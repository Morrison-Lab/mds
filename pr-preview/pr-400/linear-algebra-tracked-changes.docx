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02:15:55 (PDT)</w:delText>
        </w:r>
      </w:del>
    </w:p>
    <w:p>
      <w:pPr>
        <w:pStyle w:val="Date"/>
      </w:pPr>
      <w:ins w:id="2" w:author="PR Preview" w:date="2026-01-01T00:00:00Z">
        <w:r>
          <w:t xml:space="preserve">Last modified: 2026-10-19 03:07:19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del w:id="3" w:author="PR Preview" w:date="2026-01-01T00:00:00Z">
        <w:r>
          <w:rPr>
            <w:i/>
            <w:iCs/>
          </w:rPr>
          <w:delText xml:space="preserve">Proof</w:delText>
        </w:r>
      </w:del>
      <w:del w:id="4" w:author="PR Preview" w:date="2026-01-01T00:00:00Z">
        <w:r>
          <w:delText xml:space="preserve">. </w:delText>
        </w:r>
      </w:del>
      <w:del w:id="5" w:author="PR Preview" w:date="2026-01-01T00:00:00Z">
        <w:r>
          <w:rPr>
            <w:b/>
            <w:bCs/>
          </w:rPr>
          <w:delText xml:space="preserve">Part 1.</w:delText>
        </w:r>
      </w:del>
      <w:del w:id="6" w:author="PR Preview" w:date="2026-01-01T00:00:00Z">
        <w:r>
          <w:delText xml:space="preserve"> </w:delText>
        </w:r>
      </w:del>
      <w:del w:id="7" w:author="PR Preview" w:date="2026-01-01T00:00:00Z">
        <w:r>
          <w:delText xml:space="preserve">Let</w:delText>
        </w:r>
      </w:del>
      <w:del w:id="8" w:author="PR Preview" w:date="2026-01-01T00:00:00Z">
        <w:r>
          <w:delText xml:space="preserve"> </w:delText>
        </w:r>
      </w:del>
      <w:del w:id="9" w:author="PR Preview" w:date="2026-01-01T00:00:00Z">
        <w:r>
          <w:delText xml:space="preserve">$\mathord{\smash[b]{\underset{\raise.3ex\hbox{$\scriptstyle\sim$}}{x}}\vphantom{x}}, \mathord{\smash[b]{\underset{\raise.3ex\hbox{$\scriptstyle\sim$}}{y}}\vphantom{y}}\in \mathcal{H}$</w:delText>
        </w:r>
      </w:del>
      <w:del w:id="10" w:author="PR Preview" w:date="2026-01-01T00:00:00Z">
        <w:r>
          <w:delText xml:space="preserve">.</w:delText>
        </w:r>
      </w:del>
      <w:del w:id="11" w:author="PR Preview" w:date="2026-01-01T00:00:00Z">
        <w:r>
          <w:delText xml:space="preserve"> </w:delText>
        </w:r>
      </w:del>
      <w:del w:id="12" w:author="PR Preview" w:date="2026-01-01T00:00:00Z">
        <w:r>
          <w:delText xml:space="preserve">By</w:delText>
        </w:r>
      </w:del>
      <w:del w:id="13" w:author="PR Preview" w:date="2026-01-01T00:00:00Z">
        <w:r>
          <w:delText xml:space="preserve"> </w:delText>
        </w:r>
      </w:del>
      <w:hyperlink w:anchor="thm-hyperplane-subspace">
        <w:del w:id="14" w:author="PR Preview" w:date="2026-01-01T00:00:00Z">
          <w:r>
            <w:rPr>
              <w:rStyle w:val="Hyperlink"/>
            </w:rPr>
            <w:delText xml:space="preserve">Theorem 44</w:delText>
          </w:r>
        </w:del>
      </w:hyperlink>
      <w:del w:id="15" w:author="PR Preview" w:date="2026-01-01T00:00:00Z">
        <w:r>
          <w:delText xml:space="preserve"> </w:delText>
        </w:r>
      </w:del>
      <w:del w:id="16" w:author="PR Preview" w:date="2026-01-01T00:00:00Z">
        <w:r>
          <w:delText xml:space="preserve">part 3,</w:delText>
        </w:r>
      </w:del>
      <w:del w:id="17" w:author="PR Preview" w:date="2026-01-01T00:00:00Z">
        <w:r>
          <w:delText xml:space="preserve"> </w:delText>
        </w:r>
      </w:del>
      <w:del w:id="18" w:author="PR Preview" w:date="2026-01-01T00:00:00Z">
        <w:r>
          <w:delText xml:space="preserve">$\mathord{\smash[b]{\underset{\raise.3ex\hbox{$\scriptstyle\sim$}}{w}}\vphantom{w}} \cdot (\mathord{\smash[b]{\underset{\raise.3ex\hbox{$\scriptstyle\sim$}}{y}}\vphantom{y}}- \mathord{\smash[b]{\underset{\raise.3ex\hbox{$\scriptstyle\sim$}}{x}}\vphantom{x}}) = 0$</w:delText>
        </w:r>
      </w:del>
      <w:del w:id="19" w:author="PR Preview" w:date="2026-01-01T00:00:00Z">
        <w:r>
          <w:delText xml:space="preserve">,</w:delText>
        </w:r>
      </w:del>
      <w:del w:id="20" w:author="PR Preview" w:date="2026-01-01T00:00:00Z">
        <w:r>
          <w:delText xml:space="preserve"> </w:delText>
        </w:r>
      </w:del>
      <w:del w:id="21" w:author="PR Preview" w:date="2026-01-01T00:00:00Z">
        <w:r>
          <w:delText xml:space="preserve">so</w:delText>
        </w:r>
      </w:del>
      <w:del w:id="22" w:author="PR Preview" w:date="2026-01-01T00:00:00Z">
        <w:r>
          <w:delText xml:space="preserve"> </w:delText>
        </w:r>
      </w:del>
      <w:del w:id="23" w:author="PR Preview" w:date="2026-01-01T00:00:00Z">
        <w:r>
          <w:delTex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delText>
        </w:r>
      </w:del>
      <w:del w:id="24" w:author="PR Preview" w:date="2026-01-01T00:00:00Z">
        <w:r>
          <w:delText xml:space="preserve">.</w:delText>
        </w:r>
      </w:del>
      <w:del w:id="25" w:author="PR Preview" w:date="2026-01-01T00:00:00Z">
        <w:r>
          <w:delText xml:space="preserve"> </w:delText>
        </w:r>
      </w:del>
      <w:del w:id="26" w:author="PR Preview" w:date="2026-01-01T00:00:00Z">
        <w:r>
          <w:delText xml:space="preserve">Conversely, fix any</w:delText>
        </w:r>
      </w:del>
      <w:del w:id="27" w:author="PR Preview" w:date="2026-01-01T00:00:00Z">
        <w:r>
          <w:delText xml:space="preserve"> </w:delText>
        </w:r>
      </w:del>
      <w:del w:id="28" w:author="PR Preview" w:date="2026-01-01T00:00:00Z">
        <w:r>
          <w:delText xml:space="preserve">$\mathord{\smash[b]{\underset{\raise.3ex\hbox{$\scriptstyle\sim$}}{x}}\vphantom{x}}_0 \in \mathcal{H}$</w:delText>
        </w:r>
      </w:del>
      <w:del w:id="29" w:author="PR Preview" w:date="2026-01-01T00:00:00Z">
        <w:r>
          <w:delText xml:space="preserve"> </w:delText>
        </w:r>
      </w:del>
      <w:del w:id="30" w:author="PR Preview" w:date="2026-01-01T00:00:00Z">
        <w:r>
          <w:delText xml:space="preserve">(it exists by</w:delText>
        </w:r>
      </w:del>
      <w:del w:id="31" w:author="PR Preview" w:date="2026-01-01T00:00:00Z">
        <w:r>
          <w:delText xml:space="preserve"> </w:delText>
        </w:r>
      </w:del>
      <w:hyperlink w:anchor="thm-hyperplane-subspace">
        <w:del w:id="32" w:author="PR Preview" w:date="2026-01-01T00:00:00Z">
          <w:r>
            <w:rPr>
              <w:rStyle w:val="Hyperlink"/>
            </w:rPr>
            <w:delText xml:space="preserve">Theorem 44</w:delText>
          </w:r>
        </w:del>
      </w:hyperlink>
      <w:del w:id="33" w:author="PR Preview" w:date="2026-01-01T00:00:00Z">
        <w:r>
          <w:delText xml:space="preserve"> </w:delText>
        </w:r>
      </w:del>
      <w:del w:id="34" w:author="PR Preview" w:date="2026-01-01T00:00:00Z">
        <w:r>
          <w:delText xml:space="preserve">part 2).</w:delText>
        </w:r>
      </w:del>
      <w:del w:id="35" w:author="PR Preview" w:date="2026-01-01T00:00:00Z">
        <w:r>
          <w:delText xml:space="preserve"> </w:delText>
        </w:r>
      </w:del>
      <w:del w:id="36" w:author="PR Preview" w:date="2026-01-01T00:00:00Z">
        <w:r>
          <w:delText xml:space="preserve">For any</w:delText>
        </w:r>
      </w:del>
      <w:del w:id="37" w:author="PR Preview" w:date="2026-01-01T00:00:00Z">
        <w:r>
          <w:delText xml:space="preserve"> </w:delText>
        </w:r>
      </w:del>
      <w:del w:id="38" w:author="PR Preview" w:date="2026-01-01T00:00:00Z">
        <w:r>
          <w:delText xml:space="preserve">$\mathord{\smash[b]{\underset{\raise.3ex\hbox{$\scriptstyle\sim$}}{s}}\vphantom{s}} \in \mathcal{H}_0$</w:delText>
        </w:r>
      </w:del>
      <w:del w:id="39" w:author="PR Preview" w:date="2026-01-01T00:00:00Z">
        <w:r>
          <w:delText xml:space="preserve">, the point</w:delText>
        </w:r>
      </w:del>
      <w:del w:id="40" w:author="PR Preview" w:date="2026-01-01T00:00:00Z">
        <w:r>
          <w:delText xml:space="preserve"> </w:delText>
        </w:r>
      </w:del>
      <w:del w:id="41" w:author="PR Preview" w:date="2026-01-01T00:00:00Z">
        <w:r>
          <w:delText xml:space="preserve">$\mathord{\smash[b]{\underset{\raise.3ex\hbox{$\scriptstyle\sim$}}{x}}\vphantom{x}}_0 + \mathord{\smash[b]{\underset{\raise.3ex\hbox{$\scriptstyle\sim$}}{s}}\vphantom{s}}$</w:delText>
        </w:r>
      </w:del>
      <w:del w:id="42" w:author="PR Preview" w:date="2026-01-01T00:00:00Z">
        <w:r>
          <w:delText xml:space="preserve"> </w:delText>
        </w:r>
      </w:del>
      <w:del w:id="43" w:author="PR Preview" w:date="2026-01-01T00:00:00Z">
        <w:r>
          <w:delText xml:space="preserve">is in</w:delText>
        </w:r>
      </w:del>
      <w:del w:id="44" w:author="PR Preview" w:date="2026-01-01T00:00:00Z">
        <w:r>
          <w:delText xml:space="preserve"> </w:delText>
        </w:r>
      </w:del>
      <m:oMath>
        <m:r>
          <m:rPr>
            <m:scr m:val="script"/>
            <m:sty m:val="p"/>
          </m:rPr>
          <m:t>H</m:t>
        </m:r>
      </m:oMath>
      <w:del w:id="45" w:author="PR Preview" w:date="2026-01-01T00:00:00Z">
        <w:r>
          <w:delText xml:space="preserve"> </w:delText>
        </w:r>
      </w:del>
      <w:del w:id="46" w:author="PR Preview" w:date="2026-01-01T00:00:00Z">
        <w:r>
          <w:delText xml:space="preserve">by the same part,</w:delText>
        </w:r>
      </w:del>
      <w:del w:id="47" w:author="PR Preview" w:date="2026-01-01T00:00:00Z">
        <w:r>
          <w:delText xml:space="preserve"> </w:delText>
        </w:r>
      </w:del>
      <w:del w:id="48" w:author="PR Preview" w:date="2026-01-01T00:00:00Z">
        <w:r>
          <w:delText xml:space="preserve">and</w:delText>
        </w:r>
      </w:del>
      <w:del w:id="49" w:author="PR Preview" w:date="2026-01-01T00:00:00Z">
        <w:r>
          <w:delText xml:space="preserve"> </w:delText>
        </w:r>
      </w:del>
      <w:del w:id="50" w:author="PR Preview" w:date="2026-01-01T00:00:00Z">
        <w:r>
          <w:delText xml:space="preserve">$(\mathord{\smash[b]{\underset{\raise.3ex\hbox{$\scriptstyle\sim$}}{x}}\vphantom{x}}_0 + \mathord{\smash[b]{\underset{\raise.3ex\hbox{$\scriptstyle\sim$}}{s}}\vphantom{s}}) - \mathord{\smash[b]{\underset{\raise.3ex\hbox{$\scriptstyle\sim$}}{x}}\vphantom{x}}_0 = \mathord{\smash[b]{\underset{\raise.3ex\hbox{$\scriptstyle\sim$}}{s}}\vphantom{s}}$</w:delText>
        </w:r>
      </w:del>
      <w:del w:id="51" w:author="PR Preview" w:date="2026-01-01T00:00:00Z">
        <w:r>
          <w:delText xml:space="preserve">.</w:delText>
        </w:r>
      </w:del>
      <w:del w:id="52" w:author="PR Preview" w:date="2026-01-01T00:00:00Z">
        <w:r>
          <w:delText xml:space="preserve"> </w:delText>
        </w:r>
      </w:del>
      <w:del w:id="53" w:author="PR Preview" w:date="2026-01-01T00:00:00Z">
        <w:r>
          <w:delText xml:space="preserve">So</w:delText>
        </w:r>
      </w:del>
      <w:del w:id="54" w:author="PR Preview" w:date="2026-01-01T00:00:00Z">
        <w:r>
          <w:delText xml:space="preserve"> </w:delText>
        </w:r>
      </w:del>
      <m:oMath>
        <m:r>
          <m:t>D</m:t>
        </m:r>
        <m:r>
          <m:rPr>
            <m:sty m:val="p"/>
          </m:rPr>
          <m:t>(</m:t>
        </m:r>
        <m:r>
          <m:rPr>
            <m:scr m:val="script"/>
            <m:sty m:val="p"/>
          </m:rPr>
          <m:t>H</m:t>
        </m:r>
        <m:r>
          <m:rPr>
            <m:sty m:val="p"/>
          </m:rPr>
          <m:t>)</m:t>
        </m:r>
        <m:r>
          <m:rPr>
            <m:sty m:val="p"/>
          </m:rPr>
          <m:t>=</m:t>
        </m:r>
        <m:sSub>
          <m:e>
            <m:r>
              <m:rPr>
                <m:scr m:val="script"/>
                <m:sty m:val="p"/>
              </m:rPr>
              <m:t>H</m:t>
            </m:r>
          </m:e>
          <m:sub>
            <m:r>
              <m:t>0</m:t>
            </m:r>
          </m:sub>
        </m:sSub>
      </m:oMath>
      <w:del w:id="55" w:author="PR Preview" w:date="2026-01-01T00:00:00Z">
        <w:r>
          <w:delText xml:space="preserve">, which has dimension</w:delText>
        </w:r>
      </w:del>
      <w:del w:id="56" w:author="PR Preview" w:date="2026-01-01T00:00:00Z">
        <w:r>
          <w:delText xml:space="preserve"> </w:delText>
        </w:r>
      </w:del>
      <m:oMath>
        <m:r>
          <m:t>p</m:t>
        </m:r>
        <m:r>
          <m:rPr>
            <m:sty m:val="p"/>
          </m:rPr>
          <m:t>−</m:t>
        </m:r>
        <m:r>
          <m:t>1</m:t>
        </m:r>
      </m:oMath>
      <w:del w:id="57" w:author="PR Preview" w:date="2026-01-01T00:00:00Z">
        <w:r>
          <w:delText xml:space="preserve"> </w:delText>
        </w:r>
      </w:del>
      <w:del w:id="58" w:author="PR Preview" w:date="2026-01-01T00:00:00Z">
        <w:r>
          <w:delText xml:space="preserve">by</w:delText>
        </w:r>
      </w:del>
      <w:del w:id="59" w:author="PR Preview" w:date="2026-01-01T00:00:00Z">
        <w:r>
          <w:delText xml:space="preserve"> </w:delText>
        </w:r>
      </w:del>
      <w:hyperlink w:anchor="thm-hyperplane-subspace">
        <w:del w:id="60" w:author="PR Preview" w:date="2026-01-01T00:00:00Z">
          <w:r>
            <w:rPr>
              <w:rStyle w:val="Hyperlink"/>
            </w:rPr>
            <w:delText xml:space="preserve">Theorem 44</w:delText>
          </w:r>
        </w:del>
      </w:hyperlink>
      <w:del w:id="61" w:author="PR Preview" w:date="2026-01-01T00:00:00Z">
        <w:r>
          <w:delText xml:space="preserve"> </w:delText>
        </w:r>
      </w:del>
      <w:del w:id="62" w:author="PR Preview" w:date="2026-01-01T00:00:00Z">
        <w:r>
          <w:delText xml:space="preserve">part 1.</w:delText>
        </w:r>
      </w:del>
    </w:p>
    <w:p>
      <w:pPr>
        <w:pStyle w:val="BodyText"/>
      </w:pPr>
      <w:del w:id="63" w:author="PR Preview" w:date="2026-01-01T00:00:00Z">
        <w:r>
          <w:rPr>
            <w:b/>
            <w:bCs/>
          </w:rPr>
          <w:delText xml:space="preserve">Part 2.</w:delText>
        </w:r>
      </w:del>
      <w:del w:id="64" w:author="PR Preview" w:date="2026-01-01T00:00:00Z">
        <w:r>
          <w:delText xml:space="preserve"> </w:delText>
        </w:r>
      </w:del>
      <w:del w:id="65" w:author="PR Preview" w:date="2026-01-01T00:00:00Z">
        <w:r>
          <w:delText xml:space="preserve">Every difference is in</w:delText>
        </w:r>
      </w:del>
      <w:del w:id="66" w:author="PR Preview" w:date="2026-01-01T00:00:00Z">
        <w:r>
          <w:delText xml:space="preserve"> </w:delText>
        </w:r>
      </w:del>
      <m:oMath>
        <m:sSup>
          <m:e>
            <m:r>
              <m:rPr>
                <m:scr m:val="double-struck"/>
                <m:sty m:val="p"/>
              </m:rPr>
              <m:t>R</m:t>
            </m:r>
          </m:e>
          <m:sup>
            <m:r>
              <m:t>p</m:t>
            </m:r>
          </m:sup>
        </m:sSup>
      </m:oMath>
      <w:del w:id="67" w:author="PR Preview" w:date="2026-01-01T00:00:00Z">
        <w:r>
          <w:delText xml:space="preserve">, so</w:delText>
        </w:r>
      </w:del>
      <w:del w:id="68"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del w:id="69" w:author="PR Preview" w:date="2026-01-01T00:00:00Z">
        <w:r>
          <w:delText xml:space="preserve">.</w:delText>
        </w:r>
      </w:del>
      <w:del w:id="70" w:author="PR Preview" w:date="2026-01-01T00:00:00Z">
        <w:r>
          <w:delText xml:space="preserve"> </w:delText>
        </w:r>
      </w:del>
      <w:del w:id="71" w:author="PR Preview" w:date="2026-01-01T00:00:00Z">
        <w:r>
          <w:delText xml:space="preserve">For the other direction, fix any</w:delText>
        </w:r>
      </w:del>
      <w:del w:id="72" w:author="PR Preview" w:date="2026-01-01T00:00:00Z">
        <w:r>
          <w:delText xml:space="preserve"> </w:delText>
        </w:r>
      </w:del>
      <w:del w:id="73" w:author="PR Preview" w:date="2026-01-01T00:00:00Z">
        <w:r>
          <w:delText xml:space="preserve">$\mathord{\smash[b]{\underset{\raise.3ex\hbox{$\scriptstyle\sim$}}{x}}\vphantom{x}}_0 \in \mathcal{H}$</w:delText>
        </w:r>
      </w:del>
      <w:del w:id="74" w:author="PR Preview" w:date="2026-01-01T00:00:00Z">
        <w:r>
          <w:delText xml:space="preserve"> </w:delText>
        </w:r>
      </w:del>
      <w:del w:id="75" w:author="PR Preview" w:date="2026-01-01T00:00:00Z">
        <w:r>
          <w:delText xml:space="preserve">and any</w:delText>
        </w:r>
      </w:del>
      <w:del w:id="76" w:author="PR Preview" w:date="2026-01-01T00:00:00Z">
        <w:r>
          <w:delText xml:space="preserve"> </w:delText>
        </w:r>
      </w:del>
      <w:del w:id="77" w:author="PR Preview" w:date="2026-01-01T00:00:00Z">
        <w:r>
          <w:delText xml:space="preserve">$\mathord{\smash[b]{\underset{\raise.3ex\hbox{$\scriptstyle\sim$}}{v}}\vphantom{v}} \in \mathbb{R}^p$</w:delText>
        </w:r>
      </w:del>
      <w:del w:id="78" w:author="PR Preview" w:date="2026-01-01T00:00:00Z">
        <w:r>
          <w:delText xml:space="preserve">.</w:delText>
        </w:r>
      </w:del>
      <w:del w:id="79" w:author="PR Preview" w:date="2026-01-01T00:00:00Z">
        <w:r>
          <w:delText xml:space="preserve"> </w:delText>
        </w:r>
      </w:del>
      <w:del w:id="80" w:author="PR Preview" w:date="2026-01-01T00:00:00Z">
        <w:r>
          <w:delText xml:space="preserve">For a number</w:delText>
        </w:r>
      </w:del>
      <w:del w:id="81" w:author="PR Preview" w:date="2026-01-01T00:00:00Z">
        <w:r>
          <w:delText xml:space="preserve"> </w:delText>
        </w:r>
      </w:del>
      <m:oMath>
        <m:r>
          <m:t>t</m:t>
        </m:r>
        <m:r>
          <m:rPr>
            <m:sty m:val="p"/>
          </m:rPr>
          <m:t>&gt;</m:t>
        </m:r>
        <m:r>
          <m:t>0</m:t>
        </m:r>
      </m:oMath>
      <w:del w:id="82" w:author="PR Preview" w:date="2026-01-01T00:00:00Z">
        <w:r>
          <w:delText xml:space="preserve"> </w:delText>
        </w:r>
      </w:del>
      <w:del w:id="83" w:author="PR Preview" w:date="2026-01-01T00:00:00Z">
        <w:r>
          <w:delText xml:space="preserve">to be chosen, let</w:delText>
        </w:r>
      </w:del>
      <w:del w:id="84" w:author="PR Preview" w:date="2026-01-01T00:00:00Z">
        <w:r>
          <w:delText xml:space="preserve"> </w:delText>
        </w:r>
      </w:del>
      <w:del w:id="85" w:author="PR Preview" w:date="2026-01-01T00:00:00Z">
        <w:r>
          <w:delText xml:space="preserve">$\mathord{\smash[b]{\underset{\raise.3ex\hbox{$\scriptstyle\sim$}}{x}}\vphantom{x}}_t \stackrel{\text{def}}{=}\mathord{\smash[b]{\underset{\raise.3ex\hbox{$\scriptstyle\sim$}}{x}}\vphantom{x}}_0 + t\,\mathord{\smash[b]{\underset{\raise.3ex\hbox{$\scriptstyle\sim$}}{w}}\vphantom{w}}$</w:delText>
        </w:r>
      </w:del>
      <w:del w:id="86" w:author="PR Preview" w:date="2026-01-01T00:00:00Z">
        <w:r>
          <w:delText xml:space="preserve">.</w:delText>
        </w:r>
      </w:del>
      <w:del w:id="87" w:author="PR Preview" w:date="2026-01-01T00:00:00Z">
        <w:r>
          <w:delText xml:space="preserve"> </w:delText>
        </w:r>
      </w:del>
      <w:del w:id="88" w:author="PR Preview" w:date="2026-01-01T00:00:00Z">
        <w:r>
          <w:delText xml:space="preserve">Then</w:delText>
        </w:r>
      </w:del>
    </w:p>
    <w:p>
      <w:pPr>
        <w:pStyle w:val="BodyText"/>
      </w:pPr>
      <w:ins w:id="89" w:author="PR Preview" w:date="2026-01-01T00:00:00Z">
        <w:r>
          <w:rPr>
            <w:i/>
            <w:iCs/>
          </w:rPr>
          <w:t xml:space="preserve">Proof</w:t>
        </w:r>
      </w:ins>
      <w:ins w:id="90" w:author="PR Preview" w:date="2026-01-01T00:00:00Z">
        <w:r>
          <w:t xml:space="preserve">. </w:t>
        </w:r>
      </w:ins>
      <w:ins w:id="91" w:author="PR Preview" w:date="2026-01-01T00:00:00Z">
        <w:r>
          <w:rPr>
            <w:b/>
            <w:bCs/>
          </w:rPr>
          <w:t xml:space="preserve">Part 1.</w:t>
        </w:r>
      </w:ins>
      <w:ins w:id="92" w:author="PR Preview" w:date="2026-01-01T00:00:00Z">
        <w:r>
          <w:t xml:space="preserve"> </w:t>
        </w:r>
      </w:ins>
      <w:ins w:id="93" w:author="PR Preview" w:date="2026-01-01T00:00:00Z">
        <w:r>
          <w:t xml:space="preserve">Let</w:t>
        </w:r>
      </w:ins>
      <w:ins w:id="94" w:author="PR Preview" w:date="2026-01-01T00:00:00Z">
        <w:r>
          <w:t xml:space="preserve"> </w:t>
        </w:r>
      </w:ins>
      <w:ins w:id="95" w:author="PR Preview" w:date="2026-01-01T00:00:00Z">
        <w:r>
          <w:t xml:space="preserve">$\mathord{\smash[b]{\underset{\raise.3ex\hbox{$\scriptstyle\sim$}}{x}}\vphantom{x}}, \mathord{\smash[b]{\underset{\raise.3ex\hbox{$\scriptstyle\sim$}}{y}}\vphantom{y}}\in \mathcal{H}$</w:t>
        </w:r>
      </w:ins>
      <w:ins w:id="96" w:author="PR Preview" w:date="2026-01-01T00:00:00Z">
        <w:r>
          <w:t xml:space="preserve">.</w:t>
        </w:r>
      </w:ins>
      <w:ins w:id="97" w:author="PR Preview" w:date="2026-01-01T00:00:00Z">
        <w:r>
          <w:t xml:space="preserve"> </w:t>
        </w:r>
      </w:ins>
      <w:ins w:id="98" w:author="PR Preview" w:date="2026-01-01T00:00:00Z">
        <w:r>
          <w:t xml:space="preserve">By</w:t>
        </w:r>
      </w:ins>
      <w:ins w:id="99" w:author="PR Preview" w:date="2026-01-01T00:00:00Z">
        <w:r>
          <w:t xml:space="preserve"> </w:t>
        </w:r>
      </w:ins>
      <w:hyperlink w:anchor="thm-hyperplane-subspace">
        <w:ins w:id="100" w:author="PR Preview" w:date="2026-01-01T00:00:00Z">
          <w:r>
            <w:rPr>
              <w:rStyle w:val="Hyperlink"/>
            </w:rPr>
            <w:t xml:space="preserve">Theorem 44</w:t>
          </w:r>
        </w:ins>
      </w:hyperlink>
      <w:ins w:id="101" w:author="PR Preview" w:date="2026-01-01T00:00:00Z">
        <w:r>
          <w:t xml:space="preserve"> </w:t>
        </w:r>
      </w:ins>
      <w:ins w:id="102" w:author="PR Preview" w:date="2026-01-01T00:00:00Z">
        <w:r>
          <w:t xml:space="preserve">part 3,</w:t>
        </w:r>
      </w:ins>
      <w:ins w:id="103" w:author="PR Preview" w:date="2026-01-01T00:00:00Z">
        <w:r>
          <w:t xml:space="preserve"> </w:t>
        </w:r>
      </w:ins>
      <w:ins w:id="104" w:author="PR Preview" w:date="2026-01-01T00:00:00Z">
        <w:r>
          <w:t xml:space="preserve">$\mathord{\smash[b]{\underset{\raise.3ex\hbox{$\scriptstyle\sim$}}{w}}\vphantom{w}} \cdot (\mathord{\smash[b]{\underset{\raise.3ex\hbox{$\scriptstyle\sim$}}{y}}\vphantom{y}}- \mathord{\smash[b]{\underset{\raise.3ex\hbox{$\scriptstyle\sim$}}{x}}\vphantom{x}}) = 0$</w:t>
        </w:r>
      </w:ins>
      <w:ins w:id="105" w:author="PR Preview" w:date="2026-01-01T00:00:00Z">
        <w:r>
          <w:t xml:space="preserve">,</w:t>
        </w:r>
      </w:ins>
      <w:ins w:id="106" w:author="PR Preview" w:date="2026-01-01T00:00:00Z">
        <w:r>
          <w:t xml:space="preserve"> </w:t>
        </w:r>
      </w:ins>
      <w:ins w:id="107" w:author="PR Preview" w:date="2026-01-01T00:00:00Z">
        <w:r>
          <w:t xml:space="preserve">so</w:t>
        </w:r>
      </w:ins>
      <w:ins w:id="108" w:author="PR Preview" w:date="2026-01-01T00:00:00Z">
        <w:r>
          <w:t xml:space="preserve"> </w:t>
        </w:r>
      </w:ins>
      <w:ins w:id="109" w:author="PR Preview" w:date="2026-01-01T00:00:00Z">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ins>
      <w:ins w:id="110" w:author="PR Preview" w:date="2026-01-01T00:00:00Z">
        <w:r>
          <w:t xml:space="preserve">.</w:t>
        </w:r>
      </w:ins>
      <w:ins w:id="111" w:author="PR Preview" w:date="2026-01-01T00:00:00Z">
        <w:r>
          <w:t xml:space="preserve"> </w:t>
        </w:r>
      </w:ins>
      <w:ins w:id="112" w:author="PR Preview" w:date="2026-01-01T00:00:00Z">
        <w:r>
          <w:t xml:space="preserve">Conversely, take any</w:t>
        </w:r>
      </w:ins>
      <w:ins w:id="113" w:author="PR Preview" w:date="2026-01-01T00:00:00Z">
        <w:r>
          <w:t xml:space="preserve"> </w:t>
        </w:r>
      </w:ins>
      <w:ins w:id="114" w:author="PR Preview" w:date="2026-01-01T00:00:00Z">
        <w:r>
          <w:t xml:space="preserve">$\mathord{\smash[b]{\underset{\raise.3ex\hbox{$\scriptstyle\sim$}}{x}}\vphantom{x}}_0 \in \mathcal{H}$</w:t>
        </w:r>
      </w:ins>
      <w:ins w:id="115" w:author="PR Preview" w:date="2026-01-01T00:00:00Z">
        <w:r>
          <w:t xml:space="preserve"> </w:t>
        </w:r>
      </w:ins>
      <w:ins w:id="116" w:author="PR Preview" w:date="2026-01-01T00:00:00Z">
        <w:r>
          <w:t xml:space="preserve">(</w:t>
        </w:r>
      </w:ins>
      <w:hyperlink w:anchor="thm-hyperplane-subspace">
        <w:ins w:id="117" w:author="PR Preview" w:date="2026-01-01T00:00:00Z">
          <w:r>
            <w:rPr>
              <w:rStyle w:val="Hyperlink"/>
            </w:rPr>
            <w:t xml:space="preserve">Theorem 44</w:t>
          </w:r>
        </w:ins>
      </w:hyperlink>
      <w:ins w:id="118" w:author="PR Preview" w:date="2026-01-01T00:00:00Z">
        <w:r>
          <w:t xml:space="preserve"> </w:t>
        </w:r>
      </w:ins>
      <w:ins w:id="119" w:author="PR Preview" w:date="2026-01-01T00:00:00Z">
        <w:r>
          <w:t xml:space="preserve">part 2 gives such a point).</w:t>
        </w:r>
      </w:ins>
      <w:ins w:id="120" w:author="PR Preview" w:date="2026-01-01T00:00:00Z">
        <w:r>
          <w:t xml:space="preserve"> </w:t>
        </w:r>
      </w:ins>
      <w:ins w:id="121" w:author="PR Preview" w:date="2026-01-01T00:00:00Z">
        <w:r>
          <w:t xml:space="preserve">For any</w:t>
        </w:r>
      </w:ins>
      <w:ins w:id="122" w:author="PR Preview" w:date="2026-01-01T00:00:00Z">
        <w:r>
          <w:t xml:space="preserve"> </w:t>
        </w:r>
      </w:ins>
      <w:ins w:id="123" w:author="PR Preview" w:date="2026-01-01T00:00:00Z">
        <w:r>
          <w:t xml:space="preserve">$\mathord{\smash[b]{\underset{\raise.3ex\hbox{$\scriptstyle\sim$}}{s}}\vphantom{s}} \in \mathcal{H}_0$</w:t>
        </w:r>
      </w:ins>
      <w:ins w:id="124" w:author="PR Preview" w:date="2026-01-01T00:00:00Z">
        <w:r>
          <w:t xml:space="preserve">, the point</w:t>
        </w:r>
      </w:ins>
      <w:ins w:id="125" w:author="PR Preview" w:date="2026-01-01T00:00:00Z">
        <w:r>
          <w:t xml:space="preserve"> </w:t>
        </w:r>
      </w:ins>
      <w:ins w:id="126" w:author="PR Preview" w:date="2026-01-01T00:00:00Z">
        <w:r>
          <w:t xml:space="preserve">$\mathord{\smash[b]{\underset{\raise.3ex\hbox{$\scriptstyle\sim$}}{x}}\vphantom{x}}_0 + \mathord{\smash[b]{\underset{\raise.3ex\hbox{$\scriptstyle\sim$}}{s}}\vphantom{s}}$</w:t>
        </w:r>
      </w:ins>
      <w:ins w:id="127" w:author="PR Preview" w:date="2026-01-01T00:00:00Z">
        <w:r>
          <w:t xml:space="preserve"> </w:t>
        </w:r>
      </w:ins>
      <w:ins w:id="128" w:author="PR Preview" w:date="2026-01-01T00:00:00Z">
        <w:r>
          <w:t xml:space="preserve">is in</w:t>
        </w:r>
      </w:ins>
      <w:ins w:id="129" w:author="PR Preview" w:date="2026-01-01T00:00:00Z">
        <w:r>
          <w:t xml:space="preserve"> </w:t>
        </w:r>
      </w:ins>
      <m:oMath>
        <m:r>
          <m:rPr>
            <m:scr m:val="script"/>
            <m:sty m:val="p"/>
          </m:rPr>
          <m:t>H</m:t>
        </m:r>
      </m:oMath>
      <w:ins w:id="130" w:author="PR Preview" w:date="2026-01-01T00:00:00Z">
        <w:r>
          <w:t xml:space="preserve"> </w:t>
        </w:r>
      </w:ins>
      <w:ins w:id="131" w:author="PR Preview" w:date="2026-01-01T00:00:00Z">
        <w:r>
          <w:t xml:space="preserve">by the same part,</w:t>
        </w:r>
      </w:ins>
      <w:ins w:id="132" w:author="PR Preview" w:date="2026-01-01T00:00:00Z">
        <w:r>
          <w:t xml:space="preserve"> </w:t>
        </w:r>
      </w:ins>
      <w:ins w:id="133" w:author="PR Preview" w:date="2026-01-01T00:00:00Z">
        <w:r>
          <w:t xml:space="preserve">and</w:t>
        </w:r>
      </w:ins>
      <w:ins w:id="134" w:author="PR Preview" w:date="2026-01-01T00:00:00Z">
        <w:r>
          <w:t xml:space="preserve"> </w:t>
        </w:r>
      </w:ins>
      <w:ins w:id="135" w:author="PR Preview" w:date="2026-01-01T00:00:00Z">
        <w:r>
          <w:t xml:space="preserve">$(\mathord{\smash[b]{\underset{\raise.3ex\hbox{$\scriptstyle\sim$}}{x}}\vphantom{x}}_0 + \mathord{\smash[b]{\underset{\raise.3ex\hbox{$\scriptstyle\sim$}}{s}}\vphantom{s}}) - \mathord{\smash[b]{\underset{\raise.3ex\hbox{$\scriptstyle\sim$}}{x}}\vphantom{x}}_0 = \mathord{\smash[b]{\underset{\raise.3ex\hbox{$\scriptstyle\sim$}}{s}}\vphantom{s}}$</w:t>
        </w:r>
      </w:ins>
      <w:ins w:id="136" w:author="PR Preview" w:date="2026-01-01T00:00:00Z">
        <w:r>
          <w:t xml:space="preserve">.</w:t>
        </w:r>
      </w:ins>
      <w:ins w:id="137" w:author="PR Preview" w:date="2026-01-01T00:00:00Z">
        <w:r>
          <w:t xml:space="preserve"> </w:t>
        </w:r>
      </w:ins>
      <w:ins w:id="138" w:author="PR Preview" w:date="2026-01-01T00:00:00Z">
        <w:r>
          <w:t xml:space="preserve">So</w:t>
        </w:r>
      </w:ins>
      <w:ins w:id="139" w:author="PR Preview" w:date="2026-01-01T00:00:00Z">
        <w:r>
          <w:t xml:space="preserve"> </w:t>
        </w:r>
      </w:ins>
      <m:oMath>
        <m:r>
          <m:t>D</m:t>
        </m:r>
        <m:r>
          <m:rPr>
            <m:sty m:val="p"/>
          </m:rPr>
          <m:t>(</m:t>
        </m:r>
        <m:r>
          <m:rPr>
            <m:scr m:val="script"/>
            <m:sty m:val="p"/>
          </m:rPr>
          <m:t>H</m:t>
        </m:r>
        <m:r>
          <m:rPr>
            <m:sty m:val="p"/>
          </m:rPr>
          <m:t>)</m:t>
        </m:r>
        <m:r>
          <m:rPr>
            <m:sty m:val="p"/>
          </m:rPr>
          <m:t>=</m:t>
        </m:r>
        <m:sSub>
          <m:e>
            <m:r>
              <m:rPr>
                <m:scr m:val="script"/>
                <m:sty m:val="p"/>
              </m:rPr>
              <m:t>H</m:t>
            </m:r>
          </m:e>
          <m:sub>
            <m:r>
              <m:t>0</m:t>
            </m:r>
          </m:sub>
        </m:sSub>
      </m:oMath>
      <w:ins w:id="140" w:author="PR Preview" w:date="2026-01-01T00:00:00Z">
        <w:r>
          <w:t xml:space="preserve">, which has dimension</w:t>
        </w:r>
      </w:ins>
      <w:ins w:id="141" w:author="PR Preview" w:date="2026-01-01T00:00:00Z">
        <w:r>
          <w:t xml:space="preserve"> </w:t>
        </w:r>
      </w:ins>
      <m:oMath>
        <m:r>
          <m:t>p</m:t>
        </m:r>
        <m:r>
          <m:rPr>
            <m:sty m:val="p"/>
          </m:rPr>
          <m:t>−</m:t>
        </m:r>
        <m:r>
          <m:t>1</m:t>
        </m:r>
      </m:oMath>
      <w:ins w:id="142" w:author="PR Preview" w:date="2026-01-01T00:00:00Z">
        <w:r>
          <w:t xml:space="preserve"> </w:t>
        </w:r>
      </w:ins>
      <w:ins w:id="143" w:author="PR Preview" w:date="2026-01-01T00:00:00Z">
        <w:r>
          <w:t xml:space="preserve">by</w:t>
        </w:r>
      </w:ins>
      <w:ins w:id="144" w:author="PR Preview" w:date="2026-01-01T00:00:00Z">
        <w:r>
          <w:t xml:space="preserve"> </w:t>
        </w:r>
      </w:ins>
      <w:hyperlink w:anchor="thm-hyperplane-subspace">
        <w:ins w:id="145" w:author="PR Preview" w:date="2026-01-01T00:00:00Z">
          <w:r>
            <w:rPr>
              <w:rStyle w:val="Hyperlink"/>
            </w:rPr>
            <w:t xml:space="preserve">Theorem 44</w:t>
          </w:r>
        </w:ins>
      </w:hyperlink>
      <w:ins w:id="146" w:author="PR Preview" w:date="2026-01-01T00:00:00Z">
        <w:r>
          <w:t xml:space="preserve"> </w:t>
        </w:r>
      </w:ins>
      <w:ins w:id="147" w:author="PR Preview" w:date="2026-01-01T00:00:00Z">
        <w:r>
          <w:t xml:space="preserve">part 1.</w:t>
        </w:r>
      </w:ins>
    </w:p>
    <w:p>
      <w:pPr>
        <w:pStyle w:val="BodyText"/>
      </w:pPr>
      <w:ins w:id="148" w:author="PR Preview" w:date="2026-01-01T00:00:00Z">
        <w:r>
          <w:rPr>
            <w:b/>
            <w:bCs/>
          </w:rPr>
          <w:t xml:space="preserve">Part 2.</w:t>
        </w:r>
      </w:ins>
      <w:ins w:id="149" w:author="PR Preview" w:date="2026-01-01T00:00:00Z">
        <w:r>
          <w:t xml:space="preserve"> </w:t>
        </w:r>
      </w:ins>
      <w:ins w:id="150" w:author="PR Preview" w:date="2026-01-01T00:00:00Z">
        <w:r>
          <w:t xml:space="preserve">Every difference is in</w:t>
        </w:r>
      </w:ins>
      <w:ins w:id="151" w:author="PR Preview" w:date="2026-01-01T00:00:00Z">
        <w:r>
          <w:t xml:space="preserve"> </w:t>
        </w:r>
      </w:ins>
      <m:oMath>
        <m:sSup>
          <m:e>
            <m:r>
              <m:rPr>
                <m:scr m:val="double-struck"/>
                <m:sty m:val="p"/>
              </m:rPr>
              <m:t>R</m:t>
            </m:r>
          </m:e>
          <m:sup>
            <m:r>
              <m:t>p</m:t>
            </m:r>
          </m:sup>
        </m:sSup>
      </m:oMath>
      <w:ins w:id="152" w:author="PR Preview" w:date="2026-01-01T00:00:00Z">
        <w:r>
          <w:t xml:space="preserve">, so</w:t>
        </w:r>
      </w:ins>
      <w:ins w:id="153" w:author="PR Preview" w:date="2026-01-01T00:00:00Z">
        <w:r>
          <w:t xml:space="preserve"> </w:t>
        </w:r>
      </w:ins>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ins w:id="154" w:author="PR Preview" w:date="2026-01-01T00:00:00Z">
        <w:r>
          <w:t xml:space="preserve">.</w:t>
        </w:r>
      </w:ins>
      <w:ins w:id="155" w:author="PR Preview" w:date="2026-01-01T00:00:00Z">
        <w:r>
          <w:t xml:space="preserve"> </w:t>
        </w:r>
      </w:ins>
      <w:ins w:id="156" w:author="PR Preview" w:date="2026-01-01T00:00:00Z">
        <w:r>
          <w:t xml:space="preserve">For the reverse inclusion, take any</w:t>
        </w:r>
      </w:ins>
      <w:ins w:id="157" w:author="PR Preview" w:date="2026-01-01T00:00:00Z">
        <w:r>
          <w:t xml:space="preserve"> </w:t>
        </w:r>
      </w:ins>
      <w:ins w:id="158" w:author="PR Preview" w:date="2026-01-01T00:00:00Z">
        <w:r>
          <w:t xml:space="preserve">$\mathord{\smash[b]{\underset{\raise.3ex\hbox{$\scriptstyle\sim$}}{x}}\vphantom{x}}_0 \in \mathcal{H}$</w:t>
        </w:r>
      </w:ins>
      <w:ins w:id="159" w:author="PR Preview" w:date="2026-01-01T00:00:00Z">
        <w:r>
          <w:t xml:space="preserve">.</w:t>
        </w:r>
      </w:ins>
      <w:ins w:id="160" w:author="PR Preview" w:date="2026-01-01T00:00:00Z">
        <w:r>
          <w:t xml:space="preserve"> </w:t>
        </w:r>
      </w:ins>
      <w:ins w:id="161" w:author="PR Preview" w:date="2026-01-01T00:00:00Z">
        <w:r>
          <w:t xml:space="preserve">Take any</w:t>
        </w:r>
      </w:ins>
      <w:ins w:id="162" w:author="PR Preview" w:date="2026-01-01T00:00:00Z">
        <w:r>
          <w:t xml:space="preserve"> </w:t>
        </w:r>
      </w:ins>
      <w:ins w:id="163" w:author="PR Preview" w:date="2026-01-01T00:00:00Z">
        <w:r>
          <w:t xml:space="preserve">$\mathord{\smash[b]{\underset{\raise.3ex\hbox{$\scriptstyle\sim$}}{v}}\vphantom{v}} \in \mathbb{R}^p$</w:t>
        </w:r>
      </w:ins>
      <w:ins w:id="164" w:author="PR Preview" w:date="2026-01-01T00:00:00Z">
        <w:r>
          <w:t xml:space="preserve">.</w:t>
        </w:r>
      </w:ins>
      <w:ins w:id="165" w:author="PR Preview" w:date="2026-01-01T00:00:00Z">
        <w:r>
          <w:t xml:space="preserve"> </w:t>
        </w:r>
      </w:ins>
      <w:ins w:id="166" w:author="PR Preview" w:date="2026-01-01T00:00:00Z">
        <w:r>
          <w:t xml:space="preserve">For a number</w:t>
        </w:r>
      </w:ins>
      <w:ins w:id="167" w:author="PR Preview" w:date="2026-01-01T00:00:00Z">
        <w:r>
          <w:t xml:space="preserve"> </w:t>
        </w:r>
      </w:ins>
      <m:oMath>
        <m:r>
          <m:t>t</m:t>
        </m:r>
        <m:r>
          <m:rPr>
            <m:sty m:val="p"/>
          </m:rPr>
          <m:t>&gt;</m:t>
        </m:r>
        <m:r>
          <m:t>0</m:t>
        </m:r>
      </m:oMath>
      <w:ins w:id="168" w:author="PR Preview" w:date="2026-01-01T00:00:00Z">
        <w:r>
          <w:t xml:space="preserve"> </w:t>
        </w:r>
      </w:ins>
      <w:ins w:id="169" w:author="PR Preview" w:date="2026-01-01T00:00:00Z">
        <w:r>
          <w:t xml:space="preserve">to be chosen, let</w:t>
        </w:r>
      </w:ins>
      <w:ins w:id="170" w:author="PR Preview" w:date="2026-01-01T00:00:00Z">
        <w:r>
          <w:t xml:space="preserve"> </w:t>
        </w:r>
      </w:ins>
      <w:ins w:id="171" w:author="PR Preview" w:date="2026-01-01T00:00:00Z">
        <w:r>
          <w:t xml:space="preserve">$\mathord{\smash[b]{\underset{\raise.3ex\hbox{$\scriptstyle\sim$}}{x}}\vphantom{x}}_t \stackrel{\text{def}}{=}\mathord{\smash[b]{\underset{\raise.3ex\hbox{$\scriptstyle\sim$}}{x}}\vphantom{x}}_0 + t\,\mathord{\smash[b]{\underset{\raise.3ex\hbox{$\scriptstyle\sim$}}{w}}\vphantom{w}}$</w:t>
        </w:r>
      </w:ins>
      <w:ins w:id="172" w:author="PR Preview" w:date="2026-01-01T00:00:00Z">
        <w:r>
          <w:t xml:space="preserve">.</w:t>
        </w:r>
      </w:ins>
      <w:ins w:id="173" w:author="PR Preview" w:date="2026-01-01T00:00:00Z">
        <w:r>
          <w:t xml:space="preserve"> </w:t>
        </w:r>
      </w:ins>
      <w:ins w:id="174" w:author="PR Preview" w:date="2026-01-01T00:00:00Z">
        <w:r>
          <w:t xml:space="preserve">Then</w:t>
        </w:r>
      </w:ins>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8"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0" w:name="def-cosine-similarity"/>
    <w:p>
      <w:pPr>
        <w:pStyle w:val="BodyText"/>
      </w:pPr>
      <w:del w:id="175" w:author="PR Preview" w:date="2026-01-01T00:00:00Z">
        <w:r>
          <w:rPr>
            <w:b/>
            <w:bCs/>
          </w:rPr>
          <w:delText xml:space="preserve">Definition 74 (Angle between two vectors)</w:delText>
        </w:r>
      </w:del>
      <w:del w:id="176" w:author="PR Preview" w:date="2026-01-01T00:00:00Z">
        <w:r>
          <w:delText xml:space="preserve"> </w:delText>
        </w:r>
      </w:del>
      <w:del w:id="177" w:author="PR Preview" w:date="2026-01-01T00:00:00Z">
        <w:r>
          <w:delText xml:space="preserve">The</w:delText>
        </w:r>
      </w:del>
      <w:del w:id="178" w:author="PR Preview" w:date="2026-01-01T00:00:00Z">
        <w:r>
          <w:delText xml:space="preserve"> </w:delText>
        </w:r>
      </w:del>
      <w:del w:id="179" w:author="PR Preview" w:date="2026-01-01T00:00:00Z">
        <w:r>
          <w:rPr>
            <w:b/>
            <w:bCs/>
          </w:rPr>
          <w:delText xml:space="preserve">angle</w:delText>
        </w:r>
      </w:del>
      <w:del w:id="180" w:author="PR Preview" w:date="2026-01-01T00:00:00Z">
        <w:r>
          <w:delText xml:space="preserve"> </w:delText>
        </w:r>
      </w:del>
      <w:del w:id="181" w:author="PR Preview" w:date="2026-01-01T00:00:00Z">
        <w:r>
          <w:delText xml:space="preserve">between two nonzero vectors</w:delText>
        </w:r>
      </w:del>
      <w:del w:id="182" w:author="PR Preview" w:date="2026-01-01T00:00:00Z">
        <w:r>
          <w:delText xml:space="preserve"> </w:delText>
        </w:r>
      </w:del>
      <w:del w:id="183" w:author="PR Preview" w:date="2026-01-01T00:00:00Z">
        <w:r>
          <w:delText xml:space="preserve">$\mathord{\smash[b]{\underset{\raise.3ex\hbox{$\scriptstyle\sim$}}{x}}\vphantom{x}}, \mathord{\smash[b]{\underset{\raise.3ex\hbox{$\scriptstyle\sim$}}{y}}\vphantom{y}} \in \mathbb{R}^p$</w:delText>
        </w:r>
      </w:del>
      <w:del w:id="184" w:author="PR Preview" w:date="2026-01-01T00:00:00Z">
        <w:r>
          <w:delText xml:space="preserve"> </w:delText>
        </w:r>
      </w:del>
      <w:del w:id="185" w:author="PR Preview" w:date="2026-01-01T00:00:00Z">
        <w:r>
          <w:delText xml:space="preserve">is the unique number</w:delText>
        </w:r>
      </w:del>
      <w:del w:id="186" w:author="PR Preview" w:date="2026-01-01T00:00:00Z">
        <w:r>
          <w:delText xml:space="preserve"> </w:delText>
        </w:r>
      </w:del>
      <m:oMath>
        <m:r>
          <m:t>θ</m:t>
        </m:r>
        <m:r>
          <m:rPr>
            <m:sty m:val="p"/>
          </m:rPr>
          <m:t>∈</m:t>
        </m:r>
        <m:r>
          <m:rPr>
            <m:sty m:val="p"/>
          </m:rPr>
          <m:t>[</m:t>
        </m:r>
        <m:r>
          <m:t>0</m:t>
        </m:r>
        <m:r>
          <m:rPr>
            <m:sty m:val="p"/>
          </m:rPr>
          <m:t>,</m:t>
        </m:r>
        <m:r>
          <m:t>π</m:t>
        </m:r>
        <m:r>
          <m:rPr>
            <m:sty m:val="p"/>
          </m:rPr>
          <m:t>]</m:t>
        </m:r>
      </m:oMath>
      <w:del w:id="187" w:author="PR Preview" w:date="2026-01-01T00:00:00Z">
        <w:r>
          <w:delText xml:space="preserve"> </w:delText>
        </w:r>
      </w:del>
      <w:del w:id="188" w:author="PR Preview" w:date="2026-01-01T00:00:00Z">
        <w:r>
          <w:delText xml:space="preserve">whose cosine (</w:delText>
        </w:r>
      </w:del>
      <w:hyperlink r:id="rId9">
        <w:del w:id="189" w:author="PR Preview" w:date="2026-01-01T00:00:00Z">
          <w:r>
            <w:rPr>
              <w:rStyle w:val="Hyperlink"/>
            </w:rPr>
            <w:delText xml:space="preserve">Definition 3 in Trigonometry</w:delText>
          </w:r>
        </w:del>
      </w:hyperlink>
      <w:del w:id="190" w:author="PR Preview" w:date="2026-01-01T00:00:00Z">
        <w:r>
          <w:delText xml:space="preserve">) satisfies</w:delText>
        </w:r>
      </w:del>
    </w:p>
    <w:p>
      <w:pPr>
        <w:pStyle w:val="BodyText"/>
      </w:pPr>
      <w:del w:id="191" w:author="PR Preview" w:date="2026-01-01T00:00:00Z">
        <w:r>
          <w:delTex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delText>
        </w:r>
      </w:del>
    </w:p>
    <w:p>
      <w:pPr>
        <w:pStyle w:val="FirstParagraph"/>
      </w:pPr>
      <w:del w:id="192" w:author="PR Preview" w:date="2026-01-01T00:00:00Z">
        <w:r>
          <w:rPr>
            <w:i/>
            <w:iCs/>
          </w:rPr>
          <w:delText xml:space="preserve">Remark 25</w:delText>
        </w:r>
      </w:del>
      <w:del w:id="193" w:author="PR Preview" w:date="2026-01-01T00:00:00Z">
        <w:r>
          <w:delText xml:space="preserve"> (Why the angle is well defined). </w:delText>
        </w:r>
      </w:del>
      <w:del w:id="194" w:author="PR Preview" w:date="2026-01-01T00:00:00Z">
        <w:r>
          <w:delText xml:space="preserve">The denominator is positive, because both vectors are nonzero (</w:delText>
        </w:r>
      </w:del>
      <w:hyperlink w:anchor="thm-norm-properties">
        <w:del w:id="195" w:author="PR Preview" w:date="2026-01-01T00:00:00Z">
          <w:r>
            <w:rPr>
              <w:rStyle w:val="Hyperlink"/>
            </w:rPr>
            <w:delText xml:space="preserve">Theorem 58</w:delText>
          </w:r>
        </w:del>
      </w:hyperlink>
      <w:del w:id="196" w:author="PR Preview" w:date="2026-01-01T00:00:00Z">
        <w:r>
          <w:delText xml:space="preserve">),</w:delText>
        </w:r>
      </w:del>
      <w:del w:id="197" w:author="PR Preview" w:date="2026-01-01T00:00:00Z">
        <w:r>
          <w:delText xml:space="preserve"> </w:delText>
        </w:r>
      </w:del>
      <w:del w:id="198" w:author="PR Preview" w:date="2026-01-01T00:00:00Z">
        <w:r>
          <w:delText xml:space="preserve">and by</w:delText>
        </w:r>
      </w:del>
      <w:del w:id="199" w:author="PR Preview" w:date="2026-01-01T00:00:00Z">
        <w:r>
          <w:delText xml:space="preserve"> </w:delText>
        </w:r>
      </w:del>
      <w:hyperlink w:anchor="thm-cauchy-schwarz">
        <w:del w:id="200" w:author="PR Preview" w:date="2026-01-01T00:00:00Z">
          <w:r>
            <w:rPr>
              <w:rStyle w:val="Hyperlink"/>
            </w:rPr>
            <w:delText xml:space="preserve">Theorem 60</w:delText>
          </w:r>
        </w:del>
      </w:hyperlink>
      <w:del w:id="201" w:author="PR Preview" w:date="2026-01-01T00:00:00Z">
        <w:r>
          <w:delText xml:space="preserve"> </w:delText>
        </w:r>
      </w:del>
      <w:del w:id="202" w:author="PR Preview" w:date="2026-01-01T00:00:00Z">
        <w:r>
          <w:delText xml:space="preserve">the ratio lies between</w:delText>
        </w:r>
      </w:del>
      <w:del w:id="203" w:author="PR Preview" w:date="2026-01-01T00:00:00Z">
        <w:r>
          <w:delText xml:space="preserve"> </w:delText>
        </w:r>
      </w:del>
      <m:oMath>
        <m:r>
          <m:rPr>
            <m:sty m:val="p"/>
          </m:rPr>
          <m:t>−</m:t>
        </m:r>
        <m:r>
          <m:t>1</m:t>
        </m:r>
      </m:oMath>
      <w:del w:id="204" w:author="PR Preview" w:date="2026-01-01T00:00:00Z">
        <w:r>
          <w:delText xml:space="preserve"> </w:delText>
        </w:r>
      </w:del>
      <w:del w:id="205" w:author="PR Preview" w:date="2026-01-01T00:00:00Z">
        <w:r>
          <w:delText xml:space="preserve">and</w:delText>
        </w:r>
      </w:del>
      <w:del w:id="206" w:author="PR Preview" w:date="2026-01-01T00:00:00Z">
        <w:r>
          <w:delText xml:space="preserve"> </w:delText>
        </w:r>
      </w:del>
      <m:oMath>
        <m:r>
          <m:t>1</m:t>
        </m:r>
      </m:oMath>
      <w:del w:id="207" w:author="PR Preview" w:date="2026-01-01T00:00:00Z">
        <w:r>
          <w:delText xml:space="preserve">.</w:delText>
        </w:r>
      </w:del>
      <w:del w:id="208" w:author="PR Preview" w:date="2026-01-01T00:00:00Z">
        <w:r>
          <w:delText xml:space="preserve"> </w:delText>
        </w:r>
      </w:del>
      <w:del w:id="209" w:author="PR Preview" w:date="2026-01-01T00:00:00Z">
        <w:r>
          <w:delText xml:space="preserve">On</w:delText>
        </w:r>
      </w:del>
      <w:del w:id="210" w:author="PR Preview" w:date="2026-01-01T00:00:00Z">
        <w:r>
          <w:delText xml:space="preserve"> </w:delText>
        </w:r>
      </w:del>
      <m:oMath>
        <m:r>
          <m:rPr>
            <m:sty m:val="p"/>
          </m:rPr>
          <m:t>[</m:t>
        </m:r>
        <m:r>
          <m:t>0</m:t>
        </m:r>
        <m:r>
          <m:rPr>
            <m:sty m:val="p"/>
          </m:rPr>
          <m:t>,</m:t>
        </m:r>
        <m:r>
          <m:t>π</m:t>
        </m:r>
        <m:r>
          <m:rPr>
            <m:sty m:val="p"/>
          </m:rPr>
          <m:t>]</m:t>
        </m:r>
      </m:oMath>
      <w:del w:id="211" w:author="PR Preview" w:date="2026-01-01T00:00:00Z">
        <w:r>
          <w:delText xml:space="preserve">,</w:delText>
        </w:r>
      </w:del>
      <w:del w:id="212" w:author="PR Preview" w:date="2026-01-01T00:00:00Z">
        <w:r>
          <w:delText xml:space="preserve"> </w:delText>
        </w:r>
      </w:del>
      <m:oMath>
        <m:r>
          <m:rPr>
            <m:sty m:val="p"/>
          </m:rPr>
          <m:t>cos</m:t>
        </m:r>
      </m:oMath>
      <w:del w:id="213" w:author="PR Preview" w:date="2026-01-01T00:00:00Z">
        <w:r>
          <w:delText xml:space="preserve"> </w:delText>
        </w:r>
      </w:del>
      <w:del w:id="214" w:author="PR Preview" w:date="2026-01-01T00:00:00Z">
        <w:r>
          <w:delText xml:space="preserve">is decreasing from</w:delText>
        </w:r>
      </w:del>
      <w:del w:id="215" w:author="PR Preview" w:date="2026-01-01T00:00:00Z">
        <w:r>
          <w:delText xml:space="preserve"> </w:delText>
        </w:r>
      </w:del>
      <m:oMath>
        <m:r>
          <m:t>1</m:t>
        </m:r>
      </m:oMath>
      <w:del w:id="216" w:author="PR Preview" w:date="2026-01-01T00:00:00Z">
        <w:r>
          <w:delText xml:space="preserve"> </w:delText>
        </w:r>
      </w:del>
      <w:del w:id="217" w:author="PR Preview" w:date="2026-01-01T00:00:00Z">
        <w:r>
          <w:delText xml:space="preserve">to</w:delText>
        </w:r>
      </w:del>
      <w:del w:id="218" w:author="PR Preview" w:date="2026-01-01T00:00:00Z">
        <w:r>
          <w:delText xml:space="preserve"> </w:delText>
        </w:r>
      </w:del>
      <m:oMath>
        <m:r>
          <m:rPr>
            <m:sty m:val="p"/>
          </m:rPr>
          <m:t>−</m:t>
        </m:r>
        <m:r>
          <m:t>1</m:t>
        </m:r>
      </m:oMath>
      <w:del w:id="219" w:author="PR Preview" w:date="2026-01-01T00:00:00Z">
        <w:r>
          <w:delText xml:space="preserve"> </w:delText>
        </w:r>
      </w:del>
      <w:del w:id="220" w:author="PR Preview" w:date="2026-01-01T00:00:00Z">
        <w:r>
          <w:delText xml:space="preserve">and takes each value in</w:delText>
        </w:r>
      </w:del>
      <w:del w:id="221" w:author="PR Preview" w:date="2026-01-01T00:00:00Z">
        <w:r>
          <w:delText xml:space="preserve"> </w:delText>
        </w:r>
      </w:del>
      <m:oMath>
        <m:r>
          <m:rPr>
            <m:sty m:val="p"/>
          </m:rPr>
          <m:t>[</m:t>
        </m:r>
        <m:r>
          <m:rPr>
            <m:sty m:val="p"/>
          </m:rPr>
          <m:t>−</m:t>
        </m:r>
        <m:r>
          <m:t>1</m:t>
        </m:r>
        <m:r>
          <m:rPr>
            <m:sty m:val="p"/>
          </m:rPr>
          <m:t>,</m:t>
        </m:r>
        <m:r>
          <m:t>1</m:t>
        </m:r>
        <m:r>
          <m:rPr>
            <m:sty m:val="p"/>
          </m:rPr>
          <m:t>]</m:t>
        </m:r>
      </m:oMath>
      <w:del w:id="222" w:author="PR Preview" w:date="2026-01-01T00:00:00Z">
        <w:r>
          <w:delText xml:space="preserve"> </w:delText>
        </w:r>
      </w:del>
      <w:del w:id="223" w:author="PR Preview" w:date="2026-01-01T00:00:00Z">
        <w:r>
          <w:delText xml:space="preserve">exactly once (</w:delText>
        </w:r>
      </w:del>
      <w:hyperlink r:id="rId10">
        <w:del w:id="224" w:author="PR Preview" w:date="2026-01-01T00:00:00Z">
          <w:r>
            <w:rPr>
              <w:rStyle w:val="Hyperlink"/>
            </w:rPr>
            <w:delText xml:space="preserve">Theorem 2 in Trigonometry</w:delText>
          </w:r>
        </w:del>
      </w:hyperlink>
      <w:del w:id="225" w:author="PR Preview" w:date="2026-01-01T00:00:00Z">
        <w:r>
          <w:delText xml:space="preserve">),</w:delText>
        </w:r>
      </w:del>
      <w:del w:id="226" w:author="PR Preview" w:date="2026-01-01T00:00:00Z">
        <w:r>
          <w:delText xml:space="preserve"> </w:delText>
        </w:r>
      </w:del>
      <w:del w:id="227" w:author="PR Preview" w:date="2026-01-01T00:00:00Z">
        <w:r>
          <w:delText xml:space="preserve">so there is exactly one such</w:delText>
        </w:r>
      </w:del>
      <w:del w:id="228" w:author="PR Preview" w:date="2026-01-01T00:00:00Z">
        <w:r>
          <w:delText xml:space="preserve"> </w:delText>
        </w:r>
      </w:del>
      <m:oMath>
        <m:r>
          <m:t>θ</m:t>
        </m:r>
      </m:oMath>
      <w:del w:id="229" w:author="PR Preview" w:date="2026-01-01T00:00:00Z">
        <w:r>
          <w:delText xml:space="preserve">.</w:delText>
        </w:r>
      </w:del>
    </w:p>
    <w:p>
      <w:pPr>
        <w:pStyle w:val="BodyText"/>
      </w:pPr>
      <w:del w:id="230" w:author="PR Preview" w:date="2026-01-01T00:00:00Z">
        <w:r>
          <w:rPr>
            <w:b/>
            <w:bCs/>
          </w:rPr>
          <w:delText xml:space="preserve">Corollary 6 (A right angle means orthogonal)</w:delText>
        </w:r>
      </w:del>
      <w:del w:id="231" w:author="PR Preview" w:date="2026-01-01T00:00:00Z">
        <w:r>
          <w:delText xml:space="preserve"> </w:delText>
        </w:r>
      </w:del>
      <w:del w:id="232" w:author="PR Preview" w:date="2026-01-01T00:00:00Z">
        <w:r>
          <w:delText xml:space="preserve">For nonzero vectors</w:delText>
        </w:r>
      </w:del>
      <w:del w:id="233" w:author="PR Preview" w:date="2026-01-01T00:00:00Z">
        <w:r>
          <w:delText xml:space="preserve"> </w:delText>
        </w:r>
      </w:del>
      <w:del w:id="234" w:author="PR Preview" w:date="2026-01-01T00:00:00Z">
        <w:r>
          <w:delText xml:space="preserve">$\mathord{\smash[b]{\underset{\raise.3ex\hbox{$\scriptstyle\sim$}}{x}}\vphantom{x}}, \mathord{\smash[b]{\underset{\raise.3ex\hbox{$\scriptstyle\sim$}}{y}}\vphantom{y}} \in \mathbb{R}^p$</w:delText>
        </w:r>
      </w:del>
      <w:del w:id="235" w:author="PR Preview" w:date="2026-01-01T00:00:00Z">
        <w:r>
          <w:delText xml:space="preserve"> </w:delText>
        </w:r>
      </w:del>
      <w:del w:id="236" w:author="PR Preview" w:date="2026-01-01T00:00:00Z">
        <w:r>
          <w:delText xml:space="preserve">with angle</w:delText>
        </w:r>
      </w:del>
      <w:del w:id="237" w:author="PR Preview" w:date="2026-01-01T00:00:00Z">
        <w:r>
          <w:delText xml:space="preserve"> </w:delText>
        </w:r>
      </w:del>
      <m:oMath>
        <m:r>
          <m:t>θ</m:t>
        </m:r>
      </m:oMath>
      <w:del w:id="238" w:author="PR Preview" w:date="2026-01-01T00:00:00Z">
        <w:r>
          <w:delText xml:space="preserve"> </w:delText>
        </w:r>
      </w:del>
      <w:del w:id="239" w:author="PR Preview" w:date="2026-01-01T00:00:00Z">
        <w:r>
          <w:delText xml:space="preserve">(</w:delText>
        </w:r>
      </w:del>
      <w:hyperlink w:anchor="def-angle">
        <w:del w:id="240" w:author="PR Preview" w:date="2026-01-01T00:00:00Z">
          <w:r>
            <w:rPr>
              <w:rStyle w:val="Hyperlink"/>
            </w:rPr>
            <w:delText xml:space="preserve">Definition 74</w:delText>
          </w:r>
        </w:del>
      </w:hyperlink>
      <w:del w:id="241" w:author="PR Preview" w:date="2026-01-01T00:00:00Z">
        <w:r>
          <w:delText xml:space="preserve">),</w:delText>
        </w:r>
      </w:del>
    </w:p>
    <w:p>
      <w:pPr>
        <w:pStyle w:val="BodyText"/>
      </w:pPr>
      <w:del w:id="242" w:author="PR Preview" w:date="2026-01-01T00:00:00Z">
        <w:r>
          <w:delText xml:space="preserve">$$
    \theta= \frac{\pi}{2}
    \quad\Longleftrightarrow\quad
    \mathord{\smash[b]{\underset{\raise.3ex\hbox{$\scriptstyle\sim$}}{x}}\vphantom{x}} \cdot \mathord{\smash[b]{\underset{\raise.3ex\hbox{$\scriptstyle\sim$}}{y}}\vphantom{y}} = 0,
    $$</w:delText>
        </w:r>
      </w:del>
    </w:p>
    <w:p>
      <w:pPr>
        <w:pStyle w:val="FirstParagraph"/>
      </w:pPr>
      <w:del w:id="243" w:author="PR Preview" w:date="2026-01-01T00:00:00Z">
        <w:r>
          <w:delText xml:space="preserve">so for nonzero vectors, orthogonal (</w:delText>
        </w:r>
      </w:del>
      <w:hyperlink w:anchor="def-orthogonal-vectors">
        <w:del w:id="244" w:author="PR Preview" w:date="2026-01-01T00:00:00Z">
          <w:r>
            <w:rPr>
              <w:rStyle w:val="Hyperlink"/>
            </w:rPr>
            <w:delText xml:space="preserve">Definition 15</w:delText>
          </w:r>
        </w:del>
      </w:hyperlink>
      <w:del w:id="245" w:author="PR Preview" w:date="2026-01-01T00:00:00Z">
        <w:r>
          <w:delText xml:space="preserve">) means at a right angle.</w:delText>
        </w:r>
      </w:del>
    </w:p>
    <w:p>
      <w:pPr>
        <w:pStyle w:val="BodyText"/>
      </w:pPr>
      <w:del w:id="246" w:author="PR Preview" w:date="2026-01-01T00:00:00Z">
        <w:r>
          <w:rPr>
            <w:i/>
            <w:iCs/>
          </w:rPr>
          <w:delText xml:space="preserve">Proof</w:delText>
        </w:r>
      </w:del>
      <w:del w:id="247" w:author="PR Preview" w:date="2026-01-01T00:00:00Z">
        <w:r>
          <w:delText xml:space="preserve">. </w:delText>
        </w:r>
      </w:del>
      <w:del w:id="248" w:author="PR Preview" w:date="2026-01-01T00:00:00Z">
        <w:r>
          <w:delText xml:space="preserve">Since</w:delText>
        </w:r>
      </w:del>
      <w:del w:id="249" w:author="PR Preview" w:date="2026-01-01T00:00:00Z">
        <w:r>
          <w:delText xml:space="preserve"> </w:delText>
        </w:r>
      </w:del>
      <w:del w:id="250" w:author="PR Preview" w:date="2026-01-01T00:00:00Z">
        <w:r>
          <w:delText xml:space="preserve">$\mathopen{}\left\lVert\mathord{\smash[b]{\underset{\raise.3ex\hbox{$\scriptstyle\sim$}}{x}}\vphantom{x}}\right\rVert\mathclose{}\,\mathopen{}\left\lVert\mathord{\smash[b]{\underset{\raise.3ex\hbox{$\scriptstyle\sim$}}{y}}\vphantom{y}}\right\rVert\mathclose{} &gt; 0$</w:delText>
        </w:r>
      </w:del>
      <w:del w:id="251" w:author="PR Preview" w:date="2026-01-01T00:00:00Z">
        <w:r>
          <w:delText xml:space="preserve"> </w:delText>
        </w:r>
      </w:del>
      <w:del w:id="252" w:author="PR Preview" w:date="2026-01-01T00:00:00Z">
        <w:r>
          <w:delText xml:space="preserve">(</w:delText>
        </w:r>
      </w:del>
      <w:hyperlink w:anchor="thm-norm-properties">
        <w:del w:id="253" w:author="PR Preview" w:date="2026-01-01T00:00:00Z">
          <w:r>
            <w:rPr>
              <w:rStyle w:val="Hyperlink"/>
            </w:rPr>
            <w:delText xml:space="preserve">Theorem 58</w:delText>
          </w:r>
        </w:del>
      </w:hyperlink>
      <w:del w:id="254" w:author="PR Preview" w:date="2026-01-01T00:00:00Z">
        <w:r>
          <w:delText xml:space="preserve">),</w:delText>
        </w:r>
      </w:del>
      <w:del w:id="255" w:author="PR Preview" w:date="2026-01-01T00:00:00Z">
        <w:r>
          <w:delText xml:space="preserve"> </w:delText>
        </w:r>
      </w:del>
      <m:oMath>
        <m:r>
          <m:rPr>
            <m:sty m:val="p"/>
          </m:rPr>
          <m:t>cos</m:t>
        </m:r>
        <m:r>
          <m:t>θ</m:t>
        </m:r>
        <m:r>
          <m:rPr>
            <m:sty m:val="p"/>
          </m:rPr>
          <m:t>=</m:t>
        </m:r>
        <m:r>
          <m:t>0</m:t>
        </m:r>
      </m:oMath>
      <w:del w:id="256" w:author="PR Preview" w:date="2026-01-01T00:00:00Z">
        <w:r>
          <w:delText xml:space="preserve"> </w:delText>
        </w:r>
      </w:del>
      <w:del w:id="257" w:author="PR Preview" w:date="2026-01-01T00:00:00Z">
        <w:r>
          <w:delText xml:space="preserve">exactly when</w:delText>
        </w:r>
      </w:del>
      <w:del w:id="258" w:author="PR Preview" w:date="2026-01-01T00:00:00Z">
        <w:r>
          <w:delText xml:space="preserve"> </w:delText>
        </w:r>
      </w:del>
      <w:del w:id="259" w:author="PR Preview" w:date="2026-01-01T00:00:00Z">
        <w:r>
          <w:delText xml:space="preserve">$\mathord{\smash[b]{\underset{\raise.3ex\hbox{$\scriptstyle\sim$}}{x}}\vphantom{x}} \cdot \mathord{\smash[b]{\underset{\raise.3ex\hbox{$\scriptstyle\sim$}}{y}}\vphantom{y}} = 0$</w:delText>
        </w:r>
      </w:del>
      <w:del w:id="260" w:author="PR Preview" w:date="2026-01-01T00:00:00Z">
        <w:r>
          <w:delText xml:space="preserve">.</w:delText>
        </w:r>
      </w:del>
      <w:del w:id="261" w:author="PR Preview" w:date="2026-01-01T00:00:00Z">
        <w:r>
          <w:delText xml:space="preserve"> </w:delText>
        </w:r>
      </w:del>
      <w:del w:id="262" w:author="PR Preview" w:date="2026-01-01T00:00:00Z">
        <w:r>
          <w:delText xml:space="preserve">On</w:delText>
        </w:r>
      </w:del>
      <w:del w:id="263" w:author="PR Preview" w:date="2026-01-01T00:00:00Z">
        <w:r>
          <w:delText xml:space="preserve"> </w:delText>
        </w:r>
      </w:del>
      <m:oMath>
        <m:r>
          <m:rPr>
            <m:sty m:val="p"/>
          </m:rPr>
          <m:t>[</m:t>
        </m:r>
        <m:r>
          <m:t>0</m:t>
        </m:r>
        <m:r>
          <m:rPr>
            <m:sty m:val="p"/>
          </m:rPr>
          <m:t>,</m:t>
        </m:r>
        <m:r>
          <m:t>π</m:t>
        </m:r>
        <m:r>
          <m:rPr>
            <m:sty m:val="p"/>
          </m:rPr>
          <m:t>]</m:t>
        </m:r>
      </m:oMath>
      <w:del w:id="264" w:author="PR Preview" w:date="2026-01-01T00:00:00Z">
        <w:r>
          <w:delText xml:space="preserve">,</w:delText>
        </w:r>
      </w:del>
      <w:del w:id="265" w:author="PR Preview" w:date="2026-01-01T00:00:00Z">
        <w:r>
          <w:delText xml:space="preserve"> </w:delText>
        </w:r>
      </w:del>
      <m:oMath>
        <m:r>
          <m:rPr>
            <m:sty m:val="p"/>
          </m:rPr>
          <m:t>cos</m:t>
        </m:r>
      </m:oMath>
      <w:del w:id="266" w:author="PR Preview" w:date="2026-01-01T00:00:00Z">
        <w:r>
          <w:delText xml:space="preserve"> </w:delText>
        </w:r>
      </w:del>
      <w:del w:id="267" w:author="PR Preview" w:date="2026-01-01T00:00:00Z">
        <w:r>
          <w:delText xml:space="preserve">vanishes only at</w:delText>
        </w:r>
      </w:del>
      <w:del w:id="268" w:author="PR Preview" w:date="2026-01-01T00:00:00Z">
        <w:r>
          <w:delText xml:space="preserve"> </w:delText>
        </w:r>
      </w:del>
      <m:oMath>
        <m:r>
          <m:t>π</m:t>
        </m:r>
        <m:r>
          <m:rPr>
            <m:sty m:val="p"/>
          </m:rPr>
          <m:t>/</m:t>
        </m:r>
        <m:r>
          <m:t>2</m:t>
        </m:r>
      </m:oMath>
      <w:del w:id="269" w:author="PR Preview" w:date="2026-01-01T00:00:00Z">
        <w:r>
          <w:delText xml:space="preserve">.</w:delText>
        </w:r>
      </w:del>
    </w:p>
    <w:p>
      <w:pPr>
        <w:pStyle w:val="BodyText"/>
      </w:pPr>
      <w:del w:id="270" w:author="PR Preview" w:date="2026-01-01T00:00:00Z">
        <w:r>
          <w:rPr>
            <w:b/>
            <w:bCs/>
          </w:rPr>
          <w:delText xml:space="preserve">Example 112 (Some angles in the plane)</w:delText>
        </w:r>
      </w:del>
      <w:del w:id="271" w:author="PR Preview" w:date="2026-01-01T00:00:00Z">
        <w:r>
          <w:delText xml:space="preserve"> </w:delText>
        </w:r>
      </w:del>
      <w:del w:id="272" w:author="PR Preview" w:date="2026-01-01T00:00:00Z">
        <w:r>
          <w:delText xml:space="preserve"> </w:delText>
        </w:r>
      </w:del>
    </w:p>
    <w:p>
      <w:pPr>
        <w:numPr>
          <w:ilvl w:val="0"/>
          <w:numId w:val="1062"/>
        </w:numPr>
      </w:pPr>
      <m:oMath>
        <m:r>
          <m:rPr>
            <m:sty m:val="p"/>
          </m:rPr>
          <m:t>(</m:t>
        </m:r>
        <m:r>
          <m:t>1</m:t>
        </m:r>
        <m:r>
          <m:rPr>
            <m:sty m:val="p"/>
          </m:rPr>
          <m:t>,</m:t>
        </m:r>
        <m:r>
          <m:t>0</m:t>
        </m:r>
        <m:r>
          <m:rPr>
            <m:sty m:val="p"/>
          </m:rPr>
          <m:t>)</m:t>
        </m:r>
      </m:oMath>
      <w:del w:id="273" w:author="PR Preview" w:date="2026-01-01T00:00:00Z">
        <w:r>
          <w:delText xml:space="preserve"> </w:delText>
        </w:r>
      </w:del>
      <w:del w:id="274" w:author="PR Preview" w:date="2026-01-01T00:00:00Z">
        <w:r>
          <w:delText xml:space="preserve">and</w:delText>
        </w:r>
      </w:del>
      <w:del w:id="275" w:author="PR Preview" w:date="2026-01-01T00:00:00Z">
        <w:r>
          <w:delText xml:space="preserve"> </w:delText>
        </w:r>
      </w:del>
      <m:oMath>
        <m:r>
          <m:rPr>
            <m:sty m:val="p"/>
          </m:rPr>
          <m:t>(</m:t>
        </m:r>
        <m:r>
          <m:t>1</m:t>
        </m:r>
        <m:r>
          <m:rPr>
            <m:sty m:val="p"/>
          </m:rPr>
          <m:t>,</m:t>
        </m:r>
        <m:r>
          <m:t>1</m:t>
        </m:r>
        <m:r>
          <m:rPr>
            <m:sty m:val="p"/>
          </m:rPr>
          <m:t>)</m:t>
        </m:r>
      </m:oMath>
      <w:del w:id="276" w:author="PR Preview" w:date="2026-01-01T00:00:00Z">
        <w:r>
          <w:delText xml:space="preserve">:</w:delText>
        </w:r>
      </w:del>
      <w:del w:id="277" w:author="PR Preview" w:date="2026-01-01T00:00:00Z">
        <w:r>
          <w:delText xml:space="preserve"> </w:delText>
        </w:r>
      </w:del>
      <m:oMath>
        <m:r>
          <m:rPr>
            <m:sty m:val="p"/>
          </m:rPr>
          <m:t>cos</m:t>
        </m:r>
        <m:r>
          <m:t>θ</m:t>
        </m:r>
        <m:r>
          <m:rPr>
            <m:sty m:val="p"/>
          </m:rPr>
          <m:t>=</m:t>
        </m:r>
        <m:f>
          <m:fPr>
            <m:type m:val="bar"/>
          </m:fPr>
          <m:num>
            <m:r>
              <m:t>1</m:t>
            </m:r>
          </m:num>
          <m:den>
            <m:r>
              <m:t>1</m:t>
            </m:r>
            <m:r>
              <m:rPr>
                <m:sty m:val="p"/>
              </m:rPr>
              <m:t>⋅</m:t>
            </m:r>
            <m:rad>
              <m:radPr>
                <m:degHide m:val="on"/>
              </m:radPr>
              <m:deg/>
              <m:e>
                <m:r>
                  <m:t>2</m:t>
                </m:r>
              </m:e>
            </m:rad>
          </m:den>
        </m:f>
      </m:oMath>
      <w:del w:id="278" w:author="PR Preview" w:date="2026-01-01T00:00:00Z">
        <w:r>
          <w:delText xml:space="preserve">, so</w:delText>
        </w:r>
      </w:del>
      <w:del w:id="279" w:author="PR Preview" w:date="2026-01-01T00:00:00Z">
        <w:r>
          <w:delText xml:space="preserve"> </w:delText>
        </w:r>
      </w:del>
      <m:oMath>
        <m:r>
          <m:t>θ</m:t>
        </m:r>
        <m:r>
          <m:rPr>
            <m:sty m:val="p"/>
          </m:rPr>
          <m:t>=</m:t>
        </m:r>
        <m:r>
          <m:t>π</m:t>
        </m:r>
        <m:r>
          <m:rPr>
            <m:sty m:val="p"/>
          </m:rPr>
          <m:t>/</m:t>
        </m:r>
        <m:r>
          <m:t>4</m:t>
        </m:r>
      </m:oMath>
      <w:del w:id="280" w:author="PR Preview" w:date="2026-01-01T00:00:00Z">
        <w:r>
          <w:delText xml:space="preserve">.</w:delText>
        </w:r>
      </w:del>
    </w:p>
    <w:p>
      <w:pPr>
        <w:numPr>
          <w:ilvl w:val="0"/>
          <w:numId w:val="1062"/>
        </w:numPr>
      </w:pPr>
      <m:oMath>
        <m:r>
          <m:rPr>
            <m:sty m:val="p"/>
          </m:rPr>
          <m:t>(</m:t>
        </m:r>
        <m:r>
          <m:t>1</m:t>
        </m:r>
        <m:r>
          <m:rPr>
            <m:sty m:val="p"/>
          </m:rPr>
          <m:t>,</m:t>
        </m:r>
        <m:r>
          <m:t>2</m:t>
        </m:r>
        <m:r>
          <m:rPr>
            <m:sty m:val="p"/>
          </m:rPr>
          <m:t>)</m:t>
        </m:r>
      </m:oMath>
      <w:del w:id="281" w:author="PR Preview" w:date="2026-01-01T00:00:00Z">
        <w:r>
          <w:delText xml:space="preserve"> </w:delText>
        </w:r>
      </w:del>
      <w:del w:id="282" w:author="PR Preview" w:date="2026-01-01T00:00:00Z">
        <w:r>
          <w:delText xml:space="preserve">and</w:delText>
        </w:r>
      </w:del>
      <w:del w:id="283" w:author="PR Preview" w:date="2026-01-01T00:00:00Z">
        <w:r>
          <w:delText xml:space="preserve"> </w:delText>
        </w:r>
      </w:del>
      <m:oMath>
        <m:r>
          <m:rPr>
            <m:sty m:val="p"/>
          </m:rPr>
          <m:t>(</m:t>
        </m:r>
        <m:r>
          <m:rPr>
            <m:sty m:val="p"/>
          </m:rPr>
          <m:t>−</m:t>
        </m:r>
        <m:r>
          <m:t>2</m:t>
        </m:r>
        <m:r>
          <m:rPr>
            <m:sty m:val="p"/>
          </m:rPr>
          <m:t>,</m:t>
        </m:r>
        <m:r>
          <m:t>1</m:t>
        </m:r>
        <m:r>
          <m:rPr>
            <m:sty m:val="p"/>
          </m:rPr>
          <m:t>)</m:t>
        </m:r>
      </m:oMath>
      <w:del w:id="284" w:author="PR Preview" w:date="2026-01-01T00:00:00Z">
        <w:r>
          <w:delText xml:space="preserve">:</w:delText>
        </w:r>
      </w:del>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del w:id="285" w:author="PR Preview" w:date="2026-01-01T00:00:00Z">
        <w:r>
          <w:delText xml:space="preserve">so</w:delText>
        </w:r>
      </w:del>
      <w:del w:id="286" w:author="PR Preview" w:date="2026-01-01T00:00:00Z">
        <w:r>
          <w:delText xml:space="preserve"> </w:delText>
        </w:r>
      </w:del>
      <m:oMath>
        <m:r>
          <m:t>θ</m:t>
        </m:r>
        <m:r>
          <m:rPr>
            <m:sty m:val="p"/>
          </m:rPr>
          <m:t>=</m:t>
        </m:r>
        <m:r>
          <m:t>π</m:t>
        </m:r>
        <m:r>
          <m:rPr>
            <m:sty m:val="p"/>
          </m:rPr>
          <m:t>/</m:t>
        </m:r>
        <m:r>
          <m:t>2</m:t>
        </m:r>
      </m:oMath>
      <w:del w:id="287" w:author="PR Preview" w:date="2026-01-01T00:00:00Z">
        <w:r>
          <w:delText xml:space="preserve">.</w:delText>
        </w:r>
      </w:del>
    </w:p>
    <w:p>
      <w:pPr>
        <w:numPr>
          <w:ilvl w:val="0"/>
          <w:numId w:val="1062"/>
        </w:numPr>
      </w:pPr>
      <m:oMath>
        <m:r>
          <m:rPr>
            <m:sty m:val="p"/>
          </m:rPr>
          <m:t>(</m:t>
        </m:r>
        <m:r>
          <m:t>1</m:t>
        </m:r>
        <m:r>
          <m:rPr>
            <m:sty m:val="p"/>
          </m:rPr>
          <m:t>,</m:t>
        </m:r>
        <m:r>
          <m:t>0</m:t>
        </m:r>
        <m:r>
          <m:rPr>
            <m:sty m:val="p"/>
          </m:rPr>
          <m:t>)</m:t>
        </m:r>
      </m:oMath>
      <w:del w:id="288" w:author="PR Preview" w:date="2026-01-01T00:00:00Z">
        <w:r>
          <w:delText xml:space="preserve"> </w:delText>
        </w:r>
      </w:del>
      <w:del w:id="289" w:author="PR Preview" w:date="2026-01-01T00:00:00Z">
        <w:r>
          <w:delText xml:space="preserve">and</w:delText>
        </w:r>
      </w:del>
      <w:del w:id="290" w:author="PR Preview" w:date="2026-01-01T00:00:00Z">
        <w:r>
          <w:delText xml:space="preserve"> </w:delText>
        </w:r>
      </w:del>
      <m:oMath>
        <m:r>
          <m:rPr>
            <m:sty m:val="p"/>
          </m:rPr>
          <m:t>(</m:t>
        </m:r>
        <m:r>
          <m:rPr>
            <m:sty m:val="p"/>
          </m:rPr>
          <m:t>−</m:t>
        </m:r>
        <m:r>
          <m:t>3</m:t>
        </m:r>
        <m:r>
          <m:rPr>
            <m:sty m:val="p"/>
          </m:rPr>
          <m:t>,</m:t>
        </m:r>
        <m:r>
          <m:t>0</m:t>
        </m:r>
        <m:r>
          <m:rPr>
            <m:sty m:val="p"/>
          </m:rPr>
          <m:t>)</m:t>
        </m:r>
      </m:oMath>
      <w:del w:id="291" w:author="PR Preview" w:date="2026-01-01T00:00:00Z">
        <w:r>
          <w:delText xml:space="preserve">:</w:delText>
        </w:r>
      </w:del>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del w:id="292" w:author="PR Preview" w:date="2026-01-01T00:00:00Z">
        <w:r>
          <w:delText xml:space="preserve">so</w:delText>
        </w:r>
      </w:del>
      <w:del w:id="293" w:author="PR Preview" w:date="2026-01-01T00:00:00Z">
        <w:r>
          <w:delText xml:space="preserve"> </w:delText>
        </w:r>
      </w:del>
      <m:oMath>
        <m:r>
          <m:t>θ</m:t>
        </m:r>
        <m:r>
          <m:rPr>
            <m:sty m:val="p"/>
          </m:rPr>
          <m:t>=</m:t>
        </m:r>
        <m:r>
          <m:t>π</m:t>
        </m:r>
      </m:oMath>
      <w:del w:id="294" w:author="PR Preview" w:date="2026-01-01T00:00:00Z">
        <w:r>
          <w:delText xml:space="preserve">.</w:delText>
        </w:r>
      </w:del>
    </w:p>
    <w:p>
      <w:pPr>
        <w:numPr>
          <w:ilvl w:val="0"/>
          <w:numId w:val="1062"/>
        </w:numPr>
      </w:pPr>
      <m:oMath>
        <m:r>
          <m:rPr>
            <m:sty m:val="p"/>
          </m:rPr>
          <m:t>(</m:t>
        </m:r>
        <m:r>
          <m:t>1</m:t>
        </m:r>
        <m:r>
          <m:rPr>
            <m:sty m:val="p"/>
          </m:rPr>
          <m:t>,</m:t>
        </m:r>
        <m:r>
          <m:t>0</m:t>
        </m:r>
        <m:r>
          <m:rPr>
            <m:sty m:val="p"/>
          </m:rPr>
          <m:t>)</m:t>
        </m:r>
      </m:oMath>
      <w:del w:id="295" w:author="PR Preview" w:date="2026-01-01T00:00:00Z">
        <w:r>
          <w:delText xml:space="preserve"> </w:delText>
        </w:r>
      </w:del>
      <w:del w:id="296" w:author="PR Preview" w:date="2026-01-01T00:00:00Z">
        <w:r>
          <w:delText xml:space="preserve">and</w:delText>
        </w:r>
      </w:del>
      <w:del w:id="297" w:author="PR Preview" w:date="2026-01-01T00:00:00Z">
        <w:r>
          <w:delText xml:space="preserve"> </w:delText>
        </w:r>
      </w:del>
      <w:del w:id="298" w:author="PR Preview" w:date="2026-01-01T00:00:00Z">
        <w:r>
          <w:delText xml:space="preserve">$\mathord{\smash[b]{\underset{\raise.3ex\hbox{$\scriptstyle\sim$}}{0}}\vphantom{0}}$</w:delText>
        </w:r>
      </w:del>
      <w:del w:id="299" w:author="PR Preview" w:date="2026-01-01T00:00:00Z">
        <w:r>
          <w:delText xml:space="preserve">: there is no angle,</w:delText>
        </w:r>
      </w:del>
      <w:del w:id="300" w:author="PR Preview" w:date="2026-01-01T00:00:00Z">
        <w:r>
          <w:delText xml:space="preserve"> </w:delText>
        </w:r>
      </w:del>
      <w:del w:id="301" w:author="PR Preview" w:date="2026-01-01T00:00:00Z">
        <w:r>
          <w:delText xml:space="preserve">because the ratio would divide by</w:delText>
        </w:r>
      </w:del>
      <w:del w:id="302" w:author="PR Preview" w:date="2026-01-01T00:00:00Z">
        <w:r>
          <w:delText xml:space="preserve"> </w:delText>
        </w:r>
      </w:del>
      <w:del w:id="303" w:author="PR Preview" w:date="2026-01-01T00:00:00Z">
        <w:r>
          <w:delText xml:space="preserve">$\mathopen{}\left\lVert\mathord{\smash[b]{\underset{\raise.3ex\hbox{$\scriptstyle\sim$}}{0}}\vphantom{0}}\right\rVert\mathclose{} = 0$</w:delText>
        </w:r>
      </w:del>
      <w:del w:id="304" w:author="PR Preview" w:date="2026-01-01T00:00:00Z">
        <w:r>
          <w:delText xml:space="preserve">.</w:delText>
        </w:r>
      </w:del>
    </w:p>
    <w:p>
      <w:pPr>
        <w:pStyle w:val="FirstParagraph"/>
      </w:pPr>
      <w:del w:id="305" w:author="PR Preview" w:date="2026-01-01T00:00:00Z">
        <w:r>
          <w:rPr>
            <w:b/>
            <w:bCs/>
          </w:rPr>
          <w:delText xml:space="preserve">Definition 75 (Cosine similarity)</w:delText>
        </w:r>
      </w:del>
      <w:del w:id="306" w:author="PR Preview" w:date="2026-01-01T00:00:00Z">
        <w:r>
          <w:delText xml:space="preserve"> </w:delText>
        </w:r>
      </w:del>
      <w:del w:id="307" w:author="PR Preview" w:date="2026-01-01T00:00:00Z">
        <w:r>
          <w:delText xml:space="preserve">The</w:delText>
        </w:r>
      </w:del>
      <w:del w:id="308" w:author="PR Preview" w:date="2026-01-01T00:00:00Z">
        <w:r>
          <w:delText xml:space="preserve"> </w:delText>
        </w:r>
      </w:del>
      <w:del w:id="309" w:author="PR Preview" w:date="2026-01-01T00:00:00Z">
        <w:r>
          <w:rPr>
            <w:b/>
            <w:bCs/>
          </w:rPr>
          <w:delText xml:space="preserve">cosine similarity</w:delText>
        </w:r>
      </w:del>
      <w:del w:id="310" w:author="PR Preview" w:date="2026-01-01T00:00:00Z">
        <w:r>
          <w:delText xml:space="preserve"> </w:delText>
        </w:r>
      </w:del>
      <w:del w:id="311" w:author="PR Preview" w:date="2026-01-01T00:00:00Z">
        <w:r>
          <w:delText xml:space="preserve">[59]</w:delText>
        </w:r>
      </w:del>
      <w:del w:id="312" w:author="PR Preview" w:date="2026-01-01T00:00:00Z">
        <w:r>
          <w:delText xml:space="preserve"> </w:delText>
        </w:r>
      </w:del>
      <w:del w:id="313" w:author="PR Preview" w:date="2026-01-01T00:00:00Z">
        <w:r>
          <w:delText xml:space="preserve">between two nonzero vectors</w:delText>
        </w:r>
      </w:del>
      <w:del w:id="314" w:author="PR Preview" w:date="2026-01-01T00:00:00Z">
        <w:r>
          <w:delText xml:space="preserve"> </w:delText>
        </w:r>
      </w:del>
      <w:del w:id="315" w:author="PR Preview" w:date="2026-01-01T00:00:00Z">
        <w:r>
          <w:delText xml:space="preserve">$\mathord{\smash[b]{\underset{\raise.3ex\hbox{$\scriptstyle\sim$}}{x}}\vphantom{x}}, \mathord{\smash[b]{\underset{\raise.3ex\hbox{$\scriptstyle\sim$}}{y}}\vphantom{y}}\in \mathbb{R}^p$</w:delText>
        </w:r>
      </w:del>
      <w:del w:id="316" w:author="PR Preview" w:date="2026-01-01T00:00:00Z">
        <w:r>
          <w:delText xml:space="preserve"> </w:delText>
        </w:r>
      </w:del>
      <w:del w:id="317" w:author="PR Preview" w:date="2026-01-01T00:00:00Z">
        <w:r>
          <w:delText xml:space="preserve">is</w:delText>
        </w:r>
      </w:del>
      <w:del w:id="318" w:author="PR Preview" w:date="2026-01-01T00:00:00Z">
        <w:r>
          <w:delText xml:space="preserve"> </w:delText>
        </w:r>
      </w:del>
      <w:del w:id="319" w:author="PR Preview" w:date="2026-01-01T00:00:00Z">
        <w:r>
          <w:delText xml:space="preserve">their dot product divided by the product of their lengths:</w:delText>
        </w:r>
      </w:del>
    </w:p>
    <w:p>
      <w:pPr>
        <w:pStyle w:val="BodyText"/>
      </w:pPr>
      <w:ins w:id="320" w:author="PR Preview" w:date="2026-01-01T00:00:00Z">
        <w:r>
          <w:rPr>
            <w:b/>
            <w:bCs/>
          </w:rPr>
          <w:t xml:space="preserve">Definition 74 (Cosine similarity)</w:t>
        </w:r>
      </w:ins>
      <w:ins w:id="321" w:author="PR Preview" w:date="2026-01-01T00:00:00Z">
        <w:r>
          <w:t xml:space="preserve"> </w:t>
        </w:r>
      </w:ins>
      <w:ins w:id="322" w:author="PR Preview" w:date="2026-01-01T00:00:00Z">
        <w:r>
          <w:t xml:space="preserve">The</w:t>
        </w:r>
      </w:ins>
      <w:ins w:id="323" w:author="PR Preview" w:date="2026-01-01T00:00:00Z">
        <w:r>
          <w:t xml:space="preserve"> </w:t>
        </w:r>
      </w:ins>
      <w:ins w:id="324" w:author="PR Preview" w:date="2026-01-01T00:00:00Z">
        <w:r>
          <w:rPr>
            <w:b/>
            <w:bCs/>
          </w:rPr>
          <w:t xml:space="preserve">cosine similarity</w:t>
        </w:r>
      </w:ins>
      <w:ins w:id="325" w:author="PR Preview" w:date="2026-01-01T00:00:00Z">
        <w:r>
          <w:t xml:space="preserve"> </w:t>
        </w:r>
      </w:ins>
      <w:ins w:id="326" w:author="PR Preview" w:date="2026-01-01T00:00:00Z">
        <w:r>
          <w:t xml:space="preserve">[59]</w:t>
        </w:r>
      </w:ins>
      <w:ins w:id="327" w:author="PR Preview" w:date="2026-01-01T00:00:00Z">
        <w:r>
          <w:t xml:space="preserve"> </w:t>
        </w:r>
      </w:ins>
      <w:ins w:id="328" w:author="PR Preview" w:date="2026-01-01T00:00:00Z">
        <w:r>
          <w:t xml:space="preserve">between two nonzero vectors</w:t>
        </w:r>
      </w:ins>
      <w:ins w:id="329" w:author="PR Preview" w:date="2026-01-01T00:00:00Z">
        <w:r>
          <w:t xml:space="preserve"> </w:t>
        </w:r>
      </w:ins>
      <w:ins w:id="330" w:author="PR Preview" w:date="2026-01-01T00:00:00Z">
        <w:r>
          <w:t xml:space="preserve">$\mathord{\smash[b]{\underset{\raise.3ex\hbox{$\scriptstyle\sim$}}{x}}\vphantom{x}}, \mathord{\smash[b]{\underset{\raise.3ex\hbox{$\scriptstyle\sim$}}{y}}\vphantom{y}}\in \mathbb{R}^p$</w:t>
        </w:r>
      </w:ins>
      <w:ins w:id="331" w:author="PR Preview" w:date="2026-01-01T00:00:00Z">
        <w:r>
          <w:t xml:space="preserve"> </w:t>
        </w:r>
      </w:ins>
      <w:ins w:id="332" w:author="PR Preview" w:date="2026-01-01T00:00:00Z">
        <w:r>
          <w:t xml:space="preserve">is</w:t>
        </w:r>
      </w:ins>
      <w:ins w:id="333" w:author="PR Preview" w:date="2026-01-01T00:00:00Z">
        <w:r>
          <w:t xml:space="preserve"> </w:t>
        </w:r>
      </w:ins>
      <w:ins w:id="334" w:author="PR Preview" w:date="2026-01-01T00:00:00Z">
        <w:r>
          <w:t xml:space="preserve">their dot product divided by the product of their lengths:</w:t>
        </w:r>
      </w:ins>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0"/>
    <w:bookmarkStart w:id="381" w:name="exm-cosine-similarity"/>
    <w:p>
      <w:pPr>
        <w:pStyle w:val="FirstParagraph"/>
      </w:pPr>
      <w:del w:id="335" w:author="PR Preview" w:date="2026-01-01T00:00:00Z">
        <w:r>
          <w:rPr>
            <w:b/>
            <w:bCs/>
          </w:rPr>
          <w:delText xml:space="preserve">Example 113 (Cosine similarity of parallel, orthogonal, and arbitrary vectors)</w:delText>
        </w:r>
      </w:del>
      <w:del w:id="336" w:author="PR Preview" w:date="2026-01-01T00:00:00Z">
        <w:r>
          <w:delText xml:space="preserve"> </w:delText>
        </w:r>
      </w:del>
      <w:del w:id="337" w:author="PR Preview" w:date="2026-01-01T00:00:00Z">
        <w:r>
          <w:delText xml:space="preserve">For vectors in</w:delText>
        </w:r>
      </w:del>
      <w:del w:id="338" w:author="PR Preview" w:date="2026-01-01T00:00:00Z">
        <w:r>
          <w:delText xml:space="preserve"> </w:delText>
        </w:r>
      </w:del>
      <m:oMath>
        <m:sSup>
          <m:e>
            <m:r>
              <m:rPr>
                <m:scr m:val="double-struck"/>
                <m:sty m:val="p"/>
              </m:rPr>
              <m:t>R</m:t>
            </m:r>
          </m:e>
          <m:sup>
            <m:r>
              <m:t>2</m:t>
            </m:r>
          </m:sup>
        </m:sSup>
      </m:oMath>
      <w:del w:id="339" w:author="PR Preview" w:date="2026-01-01T00:00:00Z">
        <w:r>
          <w:delText xml:space="preserve">:</w:delText>
        </w:r>
      </w:del>
    </w:p>
    <w:p>
      <w:pPr>
        <w:pStyle w:val="FirstParagraph"/>
      </w:pPr>
      <w:ins w:id="340" w:author="PR Preview" w:date="2026-01-01T00:00:00Z">
        <w:r>
          <w:rPr>
            <w:b/>
            <w:bCs/>
          </w:rPr>
          <w:t xml:space="preserve">Example 112 (Cosine similarity of parallel, orthogonal, and arbitrary vectors)</w:t>
        </w:r>
      </w:ins>
      <w:ins w:id="341" w:author="PR Preview" w:date="2026-01-01T00:00:00Z">
        <w:r>
          <w:t xml:space="preserve"> </w:t>
        </w:r>
      </w:ins>
      <w:ins w:id="342" w:author="PR Preview" w:date="2026-01-01T00:00:00Z">
        <w:r>
          <w:t xml:space="preserve">For vectors in</w:t>
        </w:r>
      </w:ins>
      <w:ins w:id="343" w:author="PR Preview" w:date="2026-01-01T00:00:00Z">
        <w:r>
          <w:t xml:space="preserve"> </w:t>
        </w:r>
      </w:ins>
      <m:oMath>
        <m:sSup>
          <m:e>
            <m:r>
              <m:rPr>
                <m:scr m:val="double-struck"/>
                <m:sty m:val="p"/>
              </m:rPr>
              <m:t>R</m:t>
            </m:r>
          </m:e>
          <m:sup>
            <m:r>
              <m:t>2</m:t>
            </m:r>
          </m:sup>
        </m:sSup>
      </m:oMath>
      <w:ins w:id="344" w:author="PR Preview" w:date="2026-01-01T00:00:00Z">
        <w:r>
          <w:t xml:space="preserve">:</w:t>
        </w:r>
      </w:ins>
    </w:p>
    <w:p>
      <w:pPr>
        <w:numPr>
          <w:ilvl w:val="0"/>
          <w:numId w:val="1062"/>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2"/>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2"/>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1"/>
    <w:bookmarkStart w:id="383" w:name="def-angle"/>
    <w:p>
      <w:pPr>
        <w:pStyle w:val="BodyText"/>
      </w:pPr>
      <w:del w:id="345" w:author="PR Preview" w:date="2026-01-01T00:00:00Z">
        <w:r>
          <w:rPr>
            <w:b/>
            <w:bCs/>
          </w:rPr>
          <w:delText xml:space="preserve">Corollary 7 (Cosine similarity is the cosine of the angle)</w:delText>
        </w:r>
      </w:del>
      <w:del w:id="346" w:author="PR Preview" w:date="2026-01-01T00:00:00Z">
        <w:r>
          <w:delText xml:space="preserve"> </w:delText>
        </w:r>
      </w:del>
      <w:del w:id="347" w:author="PR Preview" w:date="2026-01-01T00:00:00Z">
        <w:r>
          <w:delText xml:space="preserve">For nonzero vectors</w:delText>
        </w:r>
      </w:del>
      <w:del w:id="348" w:author="PR Preview" w:date="2026-01-01T00:00:00Z">
        <w:r>
          <w:delText xml:space="preserve"> </w:delText>
        </w:r>
      </w:del>
      <w:del w:id="349" w:author="PR Preview" w:date="2026-01-01T00:00:00Z">
        <w:r>
          <w:delText xml:space="preserve">$\mathord{\smash[b]{\underset{\raise.3ex\hbox{$\scriptstyle\sim$}}{x}}\vphantom{x}}, \mathord{\smash[b]{\underset{\raise.3ex\hbox{$\scriptstyle\sim$}}{y}}\vphantom{y}}\in \mathbb{R}^p$</w:delText>
        </w:r>
      </w:del>
      <w:del w:id="350" w:author="PR Preview" w:date="2026-01-01T00:00:00Z">
        <w:r>
          <w:delText xml:space="preserve"> </w:delText>
        </w:r>
      </w:del>
      <w:del w:id="351" w:author="PR Preview" w:date="2026-01-01T00:00:00Z">
        <w:r>
          <w:delText xml:space="preserve">with angle</w:delText>
        </w:r>
      </w:del>
      <w:del w:id="352" w:author="PR Preview" w:date="2026-01-01T00:00:00Z">
        <w:r>
          <w:delText xml:space="preserve"> </w:delText>
        </w:r>
      </w:del>
      <m:oMath>
        <m:r>
          <m:t>θ</m:t>
        </m:r>
      </m:oMath>
      <w:del w:id="353" w:author="PR Preview" w:date="2026-01-01T00:00:00Z">
        <w:r>
          <w:delText xml:space="preserve"> </w:delText>
        </w:r>
      </w:del>
      <w:del w:id="354" w:author="PR Preview" w:date="2026-01-01T00:00:00Z">
        <w:r>
          <w:delText xml:space="preserve">between them (</w:delText>
        </w:r>
      </w:del>
      <w:hyperlink w:anchor="def-angle">
        <w:del w:id="355" w:author="PR Preview" w:date="2026-01-01T00:00:00Z">
          <w:r>
            <w:rPr>
              <w:rStyle w:val="Hyperlink"/>
            </w:rPr>
            <w:delText xml:space="preserve">Definition 74</w:delText>
          </w:r>
        </w:del>
      </w:hyperlink>
      <w:del w:id="356" w:author="PR Preview" w:date="2026-01-01T00:00:00Z">
        <w:r>
          <w:delText xml:space="preserve">),</w:delText>
        </w:r>
      </w:del>
    </w:p>
    <w:p>
      <w:pPr>
        <w:pStyle w:val="BodyText"/>
      </w:pPr>
      <w:del w:id="357" w:author="PR Preview" w:date="2026-01-01T00:00:00Z">
        <w:r>
          <w:delText xml:space="preserve">$$
    \operatorname{cossim}(\mathord{\smash[b]{\underset{\raise.3ex\hbox{$\scriptstyle\sim$}}{x}}\vphantom{x}}, \mathord{\smash[b]{\underset{\raise.3ex\hbox{$\scriptstyle\sim$}}{y}}\vphantom{y}}) = \cos\theta.
    $$</w:delText>
        </w:r>
      </w:del>
    </w:p>
    <w:p>
      <w:pPr>
        <w:pStyle w:val="FirstParagraph"/>
      </w:pPr>
      <w:del w:id="358" w:author="PR Preview" w:date="2026-01-01T00:00:00Z">
        <w:r>
          <w:rPr>
            <w:i/>
            <w:iCs/>
          </w:rPr>
          <w:delText xml:space="preserve">Proof</w:delText>
        </w:r>
      </w:del>
      <w:del w:id="359" w:author="PR Preview" w:date="2026-01-01T00:00:00Z">
        <w:r>
          <w:delText xml:space="preserve">. </w:delText>
        </w:r>
      </w:del>
      <w:del w:id="360" w:author="PR Preview" w:date="2026-01-01T00:00:00Z">
        <w:r>
          <w:delText xml:space="preserve">The ratio that</w:delText>
        </w:r>
      </w:del>
      <w:del w:id="361" w:author="PR Preview" w:date="2026-01-01T00:00:00Z">
        <w:r>
          <w:delText xml:space="preserve"> </w:delText>
        </w:r>
      </w:del>
      <w:hyperlink w:anchor="def-angle">
        <w:del w:id="362" w:author="PR Preview" w:date="2026-01-01T00:00:00Z">
          <w:r>
            <w:rPr>
              <w:rStyle w:val="Hyperlink"/>
            </w:rPr>
            <w:delText xml:space="preserve">Definition 74</w:delText>
          </w:r>
        </w:del>
      </w:hyperlink>
      <w:del w:id="363" w:author="PR Preview" w:date="2026-01-01T00:00:00Z">
        <w:r>
          <w:delText xml:space="preserve"> </w:delText>
        </w:r>
      </w:del>
      <w:del w:id="364" w:author="PR Preview" w:date="2026-01-01T00:00:00Z">
        <w:r>
          <w:delText xml:space="preserve">sets equal to</w:delText>
        </w:r>
      </w:del>
      <w:del w:id="365" w:author="PR Preview" w:date="2026-01-01T00:00:00Z">
        <w:r>
          <w:delText xml:space="preserve"> </w:delText>
        </w:r>
      </w:del>
      <m:oMath>
        <m:r>
          <m:rPr>
            <m:sty m:val="p"/>
          </m:rPr>
          <m:t>cos</m:t>
        </m:r>
        <m:r>
          <m:t>θ</m:t>
        </m:r>
      </m:oMath>
      <w:del w:id="366" w:author="PR Preview" w:date="2026-01-01T00:00:00Z">
        <w:r>
          <w:delText xml:space="preserve"> </w:delText>
        </w:r>
      </w:del>
      <w:del w:id="367" w:author="PR Preview" w:date="2026-01-01T00:00:00Z">
        <w:r>
          <w:delText xml:space="preserve">is the ratio that</w:delText>
        </w:r>
      </w:del>
      <w:del w:id="368" w:author="PR Preview" w:date="2026-01-01T00:00:00Z">
        <w:r>
          <w:delText xml:space="preserve"> </w:delText>
        </w:r>
      </w:del>
      <w:hyperlink w:anchor="def-cosine-similarity">
        <w:del w:id="369" w:author="PR Preview" w:date="2026-01-01T00:00:00Z">
          <w:r>
            <w:rPr>
              <w:rStyle w:val="Hyperlink"/>
            </w:rPr>
            <w:delText xml:space="preserve">Definition 75</w:delText>
          </w:r>
        </w:del>
      </w:hyperlink>
      <w:del w:id="370" w:author="PR Preview" w:date="2026-01-01T00:00:00Z">
        <w:r>
          <w:delText xml:space="preserve"> </w:delText>
        </w:r>
      </w:del>
      <w:del w:id="371" w:author="PR Preview" w:date="2026-01-01T00:00:00Z">
        <w:r>
          <w:delText xml:space="preserve">defines as</w:delText>
        </w:r>
      </w:del>
      <w:del w:id="372" w:author="PR Preview" w:date="2026-01-01T00:00:00Z">
        <w:r>
          <w:delText xml:space="preserve"> </w:delText>
        </w:r>
      </w:del>
      <w:del w:id="373" w:author="PR Preview" w:date="2026-01-01T00:00:00Z">
        <w:r>
          <w:delText xml:space="preserve">$\operatorname{cossim}(\mathord{\smash[b]{\underset{\raise.3ex\hbox{$\scriptstyle\sim$}}{x}}\vphantom{x}}, \mathord{\smash[b]{\underset{\raise.3ex\hbox{$\scriptstyle\sim$}}{y}}\vphantom{y}})$</w:delText>
        </w:r>
      </w:del>
      <w:del w:id="374" w:author="PR Preview" w:date="2026-01-01T00:00:00Z">
        <w:r>
          <w:delText xml:space="preserve">.</w:delText>
        </w:r>
      </w:del>
    </w:p>
    <w:p>
      <w:pPr>
        <w:pStyle w:val="BodyText"/>
      </w:pPr>
      <w:ins w:id="375" w:author="PR Preview" w:date="2026-01-01T00:00:00Z">
        <w:r>
          <w:rPr>
            <w:b/>
            <w:bCs/>
          </w:rPr>
          <w:t xml:space="preserve">Definition 75 (Angle between two vectors)</w:t>
        </w:r>
      </w:ins>
      <w:ins w:id="376" w:author="PR Preview" w:date="2026-01-01T00:00:00Z">
        <w:r>
          <w:t xml:space="preserve"> </w:t>
        </w:r>
      </w:ins>
      <w:ins w:id="377" w:author="PR Preview" w:date="2026-01-01T00:00:00Z">
        <w:r>
          <w:t xml:space="preserve">The</w:t>
        </w:r>
      </w:ins>
      <w:ins w:id="378" w:author="PR Preview" w:date="2026-01-01T00:00:00Z">
        <w:r>
          <w:t xml:space="preserve"> </w:t>
        </w:r>
      </w:ins>
      <w:ins w:id="379" w:author="PR Preview" w:date="2026-01-01T00:00:00Z">
        <w:r>
          <w:rPr>
            <w:b/>
            <w:bCs/>
          </w:rPr>
          <w:t xml:space="preserve">angle</w:t>
        </w:r>
      </w:ins>
      <w:ins w:id="380" w:author="PR Preview" w:date="2026-01-01T00:00:00Z">
        <w:r>
          <w:t xml:space="preserve"> </w:t>
        </w:r>
      </w:ins>
      <w:ins w:id="381" w:author="PR Preview" w:date="2026-01-01T00:00:00Z">
        <w:r>
          <w:t xml:space="preserve">between two nonzero vectors,</w:t>
        </w:r>
      </w:ins>
      <w:ins w:id="382" w:author="PR Preview" w:date="2026-01-01T00:00:00Z">
        <w:r>
          <w:t xml:space="preserve"> </w:t>
        </w:r>
      </w:ins>
      <w:ins w:id="383" w:author="PR Preview" w:date="2026-01-01T00:00:00Z">
        <w:r>
          <w:t xml:space="preserve">$\mathord{\smash[b]{\underset{\raise.3ex\hbox{$\scriptstyle\sim$}}{x}}\vphantom{x}}, \mathord{\smash[b]{\underset{\raise.3ex\hbox{$\scriptstyle\sim$}}{y}}\vphantom{y}} \in \mathbb{R}^p$</w:t>
        </w:r>
      </w:ins>
      <w:ins w:id="384" w:author="PR Preview" w:date="2026-01-01T00:00:00Z">
        <w:r>
          <w:t xml:space="preserve">, is</w:t>
        </w:r>
      </w:ins>
    </w:p>
    <w:p>
      <w:pPr>
        <w:pStyle w:val="BodyText"/>
      </w:pPr>
      <w:ins w:id="385" w:author="PR Preview" w:date="2026-01-01T00:00:00Z">
        <w:r>
          <w:t xml:space="preserve">$$
    \theta\stackrel{\text{def}}{=}\arccos\mathopen{}\left(\operatorname{cossim}(\mathord{\smash[b]{\underset{\raise.3ex\hbox{$\scriptstyle\sim$}}{x}}\vphantom{x}}, \mathord{\smash[b]{\underset{\raise.3ex\hbox{$\scriptstyle\sim$}}{y}}\vphantom{y}})\right)\mathclose{}.
    $$</w:t>
        </w:r>
      </w:ins>
    </w:p>
    <w:p>
      <w:pPr>
        <w:pStyle w:val="FirstParagraph"/>
      </w:pPr>
      <w:ins w:id="386" w:author="PR Preview" w:date="2026-01-01T00:00:00Z">
        <w:r>
          <w:t xml:space="preserve">In words, the angle is the</w:t>
        </w:r>
      </w:ins>
      <w:ins w:id="387" w:author="PR Preview" w:date="2026-01-01T00:00:00Z">
        <w:r>
          <w:t xml:space="preserve"> </w:t>
        </w:r>
      </w:ins>
      <w:hyperlink r:id="rId382">
        <w:ins w:id="388" w:author="PR Preview" w:date="2026-01-01T00:00:00Z">
          <w:r>
            <w:rPr>
              <w:rStyle w:val="Hyperlink"/>
            </w:rPr>
            <w:t xml:space="preserve">arccosine</w:t>
          </w:r>
        </w:ins>
      </w:hyperlink>
      <w:ins w:id="389" w:author="PR Preview" w:date="2026-01-01T00:00:00Z">
        <w:r>
          <w:t xml:space="preserve"> </w:t>
        </w:r>
      </w:ins>
      <w:ins w:id="390" w:author="PR Preview" w:date="2026-01-01T00:00:00Z">
        <w:r>
          <w:t xml:space="preserve">of the</w:t>
        </w:r>
      </w:ins>
      <w:ins w:id="391" w:author="PR Preview" w:date="2026-01-01T00:00:00Z">
        <w:r>
          <w:t xml:space="preserve"> </w:t>
        </w:r>
      </w:ins>
      <w:hyperlink w:anchor="def-cosine-similarity">
        <w:ins w:id="392" w:author="PR Preview" w:date="2026-01-01T00:00:00Z">
          <w:r>
            <w:rPr>
              <w:rStyle w:val="Hyperlink"/>
            </w:rPr>
            <w:t xml:space="preserve">cosine similarity</w:t>
          </w:r>
        </w:ins>
      </w:hyperlink>
      <w:ins w:id="393" w:author="PR Preview" w:date="2026-01-01T00:00:00Z">
        <w:r>
          <w:t xml:space="preserve"> </w:t>
        </w:r>
      </w:ins>
      <w:ins w:id="394" w:author="PR Preview" w:date="2026-01-01T00:00:00Z">
        <w:r>
          <w:t xml:space="preserve">of the two vectors.</w:t>
        </w:r>
      </w:ins>
    </w:p>
    <w:bookmarkEnd w:id="383"/>
    <w:bookmarkStart w:id="386" w:name="rem-angle-well-defined"/>
    <w:p>
      <w:pPr>
        <w:pStyle w:val="BodyText"/>
      </w:pPr>
      <w:ins w:id="395" w:author="PR Preview" w:date="2026-01-01T00:00:00Z">
        <w:r>
          <w:rPr>
            <w:i/>
            <w:iCs/>
          </w:rPr>
          <w:t xml:space="preserve">Remark 25</w:t>
        </w:r>
      </w:ins>
      <w:ins w:id="396" w:author="PR Preview" w:date="2026-01-01T00:00:00Z">
        <w:r>
          <w:t xml:space="preserve"> (Why the angle is well defined). </w:t>
        </w:r>
      </w:ins>
      <w:ins w:id="397" w:author="PR Preview" w:date="2026-01-01T00:00:00Z">
        <w:r>
          <w:t xml:space="preserve">The</w:t>
        </w:r>
      </w:ins>
      <w:ins w:id="398" w:author="PR Preview" w:date="2026-01-01T00:00:00Z">
        <w:r>
          <w:t xml:space="preserve"> </w:t>
        </w:r>
      </w:ins>
      <w:hyperlink w:anchor="def-cosine-similarity">
        <w:ins w:id="399" w:author="PR Preview" w:date="2026-01-01T00:00:00Z">
          <w:r>
            <w:rPr>
              <w:rStyle w:val="Hyperlink"/>
            </w:rPr>
            <w:t xml:space="preserve">cosine similarity</w:t>
          </w:r>
        </w:ins>
      </w:hyperlink>
      <w:ins w:id="400" w:author="PR Preview" w:date="2026-01-01T00:00:00Z">
        <w:r>
          <w:t xml:space="preserve"> </w:t>
        </w:r>
      </w:ins>
      <w:ins w:id="401" w:author="PR Preview" w:date="2026-01-01T00:00:00Z">
        <w:r>
          <w:t xml:space="preserve">is defined, because both vectors are nonzero (</w:t>
        </w:r>
      </w:ins>
      <w:hyperlink w:anchor="thm-norm-properties">
        <w:ins w:id="402" w:author="PR Preview" w:date="2026-01-01T00:00:00Z">
          <w:r>
            <w:rPr>
              <w:rStyle w:val="Hyperlink"/>
            </w:rPr>
            <w:t xml:space="preserve">Theorem 58</w:t>
          </w:r>
        </w:ins>
      </w:hyperlink>
      <w:ins w:id="403" w:author="PR Preview" w:date="2026-01-01T00:00:00Z">
        <w:r>
          <w:t xml:space="preserve">).</w:t>
        </w:r>
      </w:ins>
      <w:ins w:id="404" w:author="PR Preview" w:date="2026-01-01T00:00:00Z">
        <w:r>
          <w:t xml:space="preserve"> </w:t>
        </w:r>
      </w:ins>
      <w:ins w:id="405" w:author="PR Preview" w:date="2026-01-01T00:00:00Z">
        <w:r>
          <w:t xml:space="preserve">By</w:t>
        </w:r>
      </w:ins>
      <w:ins w:id="406" w:author="PR Preview" w:date="2026-01-01T00:00:00Z">
        <w:r>
          <w:t xml:space="preserve"> </w:t>
        </w:r>
      </w:ins>
      <w:hyperlink w:anchor="thm-cauchy-schwarz">
        <w:ins w:id="407" w:author="PR Preview" w:date="2026-01-01T00:00:00Z">
          <w:r>
            <w:rPr>
              <w:rStyle w:val="Hyperlink"/>
            </w:rPr>
            <w:t xml:space="preserve">Theorem 60</w:t>
          </w:r>
        </w:ins>
      </w:hyperlink>
      <w:ins w:id="408" w:author="PR Preview" w:date="2026-01-01T00:00:00Z">
        <w:r>
          <w:t xml:space="preserve">, it lies in the</w:t>
        </w:r>
      </w:ins>
      <w:ins w:id="409" w:author="PR Preview" w:date="2026-01-01T00:00:00Z">
        <w:r>
          <w:t xml:space="preserve"> </w:t>
        </w:r>
      </w:ins>
      <w:hyperlink r:id="rId384">
        <w:ins w:id="410" w:author="PR Preview" w:date="2026-01-01T00:00:00Z">
          <w:r>
            <w:rPr>
              <w:rStyle w:val="Hyperlink"/>
            </w:rPr>
            <w:t xml:space="preserve">closed interval</w:t>
          </w:r>
        </w:ins>
      </w:hyperlink>
      <w:ins w:id="411" w:author="PR Preview" w:date="2026-01-01T00:00:00Z">
        <w:r>
          <w:t xml:space="preserve"> </w:t>
        </w:r>
      </w:ins>
      <m:oMath>
        <m:r>
          <m:rPr>
            <m:sty m:val="p"/>
          </m:rPr>
          <m:t>[</m:t>
        </m:r>
        <m:r>
          <m:rPr>
            <m:sty m:val="p"/>
          </m:rPr>
          <m:t>−</m:t>
        </m:r>
        <m:r>
          <m:t>1</m:t>
        </m:r>
        <m:r>
          <m:rPr>
            <m:sty m:val="p"/>
          </m:rPr>
          <m:t>,</m:t>
        </m:r>
        <m:r>
          <m:t>1</m:t>
        </m:r>
        <m:r>
          <m:rPr>
            <m:sty m:val="p"/>
          </m:rPr>
          <m:t>]</m:t>
        </m:r>
      </m:oMath>
      <w:ins w:id="412" w:author="PR Preview" w:date="2026-01-01T00:00:00Z">
        <w:r>
          <w:t xml:space="preserve">,</w:t>
        </w:r>
      </w:ins>
      <w:ins w:id="413" w:author="PR Preview" w:date="2026-01-01T00:00:00Z">
        <w:r>
          <w:t xml:space="preserve"> </w:t>
        </w:r>
      </w:ins>
      <w:ins w:id="414" w:author="PR Preview" w:date="2026-01-01T00:00:00Z">
        <w:r>
          <w:t xml:space="preserve">which is where the</w:t>
        </w:r>
      </w:ins>
      <w:ins w:id="415" w:author="PR Preview" w:date="2026-01-01T00:00:00Z">
        <w:r>
          <w:t xml:space="preserve"> </w:t>
        </w:r>
      </w:ins>
      <w:hyperlink r:id="rId382">
        <w:ins w:id="416" w:author="PR Preview" w:date="2026-01-01T00:00:00Z">
          <w:r>
            <w:rPr>
              <w:rStyle w:val="Hyperlink"/>
            </w:rPr>
            <w:t xml:space="preserve">arccosine</w:t>
          </w:r>
        </w:ins>
      </w:hyperlink>
      <w:ins w:id="417" w:author="PR Preview" w:date="2026-01-01T00:00:00Z">
        <w:r>
          <w:t xml:space="preserve">,</w:t>
        </w:r>
      </w:ins>
      <w:ins w:id="418" w:author="PR Preview" w:date="2026-01-01T00:00:00Z">
        <w:r>
          <w:t xml:space="preserve"> </w:t>
        </w:r>
      </w:ins>
      <m:oMath>
        <m:r>
          <m:rPr>
            <m:sty m:val="p"/>
          </m:rPr>
          <m:t>arccos</m:t>
        </m:r>
      </m:oMath>
      <w:ins w:id="419" w:author="PR Preview" w:date="2026-01-01T00:00:00Z">
        <w:r>
          <w:t xml:space="preserve">, is defined.</w:t>
        </w:r>
      </w:ins>
      <w:ins w:id="420" w:author="PR Preview" w:date="2026-01-01T00:00:00Z">
        <w:r>
          <w:t xml:space="preserve"> </w:t>
        </w:r>
      </w:ins>
      <w:ins w:id="421" w:author="PR Preview" w:date="2026-01-01T00:00:00Z">
        <w:r>
          <w:t xml:space="preserve">So the angle</w:t>
        </w:r>
      </w:ins>
      <w:ins w:id="422" w:author="PR Preview" w:date="2026-01-01T00:00:00Z">
        <w:r>
          <w:t xml:space="preserve"> </w:t>
        </w:r>
      </w:ins>
      <m:oMath>
        <m:r>
          <m:t>θ</m:t>
        </m:r>
      </m:oMath>
      <w:ins w:id="423" w:author="PR Preview" w:date="2026-01-01T00:00:00Z">
        <w:r>
          <w:t xml:space="preserve"> </w:t>
        </w:r>
      </w:ins>
      <w:ins w:id="424" w:author="PR Preview" w:date="2026-01-01T00:00:00Z">
        <w:r>
          <w:t xml:space="preserve">lies in</w:t>
        </w:r>
      </w:ins>
      <w:ins w:id="425" w:author="PR Preview" w:date="2026-01-01T00:00:00Z">
        <w:r>
          <w:t xml:space="preserve"> </w:t>
        </w:r>
      </w:ins>
      <m:oMath>
        <m:r>
          <m:rPr>
            <m:sty m:val="p"/>
          </m:rPr>
          <m:t>[</m:t>
        </m:r>
        <m:r>
          <m:t>0</m:t>
        </m:r>
        <m:r>
          <m:rPr>
            <m:sty m:val="p"/>
          </m:rPr>
          <m:t>,</m:t>
        </m:r>
        <m:r>
          <m:t>π</m:t>
        </m:r>
        <m:r>
          <m:rPr>
            <m:sty m:val="p"/>
          </m:rPr>
          <m:t>]</m:t>
        </m:r>
      </m:oMath>
      <w:ins w:id="426" w:author="PR Preview" w:date="2026-01-01T00:00:00Z">
        <w:r>
          <w:t xml:space="preserve">, with</w:t>
        </w:r>
      </w:ins>
      <w:ins w:id="427" w:author="PR Preview" w:date="2026-01-01T00:00:00Z">
        <w:r>
          <w:t xml:space="preserve"> </w:t>
        </w:r>
      </w:ins>
      <w:hyperlink r:id="rId385">
        <w:ins w:id="428" w:author="PR Preview" w:date="2026-01-01T00:00:00Z">
          <w:r>
            <w:rPr>
              <w:rStyle w:val="Hyperlink"/>
            </w:rPr>
            <w:t xml:space="preserve">cosine</w:t>
          </w:r>
        </w:ins>
      </w:hyperlink>
      <w:ins w:id="429" w:author="PR Preview" w:date="2026-01-01T00:00:00Z">
        <w:r>
          <w:t xml:space="preserve"> </w:t>
        </w:r>
      </w:ins>
      <w:ins w:id="430" w:author="PR Preview" w:date="2026-01-01T00:00:00Z">
        <w:r>
          <w:t xml:space="preserve">$\cos\theta= \operatorname{cossim}(\mathord{\smash[b]{\underset{\raise.3ex\hbox{$\scriptstyle\sim$}}{x}}\vphantom{x}}, \mathord{\smash[b]{\underset{\raise.3ex\hbox{$\scriptstyle\sim$}}{y}}\vphantom{y}})$</w:t>
        </w:r>
      </w:ins>
      <w:ins w:id="431" w:author="PR Preview" w:date="2026-01-01T00:00:00Z">
        <w:r>
          <w:t xml:space="preserve">.</w:t>
        </w:r>
      </w:ins>
    </w:p>
    <w:bookmarkEnd w:id="386"/>
    <w:bookmarkStart w:id="387" w:name="cor-right-angle-orthogonal"/>
    <w:p>
      <w:pPr>
        <w:pStyle w:val="BodyText"/>
      </w:pPr>
      <w:ins w:id="432" w:author="PR Preview" w:date="2026-01-01T00:00:00Z">
        <w:r>
          <w:rPr>
            <w:b/>
            <w:bCs/>
          </w:rPr>
          <w:t xml:space="preserve">Corollary 6 (A right angle means orthogonal)</w:t>
        </w:r>
      </w:ins>
      <w:ins w:id="433" w:author="PR Preview" w:date="2026-01-01T00:00:00Z">
        <w:r>
          <w:t xml:space="preserve"> </w:t>
        </w:r>
      </w:ins>
      <w:ins w:id="434" w:author="PR Preview" w:date="2026-01-01T00:00:00Z">
        <w:r>
          <w:t xml:space="preserve">For nonzero vectors</w:t>
        </w:r>
      </w:ins>
      <w:ins w:id="435" w:author="PR Preview" w:date="2026-01-01T00:00:00Z">
        <w:r>
          <w:t xml:space="preserve"> </w:t>
        </w:r>
      </w:ins>
      <w:ins w:id="436" w:author="PR Preview" w:date="2026-01-01T00:00:00Z">
        <w:r>
          <w:t xml:space="preserve">$\mathord{\smash[b]{\underset{\raise.3ex\hbox{$\scriptstyle\sim$}}{x}}\vphantom{x}}, \mathord{\smash[b]{\underset{\raise.3ex\hbox{$\scriptstyle\sim$}}{y}}\vphantom{y}} \in \mathbb{R}^p$</w:t>
        </w:r>
      </w:ins>
      <w:ins w:id="437" w:author="PR Preview" w:date="2026-01-01T00:00:00Z">
        <w:r>
          <w:t xml:space="preserve"> </w:t>
        </w:r>
      </w:ins>
      <w:ins w:id="438" w:author="PR Preview" w:date="2026-01-01T00:00:00Z">
        <w:r>
          <w:t xml:space="preserve">with angle</w:t>
        </w:r>
      </w:ins>
      <w:ins w:id="439" w:author="PR Preview" w:date="2026-01-01T00:00:00Z">
        <w:r>
          <w:t xml:space="preserve"> </w:t>
        </w:r>
      </w:ins>
      <m:oMath>
        <m:r>
          <m:t>θ</m:t>
        </m:r>
      </m:oMath>
      <w:ins w:id="440" w:author="PR Preview" w:date="2026-01-01T00:00:00Z">
        <w:r>
          <w:t xml:space="preserve"> </w:t>
        </w:r>
      </w:ins>
      <w:ins w:id="441" w:author="PR Preview" w:date="2026-01-01T00:00:00Z">
        <w:r>
          <w:t xml:space="preserve">(</w:t>
        </w:r>
      </w:ins>
      <w:hyperlink w:anchor="def-angle">
        <w:ins w:id="442" w:author="PR Preview" w:date="2026-01-01T00:00:00Z">
          <w:r>
            <w:rPr>
              <w:rStyle w:val="Hyperlink"/>
            </w:rPr>
            <w:t xml:space="preserve">Definition 75</w:t>
          </w:r>
        </w:ins>
      </w:hyperlink>
      <w:ins w:id="443" w:author="PR Preview" w:date="2026-01-01T00:00:00Z">
        <w:r>
          <w:t xml:space="preserve">),</w:t>
        </w:r>
      </w:ins>
    </w:p>
    <w:p>
      <w:pPr>
        <w:pStyle w:val="BodyText"/>
      </w:pPr>
      <w:ins w:id="444" w:author="PR Preview" w:date="2026-01-01T00:00:00Z">
        <w:r>
          <w:t xml:space="preserve">$$
    \theta= \frac{\pi}{2}
    \quad\Longleftrightarrow\quad
    \mathord{\smash[b]{\underset{\raise.3ex\hbox{$\scriptstyle\sim$}}{x}}\vphantom{x}} \cdot \mathord{\smash[b]{\underset{\raise.3ex\hbox{$\scriptstyle\sim$}}{y}}\vphantom{y}} = 0,
    $$</w:t>
        </w:r>
      </w:ins>
    </w:p>
    <w:p>
      <w:pPr>
        <w:pStyle w:val="FirstParagraph"/>
      </w:pPr>
      <w:ins w:id="445" w:author="PR Preview" w:date="2026-01-01T00:00:00Z">
        <w:r>
          <w:t xml:space="preserve">so for nonzero vectors, orthogonal (</w:t>
        </w:r>
      </w:ins>
      <w:hyperlink w:anchor="def-orthogonal-vectors">
        <w:ins w:id="446" w:author="PR Preview" w:date="2026-01-01T00:00:00Z">
          <w:r>
            <w:rPr>
              <w:rStyle w:val="Hyperlink"/>
            </w:rPr>
            <w:t xml:space="preserve">Definition 15</w:t>
          </w:r>
        </w:ins>
      </w:hyperlink>
      <w:ins w:id="447" w:author="PR Preview" w:date="2026-01-01T00:00:00Z">
        <w:r>
          <w:t xml:space="preserve">) means at a right angle.</w:t>
        </w:r>
      </w:ins>
    </w:p>
    <w:bookmarkEnd w:id="387"/>
    <w:p>
      <w:pPr>
        <w:pStyle w:val="BodyText"/>
      </w:pPr>
      <w:ins w:id="448" w:author="PR Preview" w:date="2026-01-01T00:00:00Z">
        <w:r>
          <w:rPr>
            <w:i/>
            <w:iCs/>
          </w:rPr>
          <w:t xml:space="preserve">Proof</w:t>
        </w:r>
      </w:ins>
      <w:ins w:id="449" w:author="PR Preview" w:date="2026-01-01T00:00:00Z">
        <w:r>
          <w:t xml:space="preserve">. </w:t>
        </w:r>
      </w:ins>
      <w:ins w:id="450" w:author="PR Preview" w:date="2026-01-01T00:00:00Z">
        <w:r>
          <w:t xml:space="preserve">Since</w:t>
        </w:r>
      </w:ins>
      <w:ins w:id="451" w:author="PR Preview" w:date="2026-01-01T00:00:00Z">
        <w:r>
          <w:t xml:space="preserve"> </w:t>
        </w:r>
      </w:ins>
      <w:ins w:id="452" w:author="PR Preview" w:date="2026-01-01T00:00:00Z">
        <w:r>
          <w:t xml:space="preserve">$\mathopen{}\left\lVert\mathord{\smash[b]{\underset{\raise.3ex\hbox{$\scriptstyle\sim$}}{x}}\vphantom{x}}\right\rVert\mathclose{}\,\mathopen{}\left\lVert\mathord{\smash[b]{\underset{\raise.3ex\hbox{$\scriptstyle\sim$}}{y}}\vphantom{y}}\right\rVert\mathclose{} &gt; 0$</w:t>
        </w:r>
      </w:ins>
      <w:ins w:id="453" w:author="PR Preview" w:date="2026-01-01T00:00:00Z">
        <w:r>
          <w:t xml:space="preserve"> </w:t>
        </w:r>
      </w:ins>
      <w:ins w:id="454" w:author="PR Preview" w:date="2026-01-01T00:00:00Z">
        <w:r>
          <w:t xml:space="preserve">(</w:t>
        </w:r>
      </w:ins>
      <w:hyperlink w:anchor="thm-norm-properties">
        <w:ins w:id="455" w:author="PR Preview" w:date="2026-01-01T00:00:00Z">
          <w:r>
            <w:rPr>
              <w:rStyle w:val="Hyperlink"/>
            </w:rPr>
            <w:t xml:space="preserve">Theorem 58</w:t>
          </w:r>
        </w:ins>
      </w:hyperlink>
      <w:ins w:id="456" w:author="PR Preview" w:date="2026-01-01T00:00:00Z">
        <w:r>
          <w:t xml:space="preserve">),</w:t>
        </w:r>
      </w:ins>
      <w:ins w:id="457" w:author="PR Preview" w:date="2026-01-01T00:00:00Z">
        <w:r>
          <w:t xml:space="preserve"> </w:t>
        </w:r>
      </w:ins>
      <w:ins w:id="458" w:author="PR Preview" w:date="2026-01-01T00:00:00Z">
        <w:r>
          <w:t xml:space="preserve">$\operatorname{cossim}(\mathord{\smash[b]{\underset{\raise.3ex\hbox{$\scriptstyle\sim$}}{x}}\vphantom{x}}, \mathord{\smash[b]{\underset{\raise.3ex\hbox{$\scriptstyle\sim$}}{y}}\vphantom{y}}) = 0$</w:t>
        </w:r>
      </w:ins>
      <w:ins w:id="459" w:author="PR Preview" w:date="2026-01-01T00:00:00Z">
        <w:r>
          <w:t xml:space="preserve"> </w:t>
        </w:r>
      </w:ins>
      <w:ins w:id="460" w:author="PR Preview" w:date="2026-01-01T00:00:00Z">
        <w:r>
          <w:t xml:space="preserve">exactly when</w:t>
        </w:r>
      </w:ins>
      <w:ins w:id="461" w:author="PR Preview" w:date="2026-01-01T00:00:00Z">
        <w:r>
          <w:t xml:space="preserve"> </w:t>
        </w:r>
      </w:ins>
      <w:ins w:id="462" w:author="PR Preview" w:date="2026-01-01T00:00:00Z">
        <w:r>
          <w:t xml:space="preserve">$\mathord{\smash[b]{\underset{\raise.3ex\hbox{$\scriptstyle\sim$}}{x}}\vphantom{x}} \cdot \mathord{\smash[b]{\underset{\raise.3ex\hbox{$\scriptstyle\sim$}}{y}}\vphantom{y}} = 0$</w:t>
        </w:r>
      </w:ins>
      <w:ins w:id="463" w:author="PR Preview" w:date="2026-01-01T00:00:00Z">
        <w:r>
          <w:t xml:space="preserve"> </w:t>
        </w:r>
      </w:ins>
      <w:ins w:id="464" w:author="PR Preview" w:date="2026-01-01T00:00:00Z">
        <w:r>
          <w:t xml:space="preserve">(</w:t>
        </w:r>
      </w:ins>
      <w:hyperlink w:anchor="def-cosine-similarity">
        <w:ins w:id="465" w:author="PR Preview" w:date="2026-01-01T00:00:00Z">
          <w:r>
            <w:rPr>
              <w:rStyle w:val="Hyperlink"/>
            </w:rPr>
            <w:t xml:space="preserve">Definition 74</w:t>
          </w:r>
        </w:ins>
      </w:hyperlink>
      <w:ins w:id="466" w:author="PR Preview" w:date="2026-01-01T00:00:00Z">
        <w:r>
          <w:t xml:space="preserve">),</w:t>
        </w:r>
      </w:ins>
      <w:ins w:id="467" w:author="PR Preview" w:date="2026-01-01T00:00:00Z">
        <w:r>
          <w:t xml:space="preserve"> </w:t>
        </w:r>
      </w:ins>
      <w:ins w:id="468" w:author="PR Preview" w:date="2026-01-01T00:00:00Z">
        <w:r>
          <w:t xml:space="preserve">so</w:t>
        </w:r>
      </w:ins>
      <w:ins w:id="469" w:author="PR Preview" w:date="2026-01-01T00:00:00Z">
        <w:r>
          <w:t xml:space="preserve"> </w:t>
        </w:r>
      </w:ins>
      <m:oMath>
        <m:r>
          <m:rPr>
            <m:sty m:val="p"/>
          </m:rPr>
          <m:t>cos</m:t>
        </m:r>
        <m:r>
          <m:t>θ</m:t>
        </m:r>
        <m:r>
          <m:rPr>
            <m:sty m:val="p"/>
          </m:rPr>
          <m:t>=</m:t>
        </m:r>
        <m:r>
          <m:t>0</m:t>
        </m:r>
      </m:oMath>
      <w:ins w:id="470" w:author="PR Preview" w:date="2026-01-01T00:00:00Z">
        <w:r>
          <w:t xml:space="preserve"> </w:t>
        </w:r>
      </w:ins>
      <w:ins w:id="471" w:author="PR Preview" w:date="2026-01-01T00:00:00Z">
        <w:r>
          <w:t xml:space="preserve">exactly when</w:t>
        </w:r>
      </w:ins>
      <w:ins w:id="472" w:author="PR Preview" w:date="2026-01-01T00:00:00Z">
        <w:r>
          <w:t xml:space="preserve"> </w:t>
        </w:r>
      </w:ins>
      <w:ins w:id="473" w:author="PR Preview" w:date="2026-01-01T00:00:00Z">
        <w:r>
          <w:t xml:space="preserve">$\mathord{\smash[b]{\underset{\raise.3ex\hbox{$\scriptstyle\sim$}}{x}}\vphantom{x}} \cdot \mathord{\smash[b]{\underset{\raise.3ex\hbox{$\scriptstyle\sim$}}{y}}\vphantom{y}} = 0$</w:t>
        </w:r>
      </w:ins>
      <w:ins w:id="474" w:author="PR Preview" w:date="2026-01-01T00:00:00Z">
        <w:r>
          <w:t xml:space="preserve"> </w:t>
        </w:r>
      </w:ins>
      <w:ins w:id="475" w:author="PR Preview" w:date="2026-01-01T00:00:00Z">
        <w:r>
          <w:t xml:space="preserve">(</w:t>
        </w:r>
      </w:ins>
      <w:hyperlink w:anchor="rem-angle-well-defined">
        <w:ins w:id="476" w:author="PR Preview" w:date="2026-01-01T00:00:00Z">
          <w:r>
            <w:rPr>
              <w:rStyle w:val="Hyperlink"/>
            </w:rPr>
            <w:t xml:space="preserve">Remark 25</w:t>
          </w:r>
        </w:ins>
      </w:hyperlink>
      <w:ins w:id="477" w:author="PR Preview" w:date="2026-01-01T00:00:00Z">
        <w:r>
          <w:t xml:space="preserve">).</w:t>
        </w:r>
      </w:ins>
      <w:ins w:id="478" w:author="PR Preview" w:date="2026-01-01T00:00:00Z">
        <w:r>
          <w:t xml:space="preserve"> </w:t>
        </w:r>
      </w:ins>
      <w:ins w:id="479" w:author="PR Preview" w:date="2026-01-01T00:00:00Z">
        <w:r>
          <w:t xml:space="preserve">On</w:t>
        </w:r>
      </w:ins>
      <w:ins w:id="480" w:author="PR Preview" w:date="2026-01-01T00:00:00Z">
        <w:r>
          <w:t xml:space="preserve"> </w:t>
        </w:r>
      </w:ins>
      <m:oMath>
        <m:r>
          <m:rPr>
            <m:sty m:val="p"/>
          </m:rPr>
          <m:t>[</m:t>
        </m:r>
        <m:r>
          <m:t>0</m:t>
        </m:r>
        <m:r>
          <m:rPr>
            <m:sty m:val="p"/>
          </m:rPr>
          <m:t>,</m:t>
        </m:r>
        <m:r>
          <m:t>π</m:t>
        </m:r>
        <m:r>
          <m:rPr>
            <m:sty m:val="p"/>
          </m:rPr>
          <m:t>]</m:t>
        </m:r>
      </m:oMath>
      <w:ins w:id="481" w:author="PR Preview" w:date="2026-01-01T00:00:00Z">
        <w:r>
          <w:t xml:space="preserve">,</w:t>
        </w:r>
      </w:ins>
      <w:ins w:id="482" w:author="PR Preview" w:date="2026-01-01T00:00:00Z">
        <w:r>
          <w:t xml:space="preserve"> </w:t>
        </w:r>
      </w:ins>
      <m:oMath>
        <m:r>
          <m:rPr>
            <m:sty m:val="p"/>
          </m:rPr>
          <m:t>cos</m:t>
        </m:r>
      </m:oMath>
      <w:ins w:id="483" w:author="PR Preview" w:date="2026-01-01T00:00:00Z">
        <w:r>
          <w:t xml:space="preserve"> </w:t>
        </w:r>
      </w:ins>
      <w:ins w:id="484" w:author="PR Preview" w:date="2026-01-01T00:00:00Z">
        <w:r>
          <w:t xml:space="preserve">vanishes only at</w:t>
        </w:r>
      </w:ins>
      <w:ins w:id="485" w:author="PR Preview" w:date="2026-01-01T00:00:00Z">
        <w:r>
          <w:t xml:space="preserve"> </w:t>
        </w:r>
      </w:ins>
      <m:oMath>
        <m:r>
          <m:t>π</m:t>
        </m:r>
        <m:r>
          <m:rPr>
            <m:sty m:val="p"/>
          </m:rPr>
          <m:t>/</m:t>
        </m:r>
        <m:r>
          <m:t>2</m:t>
        </m:r>
      </m:oMath>
      <w:ins w:id="486" w:author="PR Preview" w:date="2026-01-01T00:00:00Z">
        <w:r>
          <w:t xml:space="preserve">.</w:t>
        </w:r>
      </w:ins>
    </w:p>
    <w:bookmarkStart w:id="388" w:name="exm-angle"/>
    <w:p>
      <w:pPr>
        <w:pStyle w:val="BodyText"/>
      </w:pPr>
      <w:ins w:id="487" w:author="PR Preview" w:date="2026-01-01T00:00:00Z">
        <w:r>
          <w:rPr>
            <w:b/>
            <w:bCs/>
          </w:rPr>
          <w:t xml:space="preserve">Example 113 (Some angles in the plane)</w:t>
        </w:r>
      </w:ins>
      <w:ins w:id="488" w:author="PR Preview" w:date="2026-01-01T00:00:00Z">
        <w:r>
          <w:t xml:space="preserve"> </w:t>
        </w:r>
      </w:ins>
      <w:ins w:id="489" w:author="PR Preview" w:date="2026-01-01T00:00:00Z">
        <w:r>
          <w:t xml:space="preserve"> </w:t>
        </w:r>
      </w:ins>
    </w:p>
    <w:p>
      <w:pPr>
        <w:numPr>
          <w:ilvl w:val="0"/>
          <w:numId w:val="1063"/>
        </w:numPr>
      </w:pPr>
      <m:oMath>
        <m:r>
          <m:rPr>
            <m:sty m:val="p"/>
          </m:rPr>
          <m:t>(</m:t>
        </m:r>
        <m:r>
          <m:t>1</m:t>
        </m:r>
        <m:r>
          <m:rPr>
            <m:sty m:val="p"/>
          </m:rPr>
          <m:t>,</m:t>
        </m:r>
        <m:r>
          <m:t>0</m:t>
        </m:r>
        <m:r>
          <m:rPr>
            <m:sty m:val="p"/>
          </m:rPr>
          <m:t>)</m:t>
        </m:r>
      </m:oMath>
      <w:ins w:id="490" w:author="PR Preview" w:date="2026-01-01T00:00:00Z">
        <w:r>
          <w:t xml:space="preserve"> </w:t>
        </w:r>
      </w:ins>
      <w:ins w:id="491" w:author="PR Preview" w:date="2026-01-01T00:00:00Z">
        <w:r>
          <w:t xml:space="preserve">and</w:t>
        </w:r>
      </w:ins>
      <w:ins w:id="492" w:author="PR Preview" w:date="2026-01-01T00:00:00Z">
        <w:r>
          <w:t xml:space="preserve"> </w:t>
        </w:r>
      </w:ins>
      <m:oMath>
        <m:r>
          <m:rPr>
            <m:sty m:val="p"/>
          </m:rPr>
          <m:t>(</m:t>
        </m:r>
        <m:r>
          <m:t>1</m:t>
        </m:r>
        <m:r>
          <m:rPr>
            <m:sty m:val="p"/>
          </m:rPr>
          <m:t>,</m:t>
        </m:r>
        <m:r>
          <m:t>1</m:t>
        </m:r>
        <m:r>
          <m:rPr>
            <m:sty m:val="p"/>
          </m:rPr>
          <m:t>)</m:t>
        </m:r>
      </m:oMath>
      <w:ins w:id="493" w:author="PR Preview" w:date="2026-01-01T00:00:00Z">
        <w:r>
          <w:t xml:space="preserve">:</w:t>
        </w:r>
      </w:ins>
      <w:ins w:id="494" w:author="PR Preview" w:date="2026-01-01T00:00:00Z">
        <w:r>
          <w:t xml:space="preserve"> </w:t>
        </w:r>
      </w:ins>
      <m:oMath>
        <m:r>
          <m:rPr>
            <m:sty m:val="p"/>
          </m:rPr>
          <m:t>cos</m:t>
        </m:r>
        <m:r>
          <m:t>θ</m:t>
        </m:r>
        <m:r>
          <m:rPr>
            <m:sty m:val="p"/>
          </m:rPr>
          <m:t>=</m:t>
        </m:r>
        <m:f>
          <m:fPr>
            <m:type m:val="bar"/>
          </m:fPr>
          <m:num>
            <m:r>
              <m:t>1</m:t>
            </m:r>
          </m:num>
          <m:den>
            <m:r>
              <m:t>1</m:t>
            </m:r>
            <m:r>
              <m:rPr>
                <m:sty m:val="p"/>
              </m:rPr>
              <m:t>⋅</m:t>
            </m:r>
            <m:rad>
              <m:radPr>
                <m:degHide m:val="on"/>
              </m:radPr>
              <m:deg/>
              <m:e>
                <m:r>
                  <m:t>2</m:t>
                </m:r>
              </m:e>
            </m:rad>
          </m:den>
        </m:f>
      </m:oMath>
      <w:ins w:id="495" w:author="PR Preview" w:date="2026-01-01T00:00:00Z">
        <w:r>
          <w:t xml:space="preserve">, so</w:t>
        </w:r>
      </w:ins>
      <w:ins w:id="496" w:author="PR Preview" w:date="2026-01-01T00:00:00Z">
        <w:r>
          <w:t xml:space="preserve"> </w:t>
        </w:r>
      </w:ins>
      <m:oMath>
        <m:r>
          <m:t>θ</m:t>
        </m:r>
        <m:r>
          <m:rPr>
            <m:sty m:val="p"/>
          </m:rPr>
          <m:t>=</m:t>
        </m:r>
        <m:r>
          <m:t>π</m:t>
        </m:r>
        <m:r>
          <m:rPr>
            <m:sty m:val="p"/>
          </m:rPr>
          <m:t>/</m:t>
        </m:r>
        <m:r>
          <m:t>4</m:t>
        </m:r>
      </m:oMath>
      <w:ins w:id="497" w:author="PR Preview" w:date="2026-01-01T00:00:00Z">
        <w:r>
          <w:t xml:space="preserve">.</w:t>
        </w:r>
      </w:ins>
    </w:p>
    <w:p>
      <w:pPr>
        <w:numPr>
          <w:ilvl w:val="0"/>
          <w:numId w:val="1063"/>
        </w:numPr>
      </w:pPr>
      <m:oMath>
        <m:r>
          <m:rPr>
            <m:sty m:val="p"/>
          </m:rPr>
          <m:t>(</m:t>
        </m:r>
        <m:r>
          <m:t>1</m:t>
        </m:r>
        <m:r>
          <m:rPr>
            <m:sty m:val="p"/>
          </m:rPr>
          <m:t>,</m:t>
        </m:r>
        <m:r>
          <m:t>2</m:t>
        </m:r>
        <m:r>
          <m:rPr>
            <m:sty m:val="p"/>
          </m:rPr>
          <m:t>)</m:t>
        </m:r>
      </m:oMath>
      <w:ins w:id="498" w:author="PR Preview" w:date="2026-01-01T00:00:00Z">
        <w:r>
          <w:t xml:space="preserve"> </w:t>
        </w:r>
      </w:ins>
      <w:ins w:id="499" w:author="PR Preview" w:date="2026-01-01T00:00:00Z">
        <w:r>
          <w:t xml:space="preserve">and</w:t>
        </w:r>
      </w:ins>
      <w:ins w:id="500" w:author="PR Preview" w:date="2026-01-01T00:00:00Z">
        <w:r>
          <w:t xml:space="preserve"> </w:t>
        </w:r>
      </w:ins>
      <m:oMath>
        <m:r>
          <m:rPr>
            <m:sty m:val="p"/>
          </m:rPr>
          <m:t>(</m:t>
        </m:r>
        <m:r>
          <m:rPr>
            <m:sty m:val="p"/>
          </m:rPr>
          <m:t>−</m:t>
        </m:r>
        <m:r>
          <m:t>2</m:t>
        </m:r>
        <m:r>
          <m:rPr>
            <m:sty m:val="p"/>
          </m:rPr>
          <m:t>,</m:t>
        </m:r>
        <m:r>
          <m:t>1</m:t>
        </m:r>
        <m:r>
          <m:rPr>
            <m:sty m:val="p"/>
          </m:rPr>
          <m:t>)</m:t>
        </m:r>
      </m:oMath>
      <w:ins w:id="501" w:author="PR Preview" w:date="2026-01-01T00:00:00Z">
        <w:r>
          <w:t xml:space="preserve">:</w:t>
        </w:r>
      </w:ins>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ins w:id="502" w:author="PR Preview" w:date="2026-01-01T00:00:00Z">
        <w:r>
          <w:t xml:space="preserve">so</w:t>
        </w:r>
      </w:ins>
      <w:ins w:id="503" w:author="PR Preview" w:date="2026-01-01T00:00:00Z">
        <w:r>
          <w:t xml:space="preserve"> </w:t>
        </w:r>
      </w:ins>
      <m:oMath>
        <m:r>
          <m:t>θ</m:t>
        </m:r>
        <m:r>
          <m:rPr>
            <m:sty m:val="p"/>
          </m:rPr>
          <m:t>=</m:t>
        </m:r>
        <m:r>
          <m:t>π</m:t>
        </m:r>
        <m:r>
          <m:rPr>
            <m:sty m:val="p"/>
          </m:rPr>
          <m:t>/</m:t>
        </m:r>
        <m:r>
          <m:t>2</m:t>
        </m:r>
      </m:oMath>
      <w:ins w:id="504" w:author="PR Preview" w:date="2026-01-01T00:00:00Z">
        <w:r>
          <w:t xml:space="preserve">.</w:t>
        </w:r>
      </w:ins>
    </w:p>
    <w:p>
      <w:pPr>
        <w:numPr>
          <w:ilvl w:val="0"/>
          <w:numId w:val="1063"/>
        </w:numPr>
      </w:pPr>
      <m:oMath>
        <m:r>
          <m:rPr>
            <m:sty m:val="p"/>
          </m:rPr>
          <m:t>(</m:t>
        </m:r>
        <m:r>
          <m:t>1</m:t>
        </m:r>
        <m:r>
          <m:rPr>
            <m:sty m:val="p"/>
          </m:rPr>
          <m:t>,</m:t>
        </m:r>
        <m:r>
          <m:t>0</m:t>
        </m:r>
        <m:r>
          <m:rPr>
            <m:sty m:val="p"/>
          </m:rPr>
          <m:t>)</m:t>
        </m:r>
      </m:oMath>
      <w:ins w:id="505" w:author="PR Preview" w:date="2026-01-01T00:00:00Z">
        <w:r>
          <w:t xml:space="preserve"> </w:t>
        </w:r>
      </w:ins>
      <w:ins w:id="506" w:author="PR Preview" w:date="2026-01-01T00:00:00Z">
        <w:r>
          <w:t xml:space="preserve">and</w:t>
        </w:r>
      </w:ins>
      <w:ins w:id="507" w:author="PR Preview" w:date="2026-01-01T00:00:00Z">
        <w:r>
          <w:t xml:space="preserve"> </w:t>
        </w:r>
      </w:ins>
      <m:oMath>
        <m:r>
          <m:rPr>
            <m:sty m:val="p"/>
          </m:rPr>
          <m:t>(</m:t>
        </m:r>
        <m:r>
          <m:rPr>
            <m:sty m:val="p"/>
          </m:rPr>
          <m:t>−</m:t>
        </m:r>
        <m:r>
          <m:t>3</m:t>
        </m:r>
        <m:r>
          <m:rPr>
            <m:sty m:val="p"/>
          </m:rPr>
          <m:t>,</m:t>
        </m:r>
        <m:r>
          <m:t>0</m:t>
        </m:r>
        <m:r>
          <m:rPr>
            <m:sty m:val="p"/>
          </m:rPr>
          <m:t>)</m:t>
        </m:r>
      </m:oMath>
      <w:ins w:id="508" w:author="PR Preview" w:date="2026-01-01T00:00:00Z">
        <w:r>
          <w:t xml:space="preserve">:</w:t>
        </w:r>
      </w:ins>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ins w:id="509" w:author="PR Preview" w:date="2026-01-01T00:00:00Z">
        <w:r>
          <w:t xml:space="preserve">so</w:t>
        </w:r>
      </w:ins>
      <w:ins w:id="510" w:author="PR Preview" w:date="2026-01-01T00:00:00Z">
        <w:r>
          <w:t xml:space="preserve"> </w:t>
        </w:r>
      </w:ins>
      <m:oMath>
        <m:r>
          <m:t>θ</m:t>
        </m:r>
        <m:r>
          <m:rPr>
            <m:sty m:val="p"/>
          </m:rPr>
          <m:t>=</m:t>
        </m:r>
        <m:r>
          <m:t>π</m:t>
        </m:r>
      </m:oMath>
      <w:ins w:id="511" w:author="PR Preview" w:date="2026-01-01T00:00:00Z">
        <w:r>
          <w:t xml:space="preserve">.</w:t>
        </w:r>
      </w:ins>
    </w:p>
    <w:p>
      <w:pPr>
        <w:numPr>
          <w:ilvl w:val="0"/>
          <w:numId w:val="1063"/>
        </w:numPr>
      </w:pPr>
      <m:oMath>
        <m:r>
          <m:rPr>
            <m:sty m:val="p"/>
          </m:rPr>
          <m:t>(</m:t>
        </m:r>
        <m:r>
          <m:t>1</m:t>
        </m:r>
        <m:r>
          <m:rPr>
            <m:sty m:val="p"/>
          </m:rPr>
          <m:t>,</m:t>
        </m:r>
        <m:r>
          <m:t>0</m:t>
        </m:r>
        <m:r>
          <m:rPr>
            <m:sty m:val="p"/>
          </m:rPr>
          <m:t>)</m:t>
        </m:r>
      </m:oMath>
      <w:ins w:id="512" w:author="PR Preview" w:date="2026-01-01T00:00:00Z">
        <w:r>
          <w:t xml:space="preserve"> </w:t>
        </w:r>
      </w:ins>
      <w:ins w:id="513" w:author="PR Preview" w:date="2026-01-01T00:00:00Z">
        <w:r>
          <w:t xml:space="preserve">and</w:t>
        </w:r>
      </w:ins>
      <w:ins w:id="514" w:author="PR Preview" w:date="2026-01-01T00:00:00Z">
        <w:r>
          <w:t xml:space="preserve"> </w:t>
        </w:r>
      </w:ins>
      <w:ins w:id="515" w:author="PR Preview" w:date="2026-01-01T00:00:00Z">
        <w:r>
          <w:t xml:space="preserve">$\mathord{\smash[b]{\underset{\raise.3ex\hbox{$\scriptstyle\sim$}}{0}}\vphantom{0}}$</w:t>
        </w:r>
      </w:ins>
      <w:ins w:id="516" w:author="PR Preview" w:date="2026-01-01T00:00:00Z">
        <w:r>
          <w:t xml:space="preserve">: there is no angle,</w:t>
        </w:r>
      </w:ins>
      <w:ins w:id="517" w:author="PR Preview" w:date="2026-01-01T00:00:00Z">
        <w:r>
          <w:t xml:space="preserve"> </w:t>
        </w:r>
      </w:ins>
      <w:ins w:id="518" w:author="PR Preview" w:date="2026-01-01T00:00:00Z">
        <w:r>
          <w:t xml:space="preserve">because the ratio would divide by</w:t>
        </w:r>
      </w:ins>
      <w:ins w:id="519" w:author="PR Preview" w:date="2026-01-01T00:00:00Z">
        <w:r>
          <w:t xml:space="preserve"> </w:t>
        </w:r>
      </w:ins>
      <w:ins w:id="520" w:author="PR Preview" w:date="2026-01-01T00:00:00Z">
        <w:r>
          <w:t xml:space="preserve">$\mathopen{}\left\lVert\mathord{\smash[b]{\underset{\raise.3ex\hbox{$\scriptstyle\sim$}}{0}}\vphantom{0}}\right\rVert\mathclose{} = 0$</w:t>
        </w:r>
      </w:ins>
      <w:ins w:id="521" w:author="PR Preview" w:date="2026-01-01T00:00:00Z">
        <w:r>
          <w:t xml:space="preserve">.</w:t>
        </w:r>
      </w:ins>
    </w:p>
    <w:bookmarkEnd w:id="388"/>
    <w:bookmarkStart w:id="390" w:name="rem-angle-unit-circle-angle"/>
    <w:p>
      <w:pPr>
        <w:pStyle w:val="FirstParagraph"/>
      </w:pPr>
      <w:ins w:id="522" w:author="PR Preview" w:date="2026-01-01T00:00:00Z">
        <w:r>
          <w:rPr>
            <w:i/>
            <w:iCs/>
          </w:rPr>
          <w:t xml:space="preserve">Remark 26</w:t>
        </w:r>
      </w:ins>
      <w:ins w:id="523" w:author="PR Preview" w:date="2026-01-01T00:00:00Z">
        <w:r>
          <w:t xml:space="preserve"> (How the two angles relate). </w:t>
        </w:r>
      </w:ins>
      <w:ins w:id="524" w:author="PR Preview" w:date="2026-01-01T00:00:00Z">
        <w:r>
          <w:t xml:space="preserve">For nonzero vectors in the plane,</w:t>
        </w:r>
      </w:ins>
      <w:ins w:id="525" w:author="PR Preview" w:date="2026-01-01T00:00:00Z">
        <w:r>
          <w:t xml:space="preserve"> </w:t>
        </w:r>
      </w:ins>
      <w:ins w:id="526" w:author="PR Preview" w:date="2026-01-01T00:00:00Z">
        <w:r>
          <w:t xml:space="preserve">$\mathord{\smash[b]{\underset{\raise.3ex\hbox{$\scriptstyle\sim$}}{x}}\vphantom{x}}, \mathord{\smash[b]{\underset{\raise.3ex\hbox{$\scriptstyle\sim$}}{y}}\vphantom{y}}$</w:t>
        </w:r>
      </w:ins>
      <w:ins w:id="527" w:author="PR Preview" w:date="2026-01-01T00:00:00Z">
        <w:r>
          <w:t xml:space="preserve">,</w:t>
        </w:r>
      </w:ins>
      <w:ins w:id="528" w:author="PR Preview" w:date="2026-01-01T00:00:00Z">
        <w:r>
          <w:t xml:space="preserve"> </w:t>
        </w:r>
      </w:ins>
      <w:ins w:id="529" w:author="PR Preview" w:date="2026-01-01T00:00:00Z">
        <w:r>
          <w:t xml:space="preserve">the</w:t>
        </w:r>
      </w:ins>
      <w:ins w:id="530" w:author="PR Preview" w:date="2026-01-01T00:00:00Z">
        <w:r>
          <w:t xml:space="preserve"> </w:t>
        </w:r>
      </w:ins>
      <w:hyperlink w:anchor="def-angle">
        <w:ins w:id="531" w:author="PR Preview" w:date="2026-01-01T00:00:00Z">
          <w:r>
            <w:rPr>
              <w:rStyle w:val="Hyperlink"/>
            </w:rPr>
            <w:t xml:space="preserve">angle between the vectors</w:t>
          </w:r>
        </w:ins>
      </w:hyperlink>
      <w:ins w:id="532" w:author="PR Preview" w:date="2026-01-01T00:00:00Z">
        <w:r>
          <w:t xml:space="preserve"> </w:t>
        </w:r>
      </w:ins>
      <w:ins w:id="533" w:author="PR Preview" w:date="2026-01-01T00:00:00Z">
        <w:r>
          <w:t xml:space="preserve">is the</w:t>
        </w:r>
      </w:ins>
      <w:ins w:id="534" w:author="PR Preview" w:date="2026-01-01T00:00:00Z">
        <w:r>
          <w:t xml:space="preserve"> </w:t>
        </w:r>
      </w:ins>
      <w:hyperlink r:id="rId389">
        <w:ins w:id="535" w:author="PR Preview" w:date="2026-01-01T00:00:00Z">
          <w:r>
            <w:rPr>
              <w:rStyle w:val="Hyperlink"/>
            </w:rPr>
            <w:t xml:space="preserve">angle on the unit circle</w:t>
          </w:r>
        </w:ins>
      </w:hyperlink>
      <w:ins w:id="536" w:author="PR Preview" w:date="2026-01-01T00:00:00Z">
        <w:r>
          <w:t xml:space="preserve"> </w:t>
        </w:r>
      </w:ins>
      <w:ins w:id="537" w:author="PR Preview" w:date="2026-01-01T00:00:00Z">
        <w:r>
          <w:t xml:space="preserve">between the points</w:t>
        </w:r>
      </w:ins>
      <w:ins w:id="538" w:author="PR Preview" w:date="2026-01-01T00:00:00Z">
        <w:r>
          <w:t xml:space="preserve"> </w:t>
        </w:r>
      </w:ins>
      <w:ins w:id="539" w:author="PR Preview" w:date="2026-01-01T00:00:00Z">
        <w:r>
          <w:t xml:space="preserve">$\mathord{\smash[b]{\underset{\raise.3ex\hbox{$\scriptstyle\sim$}}{x}}\vphantom{x}} / \mathopen{}\left\lVert\mathord{\smash[b]{\underset{\raise.3ex\hbox{$\scriptstyle\sim$}}{x}}\vphantom{x}}\right\rVert\mathclose{}$</w:t>
        </w:r>
      </w:ins>
      <w:ins w:id="540" w:author="PR Preview" w:date="2026-01-01T00:00:00Z">
        <w:r>
          <w:t xml:space="preserve">,</w:t>
        </w:r>
      </w:ins>
      <w:ins w:id="541" w:author="PR Preview" w:date="2026-01-01T00:00:00Z">
        <w:r>
          <w:t xml:space="preserve"> </w:t>
        </w:r>
      </w:ins>
      <w:ins w:id="542" w:author="PR Preview" w:date="2026-01-01T00:00:00Z">
        <w:r>
          <w:t xml:space="preserve">$\mathord{\smash[b]{\underset{\raise.3ex\hbox{$\scriptstyle\sim$}}{y}}\vphantom{y}} / \mathopen{}\left\lVert\mathord{\smash[b]{\underset{\raise.3ex\hbox{$\scriptstyle\sim$}}{y}}\vphantom{y}}\right\rVert\mathclose{}$</w:t>
        </w:r>
      </w:ins>
      <w:ins w:id="543" w:author="PR Preview" w:date="2026-01-01T00:00:00Z">
        <w:r>
          <w:t xml:space="preserve">.</w:t>
        </w:r>
      </w:ins>
      <w:ins w:id="544" w:author="PR Preview" w:date="2026-01-01T00:00:00Z">
        <w:r>
          <w:t xml:space="preserve"> </w:t>
        </w:r>
      </w:ins>
      <w:ins w:id="545" w:author="PR Preview" w:date="2026-01-01T00:00:00Z">
        <w:r>
          <w:t xml:space="preserve">The</w:t>
        </w:r>
      </w:ins>
      <w:ins w:id="546" w:author="PR Preview" w:date="2026-01-01T00:00:00Z">
        <w:r>
          <w:t xml:space="preserve"> </w:t>
        </w:r>
      </w:ins>
      <w:hyperlink w:anchor="def-cosine-similarity">
        <w:ins w:id="547" w:author="PR Preview" w:date="2026-01-01T00:00:00Z">
          <w:r>
            <w:rPr>
              <w:rStyle w:val="Hyperlink"/>
            </w:rPr>
            <w:t xml:space="preserve">cosine similarity</w:t>
          </w:r>
        </w:ins>
      </w:hyperlink>
      <w:ins w:id="548" w:author="PR Preview" w:date="2026-01-01T00:00:00Z">
        <w:r>
          <w:t xml:space="preserve"> </w:t>
        </w:r>
      </w:ins>
      <w:ins w:id="549" w:author="PR Preview" w:date="2026-01-01T00:00:00Z">
        <w:r>
          <w:t xml:space="preserve">of the vectors</w:t>
        </w:r>
      </w:ins>
      <w:ins w:id="550" w:author="PR Preview" w:date="2026-01-01T00:00:00Z">
        <w:r>
          <w:t xml:space="preserve"> </w:t>
        </w:r>
      </w:ins>
      <w:ins w:id="551" w:author="PR Preview" w:date="2026-01-01T00:00:00Z">
        <w:r>
          <w:t xml:space="preserve">is the</w:t>
        </w:r>
      </w:ins>
      <w:ins w:id="552" w:author="PR Preview" w:date="2026-01-01T00:00:00Z">
        <w:r>
          <w:t xml:space="preserve"> </w:t>
        </w:r>
      </w:ins>
      <w:hyperlink w:anchor="def-dot-product">
        <w:ins w:id="553" w:author="PR Preview" w:date="2026-01-01T00:00:00Z">
          <w:r>
            <w:rPr>
              <w:rStyle w:val="Hyperlink"/>
            </w:rPr>
            <w:t xml:space="preserve">dot product</w:t>
          </w:r>
        </w:ins>
      </w:hyperlink>
      <w:ins w:id="554" w:author="PR Preview" w:date="2026-01-01T00:00:00Z">
        <w:r>
          <w:t xml:space="preserve"> </w:t>
        </w:r>
      </w:ins>
      <w:ins w:id="555" w:author="PR Preview" w:date="2026-01-01T00:00:00Z">
        <w:r>
          <w:t xml:space="preserve">of these points.</w:t>
        </w:r>
      </w:ins>
      <w:ins w:id="556" w:author="PR Preview" w:date="2026-01-01T00:00:00Z">
        <w:r>
          <w:t xml:space="preserve"> </w:t>
        </w:r>
      </w:ins>
      <w:ins w:id="557" w:author="PR Preview" w:date="2026-01-01T00:00:00Z">
        <w:r>
          <w:t xml:space="preserve">Rotating the plane puts the first point at</w:t>
        </w:r>
      </w:ins>
      <w:ins w:id="558" w:author="PR Preview" w:date="2026-01-01T00:00:00Z">
        <w:r>
          <w:t xml:space="preserve"> </w:t>
        </w:r>
      </w:ins>
      <m:oMath>
        <m:r>
          <m:rPr>
            <m:sty m:val="p"/>
          </m:rPr>
          <m:t>(</m:t>
        </m:r>
        <m:r>
          <m:t>1</m:t>
        </m:r>
        <m:r>
          <m:rPr>
            <m:sty m:val="p"/>
          </m:rPr>
          <m:t>,</m:t>
        </m:r>
        <m:r>
          <m:t>0</m:t>
        </m:r>
        <m:r>
          <m:rPr>
            <m:sty m:val="p"/>
          </m:rPr>
          <m:t>)</m:t>
        </m:r>
      </m:oMath>
      <w:ins w:id="559" w:author="PR Preview" w:date="2026-01-01T00:00:00Z">
        <w:r>
          <w:t xml:space="preserve">,</w:t>
        </w:r>
      </w:ins>
      <w:ins w:id="560" w:author="PR Preview" w:date="2026-01-01T00:00:00Z">
        <w:r>
          <w:t xml:space="preserve"> </w:t>
        </w:r>
      </w:ins>
      <w:ins w:id="561" w:author="PR Preview" w:date="2026-01-01T00:00:00Z">
        <w:r>
          <w:t xml:space="preserve">with no change to the distance between the points along the circle or to their dot product.</w:t>
        </w:r>
      </w:ins>
      <w:ins w:id="562" w:author="PR Preview" w:date="2026-01-01T00:00:00Z">
        <w:r>
          <w:t xml:space="preserve"> </w:t>
        </w:r>
      </w:ins>
      <w:ins w:id="563" w:author="PR Preview" w:date="2026-01-01T00:00:00Z">
        <w:r>
          <w:t xml:space="preserve">For the angle on the unit circle,</w:t>
        </w:r>
      </w:ins>
      <w:ins w:id="564" w:author="PR Preview" w:date="2026-01-01T00:00:00Z">
        <w:r>
          <w:t xml:space="preserve"> </w:t>
        </w:r>
      </w:ins>
      <m:oMath>
        <m:r>
          <m:t>θ</m:t>
        </m:r>
      </m:oMath>
      <w:ins w:id="565" w:author="PR Preview" w:date="2026-01-01T00:00:00Z">
        <w:r>
          <w:t xml:space="preserve">, the second point is then</w:t>
        </w:r>
      </w:ins>
      <w:ins w:id="566" w:author="PR Preview" w:date="2026-01-01T00:00:00Z">
        <w:r>
          <w:t xml:space="preserve"> </w:t>
        </w:r>
      </w:ins>
      <m:oMath>
        <m:r>
          <m:rPr>
            <m:sty m:val="p"/>
          </m:rPr>
          <m:t>(</m:t>
        </m:r>
        <m:r>
          <m:rPr>
            <m:sty m:val="p"/>
          </m:rPr>
          <m:t>cos</m:t>
        </m:r>
        <m:r>
          <m:t>θ</m:t>
        </m:r>
        <m:r>
          <m:rPr>
            <m:sty m:val="p"/>
          </m:rPr>
          <m:t>,</m:t>
        </m:r>
        <m:r>
          <m:rPr>
            <m:sty m:val="p"/>
          </m:rPr>
          <m:t>±</m:t>
        </m:r>
        <m:r>
          <m:rPr>
            <m:sty m:val="p"/>
          </m:rPr>
          <m:t>sin</m:t>
        </m:r>
        <m:r>
          <m:t>θ</m:t>
        </m:r>
        <m:r>
          <m:rPr>
            <m:sty m:val="p"/>
          </m:rPr>
          <m:t>)</m:t>
        </m:r>
      </m:oMath>
      <w:ins w:id="567" w:author="PR Preview" w:date="2026-01-01T00:00:00Z">
        <w:r>
          <w:t xml:space="preserve">,</w:t>
        </w:r>
      </w:ins>
      <w:ins w:id="568" w:author="PR Preview" w:date="2026-01-01T00:00:00Z">
        <w:r>
          <w:t xml:space="preserve"> </w:t>
        </w:r>
      </w:ins>
      <w:ins w:id="569" w:author="PR Preview" w:date="2026-01-01T00:00:00Z">
        <w:r>
          <w:t xml:space="preserve">so the dot product of the points is</w:t>
        </w:r>
      </w:ins>
      <w:ins w:id="570" w:author="PR Preview" w:date="2026-01-01T00:00:00Z">
        <w:r>
          <w:t xml:space="preserve"> </w:t>
        </w:r>
      </w:ins>
      <m:oMath>
        <m:r>
          <m:rPr>
            <m:sty m:val="p"/>
          </m:rPr>
          <m:t>cos</m:t>
        </m:r>
        <m:r>
          <m:t>θ</m:t>
        </m:r>
      </m:oMath>
      <w:ins w:id="571" w:author="PR Preview" w:date="2026-01-01T00:00:00Z">
        <w:r>
          <w:t xml:space="preserve">.</w:t>
        </w:r>
      </w:ins>
      <w:ins w:id="572" w:author="PR Preview" w:date="2026-01-01T00:00:00Z">
        <w:r>
          <w:t xml:space="preserve"> </w:t>
        </w:r>
      </w:ins>
      <w:ins w:id="573" w:author="PR Preview" w:date="2026-01-01T00:00:00Z">
        <w:r>
          <w:t xml:space="preserve">Applying</w:t>
        </w:r>
      </w:ins>
      <w:ins w:id="574" w:author="PR Preview" w:date="2026-01-01T00:00:00Z">
        <w:r>
          <w:t xml:space="preserve"> </w:t>
        </w:r>
      </w:ins>
      <m:oMath>
        <m:r>
          <m:rPr>
            <m:sty m:val="p"/>
          </m:rPr>
          <m:t>arccos</m:t>
        </m:r>
      </m:oMath>
      <w:ins w:id="575" w:author="PR Preview" w:date="2026-01-01T00:00:00Z">
        <w:r>
          <w:t xml:space="preserve"> </w:t>
        </w:r>
      </w:ins>
      <w:ins w:id="576" w:author="PR Preview" w:date="2026-01-01T00:00:00Z">
        <w:r>
          <w:t xml:space="preserve">to it returns</w:t>
        </w:r>
      </w:ins>
      <w:ins w:id="577" w:author="PR Preview" w:date="2026-01-01T00:00:00Z">
        <w:r>
          <w:t xml:space="preserve"> </w:t>
        </w:r>
      </w:ins>
      <m:oMath>
        <m:r>
          <m:t>θ</m:t>
        </m:r>
      </m:oMath>
      <w:ins w:id="578" w:author="PR Preview" w:date="2026-01-01T00:00:00Z">
        <w:r>
          <w:t xml:space="preserve">, which lies in</w:t>
        </w:r>
      </w:ins>
      <w:ins w:id="579" w:author="PR Preview" w:date="2026-01-01T00:00:00Z">
        <w:r>
          <w:t xml:space="preserve"> </w:t>
        </w:r>
      </w:ins>
      <m:oMath>
        <m:r>
          <m:rPr>
            <m:sty m:val="p"/>
          </m:rPr>
          <m:t>[</m:t>
        </m:r>
        <m:r>
          <m:t>0</m:t>
        </m:r>
        <m:r>
          <m:rPr>
            <m:sty m:val="p"/>
          </m:rPr>
          <m:t>,</m:t>
        </m:r>
        <m:r>
          <m:t>π</m:t>
        </m:r>
        <m:r>
          <m:rPr>
            <m:sty m:val="p"/>
          </m:rPr>
          <m:t>]</m:t>
        </m:r>
      </m:oMath>
      <w:ins w:id="580" w:author="PR Preview" w:date="2026-01-01T00:00:00Z">
        <w:r>
          <w:t xml:space="preserve">.</w:t>
        </w:r>
      </w:ins>
    </w:p>
    <w:bookmarkEnd w:id="390"/>
    <w:bookmarkStart w:id="39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91"/>
    <w:bookmarkStart w:id="392" w:name="cor-cosine-similarity-unit-vectors"/>
    <w:p>
      <w:pPr>
        <w:pStyle w:val="FirstParagraph"/>
      </w:pPr>
      <w:del w:id="581" w:author="PR Preview" w:date="2026-01-01T00:00:00Z">
        <w:r>
          <w:rPr>
            <w:b/>
            <w:bCs/>
          </w:rPr>
          <w:delText xml:space="preserve">Corollary 8 (Cosine similarity of unit vectors is their inner product)</w:delText>
        </w:r>
      </w:del>
      <w:del w:id="582" w:author="PR Preview" w:date="2026-01-01T00:00:00Z">
        <w:r>
          <w:delText xml:space="preserve"> </w:delText>
        </w:r>
      </w:del>
      <w:del w:id="583" w:author="PR Preview" w:date="2026-01-01T00:00:00Z">
        <w:r>
          <w:delText xml:space="preserve">In a real inner product space (</w:delText>
        </w:r>
      </w:del>
      <w:hyperlink w:anchor="def-inner-product-space">
        <w:del w:id="584" w:author="PR Preview" w:date="2026-01-01T00:00:00Z">
          <w:r>
            <w:rPr>
              <w:rStyle w:val="Hyperlink"/>
            </w:rPr>
            <w:delText xml:space="preserve">Definition 69</w:delText>
          </w:r>
        </w:del>
      </w:hyperlink>
      <w:del w:id="585" w:author="PR Preview" w:date="2026-01-01T00:00:00Z">
        <w:r>
          <w:delText xml:space="preserve">),</w:delText>
        </w:r>
      </w:del>
      <w:del w:id="586" w:author="PR Preview" w:date="2026-01-01T00:00:00Z">
        <w:r>
          <w:delText xml:space="preserve"> </w:delText>
        </w:r>
      </w:del>
      <w:del w:id="587" w:author="PR Preview" w:date="2026-01-01T00:00:00Z">
        <w:r>
          <w:delText xml:space="preserve">for all vectors</w:delText>
        </w:r>
      </w:del>
      <w:del w:id="588" w:author="PR Preview" w:date="2026-01-01T00:00:00Z">
        <w:r>
          <w:delText xml:space="preserve"> </w:delText>
        </w:r>
      </w:del>
      <w:del w:id="589" w:author="PR Preview" w:date="2026-01-01T00:00:00Z">
        <w:r>
          <w:delText xml:space="preserve">$\mathord{\smash[b]{\underset{\raise.3ex\hbox{$\scriptstyle\sim$}}{x}}\vphantom{x}}$</w:delText>
        </w:r>
      </w:del>
      <w:del w:id="590" w:author="PR Preview" w:date="2026-01-01T00:00:00Z">
        <w:r>
          <w:delText xml:space="preserve"> </w:delText>
        </w:r>
      </w:del>
      <w:del w:id="591" w:author="PR Preview" w:date="2026-01-01T00:00:00Z">
        <w:r>
          <w:delText xml:space="preserve">and</w:delText>
        </w:r>
      </w:del>
      <w:del w:id="592" w:author="PR Preview" w:date="2026-01-01T00:00:00Z">
        <w:r>
          <w:delText xml:space="preserve"> </w:delText>
        </w:r>
      </w:del>
      <w:del w:id="593" w:author="PR Preview" w:date="2026-01-01T00:00:00Z">
        <w:r>
          <w:delText xml:space="preserve">$\mathord{\smash[b]{\underset{\raise.3ex\hbox{$\scriptstyle\sim$}}{y}}\vphantom{y}}$</w:delText>
        </w:r>
      </w:del>
      <w:del w:id="594" w:author="PR Preview" w:date="2026-01-01T00:00:00Z">
        <w:r>
          <w:delText xml:space="preserve"> </w:delText>
        </w:r>
      </w:del>
      <w:del w:id="595" w:author="PR Preview" w:date="2026-01-01T00:00:00Z">
        <w:r>
          <w:delText xml:space="preserve">with</w:delText>
        </w:r>
      </w:del>
      <w:del w:id="596" w:author="PR Preview" w:date="2026-01-01T00:00:00Z">
        <w:r>
          <w:delText xml:space="preserve"> </w:delText>
        </w:r>
      </w:del>
      <w:del w:id="597" w:author="PR Preview" w:date="2026-01-01T00:00:00Z">
        <w:r>
          <w:delText xml:space="preserve">$\mathopen{}\left\lVert\mathord{\smash[b]{\underset{\raise.3ex\hbox{$\scriptstyle\sim$}}{x}}\vphantom{x}}\right\rVert\mathclose{} = \mathopen{}\left\lVert\mathord{\smash[b]{\underset{\raise.3ex\hbox{$\scriptstyle\sim$}}{y}}\vphantom{y}}\right\rVert\mathclose{} = 1$</w:delText>
        </w:r>
      </w:del>
      <w:del w:id="598" w:author="PR Preview" w:date="2026-01-01T00:00:00Z">
        <w:r>
          <w:delText xml:space="preserve">,</w:delText>
        </w:r>
      </w:del>
    </w:p>
    <w:p>
      <w:pPr>
        <w:pStyle w:val="FirstParagraph"/>
      </w:pPr>
      <w:ins w:id="599" w:author="PR Preview" w:date="2026-01-01T00:00:00Z">
        <w:r>
          <w:rPr>
            <w:b/>
            <w:bCs/>
          </w:rPr>
          <w:t xml:space="preserve">Corollary 7 (Cosine similarity of unit vectors is their inner product)</w:t>
        </w:r>
      </w:ins>
      <w:ins w:id="600" w:author="PR Preview" w:date="2026-01-01T00:00:00Z">
        <w:r>
          <w:t xml:space="preserve"> </w:t>
        </w:r>
      </w:ins>
      <w:ins w:id="601" w:author="PR Preview" w:date="2026-01-01T00:00:00Z">
        <w:r>
          <w:t xml:space="preserve">In a real inner product space (</w:t>
        </w:r>
      </w:ins>
      <w:hyperlink w:anchor="def-inner-product-space">
        <w:ins w:id="602" w:author="PR Preview" w:date="2026-01-01T00:00:00Z">
          <w:r>
            <w:rPr>
              <w:rStyle w:val="Hyperlink"/>
            </w:rPr>
            <w:t xml:space="preserve">Definition 69</w:t>
          </w:r>
        </w:ins>
      </w:hyperlink>
      <w:ins w:id="603" w:author="PR Preview" w:date="2026-01-01T00:00:00Z">
        <w:r>
          <w:t xml:space="preserve">),</w:t>
        </w:r>
      </w:ins>
      <w:ins w:id="604" w:author="PR Preview" w:date="2026-01-01T00:00:00Z">
        <w:r>
          <w:t xml:space="preserve"> </w:t>
        </w:r>
      </w:ins>
      <w:ins w:id="605" w:author="PR Preview" w:date="2026-01-01T00:00:00Z">
        <w:r>
          <w:t xml:space="preserve">for all vectors</w:t>
        </w:r>
      </w:ins>
      <w:ins w:id="606" w:author="PR Preview" w:date="2026-01-01T00:00:00Z">
        <w:r>
          <w:t xml:space="preserve"> </w:t>
        </w:r>
      </w:ins>
      <w:ins w:id="607" w:author="PR Preview" w:date="2026-01-01T00:00:00Z">
        <w:r>
          <w:t xml:space="preserve">$\mathord{\smash[b]{\underset{\raise.3ex\hbox{$\scriptstyle\sim$}}{x}}\vphantom{x}}$</w:t>
        </w:r>
      </w:ins>
      <w:ins w:id="608" w:author="PR Preview" w:date="2026-01-01T00:00:00Z">
        <w:r>
          <w:t xml:space="preserve"> </w:t>
        </w:r>
      </w:ins>
      <w:ins w:id="609" w:author="PR Preview" w:date="2026-01-01T00:00:00Z">
        <w:r>
          <w:t xml:space="preserve">and</w:t>
        </w:r>
      </w:ins>
      <w:ins w:id="610" w:author="PR Preview" w:date="2026-01-01T00:00:00Z">
        <w:r>
          <w:t xml:space="preserve"> </w:t>
        </w:r>
      </w:ins>
      <w:ins w:id="611" w:author="PR Preview" w:date="2026-01-01T00:00:00Z">
        <w:r>
          <w:t xml:space="preserve">$\mathord{\smash[b]{\underset{\raise.3ex\hbox{$\scriptstyle\sim$}}{y}}\vphantom{y}}$</w:t>
        </w:r>
      </w:ins>
      <w:ins w:id="612" w:author="PR Preview" w:date="2026-01-01T00:00:00Z">
        <w:r>
          <w:t xml:space="preserve"> </w:t>
        </w:r>
      </w:ins>
      <w:ins w:id="613" w:author="PR Preview" w:date="2026-01-01T00:00:00Z">
        <w:r>
          <w:t xml:space="preserve">with</w:t>
        </w:r>
      </w:ins>
      <w:ins w:id="614" w:author="PR Preview" w:date="2026-01-01T00:00:00Z">
        <w:r>
          <w:t xml:space="preserve"> </w:t>
        </w:r>
      </w:ins>
      <w:ins w:id="615" w:author="PR Preview" w:date="2026-01-01T00:00:00Z">
        <w:r>
          <w:t xml:space="preserve">$\mathopen{}\left\lVert\mathord{\smash[b]{\underset{\raise.3ex\hbox{$\scriptstyle\sim$}}{x}}\vphantom{x}}\right\rVert\mathclose{} = \mathopen{}\left\lVert\mathord{\smash[b]{\underset{\raise.3ex\hbox{$\scriptstyle\sim$}}{y}}\vphantom{y}}\right\rVert\mathclose{} = 1$</w:t>
        </w:r>
      </w:ins>
      <w:ins w:id="616" w:author="PR Preview" w:date="2026-01-01T00:00:00Z">
        <w:r>
          <w:t xml:space="preserve">,</w:t>
        </w:r>
      </w:ins>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4" w:name="thm-pearson-cosine-centered"/>
    <w:p>
      <w:pPr>
        <w:pStyle w:val="FirstParagraph"/>
      </w:pPr>
      <w:del w:id="617" w:author="PR Preview" w:date="2026-01-01T00:00:00Z">
        <w:r>
          <w:rPr>
            <w:b/>
            <w:bCs/>
          </w:rPr>
          <w:delText xml:space="preserve">Theorem 63 (Pearson correlation is the cosine similarity of the centered vectors)</w:delText>
        </w:r>
      </w:del>
      <w:del w:id="618" w:author="PR Preview" w:date="2026-01-01T00:00:00Z">
        <w:r>
          <w:delText xml:space="preserve"> </w:delText>
        </w:r>
      </w:del>
      <w:del w:id="619" w:author="PR Preview" w:date="2026-01-01T00:00:00Z">
        <w:r>
          <w:delText xml:space="preserve">Let</w:delText>
        </w:r>
      </w:del>
      <w:del w:id="620" w:author="PR Preview" w:date="2026-01-01T00:00:00Z">
        <w:r>
          <w:delText xml:space="preserve"> </w:delText>
        </w:r>
      </w:del>
      <w:del w:id="621" w:author="PR Preview" w:date="2026-01-01T00:00:00Z">
        <w:r>
          <w:delText xml:space="preserve">$\mathord{\smash[b]{\underset{\raise.3ex\hbox{$\scriptstyle\sim$}}{x}}\vphantom{x}}, \mathord{\smash[b]{\underset{\raise.3ex\hbox{$\scriptstyle\sim$}}{y}}\vphantom{y}}\in \mathbb{R}^n$</w:delText>
        </w:r>
      </w:del>
      <w:del w:id="622" w:author="PR Preview" w:date="2026-01-01T00:00:00Z">
        <w:r>
          <w:delText xml:space="preserve"> </w:delText>
        </w:r>
      </w:del>
      <w:del w:id="623" w:author="PR Preview" w:date="2026-01-01T00:00:00Z">
        <w:r>
          <w:delText xml:space="preserve">be two vectors that are not constant,</w:delText>
        </w:r>
      </w:del>
      <w:del w:id="624" w:author="PR Preview" w:date="2026-01-01T00:00:00Z">
        <w:r>
          <w:delText xml:space="preserve"> </w:delText>
        </w:r>
      </w:del>
      <w:del w:id="625" w:author="PR Preview" w:date="2026-01-01T00:00:00Z">
        <w:r>
          <w:delText xml:space="preserve">with means</w:delText>
        </w:r>
      </w:del>
      <w:del w:id="626" w:author="PR Preview" w:date="2026-01-01T00:00:00Z">
        <w:r>
          <w:delText xml:space="preserve"> </w:delText>
        </w:r>
      </w:del>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del w:id="627" w:author="PR Preview" w:date="2026-01-01T00:00:00Z">
        <w:r>
          <w:delText xml:space="preserve"> </w:delText>
        </w:r>
      </w:del>
      <w:del w:id="628" w:author="PR Preview" w:date="2026-01-01T00:00:00Z">
        <w:r>
          <w:delText xml:space="preserve">and</w:delText>
        </w:r>
      </w:del>
      <w:del w:id="629" w:author="PR Preview" w:date="2026-01-01T00:00:00Z">
        <w:r>
          <w:delText xml:space="preserve"> </w:delText>
        </w:r>
      </w:del>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del w:id="630" w:author="PR Preview" w:date="2026-01-01T00:00:00Z">
        <w:r>
          <w:delText xml:space="preserve">.</w:delText>
        </w:r>
      </w:del>
      <w:del w:id="631" w:author="PR Preview" w:date="2026-01-01T00:00:00Z">
        <w:r>
          <w:delText xml:space="preserve"> </w:delText>
        </w:r>
      </w:del>
      <w:del w:id="632" w:author="PR Preview" w:date="2026-01-01T00:00:00Z">
        <w:r>
          <w:delText xml:space="preserve">Write</w:delText>
        </w:r>
      </w:del>
      <w:del w:id="633" w:author="PR Preview" w:date="2026-01-01T00:00:00Z">
        <w:r>
          <w:delText xml:space="preserve"> </w:delText>
        </w:r>
      </w:del>
      <w:del w:id="634" w:author="PR Preview" w:date="2026-01-01T00:00:00Z">
        <w:r>
          <w:delText xml:space="preserve">${\mathord{\smash[b]{\underset{\raise.3ex\hbox{$\scriptstyle\sim$}}{x}}\vphantom{x}}}^{\mathrm{c}} = \mathord{\smash[b]{\underset{\raise.3ex\hbox{$\scriptstyle\sim$}}{x}}\vphantom{x}}- \bar{x}\,\mathord{\smash[b]{\underset{\raise.3ex\hbox{$\scriptstyle\sim$}}{1}}\vphantom{1}}$</w:delText>
        </w:r>
      </w:del>
      <w:del w:id="635" w:author="PR Preview" w:date="2026-01-01T00:00:00Z">
        <w:r>
          <w:delText xml:space="preserve"> </w:delText>
        </w:r>
      </w:del>
      <w:del w:id="636" w:author="PR Preview" w:date="2026-01-01T00:00:00Z">
        <w:r>
          <w:delText xml:space="preserve">and</w:delText>
        </w:r>
      </w:del>
      <w:del w:id="637" w:author="PR Preview" w:date="2026-01-01T00:00:00Z">
        <w:r>
          <w:delText xml:space="preserve"> </w:delText>
        </w:r>
      </w:del>
      <w:del w:id="638" w:author="PR Preview" w:date="2026-01-01T00:00:00Z">
        <w:r>
          <w:delText xml:space="preserve">${\mathord{\smash[b]{\underset{\raise.3ex\hbox{$\scriptstyle\sim$}}{y}}\vphantom{y}}}^{\mathrm{c}} = \mathord{\smash[b]{\underset{\raise.3ex\hbox{$\scriptstyle\sim$}}{y}}\vphantom{y}}- \bar{y}\,\mathord{\smash[b]{\underset{\raise.3ex\hbox{$\scriptstyle\sim$}}{1}}\vphantom{1}}$</w:delText>
        </w:r>
      </w:del>
      <w:del w:id="639" w:author="PR Preview" w:date="2026-01-01T00:00:00Z">
        <w:r>
          <w:delText xml:space="preserve"> </w:delText>
        </w:r>
      </w:del>
      <w:del w:id="640" w:author="PR Preview" w:date="2026-01-01T00:00:00Z">
        <w:r>
          <w:delText xml:space="preserve">for the</w:delText>
        </w:r>
      </w:del>
      <w:del w:id="641" w:author="PR Preview" w:date="2026-01-01T00:00:00Z">
        <w:r>
          <w:delText xml:space="preserve"> </w:delText>
        </w:r>
      </w:del>
      <w:del w:id="642" w:author="PR Preview" w:date="2026-01-01T00:00:00Z">
        <w:r>
          <w:rPr>
            <w:b/>
            <w:bCs/>
          </w:rPr>
          <w:delText xml:space="preserve">centered</w:delText>
        </w:r>
      </w:del>
      <w:del w:id="643" w:author="PR Preview" w:date="2026-01-01T00:00:00Z">
        <w:r>
          <w:delText xml:space="preserve"> </w:delText>
        </w:r>
      </w:del>
      <w:del w:id="644" w:author="PR Preview" w:date="2026-01-01T00:00:00Z">
        <w:r>
          <w:delText xml:space="preserve">vectors, whose means are zero.</w:delText>
        </w:r>
      </w:del>
      <w:del w:id="645" w:author="PR Preview" w:date="2026-01-01T00:00:00Z">
        <w:r>
          <w:delText xml:space="preserve"> </w:delText>
        </w:r>
      </w:del>
      <w:del w:id="646" w:author="PR Preview" w:date="2026-01-01T00:00:00Z">
        <w:r>
          <w:delText xml:space="preserve">Then the</w:delText>
        </w:r>
      </w:del>
      <w:del w:id="647" w:author="PR Preview" w:date="2026-01-01T00:00:00Z">
        <w:r>
          <w:delText xml:space="preserve"> </w:delText>
        </w:r>
      </w:del>
      <w:hyperlink r:id="rId393">
        <w:del w:id="648" w:author="PR Preview" w:date="2026-01-01T00:00:00Z">
          <w:r>
            <w:rPr>
              <w:rStyle w:val="Hyperlink"/>
            </w:rPr>
            <w:delText xml:space="preserve">Pearson correlation coefficient</w:delText>
          </w:r>
        </w:del>
      </w:hyperlink>
      <w:del w:id="649" w:author="PR Preview" w:date="2026-01-01T00:00:00Z">
        <w:r>
          <w:delText xml:space="preserve"> </w:delText>
        </w:r>
      </w:del>
      <m:oMath>
        <m:r>
          <m:t>r</m:t>
        </m:r>
      </m:oMath>
      <w:del w:id="650" w:author="PR Preview" w:date="2026-01-01T00:00:00Z">
        <w:r>
          <w:delText xml:space="preserve"> </w:delText>
        </w:r>
      </w:del>
      <w:del w:id="651" w:author="PR Preview" w:date="2026-01-01T00:00:00Z">
        <w:r>
          <w:delText xml:space="preserve">of the</w:delText>
        </w:r>
      </w:del>
      <w:del w:id="652" w:author="PR Preview" w:date="2026-01-01T00:00:00Z">
        <w:r>
          <w:delText xml:space="preserve"> </w:delText>
        </w:r>
      </w:del>
      <m:oMath>
        <m:r>
          <m:t>n</m:t>
        </m:r>
      </m:oMath>
      <w:del w:id="653" w:author="PR Preview" w:date="2026-01-01T00:00:00Z">
        <w:r>
          <w:delText xml:space="preserve"> </w:delText>
        </w:r>
      </w:del>
      <w:del w:id="654" w:author="PR Preview" w:date="2026-01-01T00:00:00Z">
        <w:r>
          <w:delText xml:space="preserve">pairs</w:delText>
        </w:r>
      </w:del>
      <w:del w:id="655" w:author="PR Preview" w:date="2026-01-01T00:00:00Z">
        <w:r>
          <w:delText xml:space="preserve"> </w:delText>
        </w:r>
      </w:del>
      <m:oMath>
        <m:r>
          <m:rPr>
            <m:sty m:val="p"/>
          </m:rPr>
          <m:t>(</m:t>
        </m:r>
        <m:sSub>
          <m:e>
            <m:r>
              <m:t>x</m:t>
            </m:r>
          </m:e>
          <m:sub>
            <m:r>
              <m:t>i</m:t>
            </m:r>
          </m:sub>
        </m:sSub>
        <m:r>
          <m:rPr>
            <m:sty m:val="p"/>
          </m:rPr>
          <m:t>,</m:t>
        </m:r>
        <m:sSub>
          <m:e>
            <m:r>
              <m:t>y</m:t>
            </m:r>
          </m:e>
          <m:sub>
            <m:r>
              <m:t>i</m:t>
            </m:r>
          </m:sub>
        </m:sSub>
        <m:r>
          <m:rPr>
            <m:sty m:val="p"/>
          </m:rPr>
          <m:t>)</m:t>
        </m:r>
      </m:oMath>
      <w:del w:id="656" w:author="PR Preview" w:date="2026-01-01T00:00:00Z">
        <w:r>
          <w:delText xml:space="preserve"> </w:delText>
        </w:r>
      </w:del>
      <w:del w:id="657" w:author="PR Preview" w:date="2026-01-01T00:00:00Z">
        <w:r>
          <w:delText xml:space="preserve">is the cosine similarity (</w:delText>
        </w:r>
      </w:del>
      <w:hyperlink w:anchor="def-cosine-similarity">
        <w:del w:id="658" w:author="PR Preview" w:date="2026-01-01T00:00:00Z">
          <w:r>
            <w:rPr>
              <w:rStyle w:val="Hyperlink"/>
            </w:rPr>
            <w:delText xml:space="preserve">Definition 75</w:delText>
          </w:r>
        </w:del>
      </w:hyperlink>
      <w:del w:id="659" w:author="PR Preview" w:date="2026-01-01T00:00:00Z">
        <w:r>
          <w:delText xml:space="preserve">) of the centered vectors:</w:delText>
        </w:r>
      </w:del>
    </w:p>
    <w:p>
      <w:pPr>
        <w:pStyle w:val="FirstParagraph"/>
      </w:pPr>
      <w:ins w:id="660" w:author="PR Preview" w:date="2026-01-01T00:00:00Z">
        <w:r>
          <w:rPr>
            <w:b/>
            <w:bCs/>
          </w:rPr>
          <w:t xml:space="preserve">Theorem 63 (Pearson correlation is the cosine similarity of the centered vectors)</w:t>
        </w:r>
      </w:ins>
      <w:ins w:id="661" w:author="PR Preview" w:date="2026-01-01T00:00:00Z">
        <w:r>
          <w:t xml:space="preserve"> </w:t>
        </w:r>
      </w:ins>
      <w:ins w:id="662" w:author="PR Preview" w:date="2026-01-01T00:00:00Z">
        <w:r>
          <w:t xml:space="preserve">Let</w:t>
        </w:r>
      </w:ins>
      <w:ins w:id="663" w:author="PR Preview" w:date="2026-01-01T00:00:00Z">
        <w:r>
          <w:t xml:space="preserve"> </w:t>
        </w:r>
      </w:ins>
      <w:ins w:id="664" w:author="PR Preview" w:date="2026-01-01T00:00:00Z">
        <w:r>
          <w:t xml:space="preserve">$\mathord{\smash[b]{\underset{\raise.3ex\hbox{$\scriptstyle\sim$}}{x}}\vphantom{x}}, \mathord{\smash[b]{\underset{\raise.3ex\hbox{$\scriptstyle\sim$}}{y}}\vphantom{y}}\in \mathbb{R}^n$</w:t>
        </w:r>
      </w:ins>
      <w:ins w:id="665" w:author="PR Preview" w:date="2026-01-01T00:00:00Z">
        <w:r>
          <w:t xml:space="preserve"> </w:t>
        </w:r>
      </w:ins>
      <w:ins w:id="666" w:author="PR Preview" w:date="2026-01-01T00:00:00Z">
        <w:r>
          <w:t xml:space="preserve">be two vectors that are not constant,</w:t>
        </w:r>
      </w:ins>
      <w:ins w:id="667" w:author="PR Preview" w:date="2026-01-01T00:00:00Z">
        <w:r>
          <w:t xml:space="preserve"> </w:t>
        </w:r>
      </w:ins>
      <w:ins w:id="668" w:author="PR Preview" w:date="2026-01-01T00:00:00Z">
        <w:r>
          <w:t xml:space="preserve">with means</w:t>
        </w:r>
      </w:ins>
      <w:ins w:id="669" w:author="PR Preview" w:date="2026-01-01T00:00:00Z">
        <w:r>
          <w:t xml:space="preserve"> </w:t>
        </w:r>
      </w:ins>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ins w:id="670" w:author="PR Preview" w:date="2026-01-01T00:00:00Z">
        <w:r>
          <w:t xml:space="preserve"> </w:t>
        </w:r>
      </w:ins>
      <w:ins w:id="671" w:author="PR Preview" w:date="2026-01-01T00:00:00Z">
        <w:r>
          <w:t xml:space="preserve">and</w:t>
        </w:r>
      </w:ins>
      <w:ins w:id="672" w:author="PR Preview" w:date="2026-01-01T00:00:00Z">
        <w:r>
          <w:t xml:space="preserve"> </w:t>
        </w:r>
      </w:ins>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ins w:id="673" w:author="PR Preview" w:date="2026-01-01T00:00:00Z">
        <w:r>
          <w:t xml:space="preserve">.</w:t>
        </w:r>
      </w:ins>
      <w:ins w:id="674" w:author="PR Preview" w:date="2026-01-01T00:00:00Z">
        <w:r>
          <w:t xml:space="preserve"> </w:t>
        </w:r>
      </w:ins>
      <w:ins w:id="675" w:author="PR Preview" w:date="2026-01-01T00:00:00Z">
        <w:r>
          <w:t xml:space="preserve">Write</w:t>
        </w:r>
      </w:ins>
      <w:ins w:id="676" w:author="PR Preview" w:date="2026-01-01T00:00:00Z">
        <w:r>
          <w:t xml:space="preserve"> </w:t>
        </w:r>
      </w:ins>
      <w:ins w:id="677" w:author="PR Preview" w:date="2026-01-01T00:00:00Z">
        <w:r>
          <w:t xml:space="preserve">${\mathord{\smash[b]{\underset{\raise.3ex\hbox{$\scriptstyle\sim$}}{x}}\vphantom{x}}}^{\mathrm{c}} = \mathord{\smash[b]{\underset{\raise.3ex\hbox{$\scriptstyle\sim$}}{x}}\vphantom{x}}- \bar{x}\,\mathord{\smash[b]{\underset{\raise.3ex\hbox{$\scriptstyle\sim$}}{1}}\vphantom{1}}$</w:t>
        </w:r>
      </w:ins>
      <w:ins w:id="678" w:author="PR Preview" w:date="2026-01-01T00:00:00Z">
        <w:r>
          <w:t xml:space="preserve"> </w:t>
        </w:r>
      </w:ins>
      <w:ins w:id="679" w:author="PR Preview" w:date="2026-01-01T00:00:00Z">
        <w:r>
          <w:t xml:space="preserve">and</w:t>
        </w:r>
      </w:ins>
      <w:ins w:id="680" w:author="PR Preview" w:date="2026-01-01T00:00:00Z">
        <w:r>
          <w:t xml:space="preserve"> </w:t>
        </w:r>
      </w:ins>
      <w:ins w:id="681" w:author="PR Preview" w:date="2026-01-01T00:00:00Z">
        <w:r>
          <w:t xml:space="preserve">${\mathord{\smash[b]{\underset{\raise.3ex\hbox{$\scriptstyle\sim$}}{y}}\vphantom{y}}}^{\mathrm{c}} = \mathord{\smash[b]{\underset{\raise.3ex\hbox{$\scriptstyle\sim$}}{y}}\vphantom{y}}- \bar{y}\,\mathord{\smash[b]{\underset{\raise.3ex\hbox{$\scriptstyle\sim$}}{1}}\vphantom{1}}$</w:t>
        </w:r>
      </w:ins>
      <w:ins w:id="682" w:author="PR Preview" w:date="2026-01-01T00:00:00Z">
        <w:r>
          <w:t xml:space="preserve"> </w:t>
        </w:r>
      </w:ins>
      <w:ins w:id="683" w:author="PR Preview" w:date="2026-01-01T00:00:00Z">
        <w:r>
          <w:t xml:space="preserve">for the</w:t>
        </w:r>
      </w:ins>
      <w:ins w:id="684" w:author="PR Preview" w:date="2026-01-01T00:00:00Z">
        <w:r>
          <w:t xml:space="preserve"> </w:t>
        </w:r>
      </w:ins>
      <w:ins w:id="685" w:author="PR Preview" w:date="2026-01-01T00:00:00Z">
        <w:r>
          <w:rPr>
            <w:b/>
            <w:bCs/>
          </w:rPr>
          <w:t xml:space="preserve">centered</w:t>
        </w:r>
      </w:ins>
      <w:ins w:id="686" w:author="PR Preview" w:date="2026-01-01T00:00:00Z">
        <w:r>
          <w:t xml:space="preserve"> </w:t>
        </w:r>
      </w:ins>
      <w:ins w:id="687" w:author="PR Preview" w:date="2026-01-01T00:00:00Z">
        <w:r>
          <w:t xml:space="preserve">vectors, whose means are zero.</w:t>
        </w:r>
      </w:ins>
      <w:ins w:id="688" w:author="PR Preview" w:date="2026-01-01T00:00:00Z">
        <w:r>
          <w:t xml:space="preserve"> </w:t>
        </w:r>
      </w:ins>
      <w:ins w:id="689" w:author="PR Preview" w:date="2026-01-01T00:00:00Z">
        <w:r>
          <w:t xml:space="preserve">Then the</w:t>
        </w:r>
      </w:ins>
      <w:ins w:id="690" w:author="PR Preview" w:date="2026-01-01T00:00:00Z">
        <w:r>
          <w:t xml:space="preserve"> </w:t>
        </w:r>
      </w:ins>
      <w:hyperlink r:id="rId393">
        <w:ins w:id="691" w:author="PR Preview" w:date="2026-01-01T00:00:00Z">
          <w:r>
            <w:rPr>
              <w:rStyle w:val="Hyperlink"/>
            </w:rPr>
            <w:t xml:space="preserve">Pearson correlation coefficient</w:t>
          </w:r>
        </w:ins>
      </w:hyperlink>
      <w:ins w:id="692" w:author="PR Preview" w:date="2026-01-01T00:00:00Z">
        <w:r>
          <w:t xml:space="preserve"> </w:t>
        </w:r>
      </w:ins>
      <m:oMath>
        <m:r>
          <m:t>r</m:t>
        </m:r>
      </m:oMath>
      <w:ins w:id="693" w:author="PR Preview" w:date="2026-01-01T00:00:00Z">
        <w:r>
          <w:t xml:space="preserve"> </w:t>
        </w:r>
      </w:ins>
      <w:ins w:id="694" w:author="PR Preview" w:date="2026-01-01T00:00:00Z">
        <w:r>
          <w:t xml:space="preserve">of the</w:t>
        </w:r>
      </w:ins>
      <w:ins w:id="695" w:author="PR Preview" w:date="2026-01-01T00:00:00Z">
        <w:r>
          <w:t xml:space="preserve"> </w:t>
        </w:r>
      </w:ins>
      <m:oMath>
        <m:r>
          <m:t>n</m:t>
        </m:r>
      </m:oMath>
      <w:ins w:id="696" w:author="PR Preview" w:date="2026-01-01T00:00:00Z">
        <w:r>
          <w:t xml:space="preserve"> </w:t>
        </w:r>
      </w:ins>
      <w:ins w:id="697" w:author="PR Preview" w:date="2026-01-01T00:00:00Z">
        <w:r>
          <w:t xml:space="preserve">pairs</w:t>
        </w:r>
      </w:ins>
      <w:ins w:id="698" w:author="PR Preview" w:date="2026-01-01T00:00:00Z">
        <w:r>
          <w:t xml:space="preserve"> </w:t>
        </w:r>
      </w:ins>
      <m:oMath>
        <m:r>
          <m:rPr>
            <m:sty m:val="p"/>
          </m:rPr>
          <m:t>(</m:t>
        </m:r>
        <m:sSub>
          <m:e>
            <m:r>
              <m:t>x</m:t>
            </m:r>
          </m:e>
          <m:sub>
            <m:r>
              <m:t>i</m:t>
            </m:r>
          </m:sub>
        </m:sSub>
        <m:r>
          <m:rPr>
            <m:sty m:val="p"/>
          </m:rPr>
          <m:t>,</m:t>
        </m:r>
        <m:sSub>
          <m:e>
            <m:r>
              <m:t>y</m:t>
            </m:r>
          </m:e>
          <m:sub>
            <m:r>
              <m:t>i</m:t>
            </m:r>
          </m:sub>
        </m:sSub>
        <m:r>
          <m:rPr>
            <m:sty m:val="p"/>
          </m:rPr>
          <m:t>)</m:t>
        </m:r>
      </m:oMath>
      <w:ins w:id="699" w:author="PR Preview" w:date="2026-01-01T00:00:00Z">
        <w:r>
          <w:t xml:space="preserve"> </w:t>
        </w:r>
      </w:ins>
      <w:ins w:id="700" w:author="PR Preview" w:date="2026-01-01T00:00:00Z">
        <w:r>
          <w:t xml:space="preserve">is the cosine similarity (</w:t>
        </w:r>
      </w:ins>
      <w:hyperlink w:anchor="def-cosine-similarity">
        <w:ins w:id="701" w:author="PR Preview" w:date="2026-01-01T00:00:00Z">
          <w:r>
            <w:rPr>
              <w:rStyle w:val="Hyperlink"/>
            </w:rPr>
            <w:t xml:space="preserve">Definition 74</w:t>
          </w:r>
        </w:ins>
      </w:hyperlink>
      <w:ins w:id="702" w:author="PR Preview" w:date="2026-01-01T00:00:00Z">
        <w:r>
          <w:t xml:space="preserve">) of the centered vectors:</w:t>
        </w:r>
      </w:ins>
    </w:p>
    <w:p>
      <w:pPr>
        <w:pStyle w:val="BodyText"/>
      </w:pPr>
      <w:r>
        <w:t xml:space="preserve">$$
    r = \operatorname{cossim}({\mathord{\smash[b]{\underset{\raise.3ex\hbox{$\scriptstyle\sim$}}{x}}\vphantom{x}}}^{\mathrm{c}}, {\mathord{\smash[b]{\underset{\raise.3ex\hbox{$\scriptstyle\sim$}}{y}}\vphantom{y}}}^{\mathrm{c}}).
    $$</w:t>
      </w:r>
    </w:p>
    <w:bookmarkEnd w:id="39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5"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5"/>
    <w:bookmarkStart w:id="396" w:name="cor-pearson-angle"/>
    <w:p>
      <w:pPr>
        <w:pStyle w:val="BodyText"/>
      </w:pPr>
      <w:ins w:id="703" w:author="PR Preview" w:date="2026-01-01T00:00:00Z">
        <w:r>
          <w:rPr>
            <w:b/>
            <w:bCs/>
          </w:rPr>
          <w:t xml:space="preserve">Corollary 8 (Pearson correlation is the cosine of the angle between the centered vectors)</w:t>
        </w:r>
      </w:ins>
      <w:ins w:id="704" w:author="PR Preview" w:date="2026-01-01T00:00:00Z">
        <w:r>
          <w:t xml:space="preserve"> </w:t>
        </w:r>
      </w:ins>
      <w:ins w:id="705" w:author="PR Preview" w:date="2026-01-01T00:00:00Z">
        <w:r>
          <w:t xml:space="preserve">For the two data vectors</w:t>
        </w:r>
      </w:ins>
      <w:ins w:id="706" w:author="PR Preview" w:date="2026-01-01T00:00:00Z">
        <w:r>
          <w:t xml:space="preserve"> </w:t>
        </w:r>
      </w:ins>
      <w:ins w:id="707" w:author="PR Preview" w:date="2026-01-01T00:00:00Z">
        <w:r>
          <w:t xml:space="preserve">$\mathord{\smash[b]{\underset{\raise.3ex\hbox{$\scriptstyle\sim$}}{x}}\vphantom{x}}, \mathord{\smash[b]{\underset{\raise.3ex\hbox{$\scriptstyle\sim$}}{y}}\vphantom{y}}\in \mathbb{R}^n$</w:t>
        </w:r>
      </w:ins>
      <w:ins w:id="708" w:author="PR Preview" w:date="2026-01-01T00:00:00Z">
        <w:r>
          <w:t xml:space="preserve"> </w:t>
        </w:r>
      </w:ins>
      <w:ins w:id="709" w:author="PR Preview" w:date="2026-01-01T00:00:00Z">
        <w:r>
          <w:t xml:space="preserve">of</w:t>
        </w:r>
      </w:ins>
      <w:ins w:id="710" w:author="PR Preview" w:date="2026-01-01T00:00:00Z">
        <w:r>
          <w:t xml:space="preserve"> </w:t>
        </w:r>
      </w:ins>
      <w:hyperlink w:anchor="thm-pearson-cosine-centered">
        <w:ins w:id="711" w:author="PR Preview" w:date="2026-01-01T00:00:00Z">
          <w:r>
            <w:rPr>
              <w:rStyle w:val="Hyperlink"/>
            </w:rPr>
            <w:t xml:space="preserve">Theorem 63</w:t>
          </w:r>
        </w:ins>
      </w:hyperlink>
      <w:ins w:id="712" w:author="PR Preview" w:date="2026-01-01T00:00:00Z">
        <w:r>
          <w:t xml:space="preserve">,</w:t>
        </w:r>
      </w:ins>
      <w:ins w:id="713" w:author="PR Preview" w:date="2026-01-01T00:00:00Z">
        <w:r>
          <w:t xml:space="preserve"> </w:t>
        </w:r>
      </w:ins>
      <w:ins w:id="714" w:author="PR Preview" w:date="2026-01-01T00:00:00Z">
        <w:r>
          <w:t xml:space="preserve">the centered vectors</w:t>
        </w:r>
      </w:ins>
      <w:ins w:id="715" w:author="PR Preview" w:date="2026-01-01T00:00:00Z">
        <w:r>
          <w:t xml:space="preserve"> </w:t>
        </w:r>
      </w:ins>
      <w:ins w:id="716" w:author="PR Preview" w:date="2026-01-01T00:00:00Z">
        <w:r>
          <w:t xml:space="preserve">${\mathord{\smash[b]{\underset{\raise.3ex\hbox{$\scriptstyle\sim$}}{x}}\vphantom{x}}}^{\mathrm{c}}$</w:t>
        </w:r>
      </w:ins>
      <w:ins w:id="717" w:author="PR Preview" w:date="2026-01-01T00:00:00Z">
        <w:r>
          <w:t xml:space="preserve">,</w:t>
        </w:r>
      </w:ins>
      <w:ins w:id="718" w:author="PR Preview" w:date="2026-01-01T00:00:00Z">
        <w:r>
          <w:t xml:space="preserve"> </w:t>
        </w:r>
      </w:ins>
      <w:ins w:id="719" w:author="PR Preview" w:date="2026-01-01T00:00:00Z">
        <w:r>
          <w:t xml:space="preserve">${\mathord{\smash[b]{\underset{\raise.3ex\hbox{$\scriptstyle\sim$}}{y}}\vphantom{y}}}^{\mathrm{c}}$</w:t>
        </w:r>
      </w:ins>
      <w:ins w:id="720" w:author="PR Preview" w:date="2026-01-01T00:00:00Z">
        <w:r>
          <w:t xml:space="preserve"> </w:t>
        </w:r>
      </w:ins>
      <w:ins w:id="721" w:author="PR Preview" w:date="2026-01-01T00:00:00Z">
        <w:r>
          <w:t xml:space="preserve">are nonzero,</w:t>
        </w:r>
      </w:ins>
      <w:ins w:id="722" w:author="PR Preview" w:date="2026-01-01T00:00:00Z">
        <w:r>
          <w:t xml:space="preserve"> </w:t>
        </w:r>
      </w:ins>
      <w:ins w:id="723" w:author="PR Preview" w:date="2026-01-01T00:00:00Z">
        <w:r>
          <w:t xml:space="preserve">so they have an</w:t>
        </w:r>
      </w:ins>
      <w:ins w:id="724" w:author="PR Preview" w:date="2026-01-01T00:00:00Z">
        <w:r>
          <w:t xml:space="preserve"> </w:t>
        </w:r>
      </w:ins>
      <w:hyperlink w:anchor="def-angle">
        <w:ins w:id="725" w:author="PR Preview" w:date="2026-01-01T00:00:00Z">
          <w:r>
            <w:rPr>
              <w:rStyle w:val="Hyperlink"/>
            </w:rPr>
            <w:t xml:space="preserve">angle</w:t>
          </w:r>
        </w:ins>
      </w:hyperlink>
      <w:ins w:id="726" w:author="PR Preview" w:date="2026-01-01T00:00:00Z">
        <w:r>
          <w:t xml:space="preserve"> </w:t>
        </w:r>
      </w:ins>
      <m:oMath>
        <m:r>
          <m:t>θ</m:t>
        </m:r>
      </m:oMath>
      <w:ins w:id="727" w:author="PR Preview" w:date="2026-01-01T00:00:00Z">
        <w:r>
          <w:t xml:space="preserve">.</w:t>
        </w:r>
      </w:ins>
      <w:ins w:id="728" w:author="PR Preview" w:date="2026-01-01T00:00:00Z">
        <w:r>
          <w:t xml:space="preserve"> </w:t>
        </w:r>
      </w:ins>
      <w:ins w:id="729" w:author="PR Preview" w:date="2026-01-01T00:00:00Z">
        <w:r>
          <w:t xml:space="preserve">The</w:t>
        </w:r>
      </w:ins>
      <w:ins w:id="730" w:author="PR Preview" w:date="2026-01-01T00:00:00Z">
        <w:r>
          <w:t xml:space="preserve"> </w:t>
        </w:r>
      </w:ins>
      <w:hyperlink r:id="rId393">
        <w:ins w:id="731" w:author="PR Preview" w:date="2026-01-01T00:00:00Z">
          <w:r>
            <w:rPr>
              <w:rStyle w:val="Hyperlink"/>
            </w:rPr>
            <w:t xml:space="preserve">Pearson correlation coefficient</w:t>
          </w:r>
        </w:ins>
      </w:hyperlink>
      <w:ins w:id="732" w:author="PR Preview" w:date="2026-01-01T00:00:00Z">
        <w:r>
          <w:t xml:space="preserve"> </w:t>
        </w:r>
      </w:ins>
      <m:oMath>
        <m:r>
          <m:t>r</m:t>
        </m:r>
      </m:oMath>
      <w:ins w:id="733" w:author="PR Preview" w:date="2026-01-01T00:00:00Z">
        <w:r>
          <w:t xml:space="preserve"> </w:t>
        </w:r>
      </w:ins>
      <w:ins w:id="734" w:author="PR Preview" w:date="2026-01-01T00:00:00Z">
        <w:r>
          <w:t xml:space="preserve">satisfies</w:t>
        </w:r>
      </w:ins>
    </w:p>
    <w:p>
      <w:pPr>
        <w:pStyle w:val="BodyText"/>
      </w:pPr>
      <m:oMathPara>
        <m:oMathParaPr>
          <m:jc m:val="center"/>
        </m:oMathParaPr>
        <m:oMath>
          <m:r>
            <m:t>r</m:t>
          </m:r>
          <m:r>
            <m:rPr>
              <m:sty m:val="p"/>
            </m:rPr>
            <m:t>=</m:t>
          </m:r>
          <m:r>
            <m:rPr>
              <m:sty m:val="p"/>
            </m:rPr>
            <m:t>cos</m:t>
          </m:r>
          <m:r>
            <m:t>θ</m:t>
          </m:r>
          <m:r>
            <m:rPr>
              <m:sty m:val="p"/>
            </m:rPr>
            <m:t>.</m:t>
          </m:r>
        </m:oMath>
      </m:oMathPara>
    </w:p>
    <w:bookmarkEnd w:id="396"/>
    <w:p>
      <w:pPr>
        <w:pStyle w:val="FirstParagraph"/>
      </w:pPr>
      <w:ins w:id="735" w:author="PR Preview" w:date="2026-01-01T00:00:00Z">
        <w:r>
          <w:rPr>
            <w:i/>
            <w:iCs/>
          </w:rPr>
          <w:t xml:space="preserve">Proof</w:t>
        </w:r>
      </w:ins>
      <w:ins w:id="736" w:author="PR Preview" w:date="2026-01-01T00:00:00Z">
        <w:r>
          <w:t xml:space="preserve">. </w:t>
        </w:r>
      </w:ins>
      <w:ins w:id="737" w:author="PR Preview" w:date="2026-01-01T00:00:00Z">
        <w:r>
          <w:t xml:space="preserve">By</w:t>
        </w:r>
      </w:ins>
      <w:ins w:id="738" w:author="PR Preview" w:date="2026-01-01T00:00:00Z">
        <w:r>
          <w:t xml:space="preserve"> </w:t>
        </w:r>
      </w:ins>
      <w:hyperlink w:anchor="thm-pearson-cosine-centered">
        <w:ins w:id="739" w:author="PR Preview" w:date="2026-01-01T00:00:00Z">
          <w:r>
            <w:rPr>
              <w:rStyle w:val="Hyperlink"/>
            </w:rPr>
            <w:t xml:space="preserve">Theorem 63</w:t>
          </w:r>
        </w:ins>
      </w:hyperlink>
      <w:ins w:id="740" w:author="PR Preview" w:date="2026-01-01T00:00:00Z">
        <w:r>
          <w:t xml:space="preserve">,</w:t>
        </w:r>
      </w:ins>
      <w:ins w:id="741" w:author="PR Preview" w:date="2026-01-01T00:00:00Z">
        <w:r>
          <w:t xml:space="preserve"> </w:t>
        </w:r>
      </w:ins>
      <w:ins w:id="742" w:author="PR Preview" w:date="2026-01-01T00:00:00Z">
        <w:r>
          <w:t xml:space="preserve">$r = \operatorname{cossim}({\mathord{\smash[b]{\underset{\raise.3ex\hbox{$\scriptstyle\sim$}}{x}}\vphantom{x}}}^{\mathrm{c}}, {\mathord{\smash[b]{\underset{\raise.3ex\hbox{$\scriptstyle\sim$}}{y}}\vphantom{y}}}^{\mathrm{c}})$</w:t>
        </w:r>
      </w:ins>
      <w:ins w:id="743" w:author="PR Preview" w:date="2026-01-01T00:00:00Z">
        <w:r>
          <w:t xml:space="preserve">.</w:t>
        </w:r>
      </w:ins>
      <w:ins w:id="744" w:author="PR Preview" w:date="2026-01-01T00:00:00Z">
        <w:r>
          <w:t xml:space="preserve"> </w:t>
        </w:r>
      </w:ins>
      <w:ins w:id="745" w:author="PR Preview" w:date="2026-01-01T00:00:00Z">
        <w:r>
          <w:t xml:space="preserve">By</w:t>
        </w:r>
      </w:ins>
      <w:ins w:id="746" w:author="PR Preview" w:date="2026-01-01T00:00:00Z">
        <w:r>
          <w:t xml:space="preserve"> </w:t>
        </w:r>
      </w:ins>
      <w:hyperlink w:anchor="def-angle">
        <w:ins w:id="747" w:author="PR Preview" w:date="2026-01-01T00:00:00Z">
          <w:r>
            <w:rPr>
              <w:rStyle w:val="Hyperlink"/>
            </w:rPr>
            <w:t xml:space="preserve">Definition 75</w:t>
          </w:r>
        </w:ins>
      </w:hyperlink>
      <w:ins w:id="748" w:author="PR Preview" w:date="2026-01-01T00:00:00Z">
        <w:r>
          <w:t xml:space="preserve">,</w:t>
        </w:r>
      </w:ins>
      <w:ins w:id="749" w:author="PR Preview" w:date="2026-01-01T00:00:00Z">
        <w:r>
          <w:t xml:space="preserve"> </w:t>
        </w:r>
      </w:ins>
      <w:ins w:id="750" w:author="PR Preview" w:date="2026-01-01T00:00:00Z">
        <w:r>
          <w:t xml:space="preserve">$\theta= \arccos\mathopen{}\left(\operatorname{cossim}({\mathord{\smash[b]{\underset{\raise.3ex\hbox{$\scriptstyle\sim$}}{x}}\vphantom{x}}}^{\mathrm{c}}, {\mathord{\smash[b]{\underset{\raise.3ex\hbox{$\scriptstyle\sim$}}{y}}\vphantom{y}}}^{\mathrm{c}})\right)\mathclose{}$</w:t>
        </w:r>
      </w:ins>
      <w:ins w:id="751" w:author="PR Preview" w:date="2026-01-01T00:00:00Z">
        <w:r>
          <w:t xml:space="preserve">,</w:t>
        </w:r>
      </w:ins>
      <w:ins w:id="752" w:author="PR Preview" w:date="2026-01-01T00:00:00Z">
        <w:r>
          <w:t xml:space="preserve"> </w:t>
        </w:r>
      </w:ins>
      <w:ins w:id="753" w:author="PR Preview" w:date="2026-01-01T00:00:00Z">
        <w:r>
          <w:t xml:space="preserve">so</w:t>
        </w:r>
      </w:ins>
      <w:ins w:id="754" w:author="PR Preview" w:date="2026-01-01T00:00:00Z">
        <w:r>
          <w:t xml:space="preserve"> </w:t>
        </w:r>
      </w:ins>
      <w:ins w:id="755" w:author="PR Preview" w:date="2026-01-01T00:00:00Z">
        <w:r>
          <w:t xml:space="preserve">$\cos\theta= \operatorname{cossim}({\mathord{\smash[b]{\underset{\raise.3ex\hbox{$\scriptstyle\sim$}}{x}}\vphantom{x}}}^{\mathrm{c}}, {\mathord{\smash[b]{\underset{\raise.3ex\hbox{$\scriptstyle\sim$}}{y}}\vphantom{y}}}^{\mathrm{c}})$</w:t>
        </w:r>
      </w:ins>
      <w:ins w:id="756" w:author="PR Preview" w:date="2026-01-01T00:00:00Z">
        <w:r>
          <w:t xml:space="preserve"> </w:t>
        </w:r>
      </w:ins>
      <w:ins w:id="757" w:author="PR Preview" w:date="2026-01-01T00:00:00Z">
        <w:r>
          <w:t xml:space="preserve">(</w:t>
        </w:r>
      </w:ins>
      <w:hyperlink w:anchor="rem-angle-well-defined">
        <w:ins w:id="758" w:author="PR Preview" w:date="2026-01-01T00:00:00Z">
          <w:r>
            <w:rPr>
              <w:rStyle w:val="Hyperlink"/>
            </w:rPr>
            <w:t xml:space="preserve">Remark 25</w:t>
          </w:r>
        </w:ins>
      </w:hyperlink>
      <w:ins w:id="759" w:author="PR Preview" w:date="2026-01-01T00:00:00Z">
        <w:r>
          <w:t xml:space="preserve">).</w:t>
        </w:r>
      </w:ins>
    </w:p>
    <w:bookmarkStart w:id="397" w:name="exm-pearson-angle"/>
    <w:p>
      <w:pPr>
        <w:pStyle w:val="BodyText"/>
      </w:pPr>
      <w:ins w:id="760" w:author="PR Preview" w:date="2026-01-01T00:00:00Z">
        <w:r>
          <w:rPr>
            <w:b/>
            <w:bCs/>
          </w:rPr>
          <w:t xml:space="preserve">Example 115 (A correlation of one half is an angle of sixty degrees)</w:t>
        </w:r>
      </w:ins>
      <w:ins w:id="761" w:author="PR Preview" w:date="2026-01-01T00:00:00Z">
        <w:r>
          <w:t xml:space="preserve"> </w:t>
        </w:r>
      </w:ins>
      <w:ins w:id="762" w:author="PR Preview" w:date="2026-01-01T00:00:00Z">
        <w:r>
          <w:t xml:space="preserve">In</w:t>
        </w:r>
      </w:ins>
      <w:ins w:id="763" w:author="PR Preview" w:date="2026-01-01T00:00:00Z">
        <w:r>
          <w:t xml:space="preserve"> </w:t>
        </w:r>
      </w:ins>
      <w:hyperlink w:anchor="exm-pearson-cosine-centered">
        <w:ins w:id="764" w:author="PR Preview" w:date="2026-01-01T00:00:00Z">
          <w:r>
            <w:rPr>
              <w:rStyle w:val="Hyperlink"/>
            </w:rPr>
            <w:t xml:space="preserve">Example 114</w:t>
          </w:r>
        </w:ins>
      </w:hyperlink>
      <w:ins w:id="765" w:author="PR Preview" w:date="2026-01-01T00:00:00Z">
        <w:r>
          <w:t xml:space="preserve">, the correlation is</w:t>
        </w:r>
      </w:ins>
      <w:ins w:id="766" w:author="PR Preview" w:date="2026-01-01T00:00:00Z">
        <w:r>
          <w:t xml:space="preserve"> </w:t>
        </w:r>
      </w:ins>
      <m:oMath>
        <m:r>
          <m:t>r</m:t>
        </m:r>
        <m:r>
          <m:rPr>
            <m:sty m:val="p"/>
          </m:rPr>
          <m:t>=</m:t>
        </m:r>
        <m:r>
          <m:t>1</m:t>
        </m:r>
        <m:r>
          <m:rPr>
            <m:sty m:val="p"/>
          </m:rPr>
          <m:t>/</m:t>
        </m:r>
        <m:r>
          <m:t>2</m:t>
        </m:r>
      </m:oMath>
      <w:ins w:id="767" w:author="PR Preview" w:date="2026-01-01T00:00:00Z">
        <w:r>
          <w:t xml:space="preserve">, for the data vectors</w:t>
        </w:r>
      </w:ins>
      <w:ins w:id="768" w:author="PR Preview" w:date="2026-01-01T00:00:00Z">
        <w:r>
          <w:t xml:space="preserve"> </w:t>
        </w:r>
      </w:ins>
      <w:ins w:id="769" w:author="PR Preview" w:date="2026-01-01T00:00:00Z">
        <w:r>
          <w:t xml:space="preserve">$\mathord{\smash[b]{\underset{\raise.3ex\hbox{$\scriptstyle\sim$}}{x}}\vphantom{x}}= (1, 2, 3)$</w:t>
        </w:r>
      </w:ins>
      <w:ins w:id="770" w:author="PR Preview" w:date="2026-01-01T00:00:00Z">
        <w:r>
          <w:t xml:space="preserve">,</w:t>
        </w:r>
      </w:ins>
      <w:ins w:id="771" w:author="PR Preview" w:date="2026-01-01T00:00:00Z">
        <w:r>
          <w:t xml:space="preserve"> </w:t>
        </w:r>
      </w:ins>
      <w:ins w:id="772" w:author="PR Preview" w:date="2026-01-01T00:00:00Z">
        <w:r>
          <w:t xml:space="preserve">$\mathord{\smash[b]{\underset{\raise.3ex\hbox{$\scriptstyle\sim$}}{y}}\vphantom{y}}= (1, 3, 2)$</w:t>
        </w:r>
      </w:ins>
      <w:ins w:id="773" w:author="PR Preview" w:date="2026-01-01T00:00:00Z">
        <w:r>
          <w:t xml:space="preserve">.</w:t>
        </w:r>
      </w:ins>
      <w:ins w:id="774" w:author="PR Preview" w:date="2026-01-01T00:00:00Z">
        <w:r>
          <w:t xml:space="preserve"> </w:t>
        </w:r>
      </w:ins>
      <w:ins w:id="775" w:author="PR Preview" w:date="2026-01-01T00:00:00Z">
        <w:r>
          <w:t xml:space="preserve">By</w:t>
        </w:r>
      </w:ins>
      <w:ins w:id="776" w:author="PR Preview" w:date="2026-01-01T00:00:00Z">
        <w:r>
          <w:t xml:space="preserve"> </w:t>
        </w:r>
      </w:ins>
      <w:hyperlink w:anchor="cor-pearson-angle">
        <w:ins w:id="777" w:author="PR Preview" w:date="2026-01-01T00:00:00Z">
          <w:r>
            <w:rPr>
              <w:rStyle w:val="Hyperlink"/>
            </w:rPr>
            <w:t xml:space="preserve">Corollary 8</w:t>
          </w:r>
        </w:ins>
      </w:hyperlink>
      <w:ins w:id="778" w:author="PR Preview" w:date="2026-01-01T00:00:00Z">
        <w:r>
          <w:t xml:space="preserve">, the</w:t>
        </w:r>
      </w:ins>
      <w:ins w:id="779" w:author="PR Preview" w:date="2026-01-01T00:00:00Z">
        <w:r>
          <w:t xml:space="preserve"> </w:t>
        </w:r>
      </w:ins>
      <w:hyperlink w:anchor="def-angle">
        <w:ins w:id="780" w:author="PR Preview" w:date="2026-01-01T00:00:00Z">
          <w:r>
            <w:rPr>
              <w:rStyle w:val="Hyperlink"/>
            </w:rPr>
            <w:t xml:space="preserve">angle</w:t>
          </w:r>
        </w:ins>
      </w:hyperlink>
      <w:ins w:id="781" w:author="PR Preview" w:date="2026-01-01T00:00:00Z">
        <w:r>
          <w:t xml:space="preserve"> </w:t>
        </w:r>
      </w:ins>
      <m:oMath>
        <m:r>
          <m:t>θ</m:t>
        </m:r>
      </m:oMath>
      <w:ins w:id="782" w:author="PR Preview" w:date="2026-01-01T00:00:00Z">
        <w:r>
          <w:t xml:space="preserve"> </w:t>
        </w:r>
      </w:ins>
      <w:ins w:id="783" w:author="PR Preview" w:date="2026-01-01T00:00:00Z">
        <w:r>
          <w:t xml:space="preserve">between the centered vectors</w:t>
        </w:r>
      </w:ins>
      <w:ins w:id="784" w:author="PR Preview" w:date="2026-01-01T00:00:00Z">
        <w:r>
          <w:t xml:space="preserve"> </w:t>
        </w:r>
      </w:ins>
      <w:ins w:id="785" w:author="PR Preview" w:date="2026-01-01T00:00:00Z">
        <w:r>
          <w:t xml:space="preserve">${\mathord{\smash[b]{\underset{\raise.3ex\hbox{$\scriptstyle\sim$}}{x}}\vphantom{x}}}^{\mathrm{c}} = (-1, 0, 1)$</w:t>
        </w:r>
      </w:ins>
      <w:ins w:id="786" w:author="PR Preview" w:date="2026-01-01T00:00:00Z">
        <w:r>
          <w:t xml:space="preserve">,</w:t>
        </w:r>
      </w:ins>
      <w:ins w:id="787" w:author="PR Preview" w:date="2026-01-01T00:00:00Z">
        <w:r>
          <w:t xml:space="preserve"> </w:t>
        </w:r>
      </w:ins>
      <w:ins w:id="788" w:author="PR Preview" w:date="2026-01-01T00:00:00Z">
        <w:r>
          <w:t xml:space="preserve">${\mathord{\smash[b]{\underset{\raise.3ex\hbox{$\scriptstyle\sim$}}{y}}\vphantom{y}}}^{\mathrm{c}} = (-1, 1, 0)$</w:t>
        </w:r>
      </w:ins>
      <w:ins w:id="789" w:author="PR Preview" w:date="2026-01-01T00:00:00Z">
        <w:r>
          <w:t xml:space="preserve"> </w:t>
        </w:r>
      </w:ins>
      <w:ins w:id="790" w:author="PR Preview" w:date="2026-01-01T00:00:00Z">
        <w:r>
          <w:t xml:space="preserve">satisfies</w:t>
        </w:r>
      </w:ins>
    </w:p>
    <w:p>
      <w:pPr>
        <w:pStyle w:val="BodyText"/>
      </w:pPr>
      <m:oMathPara>
        <m:oMathParaPr>
          <m:jc m:val="center"/>
        </m:oMathParaPr>
        <m:oMath>
          <m:r>
            <m:rPr>
              <m:sty m:val="p"/>
            </m:rPr>
            <m:t>cos</m:t>
          </m:r>
          <m:r>
            <m:t>θ</m:t>
          </m:r>
          <m:r>
            <m:rPr>
              <m:sty m:val="p"/>
            </m:rPr>
            <m:t>=</m:t>
          </m:r>
          <m:f>
            <m:fPr>
              <m:type m:val="bar"/>
            </m:fPr>
            <m:num>
              <m:r>
                <m:t>1</m:t>
              </m:r>
            </m:num>
            <m:den>
              <m:r>
                <m:t>2</m:t>
              </m:r>
            </m:den>
          </m:f>
          <m:r>
            <m:rPr>
              <m:sty m:val="p"/>
            </m:rPr>
            <m:t>,</m:t>
          </m:r>
        </m:oMath>
      </m:oMathPara>
    </w:p>
    <w:p>
      <w:pPr>
        <w:pStyle w:val="FirstParagraph"/>
      </w:pPr>
      <w:ins w:id="791" w:author="PR Preview" w:date="2026-01-01T00:00:00Z">
        <w:r>
          <w:t xml:space="preserve">so the angle is</w:t>
        </w:r>
      </w:ins>
      <w:ins w:id="792" w:author="PR Preview" w:date="2026-01-01T00:00:00Z">
        <w:r>
          <w:t xml:space="preserve"> </w:t>
        </w:r>
      </w:ins>
      <m:oMath>
        <m:r>
          <m:t>θ</m:t>
        </m:r>
        <m:r>
          <m:rPr>
            <m:sty m:val="p"/>
          </m:rPr>
          <m:t>=</m:t>
        </m:r>
        <m:r>
          <m:t>π</m:t>
        </m:r>
        <m:r>
          <m:rPr>
            <m:sty m:val="p"/>
          </m:rPr>
          <m:t>/</m:t>
        </m:r>
        <m:r>
          <m:t>3</m:t>
        </m:r>
      </m:oMath>
      <w:ins w:id="793" w:author="PR Preview" w:date="2026-01-01T00:00:00Z">
        <w:r>
          <w:t xml:space="preserve">.</w:t>
        </w:r>
      </w:ins>
    </w:p>
    <w:bookmarkEnd w:id="397"/>
    <w:bookmarkEnd w:id="398"/>
    <w:bookmarkStart w:id="417"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401"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401"/>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402" w:name="exm-dot-linear-sum"/>
    <w:p>
      <w:pPr>
        <w:pStyle w:val="FirstParagraph"/>
      </w:pPr>
      <w:del w:id="794" w:author="PR Preview" w:date="2026-01-01T00:00:00Z">
        <w:r>
          <w:rPr>
            <w:b/>
            <w:bCs/>
          </w:rPr>
          <w:delText xml:space="preserve">Example 115 (Dotting with a combination of three vectors)</w:delText>
        </w:r>
      </w:del>
      <w:del w:id="795" w:author="PR Preview" w:date="2026-01-01T00:00:00Z">
        <w:r>
          <w:delText xml:space="preserve"> </w:delText>
        </w:r>
      </w:del>
      <w:del w:id="796" w:author="PR Preview" w:date="2026-01-01T00:00:00Z">
        <w:r>
          <w:delText xml:space="preserve">Let</w:delText>
        </w:r>
      </w:del>
      <w:del w:id="797" w:author="PR Preview" w:date="2026-01-01T00:00:00Z">
        <w:r>
          <w:delText xml:space="preserve"> </w:delText>
        </w:r>
      </w:del>
      <w:del w:id="798" w:author="PR Preview" w:date="2026-01-01T00:00:00Z">
        <w:r>
          <w:delText xml:space="preserve">$\mathord{\smash[b]{\underset{\raise.3ex\hbox{$\scriptstyle\sim$}}{x}}\vphantom{x}} = (1, 2, 3)$</w:delText>
        </w:r>
      </w:del>
      <w:del w:id="799" w:author="PR Preview" w:date="2026-01-01T00:00:00Z">
        <w:r>
          <w:delText xml:space="preserve"> </w:delText>
        </w:r>
      </w:del>
      <w:del w:id="800" w:author="PR Preview" w:date="2026-01-01T00:00:00Z">
        <w:r>
          <w:delText xml:space="preserve">and take the combination</w:delText>
        </w:r>
      </w:del>
      <w:del w:id="801"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802" w:author="PR Preview" w:date="2026-01-01T00:00:00Z">
        <w:r>
          <w:delText xml:space="preserve">.</w:delText>
        </w:r>
      </w:del>
      <w:del w:id="803" w:author="PR Preview" w:date="2026-01-01T00:00:00Z">
        <w:r>
          <w:delText xml:space="preserve"> </w:delText>
        </w:r>
      </w:del>
      <w:del w:id="804" w:author="PR Preview" w:date="2026-01-01T00:00:00Z">
        <w:r>
          <w:delText xml:space="preserve">Directly,</w:delText>
        </w:r>
      </w:del>
    </w:p>
    <w:p>
      <w:pPr>
        <w:pStyle w:val="FirstParagraph"/>
      </w:pPr>
      <w:ins w:id="805" w:author="PR Preview" w:date="2026-01-01T00:00:00Z">
        <w:r>
          <w:rPr>
            <w:b/>
            <w:bCs/>
          </w:rPr>
          <w:t xml:space="preserve">Example 116 (Dotting with a combination of three vectors)</w:t>
        </w:r>
      </w:ins>
      <w:ins w:id="806" w:author="PR Preview" w:date="2026-01-01T00:00:00Z">
        <w:r>
          <w:t xml:space="preserve"> </w:t>
        </w:r>
      </w:ins>
      <w:ins w:id="807" w:author="PR Preview" w:date="2026-01-01T00:00:00Z">
        <w:r>
          <w:t xml:space="preserve">Let</w:t>
        </w:r>
      </w:ins>
      <w:ins w:id="808" w:author="PR Preview" w:date="2026-01-01T00:00:00Z">
        <w:r>
          <w:t xml:space="preserve"> </w:t>
        </w:r>
      </w:ins>
      <w:ins w:id="809" w:author="PR Preview" w:date="2026-01-01T00:00:00Z">
        <w:r>
          <w:t xml:space="preserve">$\mathord{\smash[b]{\underset{\raise.3ex\hbox{$\scriptstyle\sim$}}{x}}\vphantom{x}} = (1, 2, 3)$</w:t>
        </w:r>
      </w:ins>
      <w:ins w:id="810" w:author="PR Preview" w:date="2026-01-01T00:00:00Z">
        <w:r>
          <w:t xml:space="preserve"> </w:t>
        </w:r>
      </w:ins>
      <w:ins w:id="811" w:author="PR Preview" w:date="2026-01-01T00:00:00Z">
        <w:r>
          <w:t xml:space="preserve">and take the combination</w:t>
        </w:r>
      </w:ins>
      <w:ins w:id="812"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813" w:author="PR Preview" w:date="2026-01-01T00:00:00Z">
        <w:r>
          <w:t xml:space="preserve">.</w:t>
        </w:r>
      </w:ins>
      <w:ins w:id="814" w:author="PR Preview" w:date="2026-01-01T00:00:00Z">
        <w:r>
          <w:t xml:space="preserve"> </w:t>
        </w:r>
      </w:ins>
      <w:ins w:id="815" w:author="PR Preview" w:date="2026-01-01T00:00:00Z">
        <w:r>
          <w:t xml:space="preserve">Directly,</w:t>
        </w:r>
      </w:ins>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402"/>
    <w:bookmarkStart w:id="403"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403"/>
    <w:p>
      <w:pPr>
        <w:pStyle w:val="BodyText"/>
      </w:pPr>
      <w:del w:id="816" w:author="PR Preview" w:date="2026-01-01T00:00:00Z">
        <w:r>
          <w:rPr>
            <w:i/>
            <w:iCs/>
          </w:rPr>
          <w:delText xml:space="preserve">Proof</w:delText>
        </w:r>
      </w:del>
      <w:del w:id="817" w:author="PR Preview" w:date="2026-01-01T00:00:00Z">
        <w:r>
          <w:delText xml:space="preserve">. </w:delText>
        </w:r>
      </w:del>
      <w:del w:id="818" w:author="PR Preview" w:date="2026-01-01T00:00:00Z">
        <w:r>
          <w:delText xml:space="preserve">Suppose</w:delText>
        </w:r>
      </w:del>
      <w:del w:id="819" w:author="PR Preview" w:date="2026-01-01T00:00:00Z">
        <w:r>
          <w:delText xml:space="preserve"> </w:delText>
        </w:r>
      </w:del>
      <w:del w:id="820" w:author="PR Preview" w:date="2026-01-01T00:00:00Z">
        <w:r>
          <w:delText xml:space="preserve">$\sum_{j=1}^{k} c_j \mathord{\smash[b]{\underset{\raise.3ex\hbox{$\scriptstyle\sim$}}{q}}\vphantom{q}}_j = \mathord{\smash[b]{\underset{\raise.3ex\hbox{$\scriptstyle\sim$}}{0}}\vphantom{0}}$</w:delText>
        </w:r>
      </w:del>
      <w:del w:id="821" w:author="PR Preview" w:date="2026-01-01T00:00:00Z">
        <w:r>
          <w:delText xml:space="preserve">,</w:delText>
        </w:r>
      </w:del>
      <w:del w:id="822" w:author="PR Preview" w:date="2026-01-01T00:00:00Z">
        <w:r>
          <w:delText xml:space="preserve"> </w:delText>
        </w:r>
      </w:del>
      <w:del w:id="823" w:author="PR Preview" w:date="2026-01-01T00:00:00Z">
        <w:r>
          <w:delText xml:space="preserve">and fix any</w:delText>
        </w:r>
      </w:del>
      <w:del w:id="824" w:author="PR Preview" w:date="2026-01-01T00:00:00Z">
        <w:r>
          <w:delText xml:space="preserve"> </w:delText>
        </w:r>
      </w:del>
      <m:oMath>
        <m:r>
          <m:t>i</m:t>
        </m:r>
      </m:oMath>
      <w:del w:id="825" w:author="PR Preview" w:date="2026-01-01T00:00:00Z">
        <w:r>
          <w:delText xml:space="preserve"> </w:delText>
        </w:r>
      </w:del>
      <w:del w:id="826" w:author="PR Preview" w:date="2026-01-01T00:00:00Z">
        <w:r>
          <w:delText xml:space="preserve">between</w:delText>
        </w:r>
      </w:del>
      <w:del w:id="827" w:author="PR Preview" w:date="2026-01-01T00:00:00Z">
        <w:r>
          <w:delText xml:space="preserve"> </w:delText>
        </w:r>
      </w:del>
      <m:oMath>
        <m:r>
          <m:t>1</m:t>
        </m:r>
      </m:oMath>
      <w:del w:id="828" w:author="PR Preview" w:date="2026-01-01T00:00:00Z">
        <w:r>
          <w:delText xml:space="preserve"> </w:delText>
        </w:r>
      </w:del>
      <w:del w:id="829" w:author="PR Preview" w:date="2026-01-01T00:00:00Z">
        <w:r>
          <w:delText xml:space="preserve">and</w:delText>
        </w:r>
      </w:del>
      <w:del w:id="830" w:author="PR Preview" w:date="2026-01-01T00:00:00Z">
        <w:r>
          <w:delText xml:space="preserve"> </w:delText>
        </w:r>
      </w:del>
      <m:oMath>
        <m:r>
          <m:t>k</m:t>
        </m:r>
      </m:oMath>
      <w:del w:id="831" w:author="PR Preview" w:date="2026-01-01T00:00:00Z">
        <w:r>
          <w:delText xml:space="preserve">. Then</w:delText>
        </w:r>
      </w:del>
    </w:p>
    <w:p>
      <w:pPr>
        <w:pStyle w:val="BodyText"/>
      </w:pPr>
      <w:ins w:id="832" w:author="PR Preview" w:date="2026-01-01T00:00:00Z">
        <w:r>
          <w:rPr>
            <w:i/>
            <w:iCs/>
          </w:rPr>
          <w:t xml:space="preserve">Proof</w:t>
        </w:r>
      </w:ins>
      <w:ins w:id="833" w:author="PR Preview" w:date="2026-01-01T00:00:00Z">
        <w:r>
          <w:t xml:space="preserve">. </w:t>
        </w:r>
      </w:ins>
      <w:ins w:id="834" w:author="PR Preview" w:date="2026-01-01T00:00:00Z">
        <w:r>
          <w:t xml:space="preserve">Suppose</w:t>
        </w:r>
      </w:ins>
      <w:ins w:id="835" w:author="PR Preview" w:date="2026-01-01T00:00:00Z">
        <w:r>
          <w:t xml:space="preserve"> </w:t>
        </w:r>
      </w:ins>
      <w:ins w:id="836" w:author="PR Preview" w:date="2026-01-01T00:00:00Z">
        <w:r>
          <w:t xml:space="preserve">$\sum_{j=1}^{k} c_j \mathord{\smash[b]{\underset{\raise.3ex\hbox{$\scriptstyle\sim$}}{q}}\vphantom{q}}_j = \mathord{\smash[b]{\underset{\raise.3ex\hbox{$\scriptstyle\sim$}}{0}}\vphantom{0}}$</w:t>
        </w:r>
      </w:ins>
      <w:ins w:id="837" w:author="PR Preview" w:date="2026-01-01T00:00:00Z">
        <w:r>
          <w:t xml:space="preserve">.</w:t>
        </w:r>
      </w:ins>
      <w:ins w:id="838" w:author="PR Preview" w:date="2026-01-01T00:00:00Z">
        <w:r>
          <w:t xml:space="preserve"> </w:t>
        </w:r>
      </w:ins>
      <w:ins w:id="839" w:author="PR Preview" w:date="2026-01-01T00:00:00Z">
        <w:r>
          <w:t xml:space="preserve">Take any</w:t>
        </w:r>
      </w:ins>
      <w:ins w:id="840" w:author="PR Preview" w:date="2026-01-01T00:00:00Z">
        <w:r>
          <w:t xml:space="preserve"> </w:t>
        </w:r>
      </w:ins>
      <m:oMath>
        <m:r>
          <m:t>i</m:t>
        </m:r>
        <m:r>
          <m:rPr>
            <m:sty m:val="p"/>
          </m:rPr>
          <m:t>∈</m:t>
        </m:r>
        <m:r>
          <m:t>​</m:t>
        </m:r>
        <m:d>
          <m:dPr>
            <m:begChr m:val="{"/>
            <m:sepChr m:val=""/>
            <m:endChr m:val="}"/>
            <m:grow/>
          </m:dPr>
          <m:e>
            <m:r>
              <m:t>1</m:t>
            </m:r>
            <m:r>
              <m:rPr>
                <m:sty m:val="p"/>
              </m:rPr>
              <m:t>,</m:t>
            </m:r>
            <m:r>
              <m:rPr>
                <m:sty m:val="p"/>
              </m:rPr>
              <m:t>…</m:t>
            </m:r>
            <m:r>
              <m:rPr>
                <m:sty m:val="p"/>
              </m:rPr>
              <m:t>,</m:t>
            </m:r>
            <m:r>
              <m:t>k</m:t>
            </m:r>
          </m:e>
        </m:d>
        <m:r>
          <m:t>​</m:t>
        </m:r>
      </m:oMath>
      <w:ins w:id="841" w:author="PR Preview" w:date="2026-01-01T00:00:00Z">
        <w:r>
          <w:t xml:space="preserve">.</w:t>
        </w:r>
      </w:ins>
      <w:ins w:id="842" w:author="PR Preview" w:date="2026-01-01T00:00:00Z">
        <w:r>
          <w:t xml:space="preserve"> </w:t>
        </w:r>
      </w:ins>
      <w:ins w:id="843" w:author="PR Preview" w:date="2026-01-01T00:00:00Z">
        <w:r>
          <w:t xml:space="preserve">Then</w:t>
        </w:r>
      </w:ins>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4" w:name="exm-orthonormal-independent"/>
    <w:p>
      <w:pPr>
        <w:pStyle w:val="BodyText"/>
      </w:pPr>
      <w:del w:id="844" w:author="PR Preview" w:date="2026-01-01T00:00:00Z">
        <w:r>
          <w:rPr>
            <w:b/>
            <w:bCs/>
          </w:rPr>
          <w:delText xml:space="preserve">Example 116 (Three orthonormal vectors in</w:delText>
        </w:r>
      </w:del>
      <w:del w:id="845" w:author="PR Preview" w:date="2026-01-01T00:00:00Z">
        <w:r>
          <w:rPr>
            <w:b/>
            <w:bCs/>
          </w:rPr>
          <w:delText xml:space="preserve"> </w:delText>
        </w:r>
      </w:del>
      <m:oMath>
        <m:sSup>
          <m:e>
            <m:r>
              <m:rPr>
                <m:scr m:val="double-struck"/>
                <m:sty m:val="p"/>
              </m:rPr>
              <m:t>R</m:t>
            </m:r>
          </m:e>
          <m:sup>
            <m:r>
              <m:t>3</m:t>
            </m:r>
          </m:sup>
        </m:sSup>
      </m:oMath>
      <w:del w:id="846" w:author="PR Preview" w:date="2026-01-01T00:00:00Z">
        <w:r>
          <w:rPr>
            <w:b/>
            <w:bCs/>
          </w:rPr>
          <w:delText xml:space="preserve">)</w:delText>
        </w:r>
      </w:del>
      <w:del w:id="847" w:author="PR Preview" w:date="2026-01-01T00:00:00Z">
        <w:r>
          <w:delText xml:space="preserve"> </w:delText>
        </w:r>
      </w:del>
      <w:del w:id="848" w:author="PR Preview" w:date="2026-01-01T00:00:00Z">
        <w:r>
          <w:delText xml:space="preserve">Let</w:delText>
        </w:r>
      </w:del>
    </w:p>
    <w:p>
      <w:pPr>
        <w:pStyle w:val="BodyText"/>
      </w:pPr>
      <w:ins w:id="849" w:author="PR Preview" w:date="2026-01-01T00:00:00Z">
        <w:r>
          <w:rPr>
            <w:b/>
            <w:bCs/>
          </w:rPr>
          <w:t xml:space="preserve">Example 117 (Three orthonormal vectors in</w:t>
        </w:r>
      </w:ins>
      <w:ins w:id="850" w:author="PR Preview" w:date="2026-01-01T00:00:00Z">
        <w:r>
          <w:rPr>
            <w:b/>
            <w:bCs/>
          </w:rPr>
          <w:t xml:space="preserve"> </w:t>
        </w:r>
      </w:ins>
      <m:oMath>
        <m:sSup>
          <m:e>
            <m:r>
              <m:rPr>
                <m:scr m:val="double-struck"/>
                <m:sty m:val="p"/>
              </m:rPr>
              <m:t>R</m:t>
            </m:r>
          </m:e>
          <m:sup>
            <m:r>
              <m:t>3</m:t>
            </m:r>
          </m:sup>
        </m:sSup>
      </m:oMath>
      <w:ins w:id="851" w:author="PR Preview" w:date="2026-01-01T00:00:00Z">
        <w:r>
          <w:rPr>
            <w:b/>
            <w:bCs/>
          </w:rPr>
          <w:t xml:space="preserve">)</w:t>
        </w:r>
      </w:ins>
      <w:ins w:id="852" w:author="PR Preview" w:date="2026-01-01T00:00:00Z">
        <w:r>
          <w:t xml:space="preserve"> </w:t>
        </w:r>
      </w:ins>
      <w:ins w:id="853" w:author="PR Preview" w:date="2026-01-01T00:00:00Z">
        <w:r>
          <w:t xml:space="preserve">Let</w:t>
        </w:r>
      </w:ins>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4"/>
    <w:bookmarkStart w:id="405"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5"/>
    <w:bookmarkStart w:id="406" w:name="exm-orthonormal-basis"/>
    <w:p>
      <w:pPr>
        <w:pStyle w:val="BodyText"/>
      </w:pPr>
      <w:del w:id="854" w:author="PR Preview" w:date="2026-01-01T00:00:00Z">
        <w:r>
          <w:rPr>
            <w:b/>
            <w:bCs/>
          </w:rPr>
          <w:delText xml:space="preserve">Example 117 (Orthonormal bases of</w:delText>
        </w:r>
      </w:del>
      <w:del w:id="855" w:author="PR Preview" w:date="2026-01-01T00:00:00Z">
        <w:r>
          <w:rPr>
            <w:b/>
            <w:bCs/>
          </w:rPr>
          <w:delText xml:space="preserve"> </w:delText>
        </w:r>
      </w:del>
      <m:oMath>
        <m:sSup>
          <m:e>
            <m:r>
              <m:rPr>
                <m:scr m:val="double-struck"/>
                <m:sty m:val="p"/>
              </m:rPr>
              <m:t>R</m:t>
            </m:r>
          </m:e>
          <m:sup>
            <m:r>
              <m:t>3</m:t>
            </m:r>
          </m:sup>
        </m:sSup>
      </m:oMath>
      <w:del w:id="856" w:author="PR Preview" w:date="2026-01-01T00:00:00Z">
        <w:r>
          <w:rPr>
            <w:b/>
            <w:bCs/>
          </w:rPr>
          <w:delText xml:space="preserve">)</w:delText>
        </w:r>
      </w:del>
      <w:del w:id="857" w:author="PR Preview" w:date="2026-01-01T00:00:00Z">
        <w:r>
          <w:delText xml:space="preserve"> </w:delText>
        </w:r>
      </w:del>
      <w:del w:id="858" w:author="PR Preview" w:date="2026-01-01T00:00:00Z">
        <w:r>
          <w:delText xml:space="preserve"> </w:delText>
        </w:r>
      </w:del>
    </w:p>
    <w:p>
      <w:pPr>
        <w:pStyle w:val="BodyText"/>
      </w:pPr>
      <w:ins w:id="859" w:author="PR Preview" w:date="2026-01-01T00:00:00Z">
        <w:r>
          <w:rPr>
            <w:b/>
            <w:bCs/>
          </w:rPr>
          <w:t xml:space="preserve">Example 118 (Orthonormal bases of</w:t>
        </w:r>
      </w:ins>
      <w:ins w:id="860" w:author="PR Preview" w:date="2026-01-01T00:00:00Z">
        <w:r>
          <w:rPr>
            <w:b/>
            <w:bCs/>
          </w:rPr>
          <w:t xml:space="preserve"> </w:t>
        </w:r>
      </w:ins>
      <m:oMath>
        <m:sSup>
          <m:e>
            <m:r>
              <m:rPr>
                <m:scr m:val="double-struck"/>
                <m:sty m:val="p"/>
              </m:rPr>
              <m:t>R</m:t>
            </m:r>
          </m:e>
          <m:sup>
            <m:r>
              <m:t>3</m:t>
            </m:r>
          </m:sup>
        </m:sSup>
      </m:oMath>
      <w:ins w:id="861" w:author="PR Preview" w:date="2026-01-01T00:00:00Z">
        <w:r>
          <w:rPr>
            <w:b/>
            <w:bCs/>
          </w:rPr>
          <w:t xml:space="preserve">)</w:t>
        </w:r>
      </w:ins>
      <w:ins w:id="862" w:author="PR Preview" w:date="2026-01-01T00:00:00Z">
        <w:r>
          <w:t xml:space="preserve"> </w:t>
        </w:r>
      </w:ins>
      <w:ins w:id="863" w:author="PR Preview" w:date="2026-01-01T00:00:00Z">
        <w:r>
          <w:t xml:space="preserve"> </w:t>
        </w:r>
      </w:ins>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del w:id="864" w:author="PR Preview" w:date="2026-01-01T00:00:00Z">
        <w:r>
          <w:delText xml:space="preserve">The vectors</w:delText>
        </w:r>
      </w:del>
      <w:del w:id="865" w:author="PR Preview" w:date="2026-01-01T00:00:00Z">
        <w:r>
          <w:delText xml:space="preserve"> </w:delText>
        </w:r>
      </w:del>
      <w:del w:id="866" w:author="PR Preview" w:date="2026-01-01T00:00:00Z">
        <w:r>
          <w:delText xml:space="preserve">$\mathord{\smash[b]{\underset{\raise.3ex\hbox{$\scriptstyle\sim$}}{q}}\vphantom{q}}_1, \mathord{\smash[b]{\underset{\raise.3ex\hbox{$\scriptstyle\sim$}}{q}}\vphantom{q}}_2, \mathord{\smash[b]{\underset{\raise.3ex\hbox{$\scriptstyle\sim$}}{q}}\vphantom{q}}_3$</w:delText>
        </w:r>
      </w:del>
      <w:del w:id="867" w:author="PR Preview" w:date="2026-01-01T00:00:00Z">
        <w:r>
          <w:delText xml:space="preserve"> </w:delText>
        </w:r>
      </w:del>
      <w:del w:id="868" w:author="PR Preview" w:date="2026-01-01T00:00:00Z">
        <w:r>
          <w:delText xml:space="preserve">of</w:delText>
        </w:r>
      </w:del>
      <w:del w:id="869" w:author="PR Preview" w:date="2026-01-01T00:00:00Z">
        <w:r>
          <w:delText xml:space="preserve"> </w:delText>
        </w:r>
      </w:del>
      <w:hyperlink w:anchor="exm-orthonormal-independent">
        <w:del w:id="870" w:author="PR Preview" w:date="2026-01-01T00:00:00Z">
          <w:r>
            <w:rPr>
              <w:rStyle w:val="Hyperlink"/>
            </w:rPr>
            <w:delText xml:space="preserve">Example 116</w:delText>
          </w:r>
        </w:del>
      </w:hyperlink>
      <w:del w:id="871" w:author="PR Preview" w:date="2026-01-01T00:00:00Z">
        <w:r>
          <w:delText xml:space="preserve"> </w:delText>
        </w:r>
      </w:del>
      <w:del w:id="872" w:author="PR Preview" w:date="2026-01-01T00:00:00Z">
        <w:r>
          <w:delText xml:space="preserve">are orthonormal and linearly independent,</w:delText>
        </w:r>
      </w:del>
      <w:del w:id="873" w:author="PR Preview" w:date="2026-01-01T00:00:00Z">
        <w:r>
          <w:delText xml:space="preserve"> </w:delText>
        </w:r>
      </w:del>
      <w:del w:id="874" w:author="PR Preview" w:date="2026-01-01T00:00:00Z">
        <w:r>
          <w:delText xml:space="preserve">so they are a basis of their span (</w:delText>
        </w:r>
      </w:del>
      <w:hyperlink w:anchor="def-basis">
        <w:del w:id="875" w:author="PR Preview" w:date="2026-01-01T00:00:00Z">
          <w:r>
            <w:rPr>
              <w:rStyle w:val="Hyperlink"/>
            </w:rPr>
            <w:delText xml:space="preserve">Definition 48</w:delText>
          </w:r>
        </w:del>
      </w:hyperlink>
      <w:del w:id="876" w:author="PR Preview" w:date="2026-01-01T00:00:00Z">
        <w:r>
          <w:delText xml:space="preserve">),</w:delText>
        </w:r>
      </w:del>
      <w:del w:id="877" w:author="PR Preview" w:date="2026-01-01T00:00:00Z">
        <w:r>
          <w:delText xml:space="preserve"> </w:delText>
        </w:r>
      </w:del>
      <w:del w:id="878" w:author="PR Preview" w:date="2026-01-01T00:00:00Z">
        <w:r>
          <w:delText xml:space="preserve">which therefore has dimension</w:delText>
        </w:r>
      </w:del>
      <w:del w:id="879" w:author="PR Preview" w:date="2026-01-01T00:00:00Z">
        <w:r>
          <w:delText xml:space="preserve"> </w:delText>
        </w:r>
      </w:del>
      <m:oMath>
        <m:r>
          <m:t>3</m:t>
        </m:r>
      </m:oMath>
      <w:del w:id="880" w:author="PR Preview" w:date="2026-01-01T00:00:00Z">
        <w:r>
          <w:delText xml:space="preserve"> </w:delText>
        </w:r>
      </w:del>
      <w:del w:id="881" w:author="PR Preview" w:date="2026-01-01T00:00:00Z">
        <w:r>
          <w:delText xml:space="preserve">(</w:delText>
        </w:r>
      </w:del>
      <w:hyperlink w:anchor="def-dimension">
        <w:del w:id="882" w:author="PR Preview" w:date="2026-01-01T00:00:00Z">
          <w:r>
            <w:rPr>
              <w:rStyle w:val="Hyperlink"/>
            </w:rPr>
            <w:delText xml:space="preserve">Definition 51</w:delText>
          </w:r>
        </w:del>
      </w:hyperlink>
      <w:del w:id="883" w:author="PR Preview" w:date="2026-01-01T00:00:00Z">
        <w:r>
          <w:delText xml:space="preserve">)</w:delText>
        </w:r>
      </w:del>
      <w:del w:id="884" w:author="PR Preview" w:date="2026-01-01T00:00:00Z">
        <w:r>
          <w:delText xml:space="preserve"> </w:delText>
        </w:r>
      </w:del>
      <w:del w:id="885" w:author="PR Preview" w:date="2026-01-01T00:00:00Z">
        <w:r>
          <w:delText xml:space="preserve">and is all of</w:delText>
        </w:r>
      </w:del>
      <w:del w:id="886" w:author="PR Preview" w:date="2026-01-01T00:00:00Z">
        <w:r>
          <w:delText xml:space="preserve"> </w:delText>
        </w:r>
      </w:del>
      <m:oMath>
        <m:sSup>
          <m:e>
            <m:r>
              <m:rPr>
                <m:scr m:val="double-struck"/>
                <m:sty m:val="p"/>
              </m:rPr>
              <m:t>R</m:t>
            </m:r>
          </m:e>
          <m:sup>
            <m:r>
              <m:t>3</m:t>
            </m:r>
          </m:sup>
        </m:sSup>
      </m:oMath>
      <w:del w:id="887" w:author="PR Preview" w:date="2026-01-01T00:00:00Z">
        <w:r>
          <w:delText xml:space="preserve"> </w:delText>
        </w:r>
      </w:del>
      <w:del w:id="888" w:author="PR Preview" w:date="2026-01-01T00:00:00Z">
        <w:r>
          <w:delText xml:space="preserve">(</w:delText>
        </w:r>
      </w:del>
      <w:hyperlink w:anchor="thm-subspace-equal-dim">
        <w:del w:id="889" w:author="PR Preview" w:date="2026-01-01T00:00:00Z">
          <w:r>
            <w:rPr>
              <w:rStyle w:val="Hyperlink"/>
            </w:rPr>
            <w:delText xml:space="preserve">Theorem 32</w:delText>
          </w:r>
        </w:del>
      </w:hyperlink>
      <w:del w:id="890" w:author="PR Preview" w:date="2026-01-01T00:00:00Z">
        <w:r>
          <w:delText xml:space="preserve">,</w:delText>
        </w:r>
      </w:del>
      <w:del w:id="891" w:author="PR Preview" w:date="2026-01-01T00:00:00Z">
        <w:r>
          <w:delText xml:space="preserve"> </w:delText>
        </w:r>
      </w:del>
      <w:hyperlink w:anchor="exm-dimension">
        <w:del w:id="892" w:author="PR Preview" w:date="2026-01-01T00:00:00Z">
          <w:r>
            <w:rPr>
              <w:rStyle w:val="Hyperlink"/>
            </w:rPr>
            <w:delText xml:space="preserve">Example 51</w:delText>
          </w:r>
        </w:del>
      </w:hyperlink>
      <w:del w:id="893" w:author="PR Preview" w:date="2026-01-01T00:00:00Z">
        <w:r>
          <w:delText xml:space="preserve">).</w:delText>
        </w:r>
      </w:del>
      <w:del w:id="894" w:author="PR Preview" w:date="2026-01-01T00:00:00Z">
        <w:r>
          <w:delText xml:space="preserve"> </w:delText>
        </w:r>
      </w:del>
      <w:del w:id="895" w:author="PR Preview" w:date="2026-01-01T00:00:00Z">
        <w:r>
          <w:delText xml:space="preserve">So they are an orthonormal basis of</w:delText>
        </w:r>
      </w:del>
      <w:del w:id="896" w:author="PR Preview" w:date="2026-01-01T00:00:00Z">
        <w:r>
          <w:delText xml:space="preserve"> </w:delText>
        </w:r>
      </w:del>
      <m:oMath>
        <m:sSup>
          <m:e>
            <m:r>
              <m:rPr>
                <m:scr m:val="double-struck"/>
                <m:sty m:val="p"/>
              </m:rPr>
              <m:t>R</m:t>
            </m:r>
          </m:e>
          <m:sup>
            <m:r>
              <m:t>3</m:t>
            </m:r>
          </m:sup>
        </m:sSup>
      </m:oMath>
      <w:del w:id="897" w:author="PR Preview" w:date="2026-01-01T00:00:00Z">
        <w:r>
          <w:delText xml:space="preserve"> </w:delText>
        </w:r>
      </w:del>
      <w:del w:id="898" w:author="PR Preview" w:date="2026-01-01T00:00:00Z">
        <w:r>
          <w:delText xml:space="preserve">too.</w:delText>
        </w:r>
      </w:del>
    </w:p>
    <w:p>
      <w:pPr>
        <w:pStyle w:val="FirstParagraph"/>
      </w:pPr>
      <w:del w:id="899" w:author="PR Preview" w:date="2026-01-01T00:00:00Z">
        <w:r>
          <w:rPr>
            <w:b/>
            <w:bCs/>
          </w:rPr>
          <w:delText xml:space="preserve">Example 118 (Bases that are not orthonormal, and orthonormal lists that are not bases)</w:delText>
        </w:r>
      </w:del>
      <w:del w:id="900" w:author="PR Preview" w:date="2026-01-01T00:00:00Z">
        <w:r>
          <w:delText xml:space="preserve"> </w:delText>
        </w:r>
      </w:del>
      <w:del w:id="901" w:author="PR Preview" w:date="2026-01-01T00:00:00Z">
        <w:r>
          <w:delText xml:space="preserve"> </w:delText>
        </w:r>
      </w:del>
    </w:p>
    <w:p>
      <w:pPr>
        <w:pStyle w:val="Compact"/>
        <w:numPr>
          <w:ilvl w:val="0"/>
          <w:numId w:val="1064"/>
        </w:numPr>
      </w:pPr>
      <w:ins w:id="902" w:author="PR Preview" w:date="2026-01-01T00:00:00Z">
        <w:r>
          <w:t xml:space="preserve">The vectors</w:t>
        </w:r>
      </w:ins>
      <w:ins w:id="903" w:author="PR Preview" w:date="2026-01-01T00:00:00Z">
        <w:r>
          <w:t xml:space="preserve"> </w:t>
        </w:r>
      </w:ins>
      <w:ins w:id="904" w:author="PR Preview" w:date="2026-01-01T00:00:00Z">
        <w:r>
          <w:t xml:space="preserve">$\mathord{\smash[b]{\underset{\raise.3ex\hbox{$\scriptstyle\sim$}}{q}}\vphantom{q}}_1, \mathord{\smash[b]{\underset{\raise.3ex\hbox{$\scriptstyle\sim$}}{q}}\vphantom{q}}_2, \mathord{\smash[b]{\underset{\raise.3ex\hbox{$\scriptstyle\sim$}}{q}}\vphantom{q}}_3$</w:t>
        </w:r>
      </w:ins>
      <w:ins w:id="905" w:author="PR Preview" w:date="2026-01-01T00:00:00Z">
        <w:r>
          <w:t xml:space="preserve"> </w:t>
        </w:r>
      </w:ins>
      <w:ins w:id="906" w:author="PR Preview" w:date="2026-01-01T00:00:00Z">
        <w:r>
          <w:t xml:space="preserve">of</w:t>
        </w:r>
      </w:ins>
      <w:ins w:id="907" w:author="PR Preview" w:date="2026-01-01T00:00:00Z">
        <w:r>
          <w:t xml:space="preserve"> </w:t>
        </w:r>
      </w:ins>
      <w:hyperlink w:anchor="exm-orthonormal-independent">
        <w:ins w:id="908" w:author="PR Preview" w:date="2026-01-01T00:00:00Z">
          <w:r>
            <w:rPr>
              <w:rStyle w:val="Hyperlink"/>
            </w:rPr>
            <w:t xml:space="preserve">Example 117</w:t>
          </w:r>
        </w:ins>
      </w:hyperlink>
      <w:ins w:id="909" w:author="PR Preview" w:date="2026-01-01T00:00:00Z">
        <w:r>
          <w:t xml:space="preserve"> </w:t>
        </w:r>
      </w:ins>
      <w:ins w:id="910" w:author="PR Preview" w:date="2026-01-01T00:00:00Z">
        <w:r>
          <w:t xml:space="preserve">are orthonormal and linearly independent,</w:t>
        </w:r>
      </w:ins>
      <w:ins w:id="911" w:author="PR Preview" w:date="2026-01-01T00:00:00Z">
        <w:r>
          <w:t xml:space="preserve"> </w:t>
        </w:r>
      </w:ins>
      <w:ins w:id="912" w:author="PR Preview" w:date="2026-01-01T00:00:00Z">
        <w:r>
          <w:t xml:space="preserve">so they are a basis of their span (</w:t>
        </w:r>
      </w:ins>
      <w:hyperlink w:anchor="def-basis">
        <w:ins w:id="913" w:author="PR Preview" w:date="2026-01-01T00:00:00Z">
          <w:r>
            <w:rPr>
              <w:rStyle w:val="Hyperlink"/>
            </w:rPr>
            <w:t xml:space="preserve">Definition 48</w:t>
          </w:r>
        </w:ins>
      </w:hyperlink>
      <w:ins w:id="914" w:author="PR Preview" w:date="2026-01-01T00:00:00Z">
        <w:r>
          <w:t xml:space="preserve">),</w:t>
        </w:r>
      </w:ins>
      <w:ins w:id="915" w:author="PR Preview" w:date="2026-01-01T00:00:00Z">
        <w:r>
          <w:t xml:space="preserve"> </w:t>
        </w:r>
      </w:ins>
      <w:ins w:id="916" w:author="PR Preview" w:date="2026-01-01T00:00:00Z">
        <w:r>
          <w:t xml:space="preserve">which therefore has dimension</w:t>
        </w:r>
      </w:ins>
      <w:ins w:id="917" w:author="PR Preview" w:date="2026-01-01T00:00:00Z">
        <w:r>
          <w:t xml:space="preserve"> </w:t>
        </w:r>
      </w:ins>
      <m:oMath>
        <m:r>
          <m:t>3</m:t>
        </m:r>
      </m:oMath>
      <w:ins w:id="918" w:author="PR Preview" w:date="2026-01-01T00:00:00Z">
        <w:r>
          <w:t xml:space="preserve"> </w:t>
        </w:r>
      </w:ins>
      <w:ins w:id="919" w:author="PR Preview" w:date="2026-01-01T00:00:00Z">
        <w:r>
          <w:t xml:space="preserve">(</w:t>
        </w:r>
      </w:ins>
      <w:hyperlink w:anchor="def-dimension">
        <w:ins w:id="920" w:author="PR Preview" w:date="2026-01-01T00:00:00Z">
          <w:r>
            <w:rPr>
              <w:rStyle w:val="Hyperlink"/>
            </w:rPr>
            <w:t xml:space="preserve">Definition 51</w:t>
          </w:r>
        </w:ins>
      </w:hyperlink>
      <w:ins w:id="921" w:author="PR Preview" w:date="2026-01-01T00:00:00Z">
        <w:r>
          <w:t xml:space="preserve">)</w:t>
        </w:r>
      </w:ins>
      <w:ins w:id="922" w:author="PR Preview" w:date="2026-01-01T00:00:00Z">
        <w:r>
          <w:t xml:space="preserve"> </w:t>
        </w:r>
      </w:ins>
      <w:ins w:id="923" w:author="PR Preview" w:date="2026-01-01T00:00:00Z">
        <w:r>
          <w:t xml:space="preserve">and is all of</w:t>
        </w:r>
      </w:ins>
      <w:ins w:id="924" w:author="PR Preview" w:date="2026-01-01T00:00:00Z">
        <w:r>
          <w:t xml:space="preserve"> </w:t>
        </w:r>
      </w:ins>
      <m:oMath>
        <m:sSup>
          <m:e>
            <m:r>
              <m:rPr>
                <m:scr m:val="double-struck"/>
                <m:sty m:val="p"/>
              </m:rPr>
              <m:t>R</m:t>
            </m:r>
          </m:e>
          <m:sup>
            <m:r>
              <m:t>3</m:t>
            </m:r>
          </m:sup>
        </m:sSup>
      </m:oMath>
      <w:ins w:id="925" w:author="PR Preview" w:date="2026-01-01T00:00:00Z">
        <w:r>
          <w:t xml:space="preserve"> </w:t>
        </w:r>
      </w:ins>
      <w:ins w:id="926" w:author="PR Preview" w:date="2026-01-01T00:00:00Z">
        <w:r>
          <w:t xml:space="preserve">(</w:t>
        </w:r>
      </w:ins>
      <w:hyperlink w:anchor="thm-subspace-equal-dim">
        <w:ins w:id="927" w:author="PR Preview" w:date="2026-01-01T00:00:00Z">
          <w:r>
            <w:rPr>
              <w:rStyle w:val="Hyperlink"/>
            </w:rPr>
            <w:t xml:space="preserve">Theorem 32</w:t>
          </w:r>
        </w:ins>
      </w:hyperlink>
      <w:ins w:id="928" w:author="PR Preview" w:date="2026-01-01T00:00:00Z">
        <w:r>
          <w:t xml:space="preserve">,</w:t>
        </w:r>
      </w:ins>
      <w:ins w:id="929" w:author="PR Preview" w:date="2026-01-01T00:00:00Z">
        <w:r>
          <w:t xml:space="preserve"> </w:t>
        </w:r>
      </w:ins>
      <w:hyperlink w:anchor="exm-dimension">
        <w:ins w:id="930" w:author="PR Preview" w:date="2026-01-01T00:00:00Z">
          <w:r>
            <w:rPr>
              <w:rStyle w:val="Hyperlink"/>
            </w:rPr>
            <w:t xml:space="preserve">Example 51</w:t>
          </w:r>
        </w:ins>
      </w:hyperlink>
      <w:ins w:id="931" w:author="PR Preview" w:date="2026-01-01T00:00:00Z">
        <w:r>
          <w:t xml:space="preserve">).</w:t>
        </w:r>
      </w:ins>
      <w:ins w:id="932" w:author="PR Preview" w:date="2026-01-01T00:00:00Z">
        <w:r>
          <w:t xml:space="preserve"> </w:t>
        </w:r>
      </w:ins>
      <w:ins w:id="933" w:author="PR Preview" w:date="2026-01-01T00:00:00Z">
        <w:r>
          <w:t xml:space="preserve">So they are an orthonormal basis of</w:t>
        </w:r>
      </w:ins>
      <w:ins w:id="934" w:author="PR Preview" w:date="2026-01-01T00:00:00Z">
        <w:r>
          <w:t xml:space="preserve"> </w:t>
        </w:r>
      </w:ins>
      <m:oMath>
        <m:sSup>
          <m:e>
            <m:r>
              <m:rPr>
                <m:scr m:val="double-struck"/>
                <m:sty m:val="p"/>
              </m:rPr>
              <m:t>R</m:t>
            </m:r>
          </m:e>
          <m:sup>
            <m:r>
              <m:t>3</m:t>
            </m:r>
          </m:sup>
        </m:sSup>
      </m:oMath>
      <w:ins w:id="935" w:author="PR Preview" w:date="2026-01-01T00:00:00Z">
        <w:r>
          <w:t xml:space="preserve"> </w:t>
        </w:r>
      </w:ins>
      <w:ins w:id="936" w:author="PR Preview" w:date="2026-01-01T00:00:00Z">
        <w:r>
          <w:t xml:space="preserve">too.</w:t>
        </w:r>
      </w:ins>
    </w:p>
    <w:bookmarkEnd w:id="406"/>
    <w:bookmarkStart w:id="407" w:name="exm-not-orthonormal-basis"/>
    <w:p>
      <w:pPr>
        <w:pStyle w:val="FirstParagraph"/>
      </w:pPr>
      <w:ins w:id="937" w:author="PR Preview" w:date="2026-01-01T00:00:00Z">
        <w:r>
          <w:rPr>
            <w:b/>
            <w:bCs/>
          </w:rPr>
          <w:t xml:space="preserve">Example 119 (Bases that are not orthonormal, and orthonormal lists that are not bases)</w:t>
        </w:r>
      </w:ins>
      <w:ins w:id="938" w:author="PR Preview" w:date="2026-01-01T00:00:00Z">
        <w:r>
          <w:t xml:space="preserve"> </w:t>
        </w:r>
      </w:ins>
      <w:ins w:id="939" w:author="PR Preview" w:date="2026-01-01T00:00:00Z">
        <w:r>
          <w:t xml:space="preserve"> </w:t>
        </w:r>
      </w:ins>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7"/>
    <w:bookmarkStart w:id="408"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8"/>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9" w:name="exm-orthonormal-expansion"/>
    <w:p>
      <w:pPr>
        <w:pStyle w:val="BodyText"/>
      </w:pPr>
      <w:del w:id="940" w:author="PR Preview" w:date="2026-01-01T00:00:00Z">
        <w:r>
          <w:rPr>
            <w:b/>
            <w:bCs/>
          </w:rPr>
          <w:delText xml:space="preserve">Example 119 (Expanding a vector in an orthonormal basis)</w:delText>
        </w:r>
      </w:del>
      <w:del w:id="941" w:author="PR Preview" w:date="2026-01-01T00:00:00Z">
        <w:r>
          <w:delText xml:space="preserve"> </w:delText>
        </w:r>
      </w:del>
      <w:del w:id="942" w:author="PR Preview" w:date="2026-01-01T00:00:00Z">
        <w:r>
          <w:delText xml:space="preserve">With the orthonormal basis</w:delText>
        </w:r>
      </w:del>
      <w:del w:id="943" w:author="PR Preview" w:date="2026-01-01T00:00:00Z">
        <w:r>
          <w:delText xml:space="preserve"> </w:delText>
        </w:r>
      </w:del>
      <w:del w:id="944" w:author="PR Preview" w:date="2026-01-01T00:00:00Z">
        <w:r>
          <w:delText xml:space="preserve">$\mathord{\smash[b]{\underset{\raise.3ex\hbox{$\scriptstyle\sim$}}{q}}\vphantom{q}}_1, \mathord{\smash[b]{\underset{\raise.3ex\hbox{$\scriptstyle\sim$}}{q}}\vphantom{q}}_2, \mathord{\smash[b]{\underset{\raise.3ex\hbox{$\scriptstyle\sim$}}{q}}\vphantom{q}}_3$</w:delText>
        </w:r>
      </w:del>
      <w:del w:id="945" w:author="PR Preview" w:date="2026-01-01T00:00:00Z">
        <w:r>
          <w:delText xml:space="preserve"> </w:delText>
        </w:r>
      </w:del>
      <w:del w:id="946" w:author="PR Preview" w:date="2026-01-01T00:00:00Z">
        <w:r>
          <w:delText xml:space="preserve">of</w:delText>
        </w:r>
      </w:del>
      <w:del w:id="947" w:author="PR Preview" w:date="2026-01-01T00:00:00Z">
        <w:r>
          <w:delText xml:space="preserve"> </w:delText>
        </w:r>
      </w:del>
      <m:oMath>
        <m:sSup>
          <m:e>
            <m:r>
              <m:rPr>
                <m:scr m:val="double-struck"/>
                <m:sty m:val="p"/>
              </m:rPr>
              <m:t>R</m:t>
            </m:r>
          </m:e>
          <m:sup>
            <m:r>
              <m:t>3</m:t>
            </m:r>
          </m:sup>
        </m:sSup>
      </m:oMath>
      <w:del w:id="948" w:author="PR Preview" w:date="2026-01-01T00:00:00Z">
        <w:r>
          <w:delText xml:space="preserve"> </w:delText>
        </w:r>
      </w:del>
      <w:del w:id="949" w:author="PR Preview" w:date="2026-01-01T00:00:00Z">
        <w:r>
          <w:delText xml:space="preserve">from</w:delText>
        </w:r>
      </w:del>
      <w:del w:id="950" w:author="PR Preview" w:date="2026-01-01T00:00:00Z">
        <w:r>
          <w:delText xml:space="preserve"> </w:delText>
        </w:r>
      </w:del>
      <w:hyperlink w:anchor="exm-orthonormal-basis">
        <w:del w:id="951" w:author="PR Preview" w:date="2026-01-01T00:00:00Z">
          <w:r>
            <w:rPr>
              <w:rStyle w:val="Hyperlink"/>
            </w:rPr>
            <w:delText xml:space="preserve">Example 117</w:delText>
          </w:r>
        </w:del>
      </w:hyperlink>
      <w:del w:id="952" w:author="PR Preview" w:date="2026-01-01T00:00:00Z">
        <w:r>
          <w:delText xml:space="preserve"> </w:delText>
        </w:r>
      </w:del>
      <w:del w:id="953" w:author="PR Preview" w:date="2026-01-01T00:00:00Z">
        <w:r>
          <w:delText xml:space="preserve">and</w:delText>
        </w:r>
      </w:del>
      <w:del w:id="954" w:author="PR Preview" w:date="2026-01-01T00:00:00Z">
        <w:r>
          <w:delText xml:space="preserve"> </w:delText>
        </w:r>
      </w:del>
      <w:del w:id="955" w:author="PR Preview" w:date="2026-01-01T00:00:00Z">
        <w:r>
          <w:delText xml:space="preserve">$\mathord{\smash[b]{\underset{\raise.3ex\hbox{$\scriptstyle\sim$}}{x}}\vphantom{x}} = (1, 2, 3)$</w:delText>
        </w:r>
      </w:del>
      <w:del w:id="956" w:author="PR Preview" w:date="2026-01-01T00:00:00Z">
        <w:r>
          <w:delText xml:space="preserve">:</w:delText>
        </w:r>
      </w:del>
      <w:del w:id="957" w:author="PR Preview" w:date="2026-01-01T00:00:00Z">
        <w:r>
          <w:delText xml:space="preserve"> </w:delText>
        </w:r>
      </w:del>
      <w:del w:id="958" w:author="PR Preview" w:date="2026-01-01T00:00:00Z">
        <w:r>
          <w:delText xml:space="preserve">$\mathord{\smash[b]{\underset{\raise.3ex\hbox{$\scriptstyle\sim$}}{q}}\vphantom{q}}_1 \cdot \mathord{\smash[b]{\underset{\raise.3ex\hbox{$\scriptstyle\sim$}}{x}}\vphantom{x}} = 3$</w:delText>
        </w:r>
      </w:del>
      <w:del w:id="959" w:author="PR Preview" w:date="2026-01-01T00:00:00Z">
        <w:r>
          <w:delText xml:space="preserve">,</w:delText>
        </w:r>
      </w:del>
    </w:p>
    <w:p>
      <w:pPr>
        <w:pStyle w:val="BodyText"/>
      </w:pPr>
      <w:ins w:id="960" w:author="PR Preview" w:date="2026-01-01T00:00:00Z">
        <w:r>
          <w:rPr>
            <w:b/>
            <w:bCs/>
          </w:rPr>
          <w:t xml:space="preserve">Example 120 (Expanding a vector in an orthonormal basis)</w:t>
        </w:r>
      </w:ins>
      <w:ins w:id="961" w:author="PR Preview" w:date="2026-01-01T00:00:00Z">
        <w:r>
          <w:t xml:space="preserve"> </w:t>
        </w:r>
      </w:ins>
      <w:ins w:id="962" w:author="PR Preview" w:date="2026-01-01T00:00:00Z">
        <w:r>
          <w:t xml:space="preserve">With the orthonormal basis</w:t>
        </w:r>
      </w:ins>
      <w:ins w:id="963" w:author="PR Preview" w:date="2026-01-01T00:00:00Z">
        <w:r>
          <w:t xml:space="preserve"> </w:t>
        </w:r>
      </w:ins>
      <w:ins w:id="964" w:author="PR Preview" w:date="2026-01-01T00:00:00Z">
        <w:r>
          <w:t xml:space="preserve">$\mathord{\smash[b]{\underset{\raise.3ex\hbox{$\scriptstyle\sim$}}{q}}\vphantom{q}}_1, \mathord{\smash[b]{\underset{\raise.3ex\hbox{$\scriptstyle\sim$}}{q}}\vphantom{q}}_2, \mathord{\smash[b]{\underset{\raise.3ex\hbox{$\scriptstyle\sim$}}{q}}\vphantom{q}}_3$</w:t>
        </w:r>
      </w:ins>
      <w:ins w:id="965" w:author="PR Preview" w:date="2026-01-01T00:00:00Z">
        <w:r>
          <w:t xml:space="preserve"> </w:t>
        </w:r>
      </w:ins>
      <w:ins w:id="966" w:author="PR Preview" w:date="2026-01-01T00:00:00Z">
        <w:r>
          <w:t xml:space="preserve">of</w:t>
        </w:r>
      </w:ins>
      <w:ins w:id="967" w:author="PR Preview" w:date="2026-01-01T00:00:00Z">
        <w:r>
          <w:t xml:space="preserve"> </w:t>
        </w:r>
      </w:ins>
      <m:oMath>
        <m:sSup>
          <m:e>
            <m:r>
              <m:rPr>
                <m:scr m:val="double-struck"/>
                <m:sty m:val="p"/>
              </m:rPr>
              <m:t>R</m:t>
            </m:r>
          </m:e>
          <m:sup>
            <m:r>
              <m:t>3</m:t>
            </m:r>
          </m:sup>
        </m:sSup>
      </m:oMath>
      <w:ins w:id="968" w:author="PR Preview" w:date="2026-01-01T00:00:00Z">
        <w:r>
          <w:t xml:space="preserve"> </w:t>
        </w:r>
      </w:ins>
      <w:ins w:id="969" w:author="PR Preview" w:date="2026-01-01T00:00:00Z">
        <w:r>
          <w:t xml:space="preserve">from</w:t>
        </w:r>
      </w:ins>
      <w:ins w:id="970" w:author="PR Preview" w:date="2026-01-01T00:00:00Z">
        <w:r>
          <w:t xml:space="preserve"> </w:t>
        </w:r>
      </w:ins>
      <w:hyperlink w:anchor="exm-orthonormal-basis">
        <w:ins w:id="971" w:author="PR Preview" w:date="2026-01-01T00:00:00Z">
          <w:r>
            <w:rPr>
              <w:rStyle w:val="Hyperlink"/>
            </w:rPr>
            <w:t xml:space="preserve">Example 118</w:t>
          </w:r>
        </w:ins>
      </w:hyperlink>
      <w:ins w:id="972" w:author="PR Preview" w:date="2026-01-01T00:00:00Z">
        <w:r>
          <w:t xml:space="preserve"> </w:t>
        </w:r>
      </w:ins>
      <w:ins w:id="973" w:author="PR Preview" w:date="2026-01-01T00:00:00Z">
        <w:r>
          <w:t xml:space="preserve">and</w:t>
        </w:r>
      </w:ins>
      <w:ins w:id="974" w:author="PR Preview" w:date="2026-01-01T00:00:00Z">
        <w:r>
          <w:t xml:space="preserve"> </w:t>
        </w:r>
      </w:ins>
      <w:ins w:id="975" w:author="PR Preview" w:date="2026-01-01T00:00:00Z">
        <w:r>
          <w:t xml:space="preserve">$\mathord{\smash[b]{\underset{\raise.3ex\hbox{$\scriptstyle\sim$}}{x}}\vphantom{x}} = (1, 2, 3)$</w:t>
        </w:r>
      </w:ins>
      <w:ins w:id="976" w:author="PR Preview" w:date="2026-01-01T00:00:00Z">
        <w:r>
          <w:t xml:space="preserve">:</w:t>
        </w:r>
      </w:ins>
      <w:ins w:id="977" w:author="PR Preview" w:date="2026-01-01T00:00:00Z">
        <w:r>
          <w:t xml:space="preserve"> </w:t>
        </w:r>
      </w:ins>
      <w:ins w:id="978" w:author="PR Preview" w:date="2026-01-01T00:00:00Z">
        <w:r>
          <w:t xml:space="preserve">$\mathord{\smash[b]{\underset{\raise.3ex\hbox{$\scriptstyle\sim$}}{q}}\vphantom{q}}_1 \cdot \mathord{\smash[b]{\underset{\raise.3ex\hbox{$\scriptstyle\sim$}}{x}}\vphantom{x}} = 3$</w:t>
        </w:r>
      </w:ins>
      <w:ins w:id="979" w:author="PR Preview" w:date="2026-01-01T00:00:00Z">
        <w:r>
          <w:t xml:space="preserve">,</w:t>
        </w:r>
      </w:ins>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9"/>
    <w:bookmarkStart w:id="410"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10"/>
    <w:bookmarkStart w:id="411" w:name="exm-gram-schmidt"/>
    <w:p>
      <w:pPr>
        <w:pStyle w:val="BodyText"/>
      </w:pPr>
      <w:del w:id="980" w:author="PR Preview" w:date="2026-01-01T00:00:00Z">
        <w:r>
          <w:rPr>
            <w:b/>
            <w:bCs/>
          </w:rPr>
          <w:delText xml:space="preserve">Example 120 (Two steps of Gram-Schmidt in</w:delText>
        </w:r>
      </w:del>
      <w:del w:id="981" w:author="PR Preview" w:date="2026-01-01T00:00:00Z">
        <w:r>
          <w:rPr>
            <w:b/>
            <w:bCs/>
          </w:rPr>
          <w:delText xml:space="preserve"> </w:delText>
        </w:r>
      </w:del>
      <m:oMath>
        <m:sSup>
          <m:e>
            <m:r>
              <m:rPr>
                <m:scr m:val="double-struck"/>
                <m:sty m:val="p"/>
              </m:rPr>
              <m:t>R</m:t>
            </m:r>
          </m:e>
          <m:sup>
            <m:r>
              <m:t>3</m:t>
            </m:r>
          </m:sup>
        </m:sSup>
      </m:oMath>
      <w:del w:id="982" w:author="PR Preview" w:date="2026-01-01T00:00:00Z">
        <w:r>
          <w:rPr>
            <w:b/>
            <w:bCs/>
          </w:rPr>
          <w:delText xml:space="preserve">)</w:delText>
        </w:r>
      </w:del>
      <w:del w:id="983" w:author="PR Preview" w:date="2026-01-01T00:00:00Z">
        <w:r>
          <w:delText xml:space="preserve"> </w:delText>
        </w:r>
      </w:del>
      <w:del w:id="984" w:author="PR Preview" w:date="2026-01-01T00:00:00Z">
        <w:r>
          <w:delText xml:space="preserve">Let</w:delText>
        </w:r>
      </w:del>
      <w:del w:id="985" w:author="PR Preview" w:date="2026-01-01T00:00:00Z">
        <w:r>
          <w:delText xml:space="preserve"> </w:delText>
        </w:r>
      </w:del>
      <w:del w:id="986" w:author="PR Preview" w:date="2026-01-01T00:00:00Z">
        <w:r>
          <w:delText xml:space="preserve">$\mathord{\smash[b]{\underset{\raise.3ex\hbox{$\scriptstyle\sim$}}{a}}\vphantom{a}}_1 = (1, 1, 0)$</w:delText>
        </w:r>
      </w:del>
      <w:del w:id="987" w:author="PR Preview" w:date="2026-01-01T00:00:00Z">
        <w:r>
          <w:delText xml:space="preserve"> </w:delText>
        </w:r>
      </w:del>
      <w:del w:id="988" w:author="PR Preview" w:date="2026-01-01T00:00:00Z">
        <w:r>
          <w:delText xml:space="preserve">and</w:delText>
        </w:r>
      </w:del>
      <w:del w:id="989" w:author="PR Preview" w:date="2026-01-01T00:00:00Z">
        <w:r>
          <w:delText xml:space="preserve"> </w:delText>
        </w:r>
      </w:del>
      <w:del w:id="990" w:author="PR Preview" w:date="2026-01-01T00:00:00Z">
        <w:r>
          <w:delText xml:space="preserve">$\mathord{\smash[b]{\underset{\raise.3ex\hbox{$\scriptstyle\sim$}}{a}}\vphantom{a}}_2 = (1, 0, 1)$</w:delText>
        </w:r>
      </w:del>
      <w:del w:id="991" w:author="PR Preview" w:date="2026-01-01T00:00:00Z">
        <w:r>
          <w:delText xml:space="preserve">.</w:delText>
        </w:r>
      </w:del>
    </w:p>
    <w:p>
      <w:pPr>
        <w:pStyle w:val="BodyText"/>
      </w:pPr>
      <w:ins w:id="992" w:author="PR Preview" w:date="2026-01-01T00:00:00Z">
        <w:r>
          <w:rPr>
            <w:b/>
            <w:bCs/>
          </w:rPr>
          <w:t xml:space="preserve">Example 121 (Two steps of Gram-Schmidt in</w:t>
        </w:r>
      </w:ins>
      <w:ins w:id="993" w:author="PR Preview" w:date="2026-01-01T00:00:00Z">
        <w:r>
          <w:rPr>
            <w:b/>
            <w:bCs/>
          </w:rPr>
          <w:t xml:space="preserve"> </w:t>
        </w:r>
      </w:ins>
      <m:oMath>
        <m:sSup>
          <m:e>
            <m:r>
              <m:rPr>
                <m:scr m:val="double-struck"/>
                <m:sty m:val="p"/>
              </m:rPr>
              <m:t>R</m:t>
            </m:r>
          </m:e>
          <m:sup>
            <m:r>
              <m:t>3</m:t>
            </m:r>
          </m:sup>
        </m:sSup>
      </m:oMath>
      <w:ins w:id="994" w:author="PR Preview" w:date="2026-01-01T00:00:00Z">
        <w:r>
          <w:rPr>
            <w:b/>
            <w:bCs/>
          </w:rPr>
          <w:t xml:space="preserve">)</w:t>
        </w:r>
      </w:ins>
      <w:ins w:id="995" w:author="PR Preview" w:date="2026-01-01T00:00:00Z">
        <w:r>
          <w:t xml:space="preserve"> </w:t>
        </w:r>
      </w:ins>
      <w:ins w:id="996" w:author="PR Preview" w:date="2026-01-01T00:00:00Z">
        <w:r>
          <w:t xml:space="preserve">Let</w:t>
        </w:r>
      </w:ins>
      <w:ins w:id="997" w:author="PR Preview" w:date="2026-01-01T00:00:00Z">
        <w:r>
          <w:t xml:space="preserve"> </w:t>
        </w:r>
      </w:ins>
      <w:ins w:id="998" w:author="PR Preview" w:date="2026-01-01T00:00:00Z">
        <w:r>
          <w:t xml:space="preserve">$\mathord{\smash[b]{\underset{\raise.3ex\hbox{$\scriptstyle\sim$}}{a}}\vphantom{a}}_1 = (1, 1, 0)$</w:t>
        </w:r>
      </w:ins>
      <w:ins w:id="999" w:author="PR Preview" w:date="2026-01-01T00:00:00Z">
        <w:r>
          <w:t xml:space="preserve"> </w:t>
        </w:r>
      </w:ins>
      <w:ins w:id="1000" w:author="PR Preview" w:date="2026-01-01T00:00:00Z">
        <w:r>
          <w:t xml:space="preserve">and</w:t>
        </w:r>
      </w:ins>
      <w:ins w:id="1001" w:author="PR Preview" w:date="2026-01-01T00:00:00Z">
        <w:r>
          <w:t xml:space="preserve"> </w:t>
        </w:r>
      </w:ins>
      <w:ins w:id="1002" w:author="PR Preview" w:date="2026-01-01T00:00:00Z">
        <w:r>
          <w:t xml:space="preserve">$\mathord{\smash[b]{\underset{\raise.3ex\hbox{$\scriptstyle\sim$}}{a}}\vphantom{a}}_2 = (1, 0, 1)$</w:t>
        </w:r>
      </w:ins>
      <w:ins w:id="1003" w:author="PR Preview" w:date="2026-01-01T00:00:00Z">
        <w:r>
          <w:t xml:space="preserve">.</w:t>
        </w:r>
      </w:ins>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11"/>
    <w:bookmarkStart w:id="412" w:name="exm-gram-schmidt-stops"/>
    <w:p>
      <w:pPr>
        <w:pStyle w:val="FirstParagraph"/>
      </w:pPr>
      <w:del w:id="1004" w:author="PR Preview" w:date="2026-01-01T00:00:00Z">
        <w:r>
          <w:rPr>
            <w:b/>
            <w:bCs/>
          </w:rPr>
          <w:delText xml:space="preserve">Example 121 (Gram-Schmidt stops on dependent vectors)</w:delText>
        </w:r>
      </w:del>
      <w:del w:id="1005" w:author="PR Preview" w:date="2026-01-01T00:00:00Z">
        <w:r>
          <w:delText xml:space="preserve"> </w:delText>
        </w:r>
      </w:del>
      <w:del w:id="1006" w:author="PR Preview" w:date="2026-01-01T00:00:00Z">
        <w:r>
          <w:delText xml:space="preserve">Let</w:delText>
        </w:r>
      </w:del>
      <w:del w:id="1007" w:author="PR Preview" w:date="2026-01-01T00:00:00Z">
        <w:r>
          <w:delText xml:space="preserve"> </w:delText>
        </w:r>
      </w:del>
      <w:del w:id="1008" w:author="PR Preview" w:date="2026-01-01T00:00:00Z">
        <w:r>
          <w:delText xml:space="preserve">$\mathord{\smash[b]{\underset{\raise.3ex\hbox{$\scriptstyle\sim$}}{a}}\vphantom{a}}_1 = (1, 2)$</w:delText>
        </w:r>
      </w:del>
      <w:del w:id="1009" w:author="PR Preview" w:date="2026-01-01T00:00:00Z">
        <w:r>
          <w:delText xml:space="preserve"> </w:delText>
        </w:r>
      </w:del>
      <w:del w:id="1010" w:author="PR Preview" w:date="2026-01-01T00:00:00Z">
        <w:r>
          <w:delText xml:space="preserve">and</w:delText>
        </w:r>
      </w:del>
      <w:del w:id="1011" w:author="PR Preview" w:date="2026-01-01T00:00:00Z">
        <w:r>
          <w:delText xml:space="preserve"> </w:delText>
        </w:r>
      </w:del>
      <w:del w:id="1012" w:author="PR Preview" w:date="2026-01-01T00:00:00Z">
        <w:r>
          <w:delText xml:space="preserve">$\mathord{\smash[b]{\underset{\raise.3ex\hbox{$\scriptstyle\sim$}}{a}}\vphantom{a}}_2 = (2, 4)$</w:delText>
        </w:r>
      </w:del>
      <w:del w:id="1013" w:author="PR Preview" w:date="2026-01-01T00:00:00Z">
        <w:r>
          <w:delText xml:space="preserve">.</w:delText>
        </w:r>
      </w:del>
      <w:del w:id="1014" w:author="PR Preview" w:date="2026-01-01T00:00:00Z">
        <w:r>
          <w:delText xml:space="preserve"> </w:delText>
        </w:r>
      </w:del>
      <w:del w:id="1015" w:author="PR Preview" w:date="2026-01-01T00:00:00Z">
        <w:r>
          <w:delText xml:space="preserve">Step 1 gives</w:delText>
        </w:r>
      </w:del>
      <w:del w:id="1016" w:author="PR Preview" w:date="2026-01-01T00:00:00Z">
        <w:r>
          <w:delText xml:space="preserve"> </w:delText>
        </w:r>
      </w:del>
      <w:del w:id="1017" w:author="PR Preview" w:date="2026-01-01T00:00:00Z">
        <w:r>
          <w:delText xml:space="preserve">$\mathord{\smash[b]{\underset{\raise.3ex\hbox{$\scriptstyle\sim$}}{q}}\vphantom{q}}_1 = \tfrac{1}{\sqrt{5}}\,(1, 2)$</w:delText>
        </w:r>
      </w:del>
      <w:del w:id="1018" w:author="PR Preview" w:date="2026-01-01T00:00:00Z">
        <w:r>
          <w:delText xml:space="preserve">.</w:delText>
        </w:r>
      </w:del>
      <w:del w:id="1019" w:author="PR Preview" w:date="2026-01-01T00:00:00Z">
        <w:r>
          <w:delText xml:space="preserve"> </w:delText>
        </w:r>
      </w:del>
      <w:del w:id="1020" w:author="PR Preview" w:date="2026-01-01T00:00:00Z">
        <w:r>
          <w:delText xml:space="preserve">In step 2,</w:delText>
        </w:r>
      </w:del>
    </w:p>
    <w:p>
      <w:pPr>
        <w:pStyle w:val="FirstParagraph"/>
      </w:pPr>
      <w:ins w:id="1021" w:author="PR Preview" w:date="2026-01-01T00:00:00Z">
        <w:r>
          <w:rPr>
            <w:b/>
            <w:bCs/>
          </w:rPr>
          <w:t xml:space="preserve">Example 122 (Gram-Schmidt stops on dependent vectors)</w:t>
        </w:r>
      </w:ins>
      <w:ins w:id="1022" w:author="PR Preview" w:date="2026-01-01T00:00:00Z">
        <w:r>
          <w:t xml:space="preserve"> </w:t>
        </w:r>
      </w:ins>
      <w:ins w:id="1023" w:author="PR Preview" w:date="2026-01-01T00:00:00Z">
        <w:r>
          <w:t xml:space="preserve">Let</w:t>
        </w:r>
      </w:ins>
      <w:ins w:id="1024" w:author="PR Preview" w:date="2026-01-01T00:00:00Z">
        <w:r>
          <w:t xml:space="preserve"> </w:t>
        </w:r>
      </w:ins>
      <w:ins w:id="1025" w:author="PR Preview" w:date="2026-01-01T00:00:00Z">
        <w:r>
          <w:t xml:space="preserve">$\mathord{\smash[b]{\underset{\raise.3ex\hbox{$\scriptstyle\sim$}}{a}}\vphantom{a}}_1 = (1, 2)$</w:t>
        </w:r>
      </w:ins>
      <w:ins w:id="1026" w:author="PR Preview" w:date="2026-01-01T00:00:00Z">
        <w:r>
          <w:t xml:space="preserve"> </w:t>
        </w:r>
      </w:ins>
      <w:ins w:id="1027" w:author="PR Preview" w:date="2026-01-01T00:00:00Z">
        <w:r>
          <w:t xml:space="preserve">and</w:t>
        </w:r>
      </w:ins>
      <w:ins w:id="1028" w:author="PR Preview" w:date="2026-01-01T00:00:00Z">
        <w:r>
          <w:t xml:space="preserve"> </w:t>
        </w:r>
      </w:ins>
      <w:ins w:id="1029" w:author="PR Preview" w:date="2026-01-01T00:00:00Z">
        <w:r>
          <w:t xml:space="preserve">$\mathord{\smash[b]{\underset{\raise.3ex\hbox{$\scriptstyle\sim$}}{a}}\vphantom{a}}_2 = (2, 4)$</w:t>
        </w:r>
      </w:ins>
      <w:ins w:id="1030" w:author="PR Preview" w:date="2026-01-01T00:00:00Z">
        <w:r>
          <w:t xml:space="preserve">.</w:t>
        </w:r>
      </w:ins>
      <w:ins w:id="1031" w:author="PR Preview" w:date="2026-01-01T00:00:00Z">
        <w:r>
          <w:t xml:space="preserve"> </w:t>
        </w:r>
      </w:ins>
      <w:ins w:id="1032" w:author="PR Preview" w:date="2026-01-01T00:00:00Z">
        <w:r>
          <w:t xml:space="preserve">Step 1 gives</w:t>
        </w:r>
      </w:ins>
      <w:ins w:id="1033" w:author="PR Preview" w:date="2026-01-01T00:00:00Z">
        <w:r>
          <w:t xml:space="preserve"> </w:t>
        </w:r>
      </w:ins>
      <w:ins w:id="1034" w:author="PR Preview" w:date="2026-01-01T00:00:00Z">
        <w:r>
          <w:t xml:space="preserve">$\mathord{\smash[b]{\underset{\raise.3ex\hbox{$\scriptstyle\sim$}}{q}}\vphantom{q}}_1 = \tfrac{1}{\sqrt{5}}\,(1, 2)$</w:t>
        </w:r>
      </w:ins>
      <w:ins w:id="1035" w:author="PR Preview" w:date="2026-01-01T00:00:00Z">
        <w:r>
          <w:t xml:space="preserve">.</w:t>
        </w:r>
      </w:ins>
      <w:ins w:id="1036" w:author="PR Preview" w:date="2026-01-01T00:00:00Z">
        <w:r>
          <w:t xml:space="preserve"> </w:t>
        </w:r>
      </w:ins>
      <w:ins w:id="1037" w:author="PR Preview" w:date="2026-01-01T00:00:00Z">
        <w:r>
          <w:t xml:space="preserve">In step 2,</w:t>
        </w:r>
      </w:ins>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12"/>
    <w:bookmarkStart w:id="413"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13"/>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4" w:name="exm-thm-gram-schmidt"/>
    <w:p>
      <w:pPr>
        <w:pStyle w:val="BodyText"/>
      </w:pPr>
      <w:del w:id="1038" w:author="PR Preview" w:date="2026-01-01T00:00:00Z">
        <w:r>
          <w:rPr>
            <w:b/>
            <w:bCs/>
          </w:rPr>
          <w:delText xml:space="preserve">Example 122 (Finishing an orthonormal basis of</w:delText>
        </w:r>
      </w:del>
      <w:del w:id="1039" w:author="PR Preview" w:date="2026-01-01T00:00:00Z">
        <w:r>
          <w:rPr>
            <w:b/>
            <w:bCs/>
          </w:rPr>
          <w:delText xml:space="preserve"> </w:delText>
        </w:r>
      </w:del>
      <m:oMath>
        <m:sSup>
          <m:e>
            <m:r>
              <m:rPr>
                <m:scr m:val="double-struck"/>
                <m:sty m:val="p"/>
              </m:rPr>
              <m:t>R</m:t>
            </m:r>
          </m:e>
          <m:sup>
            <m:r>
              <m:t>3</m:t>
            </m:r>
          </m:sup>
        </m:sSup>
      </m:oMath>
      <w:del w:id="1040" w:author="PR Preview" w:date="2026-01-01T00:00:00Z">
        <w:r>
          <w:rPr>
            <w:b/>
            <w:bCs/>
          </w:rPr>
          <w:delText xml:space="preserve">)</w:delText>
        </w:r>
      </w:del>
      <w:del w:id="1041" w:author="PR Preview" w:date="2026-01-01T00:00:00Z">
        <w:r>
          <w:delText xml:space="preserve"> </w:delText>
        </w:r>
      </w:del>
      <w:del w:id="1042" w:author="PR Preview" w:date="2026-01-01T00:00:00Z">
        <w:r>
          <w:delText xml:space="preserve">Continue</w:delText>
        </w:r>
      </w:del>
      <w:del w:id="1043" w:author="PR Preview" w:date="2026-01-01T00:00:00Z">
        <w:r>
          <w:delText xml:space="preserve"> </w:delText>
        </w:r>
      </w:del>
      <w:hyperlink w:anchor="exm-gram-schmidt">
        <w:del w:id="1044" w:author="PR Preview" w:date="2026-01-01T00:00:00Z">
          <w:r>
            <w:rPr>
              <w:rStyle w:val="Hyperlink"/>
            </w:rPr>
            <w:delText xml:space="preserve">Example 120</w:delText>
          </w:r>
        </w:del>
      </w:hyperlink>
      <w:del w:id="1045" w:author="PR Preview" w:date="2026-01-01T00:00:00Z">
        <w:r>
          <w:delText xml:space="preserve"> </w:delText>
        </w:r>
      </w:del>
      <w:del w:id="1046" w:author="PR Preview" w:date="2026-01-01T00:00:00Z">
        <w:r>
          <w:delText xml:space="preserve">with</w:delText>
        </w:r>
      </w:del>
      <w:del w:id="1047" w:author="PR Preview" w:date="2026-01-01T00:00:00Z">
        <w:r>
          <w:delText xml:space="preserve"> </w:delText>
        </w:r>
      </w:del>
      <w:del w:id="1048" w:author="PR Preview" w:date="2026-01-01T00:00:00Z">
        <w:r>
          <w:delText xml:space="preserve">$\mathord{\smash[b]{\underset{\raise.3ex\hbox{$\scriptstyle\sim$}}{a}}\vphantom{a}}_3 = (0, 1, 1)$</w:delText>
        </w:r>
      </w:del>
      <w:del w:id="1049" w:author="PR Preview" w:date="2026-01-01T00:00:00Z">
        <w:r>
          <w:delText xml:space="preserve">.</w:delText>
        </w:r>
      </w:del>
      <w:del w:id="1050" w:author="PR Preview" w:date="2026-01-01T00:00:00Z">
        <w:r>
          <w:delText xml:space="preserve"> </w:delText>
        </w:r>
      </w:del>
      <w:del w:id="1051" w:author="PR Preview" w:date="2026-01-01T00:00:00Z">
        <w:r>
          <w:delText xml:space="preserve">$\mathord{\smash[b]{\underset{\raise.3ex\hbox{$\scriptstyle\sim$}}{q}}\vphantom{q}}_1 \cdot \mathord{\smash[b]{\underset{\raise.3ex\hbox{$\scriptstyle\sim$}}{a}}\vphantom{a}}_3 = \tfrac{1}{\sqrt{2}}$</w:delText>
        </w:r>
      </w:del>
      <w:del w:id="1052" w:author="PR Preview" w:date="2026-01-01T00:00:00Z">
        <w:r>
          <w:delText xml:space="preserve"> </w:delText>
        </w:r>
      </w:del>
      <w:del w:id="1053" w:author="PR Preview" w:date="2026-01-01T00:00:00Z">
        <w:r>
          <w:delText xml:space="preserve">and</w:delText>
        </w:r>
      </w:del>
    </w:p>
    <w:p>
      <w:pPr>
        <w:pStyle w:val="BodyText"/>
      </w:pPr>
      <w:ins w:id="1054" w:author="PR Preview" w:date="2026-01-01T00:00:00Z">
        <w:r>
          <w:rPr>
            <w:b/>
            <w:bCs/>
          </w:rPr>
          <w:t xml:space="preserve">Example 123 (Finishing an orthonormal basis of</w:t>
        </w:r>
      </w:ins>
      <w:ins w:id="1055" w:author="PR Preview" w:date="2026-01-01T00:00:00Z">
        <w:r>
          <w:rPr>
            <w:b/>
            <w:bCs/>
          </w:rPr>
          <w:t xml:space="preserve"> </w:t>
        </w:r>
      </w:ins>
      <m:oMath>
        <m:sSup>
          <m:e>
            <m:r>
              <m:rPr>
                <m:scr m:val="double-struck"/>
                <m:sty m:val="p"/>
              </m:rPr>
              <m:t>R</m:t>
            </m:r>
          </m:e>
          <m:sup>
            <m:r>
              <m:t>3</m:t>
            </m:r>
          </m:sup>
        </m:sSup>
      </m:oMath>
      <w:ins w:id="1056" w:author="PR Preview" w:date="2026-01-01T00:00:00Z">
        <w:r>
          <w:rPr>
            <w:b/>
            <w:bCs/>
          </w:rPr>
          <w:t xml:space="preserve">)</w:t>
        </w:r>
      </w:ins>
      <w:ins w:id="1057" w:author="PR Preview" w:date="2026-01-01T00:00:00Z">
        <w:r>
          <w:t xml:space="preserve"> </w:t>
        </w:r>
      </w:ins>
      <w:ins w:id="1058" w:author="PR Preview" w:date="2026-01-01T00:00:00Z">
        <w:r>
          <w:t xml:space="preserve">Continue</w:t>
        </w:r>
      </w:ins>
      <w:ins w:id="1059" w:author="PR Preview" w:date="2026-01-01T00:00:00Z">
        <w:r>
          <w:t xml:space="preserve"> </w:t>
        </w:r>
      </w:ins>
      <w:hyperlink w:anchor="exm-gram-schmidt">
        <w:ins w:id="1060" w:author="PR Preview" w:date="2026-01-01T00:00:00Z">
          <w:r>
            <w:rPr>
              <w:rStyle w:val="Hyperlink"/>
            </w:rPr>
            <w:t xml:space="preserve">Example 121</w:t>
          </w:r>
        </w:ins>
      </w:hyperlink>
      <w:ins w:id="1061" w:author="PR Preview" w:date="2026-01-01T00:00:00Z">
        <w:r>
          <w:t xml:space="preserve"> </w:t>
        </w:r>
      </w:ins>
      <w:ins w:id="1062" w:author="PR Preview" w:date="2026-01-01T00:00:00Z">
        <w:r>
          <w:t xml:space="preserve">with</w:t>
        </w:r>
      </w:ins>
      <w:ins w:id="1063" w:author="PR Preview" w:date="2026-01-01T00:00:00Z">
        <w:r>
          <w:t xml:space="preserve"> </w:t>
        </w:r>
      </w:ins>
      <w:ins w:id="1064" w:author="PR Preview" w:date="2026-01-01T00:00:00Z">
        <w:r>
          <w:t xml:space="preserve">$\mathord{\smash[b]{\underset{\raise.3ex\hbox{$\scriptstyle\sim$}}{a}}\vphantom{a}}_3 = (0, 1, 1)$</w:t>
        </w:r>
      </w:ins>
      <w:ins w:id="1065" w:author="PR Preview" w:date="2026-01-01T00:00:00Z">
        <w:r>
          <w:t xml:space="preserve">.</w:t>
        </w:r>
      </w:ins>
      <w:ins w:id="1066" w:author="PR Preview" w:date="2026-01-01T00:00:00Z">
        <w:r>
          <w:t xml:space="preserve"> </w:t>
        </w:r>
      </w:ins>
      <w:ins w:id="1067" w:author="PR Preview" w:date="2026-01-01T00:00:00Z">
        <w:r>
          <w:t xml:space="preserve">$\mathord{\smash[b]{\underset{\raise.3ex\hbox{$\scriptstyle\sim$}}{q}}\vphantom{q}}_1 \cdot \mathord{\smash[b]{\underset{\raise.3ex\hbox{$\scriptstyle\sim$}}{a}}\vphantom{a}}_3 = \tfrac{1}{\sqrt{2}}$</w:t>
        </w:r>
      </w:ins>
      <w:ins w:id="1068" w:author="PR Preview" w:date="2026-01-01T00:00:00Z">
        <w:r>
          <w:t xml:space="preserve"> </w:t>
        </w:r>
      </w:ins>
      <w:ins w:id="1069" w:author="PR Preview" w:date="2026-01-01T00:00:00Z">
        <w:r>
          <w:t xml:space="preserve">and</w:t>
        </w:r>
      </w:ins>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4"/>
    <w:bookmarkStart w:id="415"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5"/>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6" w:name="exm-orthonormal-basis-exists"/>
    <w:p>
      <w:pPr>
        <w:pStyle w:val="BodyText"/>
      </w:pPr>
      <w:del w:id="1070" w:author="PR Preview" w:date="2026-01-01T00:00:00Z">
        <w:r>
          <w:rPr>
            <w:b/>
            <w:bCs/>
          </w:rPr>
          <w:delText xml:space="preserve">Example 123 (Extending one unit vector to an orthonormal basis of</w:delText>
        </w:r>
      </w:del>
      <w:del w:id="1071" w:author="PR Preview" w:date="2026-01-01T00:00:00Z">
        <w:r>
          <w:rPr>
            <w:b/>
            <w:bCs/>
          </w:rPr>
          <w:delText xml:space="preserve"> </w:delText>
        </w:r>
      </w:del>
      <m:oMath>
        <m:sSup>
          <m:e>
            <m:r>
              <m:rPr>
                <m:scr m:val="double-struck"/>
                <m:sty m:val="p"/>
              </m:rPr>
              <m:t>R</m:t>
            </m:r>
          </m:e>
          <m:sup>
            <m:r>
              <m:t>3</m:t>
            </m:r>
          </m:sup>
        </m:sSup>
      </m:oMath>
      <w:del w:id="1072" w:author="PR Preview" w:date="2026-01-01T00:00:00Z">
        <w:r>
          <w:rPr>
            <w:b/>
            <w:bCs/>
          </w:rPr>
          <w:delText xml:space="preserve">)</w:delText>
        </w:r>
      </w:del>
      <w:del w:id="1073" w:author="PR Preview" w:date="2026-01-01T00:00:00Z">
        <w:r>
          <w:delText xml:space="preserve"> </w:delText>
        </w:r>
      </w:del>
      <w:del w:id="1074" w:author="PR Preview" w:date="2026-01-01T00:00:00Z">
        <w:r>
          <w:delText xml:space="preserve">Start from the unit vector</w:delText>
        </w:r>
      </w:del>
      <w:del w:id="1075" w:author="PR Preview" w:date="2026-01-01T00:00:00Z">
        <w:r>
          <w:delText xml:space="preserve"> </w:delText>
        </w:r>
      </w:del>
      <w:del w:id="1076" w:author="PR Preview" w:date="2026-01-01T00:00:00Z">
        <w:r>
          <w:delText xml:space="preserve">$\mathord{\smash[b]{\underset{\raise.3ex\hbox{$\scriptstyle\sim$}}{u}}\vphantom{u}}_1 = \tfrac{1}{\sqrt{2}}\,(1, 1, 0)$</w:delText>
        </w:r>
      </w:del>
      <w:del w:id="1077" w:author="PR Preview" w:date="2026-01-01T00:00:00Z">
        <w:r>
          <w:delText xml:space="preserve">.</w:delText>
        </w:r>
      </w:del>
      <w:del w:id="1078" w:author="PR Preview" w:date="2026-01-01T00:00:00Z">
        <w:r>
          <w:delText xml:space="preserve"> </w:delText>
        </w:r>
      </w:del>
      <w:del w:id="1079" w:author="PR Preview" w:date="2026-01-01T00:00:00Z">
        <w:r>
          <w:delText xml:space="preserve">Extend it to a basis of</w:delText>
        </w:r>
      </w:del>
      <w:del w:id="1080" w:author="PR Preview" w:date="2026-01-01T00:00:00Z">
        <w:r>
          <w:delText xml:space="preserve"> </w:delText>
        </w:r>
      </w:del>
      <m:oMath>
        <m:sSup>
          <m:e>
            <m:r>
              <m:rPr>
                <m:scr m:val="double-struck"/>
                <m:sty m:val="p"/>
              </m:rPr>
              <m:t>R</m:t>
            </m:r>
          </m:e>
          <m:sup>
            <m:r>
              <m:t>3</m:t>
            </m:r>
          </m:sup>
        </m:sSup>
      </m:oMath>
      <w:del w:id="1081" w:author="PR Preview" w:date="2026-01-01T00:00:00Z">
        <w:r>
          <w:delText xml:space="preserve"> </w:delText>
        </w:r>
      </w:del>
      <w:del w:id="1082" w:author="PR Preview" w:date="2026-01-01T00:00:00Z">
        <w:r>
          <w:delText xml:space="preserve">as in</w:delText>
        </w:r>
      </w:del>
      <w:del w:id="1083" w:author="PR Preview" w:date="2026-01-01T00:00:00Z">
        <w:r>
          <w:delText xml:space="preserve"> </w:delText>
        </w:r>
      </w:del>
      <w:hyperlink w:anchor="exm-extend-basis">
        <w:del w:id="1084" w:author="PR Preview" w:date="2026-01-01T00:00:00Z">
          <w:r>
            <w:rPr>
              <w:rStyle w:val="Hyperlink"/>
            </w:rPr>
            <w:delText xml:space="preserve">Example 53</w:delText>
          </w:r>
        </w:del>
      </w:hyperlink>
      <w:del w:id="1085" w:author="PR Preview" w:date="2026-01-01T00:00:00Z">
        <w:r>
          <w:delText xml:space="preserve">,</w:delText>
        </w:r>
      </w:del>
      <w:del w:id="1086" w:author="PR Preview" w:date="2026-01-01T00:00:00Z">
        <w:r>
          <w:delText xml:space="preserve"> </w:delText>
        </w:r>
      </w:del>
      <w:del w:id="1087" w:author="PR Preview" w:date="2026-01-01T00:00:00Z">
        <w:r>
          <w:delText xml:space="preserve">starting from the empty list:</w:delText>
        </w:r>
      </w:del>
      <w:del w:id="1088" w:author="PR Preview" w:date="2026-01-01T00:00:00Z">
        <w:r>
          <w:delText xml:space="preserve"> </w:delText>
        </w:r>
      </w:del>
      <w:del w:id="1089" w:author="PR Preview" w:date="2026-01-01T00:00:00Z">
        <w:r>
          <w:delText xml:space="preserve">$\mathord{\smash[b]{\underset{\raise.3ex\hbox{$\scriptstyle\sim$}}{u}}\vphantom{u}}_1$</w:delText>
        </w:r>
      </w:del>
      <w:del w:id="1090" w:author="PR Preview" w:date="2026-01-01T00:00:00Z">
        <w:r>
          <w:delText xml:space="preserve"> </w:delText>
        </w:r>
      </w:del>
      <w:del w:id="1091" w:author="PR Preview" w:date="2026-01-01T00:00:00Z">
        <w:r>
          <w:delText xml:space="preserve">is not in the span of the empty list,</w:delText>
        </w:r>
      </w:del>
      <w:del w:id="1092" w:author="PR Preview" w:date="2026-01-01T00:00:00Z">
        <w:r>
          <w:delText xml:space="preserve"> </w:delText>
        </w:r>
      </w:del>
      <w:del w:id="1093" w:author="PR Preview" w:date="2026-01-01T00:00:00Z">
        <w:r>
          <w:delText xml:space="preserve">$\mathopen{}\left\{\mathord{\smash[b]{\underset{\raise.3ex\hbox{$\scriptstyle\sim$}}{0}}\vphantom{0}}\right\}\mathclose{}$</w:delText>
        </w:r>
      </w:del>
      <w:del w:id="1094" w:author="PR Preview" w:date="2026-01-01T00:00:00Z">
        <w:r>
          <w:delText xml:space="preserve">, because</w:delText>
        </w:r>
      </w:del>
      <w:del w:id="1095" w:author="PR Preview" w:date="2026-01-01T00:00:00Z">
        <w:r>
          <w:delText xml:space="preserve"> </w:delText>
        </w:r>
      </w:del>
      <w:del w:id="1096" w:author="PR Preview" w:date="2026-01-01T00:00:00Z">
        <w:r>
          <w:delText xml:space="preserve">$\mathopen{}\left\lVert\mathord{\smash[b]{\underset{\raise.3ex\hbox{$\scriptstyle\sim$}}{u}}\vphantom{u}}_1\right\rVert\mathclose{} = 1$</w:delText>
        </w:r>
      </w:del>
      <w:del w:id="1097" w:author="PR Preview" w:date="2026-01-01T00:00:00Z">
        <w:r>
          <w:delText xml:space="preserve">;</w:delText>
        </w:r>
      </w:del>
      <w:del w:id="1098" w:author="PR Preview" w:date="2026-01-01T00:00:00Z">
        <w:r>
          <w:delText xml:space="preserve"> </w:delText>
        </w:r>
      </w:del>
      <m:oMath>
        <m:r>
          <m:rPr>
            <m:sty m:val="p"/>
          </m:rPr>
          <m:t>(</m:t>
        </m:r>
        <m:r>
          <m:t>1</m:t>
        </m:r>
        <m:r>
          <m:rPr>
            <m:sty m:val="p"/>
          </m:rPr>
          <m:t>,</m:t>
        </m:r>
        <m:r>
          <m:t>0</m:t>
        </m:r>
        <m:r>
          <m:rPr>
            <m:sty m:val="p"/>
          </m:rPr>
          <m:t>,</m:t>
        </m:r>
        <m:r>
          <m:t>0</m:t>
        </m:r>
        <m:r>
          <m:rPr>
            <m:sty m:val="p"/>
          </m:rPr>
          <m:t>)</m:t>
        </m:r>
      </m:oMath>
      <w:del w:id="1099" w:author="PR Preview" w:date="2026-01-01T00:00:00Z">
        <w:r>
          <w:delText xml:space="preserve"> </w:delText>
        </w:r>
      </w:del>
      <w:del w:id="1100" w:author="PR Preview" w:date="2026-01-01T00:00:00Z">
        <w:r>
          <w:delText xml:space="preserve">is not in</w:delText>
        </w:r>
      </w:del>
      <w:del w:id="1101" w:author="PR Preview" w:date="2026-01-01T00:00:00Z">
        <w:r>
          <w:delText xml:space="preserve"> </w:delText>
        </w:r>
      </w:del>
      <w:del w:id="1102" w:author="PR Preview" w:date="2026-01-01T00:00:00Z">
        <w:r>
          <w:delText xml:space="preserve">$\operatorname{span}\mathopen{}\left\{\mathord{\smash[b]{\underset{\raise.3ex\hbox{$\scriptstyle\sim$}}{u}}\vphantom{u}}_1\right\}\mathclose{}$</w:delText>
        </w:r>
      </w:del>
      <w:del w:id="1103" w:author="PR Preview" w:date="2026-01-01T00:00:00Z">
        <w:r>
          <w:delText xml:space="preserve">,</w:delText>
        </w:r>
      </w:del>
      <w:del w:id="1104" w:author="PR Preview" w:date="2026-01-01T00:00:00Z">
        <w:r>
          <w:delText xml:space="preserve"> </w:delText>
        </w:r>
      </w:del>
      <w:del w:id="1105" w:author="PR Preview" w:date="2026-01-01T00:00:00Z">
        <w:r>
          <w:delText xml:space="preserve">because every multiple of</w:delText>
        </w:r>
      </w:del>
      <w:del w:id="1106" w:author="PR Preview" w:date="2026-01-01T00:00:00Z">
        <w:r>
          <w:delText xml:space="preserve"> </w:delText>
        </w:r>
      </w:del>
      <w:del w:id="1107" w:author="PR Preview" w:date="2026-01-01T00:00:00Z">
        <w:r>
          <w:delText xml:space="preserve">$\mathord{\smash[b]{\underset{\raise.3ex\hbox{$\scriptstyle\sim$}}{u}}\vphantom{u}}_1$</w:delText>
        </w:r>
      </w:del>
      <w:del w:id="1108" w:author="PR Preview" w:date="2026-01-01T00:00:00Z">
        <w:r>
          <w:delText xml:space="preserve"> </w:delText>
        </w:r>
      </w:del>
      <w:del w:id="1109" w:author="PR Preview" w:date="2026-01-01T00:00:00Z">
        <w:r>
          <w:delText xml:space="preserve">has equal first and second entries,</w:delText>
        </w:r>
      </w:del>
      <w:del w:id="1110" w:author="PR Preview" w:date="2026-01-01T00:00:00Z">
        <w:r>
          <w:delText xml:space="preserve"> </w:delText>
        </w:r>
      </w:del>
      <w:del w:id="1111" w:author="PR Preview" w:date="2026-01-01T00:00:00Z">
        <w:r>
          <w:delText xml:space="preserve">and</w:delText>
        </w:r>
      </w:del>
      <w:del w:id="1112" w:author="PR Preview" w:date="2026-01-01T00:00:00Z">
        <w:r>
          <w:delText xml:space="preserve"> </w:delText>
        </w:r>
      </w:del>
      <m:oMath>
        <m:r>
          <m:rPr>
            <m:sty m:val="p"/>
          </m:rPr>
          <m:t>(</m:t>
        </m:r>
        <m:r>
          <m:t>0</m:t>
        </m:r>
        <m:r>
          <m:rPr>
            <m:sty m:val="p"/>
          </m:rPr>
          <m:t>,</m:t>
        </m:r>
        <m:r>
          <m:t>0</m:t>
        </m:r>
        <m:r>
          <m:rPr>
            <m:sty m:val="p"/>
          </m:rPr>
          <m:t>,</m:t>
        </m:r>
        <m:r>
          <m:t>1</m:t>
        </m:r>
        <m:r>
          <m:rPr>
            <m:sty m:val="p"/>
          </m:rPr>
          <m:t>)</m:t>
        </m:r>
      </m:oMath>
      <w:del w:id="1113" w:author="PR Preview" w:date="2026-01-01T00:00:00Z">
        <w:r>
          <w:delText xml:space="preserve"> </w:delText>
        </w:r>
      </w:del>
      <w:del w:id="1114" w:author="PR Preview" w:date="2026-01-01T00:00:00Z">
        <w:r>
          <w:delText xml:space="preserve">is not in</w:delText>
        </w:r>
      </w:del>
      <w:del w:id="1115" w:author="PR Preview" w:date="2026-01-01T00:00:00Z">
        <w:r>
          <w:delText xml:space="preserve"> </w:delText>
        </w:r>
      </w:del>
      <w:del w:id="1116" w:author="PR Preview" w:date="2026-01-01T00:00:00Z">
        <w:r>
          <w:delText xml:space="preserve">$\operatorname{span}\mathopen{}\left\{\mathord{\smash[b]{\underset{\raise.3ex\hbox{$\scriptstyle\sim$}}{u}}\vphantom{u}}_1, (1, 0, 0)\right\}\mathclose{}$</w:delText>
        </w:r>
      </w:del>
      <w:del w:id="1117" w:author="PR Preview" w:date="2026-01-01T00:00:00Z">
        <w:r>
          <w:delText xml:space="preserve">,</w:delText>
        </w:r>
      </w:del>
      <w:del w:id="1118" w:author="PR Preview" w:date="2026-01-01T00:00:00Z">
        <w:r>
          <w:delText xml:space="preserve"> </w:delText>
        </w:r>
      </w:del>
      <w:del w:id="1119" w:author="PR Preview" w:date="2026-01-01T00:00:00Z">
        <w:r>
          <w:delText xml:space="preserve">because every combination of those two vectors has third entry</w:delText>
        </w:r>
      </w:del>
      <w:del w:id="1120" w:author="PR Preview" w:date="2026-01-01T00:00:00Z">
        <w:r>
          <w:delText xml:space="preserve"> </w:delText>
        </w:r>
      </w:del>
      <m:oMath>
        <m:r>
          <m:t>0</m:t>
        </m:r>
      </m:oMath>
      <w:del w:id="1121" w:author="PR Preview" w:date="2026-01-01T00:00:00Z">
        <w:r>
          <w:delText xml:space="preserve">.</w:delText>
        </w:r>
      </w:del>
      <w:del w:id="1122" w:author="PR Preview" w:date="2026-01-01T00:00:00Z">
        <w:r>
          <w:delText xml:space="preserve"> </w:delText>
        </w:r>
      </w:del>
      <w:del w:id="1123" w:author="PR Preview" w:date="2026-01-01T00:00:00Z">
        <w:r>
          <w:delText xml:space="preserve">So</w:delText>
        </w:r>
      </w:del>
      <w:del w:id="1124" w:author="PR Preview" w:date="2026-01-01T00:00:00Z">
        <w:r>
          <w:delText xml:space="preserve"> </w:delText>
        </w:r>
      </w:del>
      <w:del w:id="1125" w:author="PR Preview" w:date="2026-01-01T00:00:00Z">
        <w:r>
          <w:delText xml:space="preserve">$\mathord{\smash[b]{\underset{\raise.3ex\hbox{$\scriptstyle\sim$}}{u}}\vphantom{u}}_1, (1, 0, 0), (0, 0, 1)$</w:delText>
        </w:r>
      </w:del>
      <w:del w:id="1126" w:author="PR Preview" w:date="2026-01-01T00:00:00Z">
        <w:r>
          <w:delText xml:space="preserve"> </w:delText>
        </w:r>
      </w:del>
      <w:del w:id="1127" w:author="PR Preview" w:date="2026-01-01T00:00:00Z">
        <w:r>
          <w:delText xml:space="preserve">are linearly independent (</w:delText>
        </w:r>
      </w:del>
      <w:hyperlink w:anchor="thm-add-outside-span">
        <w:del w:id="1128" w:author="PR Preview" w:date="2026-01-01T00:00:00Z">
          <w:r>
            <w:rPr>
              <w:rStyle w:val="Hyperlink"/>
            </w:rPr>
            <w:delText xml:space="preserve">Theorem 29</w:delText>
          </w:r>
        </w:del>
      </w:hyperlink>
      <w:del w:id="1129" w:author="PR Preview" w:date="2026-01-01T00:00:00Z">
        <w:r>
          <w:delText xml:space="preserve">),</w:delText>
        </w:r>
      </w:del>
      <w:del w:id="1130" w:author="PR Preview" w:date="2026-01-01T00:00:00Z">
        <w:r>
          <w:delText xml:space="preserve"> </w:delText>
        </w:r>
      </w:del>
      <w:del w:id="1131" w:author="PR Preview" w:date="2026-01-01T00:00:00Z">
        <w:r>
          <w:delText xml:space="preserve">and three linearly independent vectors in</w:delText>
        </w:r>
      </w:del>
      <w:del w:id="1132" w:author="PR Preview" w:date="2026-01-01T00:00:00Z">
        <w:r>
          <w:delText xml:space="preserve"> </w:delText>
        </w:r>
      </w:del>
      <m:oMath>
        <m:sSup>
          <m:e>
            <m:r>
              <m:rPr>
                <m:scr m:val="double-struck"/>
                <m:sty m:val="p"/>
              </m:rPr>
              <m:t>R</m:t>
            </m:r>
          </m:e>
          <m:sup>
            <m:r>
              <m:t>3</m:t>
            </m:r>
          </m:sup>
        </m:sSup>
      </m:oMath>
      <w:del w:id="1133" w:author="PR Preview" w:date="2026-01-01T00:00:00Z">
        <w:r>
          <w:delText xml:space="preserve"> </w:delText>
        </w:r>
      </w:del>
      <w:del w:id="1134" w:author="PR Preview" w:date="2026-01-01T00:00:00Z">
        <w:r>
          <w:delText xml:space="preserve">are a basis of it</w:delText>
        </w:r>
      </w:del>
      <w:del w:id="1135" w:author="PR Preview" w:date="2026-01-01T00:00:00Z">
        <w:r>
          <w:delText xml:space="preserve"> </w:delText>
        </w:r>
      </w:del>
      <w:del w:id="1136" w:author="PR Preview" w:date="2026-01-01T00:00:00Z">
        <w:r>
          <w:delText xml:space="preserve">(they are a basis of their span, which has dimension</w:delText>
        </w:r>
      </w:del>
      <w:del w:id="1137" w:author="PR Preview" w:date="2026-01-01T00:00:00Z">
        <w:r>
          <w:delText xml:space="preserve"> </w:delText>
        </w:r>
      </w:del>
      <m:oMath>
        <m:r>
          <m:t>3</m:t>
        </m:r>
      </m:oMath>
      <w:del w:id="1138" w:author="PR Preview" w:date="2026-01-01T00:00:00Z">
        <w:r>
          <w:delText xml:space="preserve"> </w:delText>
        </w:r>
      </w:del>
      <w:del w:id="1139" w:author="PR Preview" w:date="2026-01-01T00:00:00Z">
        <w:r>
          <w:delText xml:space="preserve">(</w:delText>
        </w:r>
      </w:del>
      <w:hyperlink w:anchor="def-dimension">
        <w:del w:id="1140" w:author="PR Preview" w:date="2026-01-01T00:00:00Z">
          <w:r>
            <w:rPr>
              <w:rStyle w:val="Hyperlink"/>
            </w:rPr>
            <w:delText xml:space="preserve">Definition 51</w:delText>
          </w:r>
        </w:del>
      </w:hyperlink>
      <w:del w:id="1141" w:author="PR Preview" w:date="2026-01-01T00:00:00Z">
        <w:r>
          <w:delText xml:space="preserve">)</w:delText>
        </w:r>
      </w:del>
      <w:del w:id="1142" w:author="PR Preview" w:date="2026-01-01T00:00:00Z">
        <w:r>
          <w:delText xml:space="preserve"> </w:delText>
        </w:r>
      </w:del>
      <w:del w:id="1143" w:author="PR Preview" w:date="2026-01-01T00:00:00Z">
        <w:r>
          <w:delText xml:space="preserve">and so is</w:delText>
        </w:r>
      </w:del>
      <w:del w:id="1144" w:author="PR Preview" w:date="2026-01-01T00:00:00Z">
        <w:r>
          <w:delText xml:space="preserve"> </w:delText>
        </w:r>
      </w:del>
      <m:oMath>
        <m:sSup>
          <m:e>
            <m:r>
              <m:rPr>
                <m:scr m:val="double-struck"/>
                <m:sty m:val="p"/>
              </m:rPr>
              <m:t>R</m:t>
            </m:r>
          </m:e>
          <m:sup>
            <m:r>
              <m:t>3</m:t>
            </m:r>
          </m:sup>
        </m:sSup>
      </m:oMath>
      <w:del w:id="1145" w:author="PR Preview" w:date="2026-01-01T00:00:00Z">
        <w:r>
          <w:delText xml:space="preserve"> </w:delText>
        </w:r>
      </w:del>
      <w:del w:id="1146" w:author="PR Preview" w:date="2026-01-01T00:00:00Z">
        <w:r>
          <w:delText xml:space="preserve">(</w:delText>
        </w:r>
      </w:del>
      <w:hyperlink w:anchor="thm-subspace-equal-dim">
        <w:del w:id="1147" w:author="PR Preview" w:date="2026-01-01T00:00:00Z">
          <w:r>
            <w:rPr>
              <w:rStyle w:val="Hyperlink"/>
            </w:rPr>
            <w:delText xml:space="preserve">Theorem 32</w:delText>
          </w:r>
        </w:del>
      </w:hyperlink>
      <w:del w:id="1148" w:author="PR Preview" w:date="2026-01-01T00:00:00Z">
        <w:r>
          <w:delText xml:space="preserve">,</w:delText>
        </w:r>
      </w:del>
      <w:del w:id="1149" w:author="PR Preview" w:date="2026-01-01T00:00:00Z">
        <w:r>
          <w:delText xml:space="preserve"> </w:delText>
        </w:r>
      </w:del>
      <w:hyperlink w:anchor="exm-dimension">
        <w:del w:id="1150" w:author="PR Preview" w:date="2026-01-01T00:00:00Z">
          <w:r>
            <w:rPr>
              <w:rStyle w:val="Hyperlink"/>
            </w:rPr>
            <w:delText xml:space="preserve">Example 51</w:delText>
          </w:r>
        </w:del>
      </w:hyperlink>
      <w:del w:id="1151" w:author="PR Preview" w:date="2026-01-01T00:00:00Z">
        <w:r>
          <w:delText xml:space="preserve">)).</w:delText>
        </w:r>
      </w:del>
      <w:del w:id="1152" w:author="PR Preview" w:date="2026-01-01T00:00:00Z">
        <w:r>
          <w:delText xml:space="preserve"> </w:delText>
        </w:r>
      </w:del>
      <w:del w:id="1153" w:author="PR Preview" w:date="2026-01-01T00:00:00Z">
        <w:r>
          <w:delText xml:space="preserve">Gram-Schmidt on</w:delText>
        </w:r>
      </w:del>
      <w:del w:id="1154" w:author="PR Preview" w:date="2026-01-01T00:00:00Z">
        <w:r>
          <w:delText xml:space="preserve"> </w:delText>
        </w:r>
      </w:del>
      <w:del w:id="1155" w:author="PR Preview" w:date="2026-01-01T00:00:00Z">
        <w:r>
          <w:delText xml:space="preserve">$\mathord{\smash[b]{\underset{\raise.3ex\hbox{$\scriptstyle\sim$}}{u}}\vphantom{u}}_1, (1, 0, 0), (0, 0, 1)$</w:delText>
        </w:r>
      </w:del>
      <w:del w:id="1156" w:author="PR Preview" w:date="2026-01-01T00:00:00Z">
        <w:r>
          <w:delText xml:space="preserve">:</w:delText>
        </w:r>
      </w:del>
    </w:p>
    <w:p>
      <w:pPr>
        <w:pStyle w:val="BodyText"/>
      </w:pPr>
      <w:ins w:id="1157" w:author="PR Preview" w:date="2026-01-01T00:00:00Z">
        <w:r>
          <w:rPr>
            <w:b/>
            <w:bCs/>
          </w:rPr>
          <w:t xml:space="preserve">Example 124 (Extending one unit vector to an orthonormal basis of</w:t>
        </w:r>
      </w:ins>
      <w:ins w:id="1158" w:author="PR Preview" w:date="2026-01-01T00:00:00Z">
        <w:r>
          <w:rPr>
            <w:b/>
            <w:bCs/>
          </w:rPr>
          <w:t xml:space="preserve"> </w:t>
        </w:r>
      </w:ins>
      <m:oMath>
        <m:sSup>
          <m:e>
            <m:r>
              <m:rPr>
                <m:scr m:val="double-struck"/>
                <m:sty m:val="p"/>
              </m:rPr>
              <m:t>R</m:t>
            </m:r>
          </m:e>
          <m:sup>
            <m:r>
              <m:t>3</m:t>
            </m:r>
          </m:sup>
        </m:sSup>
      </m:oMath>
      <w:ins w:id="1159" w:author="PR Preview" w:date="2026-01-01T00:00:00Z">
        <w:r>
          <w:rPr>
            <w:b/>
            <w:bCs/>
          </w:rPr>
          <w:t xml:space="preserve">)</w:t>
        </w:r>
      </w:ins>
      <w:ins w:id="1160" w:author="PR Preview" w:date="2026-01-01T00:00:00Z">
        <w:r>
          <w:t xml:space="preserve"> </w:t>
        </w:r>
      </w:ins>
      <w:ins w:id="1161" w:author="PR Preview" w:date="2026-01-01T00:00:00Z">
        <w:r>
          <w:t xml:space="preserve">Start from the unit vector</w:t>
        </w:r>
      </w:ins>
      <w:ins w:id="1162" w:author="PR Preview" w:date="2026-01-01T00:00:00Z">
        <w:r>
          <w:t xml:space="preserve"> </w:t>
        </w:r>
      </w:ins>
      <w:ins w:id="1163" w:author="PR Preview" w:date="2026-01-01T00:00:00Z">
        <w:r>
          <w:t xml:space="preserve">$\mathord{\smash[b]{\underset{\raise.3ex\hbox{$\scriptstyle\sim$}}{u}}\vphantom{u}}_1 = \tfrac{1}{\sqrt{2}}\,(1, 1, 0)$</w:t>
        </w:r>
      </w:ins>
      <w:ins w:id="1164" w:author="PR Preview" w:date="2026-01-01T00:00:00Z">
        <w:r>
          <w:t xml:space="preserve">.</w:t>
        </w:r>
      </w:ins>
      <w:ins w:id="1165" w:author="PR Preview" w:date="2026-01-01T00:00:00Z">
        <w:r>
          <w:t xml:space="preserve"> </w:t>
        </w:r>
      </w:ins>
      <w:ins w:id="1166" w:author="PR Preview" w:date="2026-01-01T00:00:00Z">
        <w:r>
          <w:t xml:space="preserve">Extend it to a basis of</w:t>
        </w:r>
      </w:ins>
      <w:ins w:id="1167" w:author="PR Preview" w:date="2026-01-01T00:00:00Z">
        <w:r>
          <w:t xml:space="preserve"> </w:t>
        </w:r>
      </w:ins>
      <m:oMath>
        <m:sSup>
          <m:e>
            <m:r>
              <m:rPr>
                <m:scr m:val="double-struck"/>
                <m:sty m:val="p"/>
              </m:rPr>
              <m:t>R</m:t>
            </m:r>
          </m:e>
          <m:sup>
            <m:r>
              <m:t>3</m:t>
            </m:r>
          </m:sup>
        </m:sSup>
      </m:oMath>
      <w:ins w:id="1168" w:author="PR Preview" w:date="2026-01-01T00:00:00Z">
        <w:r>
          <w:t xml:space="preserve"> </w:t>
        </w:r>
      </w:ins>
      <w:ins w:id="1169" w:author="PR Preview" w:date="2026-01-01T00:00:00Z">
        <w:r>
          <w:t xml:space="preserve">as in</w:t>
        </w:r>
      </w:ins>
      <w:ins w:id="1170" w:author="PR Preview" w:date="2026-01-01T00:00:00Z">
        <w:r>
          <w:t xml:space="preserve"> </w:t>
        </w:r>
      </w:ins>
      <w:hyperlink w:anchor="exm-extend-basis">
        <w:ins w:id="1171" w:author="PR Preview" w:date="2026-01-01T00:00:00Z">
          <w:r>
            <w:rPr>
              <w:rStyle w:val="Hyperlink"/>
            </w:rPr>
            <w:t xml:space="preserve">Example 53</w:t>
          </w:r>
        </w:ins>
      </w:hyperlink>
      <w:ins w:id="1172" w:author="PR Preview" w:date="2026-01-01T00:00:00Z">
        <w:r>
          <w:t xml:space="preserve">,</w:t>
        </w:r>
      </w:ins>
      <w:ins w:id="1173" w:author="PR Preview" w:date="2026-01-01T00:00:00Z">
        <w:r>
          <w:t xml:space="preserve"> </w:t>
        </w:r>
      </w:ins>
      <w:ins w:id="1174" w:author="PR Preview" w:date="2026-01-01T00:00:00Z">
        <w:r>
          <w:t xml:space="preserve">starting from the empty list:</w:t>
        </w:r>
      </w:ins>
      <w:ins w:id="1175" w:author="PR Preview" w:date="2026-01-01T00:00:00Z">
        <w:r>
          <w:t xml:space="preserve"> </w:t>
        </w:r>
      </w:ins>
      <w:ins w:id="1176" w:author="PR Preview" w:date="2026-01-01T00:00:00Z">
        <w:r>
          <w:t xml:space="preserve">$\mathord{\smash[b]{\underset{\raise.3ex\hbox{$\scriptstyle\sim$}}{u}}\vphantom{u}}_1$</w:t>
        </w:r>
      </w:ins>
      <w:ins w:id="1177" w:author="PR Preview" w:date="2026-01-01T00:00:00Z">
        <w:r>
          <w:t xml:space="preserve"> </w:t>
        </w:r>
      </w:ins>
      <w:ins w:id="1178" w:author="PR Preview" w:date="2026-01-01T00:00:00Z">
        <w:r>
          <w:t xml:space="preserve">is not in the span of the empty list,</w:t>
        </w:r>
      </w:ins>
      <w:ins w:id="1179" w:author="PR Preview" w:date="2026-01-01T00:00:00Z">
        <w:r>
          <w:t xml:space="preserve"> </w:t>
        </w:r>
      </w:ins>
      <w:ins w:id="1180" w:author="PR Preview" w:date="2026-01-01T00:00:00Z">
        <w:r>
          <w:t xml:space="preserve">$\mathopen{}\left\{\mathord{\smash[b]{\underset{\raise.3ex\hbox{$\scriptstyle\sim$}}{0}}\vphantom{0}}\right\}\mathclose{}$</w:t>
        </w:r>
      </w:ins>
      <w:ins w:id="1181" w:author="PR Preview" w:date="2026-01-01T00:00:00Z">
        <w:r>
          <w:t xml:space="preserve">, because</w:t>
        </w:r>
      </w:ins>
      <w:ins w:id="1182" w:author="PR Preview" w:date="2026-01-01T00:00:00Z">
        <w:r>
          <w:t xml:space="preserve"> </w:t>
        </w:r>
      </w:ins>
      <w:ins w:id="1183" w:author="PR Preview" w:date="2026-01-01T00:00:00Z">
        <w:r>
          <w:t xml:space="preserve">$\mathopen{}\left\lVert\mathord{\smash[b]{\underset{\raise.3ex\hbox{$\scriptstyle\sim$}}{u}}\vphantom{u}}_1\right\rVert\mathclose{} = 1$</w:t>
        </w:r>
      </w:ins>
      <w:ins w:id="1184" w:author="PR Preview" w:date="2026-01-01T00:00:00Z">
        <w:r>
          <w:t xml:space="preserve">;</w:t>
        </w:r>
      </w:ins>
      <w:ins w:id="1185" w:author="PR Preview" w:date="2026-01-01T00:00:00Z">
        <w:r>
          <w:t xml:space="preserve"> </w:t>
        </w:r>
      </w:ins>
      <m:oMath>
        <m:r>
          <m:rPr>
            <m:sty m:val="p"/>
          </m:rPr>
          <m:t>(</m:t>
        </m:r>
        <m:r>
          <m:t>1</m:t>
        </m:r>
        <m:r>
          <m:rPr>
            <m:sty m:val="p"/>
          </m:rPr>
          <m:t>,</m:t>
        </m:r>
        <m:r>
          <m:t>0</m:t>
        </m:r>
        <m:r>
          <m:rPr>
            <m:sty m:val="p"/>
          </m:rPr>
          <m:t>,</m:t>
        </m:r>
        <m:r>
          <m:t>0</m:t>
        </m:r>
        <m:r>
          <m:rPr>
            <m:sty m:val="p"/>
          </m:rPr>
          <m:t>)</m:t>
        </m:r>
      </m:oMath>
      <w:ins w:id="1186" w:author="PR Preview" w:date="2026-01-01T00:00:00Z">
        <w:r>
          <w:t xml:space="preserve"> </w:t>
        </w:r>
      </w:ins>
      <w:ins w:id="1187" w:author="PR Preview" w:date="2026-01-01T00:00:00Z">
        <w:r>
          <w:t xml:space="preserve">is not in</w:t>
        </w:r>
      </w:ins>
      <w:ins w:id="1188" w:author="PR Preview" w:date="2026-01-01T00:00:00Z">
        <w:r>
          <w:t xml:space="preserve"> </w:t>
        </w:r>
      </w:ins>
      <w:ins w:id="1189" w:author="PR Preview" w:date="2026-01-01T00:00:00Z">
        <w:r>
          <w:t xml:space="preserve">$\operatorname{span}\mathopen{}\left\{\mathord{\smash[b]{\underset{\raise.3ex\hbox{$\scriptstyle\sim$}}{u}}\vphantom{u}}_1\right\}\mathclose{}$</w:t>
        </w:r>
      </w:ins>
      <w:ins w:id="1190" w:author="PR Preview" w:date="2026-01-01T00:00:00Z">
        <w:r>
          <w:t xml:space="preserve">,</w:t>
        </w:r>
      </w:ins>
      <w:ins w:id="1191" w:author="PR Preview" w:date="2026-01-01T00:00:00Z">
        <w:r>
          <w:t xml:space="preserve"> </w:t>
        </w:r>
      </w:ins>
      <w:ins w:id="1192" w:author="PR Preview" w:date="2026-01-01T00:00:00Z">
        <w:r>
          <w:t xml:space="preserve">because every multiple of</w:t>
        </w:r>
      </w:ins>
      <w:ins w:id="1193" w:author="PR Preview" w:date="2026-01-01T00:00:00Z">
        <w:r>
          <w:t xml:space="preserve"> </w:t>
        </w:r>
      </w:ins>
      <w:ins w:id="1194" w:author="PR Preview" w:date="2026-01-01T00:00:00Z">
        <w:r>
          <w:t xml:space="preserve">$\mathord{\smash[b]{\underset{\raise.3ex\hbox{$\scriptstyle\sim$}}{u}}\vphantom{u}}_1$</w:t>
        </w:r>
      </w:ins>
      <w:ins w:id="1195" w:author="PR Preview" w:date="2026-01-01T00:00:00Z">
        <w:r>
          <w:t xml:space="preserve"> </w:t>
        </w:r>
      </w:ins>
      <w:ins w:id="1196" w:author="PR Preview" w:date="2026-01-01T00:00:00Z">
        <w:r>
          <w:t xml:space="preserve">has equal first and second entries,</w:t>
        </w:r>
      </w:ins>
      <w:ins w:id="1197" w:author="PR Preview" w:date="2026-01-01T00:00:00Z">
        <w:r>
          <w:t xml:space="preserve"> </w:t>
        </w:r>
      </w:ins>
      <w:ins w:id="1198" w:author="PR Preview" w:date="2026-01-01T00:00:00Z">
        <w:r>
          <w:t xml:space="preserve">and</w:t>
        </w:r>
      </w:ins>
      <w:ins w:id="1199" w:author="PR Preview" w:date="2026-01-01T00:00:00Z">
        <w:r>
          <w:t xml:space="preserve"> </w:t>
        </w:r>
      </w:ins>
      <m:oMath>
        <m:r>
          <m:rPr>
            <m:sty m:val="p"/>
          </m:rPr>
          <m:t>(</m:t>
        </m:r>
        <m:r>
          <m:t>0</m:t>
        </m:r>
        <m:r>
          <m:rPr>
            <m:sty m:val="p"/>
          </m:rPr>
          <m:t>,</m:t>
        </m:r>
        <m:r>
          <m:t>0</m:t>
        </m:r>
        <m:r>
          <m:rPr>
            <m:sty m:val="p"/>
          </m:rPr>
          <m:t>,</m:t>
        </m:r>
        <m:r>
          <m:t>1</m:t>
        </m:r>
        <m:r>
          <m:rPr>
            <m:sty m:val="p"/>
          </m:rPr>
          <m:t>)</m:t>
        </m:r>
      </m:oMath>
      <w:ins w:id="1200" w:author="PR Preview" w:date="2026-01-01T00:00:00Z">
        <w:r>
          <w:t xml:space="preserve"> </w:t>
        </w:r>
      </w:ins>
      <w:ins w:id="1201" w:author="PR Preview" w:date="2026-01-01T00:00:00Z">
        <w:r>
          <w:t xml:space="preserve">is not in</w:t>
        </w:r>
      </w:ins>
      <w:ins w:id="1202" w:author="PR Preview" w:date="2026-01-01T00:00:00Z">
        <w:r>
          <w:t xml:space="preserve"> </w:t>
        </w:r>
      </w:ins>
      <w:ins w:id="1203" w:author="PR Preview" w:date="2026-01-01T00:00:00Z">
        <w:r>
          <w:t xml:space="preserve">$\operatorname{span}\mathopen{}\left\{\mathord{\smash[b]{\underset{\raise.3ex\hbox{$\scriptstyle\sim$}}{u}}\vphantom{u}}_1, (1, 0, 0)\right\}\mathclose{}$</w:t>
        </w:r>
      </w:ins>
      <w:ins w:id="1204" w:author="PR Preview" w:date="2026-01-01T00:00:00Z">
        <w:r>
          <w:t xml:space="preserve">,</w:t>
        </w:r>
      </w:ins>
      <w:ins w:id="1205" w:author="PR Preview" w:date="2026-01-01T00:00:00Z">
        <w:r>
          <w:t xml:space="preserve"> </w:t>
        </w:r>
      </w:ins>
      <w:ins w:id="1206" w:author="PR Preview" w:date="2026-01-01T00:00:00Z">
        <w:r>
          <w:t xml:space="preserve">because every combination of those two vectors has third entry</w:t>
        </w:r>
      </w:ins>
      <w:ins w:id="1207" w:author="PR Preview" w:date="2026-01-01T00:00:00Z">
        <w:r>
          <w:t xml:space="preserve"> </w:t>
        </w:r>
      </w:ins>
      <m:oMath>
        <m:r>
          <m:t>0</m:t>
        </m:r>
      </m:oMath>
      <w:ins w:id="1208" w:author="PR Preview" w:date="2026-01-01T00:00:00Z">
        <w:r>
          <w:t xml:space="preserve">.</w:t>
        </w:r>
      </w:ins>
      <w:ins w:id="1209" w:author="PR Preview" w:date="2026-01-01T00:00:00Z">
        <w:r>
          <w:t xml:space="preserve"> </w:t>
        </w:r>
      </w:ins>
      <w:ins w:id="1210" w:author="PR Preview" w:date="2026-01-01T00:00:00Z">
        <w:r>
          <w:t xml:space="preserve">So</w:t>
        </w:r>
      </w:ins>
      <w:ins w:id="1211" w:author="PR Preview" w:date="2026-01-01T00:00:00Z">
        <w:r>
          <w:t xml:space="preserve"> </w:t>
        </w:r>
      </w:ins>
      <w:ins w:id="1212" w:author="PR Preview" w:date="2026-01-01T00:00:00Z">
        <w:r>
          <w:t xml:space="preserve">$\mathord{\smash[b]{\underset{\raise.3ex\hbox{$\scriptstyle\sim$}}{u}}\vphantom{u}}_1, (1, 0, 0), (0, 0, 1)$</w:t>
        </w:r>
      </w:ins>
      <w:ins w:id="1213" w:author="PR Preview" w:date="2026-01-01T00:00:00Z">
        <w:r>
          <w:t xml:space="preserve"> </w:t>
        </w:r>
      </w:ins>
      <w:ins w:id="1214" w:author="PR Preview" w:date="2026-01-01T00:00:00Z">
        <w:r>
          <w:t xml:space="preserve">are linearly independent (</w:t>
        </w:r>
      </w:ins>
      <w:hyperlink w:anchor="thm-add-outside-span">
        <w:ins w:id="1215" w:author="PR Preview" w:date="2026-01-01T00:00:00Z">
          <w:r>
            <w:rPr>
              <w:rStyle w:val="Hyperlink"/>
            </w:rPr>
            <w:t xml:space="preserve">Theorem 29</w:t>
          </w:r>
        </w:ins>
      </w:hyperlink>
      <w:ins w:id="1216" w:author="PR Preview" w:date="2026-01-01T00:00:00Z">
        <w:r>
          <w:t xml:space="preserve">),</w:t>
        </w:r>
      </w:ins>
      <w:ins w:id="1217" w:author="PR Preview" w:date="2026-01-01T00:00:00Z">
        <w:r>
          <w:t xml:space="preserve"> </w:t>
        </w:r>
      </w:ins>
      <w:ins w:id="1218" w:author="PR Preview" w:date="2026-01-01T00:00:00Z">
        <w:r>
          <w:t xml:space="preserve">and three linearly independent vectors in</w:t>
        </w:r>
      </w:ins>
      <w:ins w:id="1219" w:author="PR Preview" w:date="2026-01-01T00:00:00Z">
        <w:r>
          <w:t xml:space="preserve"> </w:t>
        </w:r>
      </w:ins>
      <m:oMath>
        <m:sSup>
          <m:e>
            <m:r>
              <m:rPr>
                <m:scr m:val="double-struck"/>
                <m:sty m:val="p"/>
              </m:rPr>
              <m:t>R</m:t>
            </m:r>
          </m:e>
          <m:sup>
            <m:r>
              <m:t>3</m:t>
            </m:r>
          </m:sup>
        </m:sSup>
      </m:oMath>
      <w:ins w:id="1220" w:author="PR Preview" w:date="2026-01-01T00:00:00Z">
        <w:r>
          <w:t xml:space="preserve"> </w:t>
        </w:r>
      </w:ins>
      <w:ins w:id="1221" w:author="PR Preview" w:date="2026-01-01T00:00:00Z">
        <w:r>
          <w:t xml:space="preserve">are a basis of it</w:t>
        </w:r>
      </w:ins>
      <w:ins w:id="1222" w:author="PR Preview" w:date="2026-01-01T00:00:00Z">
        <w:r>
          <w:t xml:space="preserve"> </w:t>
        </w:r>
      </w:ins>
      <w:ins w:id="1223" w:author="PR Preview" w:date="2026-01-01T00:00:00Z">
        <w:r>
          <w:t xml:space="preserve">(they are a basis of their span, which has dimension</w:t>
        </w:r>
      </w:ins>
      <w:ins w:id="1224" w:author="PR Preview" w:date="2026-01-01T00:00:00Z">
        <w:r>
          <w:t xml:space="preserve"> </w:t>
        </w:r>
      </w:ins>
      <m:oMath>
        <m:r>
          <m:t>3</m:t>
        </m:r>
      </m:oMath>
      <w:ins w:id="1225" w:author="PR Preview" w:date="2026-01-01T00:00:00Z">
        <w:r>
          <w:t xml:space="preserve"> </w:t>
        </w:r>
      </w:ins>
      <w:ins w:id="1226" w:author="PR Preview" w:date="2026-01-01T00:00:00Z">
        <w:r>
          <w:t xml:space="preserve">(</w:t>
        </w:r>
      </w:ins>
      <w:hyperlink w:anchor="def-dimension">
        <w:ins w:id="1227" w:author="PR Preview" w:date="2026-01-01T00:00:00Z">
          <w:r>
            <w:rPr>
              <w:rStyle w:val="Hyperlink"/>
            </w:rPr>
            <w:t xml:space="preserve">Definition 51</w:t>
          </w:r>
        </w:ins>
      </w:hyperlink>
      <w:ins w:id="1228" w:author="PR Preview" w:date="2026-01-01T00:00:00Z">
        <w:r>
          <w:t xml:space="preserve">)</w:t>
        </w:r>
      </w:ins>
      <w:ins w:id="1229" w:author="PR Preview" w:date="2026-01-01T00:00:00Z">
        <w:r>
          <w:t xml:space="preserve"> </w:t>
        </w:r>
      </w:ins>
      <w:ins w:id="1230" w:author="PR Preview" w:date="2026-01-01T00:00:00Z">
        <w:r>
          <w:t xml:space="preserve">and so is</w:t>
        </w:r>
      </w:ins>
      <w:ins w:id="1231" w:author="PR Preview" w:date="2026-01-01T00:00:00Z">
        <w:r>
          <w:t xml:space="preserve"> </w:t>
        </w:r>
      </w:ins>
      <m:oMath>
        <m:sSup>
          <m:e>
            <m:r>
              <m:rPr>
                <m:scr m:val="double-struck"/>
                <m:sty m:val="p"/>
              </m:rPr>
              <m:t>R</m:t>
            </m:r>
          </m:e>
          <m:sup>
            <m:r>
              <m:t>3</m:t>
            </m:r>
          </m:sup>
        </m:sSup>
      </m:oMath>
      <w:ins w:id="1232" w:author="PR Preview" w:date="2026-01-01T00:00:00Z">
        <w:r>
          <w:t xml:space="preserve"> </w:t>
        </w:r>
      </w:ins>
      <w:ins w:id="1233" w:author="PR Preview" w:date="2026-01-01T00:00:00Z">
        <w:r>
          <w:t xml:space="preserve">(</w:t>
        </w:r>
      </w:ins>
      <w:hyperlink w:anchor="thm-subspace-equal-dim">
        <w:ins w:id="1234" w:author="PR Preview" w:date="2026-01-01T00:00:00Z">
          <w:r>
            <w:rPr>
              <w:rStyle w:val="Hyperlink"/>
            </w:rPr>
            <w:t xml:space="preserve">Theorem 32</w:t>
          </w:r>
        </w:ins>
      </w:hyperlink>
      <w:ins w:id="1235" w:author="PR Preview" w:date="2026-01-01T00:00:00Z">
        <w:r>
          <w:t xml:space="preserve">,</w:t>
        </w:r>
      </w:ins>
      <w:ins w:id="1236" w:author="PR Preview" w:date="2026-01-01T00:00:00Z">
        <w:r>
          <w:t xml:space="preserve"> </w:t>
        </w:r>
      </w:ins>
      <w:hyperlink w:anchor="exm-dimension">
        <w:ins w:id="1237" w:author="PR Preview" w:date="2026-01-01T00:00:00Z">
          <w:r>
            <w:rPr>
              <w:rStyle w:val="Hyperlink"/>
            </w:rPr>
            <w:t xml:space="preserve">Example 51</w:t>
          </w:r>
        </w:ins>
      </w:hyperlink>
      <w:ins w:id="1238" w:author="PR Preview" w:date="2026-01-01T00:00:00Z">
        <w:r>
          <w:t xml:space="preserve">)).</w:t>
        </w:r>
      </w:ins>
      <w:ins w:id="1239" w:author="PR Preview" w:date="2026-01-01T00:00:00Z">
        <w:r>
          <w:t xml:space="preserve"> </w:t>
        </w:r>
      </w:ins>
      <w:ins w:id="1240" w:author="PR Preview" w:date="2026-01-01T00:00:00Z">
        <w:r>
          <w:t xml:space="preserve">Gram-Schmidt on</w:t>
        </w:r>
      </w:ins>
      <w:ins w:id="1241" w:author="PR Preview" w:date="2026-01-01T00:00:00Z">
        <w:r>
          <w:t xml:space="preserve"> </w:t>
        </w:r>
      </w:ins>
      <w:ins w:id="1242" w:author="PR Preview" w:date="2026-01-01T00:00:00Z">
        <w:r>
          <w:t xml:space="preserve">$\mathord{\smash[b]{\underset{\raise.3ex\hbox{$\scriptstyle\sim$}}{u}}\vphantom{u}}_1, (1, 0, 0), (0, 0, 1)$</w:t>
        </w:r>
      </w:ins>
      <w:ins w:id="1243" w:author="PR Preview" w:date="2026-01-01T00:00:00Z">
        <w:r>
          <w:t xml:space="preserve">:</w:t>
        </w:r>
      </w:ins>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del w:id="1244" w:author="PR Preview" w:date="2026-01-01T00:00:00Z">
        <w:r>
          <w:delText xml:space="preserve">The result is the orthonormal basis of</w:delText>
        </w:r>
      </w:del>
      <w:del w:id="1245" w:author="PR Preview" w:date="2026-01-01T00:00:00Z">
        <w:r>
          <w:delText xml:space="preserve"> </w:delText>
        </w:r>
      </w:del>
      <w:hyperlink w:anchor="exm-orthonormal-basis">
        <w:del w:id="1246" w:author="PR Preview" w:date="2026-01-01T00:00:00Z">
          <w:r>
            <w:rPr>
              <w:rStyle w:val="Hyperlink"/>
            </w:rPr>
            <w:delText xml:space="preserve">Example 117</w:delText>
          </w:r>
        </w:del>
      </w:hyperlink>
      <w:del w:id="1247" w:author="PR Preview" w:date="2026-01-01T00:00:00Z">
        <w:r>
          <w:delText xml:space="preserve">, in a different order.</w:delText>
        </w:r>
      </w:del>
    </w:p>
    <w:p>
      <w:pPr>
        <w:pStyle w:val="FirstParagraph"/>
      </w:pPr>
      <w:ins w:id="1248" w:author="PR Preview" w:date="2026-01-01T00:00:00Z">
        <w:r>
          <w:t xml:space="preserve">The result is the orthonormal basis of</w:t>
        </w:r>
      </w:ins>
      <w:ins w:id="1249" w:author="PR Preview" w:date="2026-01-01T00:00:00Z">
        <w:r>
          <w:t xml:space="preserve"> </w:t>
        </w:r>
      </w:ins>
      <w:hyperlink w:anchor="exm-orthonormal-basis">
        <w:ins w:id="1250" w:author="PR Preview" w:date="2026-01-01T00:00:00Z">
          <w:r>
            <w:rPr>
              <w:rStyle w:val="Hyperlink"/>
            </w:rPr>
            <w:t xml:space="preserve">Example 118</w:t>
          </w:r>
        </w:ins>
      </w:hyperlink>
      <w:ins w:id="1251" w:author="PR Preview" w:date="2026-01-01T00:00:00Z">
        <w:r>
          <w:t xml:space="preserve">, in a different order.</w:t>
        </w:r>
      </w:ins>
    </w:p>
    <w:bookmarkEnd w:id="416"/>
    <w:bookmarkEnd w:id="417"/>
    <w:bookmarkStart w:id="423" w:name="outer-product"/>
    <w:p>
      <w:pPr>
        <w:pStyle w:val="Heading2"/>
      </w:pPr>
      <w:r>
        <w:t xml:space="preserve">13 Outer product</w:t>
      </w:r>
    </w:p>
    <w:bookmarkStart w:id="418"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8"/>
    <w:bookmarkStart w:id="419" w:name="exm-outer-product"/>
    <w:p>
      <w:pPr>
        <w:pStyle w:val="FirstParagraph"/>
      </w:pPr>
      <w:del w:id="1252" w:author="PR Preview" w:date="2026-01-01T00:00:00Z">
        <w:r>
          <w:rPr>
            <w:b/>
            <w:bCs/>
          </w:rPr>
          <w:delText xml:space="preserve">Example 124 (An outer product)</w:delText>
        </w:r>
      </w:del>
      <w:del w:id="1253" w:author="PR Preview" w:date="2026-01-01T00:00:00Z">
        <w:r>
          <w:delText xml:space="preserve"> </w:delText>
        </w:r>
      </w:del>
      <w:del w:id="1254" w:author="PR Preview" w:date="2026-01-01T00:00:00Z">
        <w:r>
          <w:delText xml:space="preserve">For</w:delText>
        </w:r>
      </w:del>
      <w:del w:id="1255" w:author="PR Preview" w:date="2026-01-01T00:00:00Z">
        <w:r>
          <w:delText xml:space="preserve"> </w:delText>
        </w:r>
      </w:del>
      <w:del w:id="1256" w:author="PR Preview" w:date="2026-01-01T00:00:00Z">
        <w:r>
          <w:delText xml:space="preserve">$\mathord{\smash[b]{\underset{\raise.3ex\hbox{$\scriptstyle\sim$}}{u}}\vphantom{u}} = (1, 2, 3)$</w:delText>
        </w:r>
      </w:del>
      <w:del w:id="1257" w:author="PR Preview" w:date="2026-01-01T00:00:00Z">
        <w:r>
          <w:delText xml:space="preserve"> </w:delText>
        </w:r>
      </w:del>
      <w:del w:id="1258" w:author="PR Preview" w:date="2026-01-01T00:00:00Z">
        <w:r>
          <w:delText xml:space="preserve">and</w:delText>
        </w:r>
      </w:del>
      <w:del w:id="1259" w:author="PR Preview" w:date="2026-01-01T00:00:00Z">
        <w:r>
          <w:delText xml:space="preserve"> </w:delText>
        </w:r>
      </w:del>
      <w:del w:id="1260" w:author="PR Preview" w:date="2026-01-01T00:00:00Z">
        <w:r>
          <w:delText xml:space="preserve">$\mathord{\smash[b]{\underset{\raise.3ex\hbox{$\scriptstyle\sim$}}{v}}\vphantom{v}} = (4, 5)$</w:delText>
        </w:r>
      </w:del>
      <w:del w:id="1261" w:author="PR Preview" w:date="2026-01-01T00:00:00Z">
        <w:r>
          <w:delText xml:space="preserve">:</w:delText>
        </w:r>
      </w:del>
    </w:p>
    <w:p>
      <w:pPr>
        <w:pStyle w:val="FirstParagraph"/>
      </w:pPr>
      <w:ins w:id="1262" w:author="PR Preview" w:date="2026-01-01T00:00:00Z">
        <w:r>
          <w:rPr>
            <w:b/>
            <w:bCs/>
          </w:rPr>
          <w:t xml:space="preserve">Example 125 (An outer product)</w:t>
        </w:r>
      </w:ins>
      <w:ins w:id="1263" w:author="PR Preview" w:date="2026-01-01T00:00:00Z">
        <w:r>
          <w:t xml:space="preserve"> </w:t>
        </w:r>
      </w:ins>
      <w:ins w:id="1264" w:author="PR Preview" w:date="2026-01-01T00:00:00Z">
        <w:r>
          <w:t xml:space="preserve">For</w:t>
        </w:r>
      </w:ins>
      <w:ins w:id="1265" w:author="PR Preview" w:date="2026-01-01T00:00:00Z">
        <w:r>
          <w:t xml:space="preserve"> </w:t>
        </w:r>
      </w:ins>
      <w:ins w:id="1266" w:author="PR Preview" w:date="2026-01-01T00:00:00Z">
        <w:r>
          <w:t xml:space="preserve">$\mathord{\smash[b]{\underset{\raise.3ex\hbox{$\scriptstyle\sim$}}{u}}\vphantom{u}} = (1, 2, 3)$</w:t>
        </w:r>
      </w:ins>
      <w:ins w:id="1267" w:author="PR Preview" w:date="2026-01-01T00:00:00Z">
        <w:r>
          <w:t xml:space="preserve"> </w:t>
        </w:r>
      </w:ins>
      <w:ins w:id="1268" w:author="PR Preview" w:date="2026-01-01T00:00:00Z">
        <w:r>
          <w:t xml:space="preserve">and</w:t>
        </w:r>
      </w:ins>
      <w:ins w:id="1269" w:author="PR Preview" w:date="2026-01-01T00:00:00Z">
        <w:r>
          <w:t xml:space="preserve"> </w:t>
        </w:r>
      </w:ins>
      <w:ins w:id="1270" w:author="PR Preview" w:date="2026-01-01T00:00:00Z">
        <w:r>
          <w:t xml:space="preserve">$\mathord{\smash[b]{\underset{\raise.3ex\hbox{$\scriptstyle\sim$}}{v}}\vphantom{v}} = (4, 5)$</w:t>
        </w:r>
      </w:ins>
      <w:ins w:id="1271" w:author="PR Preview" w:date="2026-01-01T00:00:00Z">
        <w:r>
          <w:t xml:space="preserve">:</w:t>
        </w:r>
      </w:ins>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9"/>
    <w:bookmarkStart w:id="420" w:name="rem-outer-vs-dot-product"/>
    <w:p>
      <w:pPr>
        <w:pStyle w:val="FirstParagraph"/>
      </w:pPr>
      <w:del w:id="1272" w:author="PR Preview" w:date="2026-01-01T00:00:00Z">
        <w:r>
          <w:rPr>
            <w:i/>
            <w:iCs/>
          </w:rPr>
          <w:delText xml:space="preserve">Remark 26</w:delText>
        </w:r>
      </w:del>
      <w:del w:id="1273" w:author="PR Preview" w:date="2026-01-01T00:00:00Z">
        <w:r>
          <w:delText xml:space="preserve"> (Outer product and dot product). </w:delText>
        </w:r>
      </w:del>
      <w:del w:id="1274" w:author="PR Preview" w:date="2026-01-01T00:00:00Z">
        <w:r>
          <w:delText xml:space="preserve">The dot product</w:delText>
        </w:r>
      </w:del>
      <w:del w:id="1275" w:author="PR Preview" w:date="2026-01-01T00:00:00Z">
        <w:r>
          <w:delText xml:space="preserve"> </w:delText>
        </w:r>
      </w:del>
      <w:del w:id="1276" w:author="PR Preview" w:date="2026-01-01T00:00:00Z">
        <w:r>
          <w:delText xml:space="preserve">${\mathord{\smash[b]{\underset{\raise.3ex\hbox{$\scriptstyle\sim$}}{u}}\vphantom{u}}}^{\top}\mathord{\smash[b]{\underset{\raise.3ex\hbox{$\scriptstyle\sim$}}{v}}\vphantom{v}}$</w:delText>
        </w:r>
      </w:del>
      <w:del w:id="1277" w:author="PR Preview" w:date="2026-01-01T00:00:00Z">
        <w:r>
          <w:delText xml:space="preserve"> </w:delText>
        </w:r>
      </w:del>
      <w:del w:id="1278" w:author="PR Preview" w:date="2026-01-01T00:00:00Z">
        <w:r>
          <w:delText xml:space="preserve">(</w:delText>
        </w:r>
      </w:del>
      <w:hyperlink w:anchor="exm-dot-product-matmul">
        <w:del w:id="1279" w:author="PR Preview" w:date="2026-01-01T00:00:00Z">
          <w:r>
            <w:rPr>
              <w:rStyle w:val="Hyperlink"/>
            </w:rPr>
            <w:delText xml:space="preserve">Example 20</w:delText>
          </w:r>
        </w:del>
      </w:hyperlink>
      <w:del w:id="1280" w:author="PR Preview" w:date="2026-01-01T00:00:00Z">
        <w:r>
          <w:delText xml:space="preserve">)</w:delText>
        </w:r>
      </w:del>
      <w:del w:id="1281" w:author="PR Preview" w:date="2026-01-01T00:00:00Z">
        <w:r>
          <w:delText xml:space="preserve"> </w:delText>
        </w:r>
      </w:del>
      <w:del w:id="1282" w:author="PR Preview" w:date="2026-01-01T00:00:00Z">
        <w:r>
          <w:delText xml:space="preserve">needs two vectors of the same length and gives a number.</w:delText>
        </w:r>
      </w:del>
      <w:del w:id="1283" w:author="PR Preview" w:date="2026-01-01T00:00:00Z">
        <w:r>
          <w:delText xml:space="preserve"> </w:delText>
        </w:r>
      </w:del>
      <w:del w:id="1284" w:author="PR Preview" w:date="2026-01-01T00:00:00Z">
        <w:r>
          <w:delText xml:space="preserve">The outer product</w:delText>
        </w:r>
      </w:del>
      <w:del w:id="1285" w:author="PR Preview" w:date="2026-01-01T00:00:00Z">
        <w:r>
          <w:delText xml:space="preserve"> </w:delText>
        </w:r>
      </w:del>
      <w:del w:id="1286" w:author="PR Preview" w:date="2026-01-01T00:00:00Z">
        <w:r>
          <w:delText xml:space="preserve">$\mathord{\smash[b]{\underset{\raise.3ex\hbox{$\scriptstyle\sim$}}{u}}\vphantom{u}}\,{\mathord{\smash[b]{\underset{\raise.3ex\hbox{$\scriptstyle\sim$}}{v}}\vphantom{v}}}^{\top}$</w:delText>
        </w:r>
      </w:del>
      <w:del w:id="1287" w:author="PR Preview" w:date="2026-01-01T00:00:00Z">
        <w:r>
          <w:delText xml:space="preserve"> </w:delText>
        </w:r>
      </w:del>
      <w:del w:id="1288" w:author="PR Preview" w:date="2026-01-01T00:00:00Z">
        <w:r>
          <w:delText xml:space="preserve">takes vectors of any two lengths and gives a matrix</w:delText>
        </w:r>
      </w:del>
      <w:del w:id="1289" w:author="PR Preview" w:date="2026-01-01T00:00:00Z">
        <w:r>
          <w:delText xml:space="preserve"> </w:delText>
        </w:r>
      </w:del>
      <w:del w:id="1290" w:author="PR Preview" w:date="2026-01-01T00:00:00Z">
        <w:r>
          <w:delText xml:space="preserve">[47, Ch. 1], p. 11</w:delText>
        </w:r>
      </w:del>
      <w:del w:id="1291" w:author="PR Preview" w:date="2026-01-01T00:00:00Z">
        <w:r>
          <w:delText xml:space="preserve">.</w:delText>
        </w:r>
      </w:del>
    </w:p>
    <w:p>
      <w:pPr>
        <w:pStyle w:val="BodyText"/>
      </w:pPr>
      <w:del w:id="1292" w:author="PR Preview" w:date="2026-01-01T00:00:00Z">
        <w:r>
          <w:delText xml:space="preserve">For example,</w:delText>
        </w:r>
      </w:del>
      <w:del w:id="1293" w:author="PR Preview" w:date="2026-01-01T00:00:00Z">
        <w:r>
          <w:delText xml:space="preserve"> </w:delText>
        </w:r>
      </w:del>
      <w:del w:id="1294" w:author="PR Preview" w:date="2026-01-01T00:00:00Z">
        <w:r>
          <w:delText xml:space="preserve">$\mathord{\smash[b]{\underset{\raise.3ex\hbox{$\scriptstyle\sim$}}{u}}\vphantom{u}} = (1, 2, 3)$</w:delText>
        </w:r>
      </w:del>
      <w:del w:id="1295" w:author="PR Preview" w:date="2026-01-01T00:00:00Z">
        <w:r>
          <w:delText xml:space="preserve"> </w:delText>
        </w:r>
      </w:del>
      <w:del w:id="1296" w:author="PR Preview" w:date="2026-01-01T00:00:00Z">
        <w:r>
          <w:delText xml:space="preserve">and</w:delText>
        </w:r>
      </w:del>
      <w:del w:id="1297" w:author="PR Preview" w:date="2026-01-01T00:00:00Z">
        <w:r>
          <w:delText xml:space="preserve"> </w:delText>
        </w:r>
      </w:del>
      <w:del w:id="1298" w:author="PR Preview" w:date="2026-01-01T00:00:00Z">
        <w:r>
          <w:delText xml:space="preserve">$\mathord{\smash[b]{\underset{\raise.3ex\hbox{$\scriptstyle\sim$}}{v}}\vphantom{v}} = (4, 5)$</w:delText>
        </w:r>
      </w:del>
      <w:del w:id="1299" w:author="PR Preview" w:date="2026-01-01T00:00:00Z">
        <w:r>
          <w:delText xml:space="preserve"> </w:delText>
        </w:r>
      </w:del>
      <w:del w:id="1300" w:author="PR Preview" w:date="2026-01-01T00:00:00Z">
        <w:r>
          <w:delText xml:space="preserve">in</w:delText>
        </w:r>
      </w:del>
      <w:del w:id="1301" w:author="PR Preview" w:date="2026-01-01T00:00:00Z">
        <w:r>
          <w:delText xml:space="preserve"> </w:delText>
        </w:r>
      </w:del>
      <w:hyperlink w:anchor="exm-outer-product">
        <w:del w:id="1302" w:author="PR Preview" w:date="2026-01-01T00:00:00Z">
          <w:r>
            <w:rPr>
              <w:rStyle w:val="Hyperlink"/>
            </w:rPr>
            <w:delText xml:space="preserve">Example 124</w:delText>
          </w:r>
        </w:del>
      </w:hyperlink>
      <w:del w:id="1303" w:author="PR Preview" w:date="2026-01-01T00:00:00Z">
        <w:r>
          <w:delText xml:space="preserve"> </w:delText>
        </w:r>
      </w:del>
      <w:del w:id="1304" w:author="PR Preview" w:date="2026-01-01T00:00:00Z">
        <w:r>
          <w:delText xml:space="preserve">have different lengths,</w:delText>
        </w:r>
      </w:del>
      <w:del w:id="1305" w:author="PR Preview" w:date="2026-01-01T00:00:00Z">
        <w:r>
          <w:delText xml:space="preserve"> </w:delText>
        </w:r>
      </w:del>
      <w:del w:id="1306" w:author="PR Preview" w:date="2026-01-01T00:00:00Z">
        <w:r>
          <w:delText xml:space="preserve">so they have no dot product,</w:delText>
        </w:r>
      </w:del>
      <w:del w:id="1307" w:author="PR Preview" w:date="2026-01-01T00:00:00Z">
        <w:r>
          <w:delText xml:space="preserve"> </w:delText>
        </w:r>
      </w:del>
      <w:del w:id="1308" w:author="PR Preview" w:date="2026-01-01T00:00:00Z">
        <w:r>
          <w:delText xml:space="preserve">but their outer product is a</w:delText>
        </w:r>
      </w:del>
      <w:del w:id="1309" w:author="PR Preview" w:date="2026-01-01T00:00:00Z">
        <w:r>
          <w:delText xml:space="preserve"> </w:delText>
        </w:r>
      </w:del>
      <m:oMath>
        <m:r>
          <m:t>3</m:t>
        </m:r>
        <m:r>
          <m:rPr>
            <m:sty m:val="p"/>
          </m:rPr>
          <m:t>×</m:t>
        </m:r>
        <m:r>
          <m:t>2</m:t>
        </m:r>
      </m:oMath>
      <w:del w:id="1310" w:author="PR Preview" w:date="2026-01-01T00:00:00Z">
        <w:r>
          <w:delText xml:space="preserve"> </w:delText>
        </w:r>
      </w:del>
      <w:del w:id="1311" w:author="PR Preview" w:date="2026-01-01T00:00:00Z">
        <w:r>
          <w:delText xml:space="preserve">matrix.</w:delText>
        </w:r>
      </w:del>
      <w:del w:id="1312" w:author="PR Preview" w:date="2026-01-01T00:00:00Z">
        <w:r>
          <w:delText xml:space="preserve"> </w:delText>
        </w:r>
      </w:del>
      <w:del w:id="1313" w:author="PR Preview" w:date="2026-01-01T00:00:00Z">
        <w:r>
          <w:delText xml:space="preserve">For</w:delText>
        </w:r>
      </w:del>
      <w:del w:id="1314" w:author="PR Preview" w:date="2026-01-01T00:00:00Z">
        <w:r>
          <w:delText xml:space="preserve"> </w:delText>
        </w:r>
      </w:del>
      <w:del w:id="1315" w:author="PR Preview" w:date="2026-01-01T00:00:00Z">
        <w:r>
          <w:delText xml:space="preserve">$\mathord{\smash[b]{\underset{\raise.3ex\hbox{$\scriptstyle\sim$}}{a}}\vphantom{a}} = (1, 2)$</w:delText>
        </w:r>
      </w:del>
      <w:del w:id="1316" w:author="PR Preview" w:date="2026-01-01T00:00:00Z">
        <w:r>
          <w:delText xml:space="preserve"> </w:delText>
        </w:r>
      </w:del>
      <w:del w:id="1317" w:author="PR Preview" w:date="2026-01-01T00:00:00Z">
        <w:r>
          <w:delText xml:space="preserve">and</w:delText>
        </w:r>
      </w:del>
      <w:del w:id="1318" w:author="PR Preview" w:date="2026-01-01T00:00:00Z">
        <w:r>
          <w:delText xml:space="preserve"> </w:delText>
        </w:r>
      </w:del>
      <w:del w:id="1319" w:author="PR Preview" w:date="2026-01-01T00:00:00Z">
        <w:r>
          <w:delText xml:space="preserve">$\mathord{\smash[b]{\underset{\raise.3ex\hbox{$\scriptstyle\sim$}}{b}}\vphantom{b}} = (3, 4)$</w:delText>
        </w:r>
      </w:del>
      <w:del w:id="1320" w:author="PR Preview" w:date="2026-01-01T00:00:00Z">
        <w:r>
          <w:delText xml:space="preserve">,</w:delText>
        </w:r>
      </w:del>
      <w:del w:id="1321" w:author="PR Preview" w:date="2026-01-01T00:00:00Z">
        <w:r>
          <w:delText xml:space="preserve"> </w:delText>
        </w:r>
      </w:del>
      <w:del w:id="1322" w:author="PR Preview" w:date="2026-01-01T00:00:00Z">
        <w:r>
          <w:delText xml:space="preserve">which have the same length, both products exist:</w:delText>
        </w:r>
      </w:del>
    </w:p>
    <w:p>
      <w:pPr>
        <w:pStyle w:val="FirstParagraph"/>
      </w:pPr>
      <w:ins w:id="1323" w:author="PR Preview" w:date="2026-01-01T00:00:00Z">
        <w:r>
          <w:rPr>
            <w:i/>
            <w:iCs/>
          </w:rPr>
          <w:t xml:space="preserve">Remark 27</w:t>
        </w:r>
      </w:ins>
      <w:ins w:id="1324" w:author="PR Preview" w:date="2026-01-01T00:00:00Z">
        <w:r>
          <w:t xml:space="preserve"> (Outer product and dot product). </w:t>
        </w:r>
      </w:ins>
      <w:ins w:id="1325" w:author="PR Preview" w:date="2026-01-01T00:00:00Z">
        <w:r>
          <w:t xml:space="preserve">The dot product</w:t>
        </w:r>
      </w:ins>
      <w:ins w:id="1326" w:author="PR Preview" w:date="2026-01-01T00:00:00Z">
        <w:r>
          <w:t xml:space="preserve"> </w:t>
        </w:r>
      </w:ins>
      <w:ins w:id="1327" w:author="PR Preview" w:date="2026-01-01T00:00:00Z">
        <w:r>
          <w:t xml:space="preserve">${\mathord{\smash[b]{\underset{\raise.3ex\hbox{$\scriptstyle\sim$}}{u}}\vphantom{u}}}^{\top}\mathord{\smash[b]{\underset{\raise.3ex\hbox{$\scriptstyle\sim$}}{v}}\vphantom{v}}$</w:t>
        </w:r>
      </w:ins>
      <w:ins w:id="1328" w:author="PR Preview" w:date="2026-01-01T00:00:00Z">
        <w:r>
          <w:t xml:space="preserve"> </w:t>
        </w:r>
      </w:ins>
      <w:ins w:id="1329" w:author="PR Preview" w:date="2026-01-01T00:00:00Z">
        <w:r>
          <w:t xml:space="preserve">(</w:t>
        </w:r>
      </w:ins>
      <w:hyperlink w:anchor="exm-dot-product-matmul">
        <w:ins w:id="1330" w:author="PR Preview" w:date="2026-01-01T00:00:00Z">
          <w:r>
            <w:rPr>
              <w:rStyle w:val="Hyperlink"/>
            </w:rPr>
            <w:t xml:space="preserve">Example 20</w:t>
          </w:r>
        </w:ins>
      </w:hyperlink>
      <w:ins w:id="1331" w:author="PR Preview" w:date="2026-01-01T00:00:00Z">
        <w:r>
          <w:t xml:space="preserve">)</w:t>
        </w:r>
      </w:ins>
      <w:ins w:id="1332" w:author="PR Preview" w:date="2026-01-01T00:00:00Z">
        <w:r>
          <w:t xml:space="preserve"> </w:t>
        </w:r>
      </w:ins>
      <w:ins w:id="1333" w:author="PR Preview" w:date="2026-01-01T00:00:00Z">
        <w:r>
          <w:t xml:space="preserve">needs two vectors of the same length and gives a number.</w:t>
        </w:r>
      </w:ins>
      <w:ins w:id="1334" w:author="PR Preview" w:date="2026-01-01T00:00:00Z">
        <w:r>
          <w:t xml:space="preserve"> </w:t>
        </w:r>
      </w:ins>
      <w:ins w:id="1335" w:author="PR Preview" w:date="2026-01-01T00:00:00Z">
        <w:r>
          <w:t xml:space="preserve">The outer product</w:t>
        </w:r>
      </w:ins>
      <w:ins w:id="1336" w:author="PR Preview" w:date="2026-01-01T00:00:00Z">
        <w:r>
          <w:t xml:space="preserve"> </w:t>
        </w:r>
      </w:ins>
      <w:ins w:id="1337" w:author="PR Preview" w:date="2026-01-01T00:00:00Z">
        <w:r>
          <w:t xml:space="preserve">$\mathord{\smash[b]{\underset{\raise.3ex\hbox{$\scriptstyle\sim$}}{u}}\vphantom{u}}\,{\mathord{\smash[b]{\underset{\raise.3ex\hbox{$\scriptstyle\sim$}}{v}}\vphantom{v}}}^{\top}$</w:t>
        </w:r>
      </w:ins>
      <w:ins w:id="1338" w:author="PR Preview" w:date="2026-01-01T00:00:00Z">
        <w:r>
          <w:t xml:space="preserve"> </w:t>
        </w:r>
      </w:ins>
      <w:ins w:id="1339" w:author="PR Preview" w:date="2026-01-01T00:00:00Z">
        <w:r>
          <w:t xml:space="preserve">takes vectors of any two lengths and gives a matrix</w:t>
        </w:r>
      </w:ins>
      <w:ins w:id="1340" w:author="PR Preview" w:date="2026-01-01T00:00:00Z">
        <w:r>
          <w:t xml:space="preserve"> </w:t>
        </w:r>
      </w:ins>
      <w:ins w:id="1341" w:author="PR Preview" w:date="2026-01-01T00:00:00Z">
        <w:r>
          <w:t xml:space="preserve">[47, Ch. 1], p. 11</w:t>
        </w:r>
      </w:ins>
      <w:ins w:id="1342" w:author="PR Preview" w:date="2026-01-01T00:00:00Z">
        <w:r>
          <w:t xml:space="preserve">.</w:t>
        </w:r>
      </w:ins>
    </w:p>
    <w:p>
      <w:pPr>
        <w:pStyle w:val="BodyText"/>
      </w:pPr>
      <w:ins w:id="1343" w:author="PR Preview" w:date="2026-01-01T00:00:00Z">
        <w:r>
          <w:t xml:space="preserve">For example,</w:t>
        </w:r>
      </w:ins>
      <w:ins w:id="1344" w:author="PR Preview" w:date="2026-01-01T00:00:00Z">
        <w:r>
          <w:t xml:space="preserve"> </w:t>
        </w:r>
      </w:ins>
      <w:ins w:id="1345" w:author="PR Preview" w:date="2026-01-01T00:00:00Z">
        <w:r>
          <w:t xml:space="preserve">$\mathord{\smash[b]{\underset{\raise.3ex\hbox{$\scriptstyle\sim$}}{u}}\vphantom{u}} = (1, 2, 3)$</w:t>
        </w:r>
      </w:ins>
      <w:ins w:id="1346" w:author="PR Preview" w:date="2026-01-01T00:00:00Z">
        <w:r>
          <w:t xml:space="preserve"> </w:t>
        </w:r>
      </w:ins>
      <w:ins w:id="1347" w:author="PR Preview" w:date="2026-01-01T00:00:00Z">
        <w:r>
          <w:t xml:space="preserve">and</w:t>
        </w:r>
      </w:ins>
      <w:ins w:id="1348" w:author="PR Preview" w:date="2026-01-01T00:00:00Z">
        <w:r>
          <w:t xml:space="preserve"> </w:t>
        </w:r>
      </w:ins>
      <w:ins w:id="1349" w:author="PR Preview" w:date="2026-01-01T00:00:00Z">
        <w:r>
          <w:t xml:space="preserve">$\mathord{\smash[b]{\underset{\raise.3ex\hbox{$\scriptstyle\sim$}}{v}}\vphantom{v}} = (4, 5)$</w:t>
        </w:r>
      </w:ins>
      <w:ins w:id="1350" w:author="PR Preview" w:date="2026-01-01T00:00:00Z">
        <w:r>
          <w:t xml:space="preserve"> </w:t>
        </w:r>
      </w:ins>
      <w:ins w:id="1351" w:author="PR Preview" w:date="2026-01-01T00:00:00Z">
        <w:r>
          <w:t xml:space="preserve">in</w:t>
        </w:r>
      </w:ins>
      <w:ins w:id="1352" w:author="PR Preview" w:date="2026-01-01T00:00:00Z">
        <w:r>
          <w:t xml:space="preserve"> </w:t>
        </w:r>
      </w:ins>
      <w:hyperlink w:anchor="exm-outer-product">
        <w:ins w:id="1353" w:author="PR Preview" w:date="2026-01-01T00:00:00Z">
          <w:r>
            <w:rPr>
              <w:rStyle w:val="Hyperlink"/>
            </w:rPr>
            <w:t xml:space="preserve">Example 125</w:t>
          </w:r>
        </w:ins>
      </w:hyperlink>
      <w:ins w:id="1354" w:author="PR Preview" w:date="2026-01-01T00:00:00Z">
        <w:r>
          <w:t xml:space="preserve"> </w:t>
        </w:r>
      </w:ins>
      <w:ins w:id="1355" w:author="PR Preview" w:date="2026-01-01T00:00:00Z">
        <w:r>
          <w:t xml:space="preserve">have different lengths,</w:t>
        </w:r>
      </w:ins>
      <w:ins w:id="1356" w:author="PR Preview" w:date="2026-01-01T00:00:00Z">
        <w:r>
          <w:t xml:space="preserve"> </w:t>
        </w:r>
      </w:ins>
      <w:ins w:id="1357" w:author="PR Preview" w:date="2026-01-01T00:00:00Z">
        <w:r>
          <w:t xml:space="preserve">so they have no dot product,</w:t>
        </w:r>
      </w:ins>
      <w:ins w:id="1358" w:author="PR Preview" w:date="2026-01-01T00:00:00Z">
        <w:r>
          <w:t xml:space="preserve"> </w:t>
        </w:r>
      </w:ins>
      <w:ins w:id="1359" w:author="PR Preview" w:date="2026-01-01T00:00:00Z">
        <w:r>
          <w:t xml:space="preserve">but their outer product is a</w:t>
        </w:r>
      </w:ins>
      <w:ins w:id="1360" w:author="PR Preview" w:date="2026-01-01T00:00:00Z">
        <w:r>
          <w:t xml:space="preserve"> </w:t>
        </w:r>
      </w:ins>
      <m:oMath>
        <m:r>
          <m:t>3</m:t>
        </m:r>
        <m:r>
          <m:rPr>
            <m:sty m:val="p"/>
          </m:rPr>
          <m:t>×</m:t>
        </m:r>
        <m:r>
          <m:t>2</m:t>
        </m:r>
      </m:oMath>
      <w:ins w:id="1361" w:author="PR Preview" w:date="2026-01-01T00:00:00Z">
        <w:r>
          <w:t xml:space="preserve"> </w:t>
        </w:r>
      </w:ins>
      <w:ins w:id="1362" w:author="PR Preview" w:date="2026-01-01T00:00:00Z">
        <w:r>
          <w:t xml:space="preserve">matrix.</w:t>
        </w:r>
      </w:ins>
      <w:ins w:id="1363" w:author="PR Preview" w:date="2026-01-01T00:00:00Z">
        <w:r>
          <w:t xml:space="preserve"> </w:t>
        </w:r>
      </w:ins>
      <w:ins w:id="1364" w:author="PR Preview" w:date="2026-01-01T00:00:00Z">
        <w:r>
          <w:t xml:space="preserve">For</w:t>
        </w:r>
      </w:ins>
      <w:ins w:id="1365" w:author="PR Preview" w:date="2026-01-01T00:00:00Z">
        <w:r>
          <w:t xml:space="preserve"> </w:t>
        </w:r>
      </w:ins>
      <w:ins w:id="1366" w:author="PR Preview" w:date="2026-01-01T00:00:00Z">
        <w:r>
          <w:t xml:space="preserve">$\mathord{\smash[b]{\underset{\raise.3ex\hbox{$\scriptstyle\sim$}}{a}}\vphantom{a}} = (1, 2)$</w:t>
        </w:r>
      </w:ins>
      <w:ins w:id="1367" w:author="PR Preview" w:date="2026-01-01T00:00:00Z">
        <w:r>
          <w:t xml:space="preserve"> </w:t>
        </w:r>
      </w:ins>
      <w:ins w:id="1368" w:author="PR Preview" w:date="2026-01-01T00:00:00Z">
        <w:r>
          <w:t xml:space="preserve">and</w:t>
        </w:r>
      </w:ins>
      <w:ins w:id="1369" w:author="PR Preview" w:date="2026-01-01T00:00:00Z">
        <w:r>
          <w:t xml:space="preserve"> </w:t>
        </w:r>
      </w:ins>
      <w:ins w:id="1370" w:author="PR Preview" w:date="2026-01-01T00:00:00Z">
        <w:r>
          <w:t xml:space="preserve">$\mathord{\smash[b]{\underset{\raise.3ex\hbox{$\scriptstyle\sim$}}{b}}\vphantom{b}} = (3, 4)$</w:t>
        </w:r>
      </w:ins>
      <w:ins w:id="1371" w:author="PR Preview" w:date="2026-01-01T00:00:00Z">
        <w:r>
          <w:t xml:space="preserve">,</w:t>
        </w:r>
      </w:ins>
      <w:ins w:id="1372" w:author="PR Preview" w:date="2026-01-01T00:00:00Z">
        <w:r>
          <w:t xml:space="preserve"> </w:t>
        </w:r>
      </w:ins>
      <w:ins w:id="1373" w:author="PR Preview" w:date="2026-01-01T00:00:00Z">
        <w:r>
          <w:t xml:space="preserve">which have the same length, both products exist:</w:t>
        </w:r>
      </w:ins>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20"/>
    <w:bookmarkStart w:id="421"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21"/>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22" w:name="exm-outer-product-rank"/>
    <w:p>
      <w:pPr>
        <w:pStyle w:val="BodyText"/>
      </w:pPr>
      <w:del w:id="1374" w:author="PR Preview" w:date="2026-01-01T00:00:00Z">
        <w:r>
          <w:rPr>
            <w:b/>
            <w:bCs/>
          </w:rPr>
          <w:delText xml:space="preserve">Example 125 (The rank of an outer product)</w:delText>
        </w:r>
      </w:del>
      <w:del w:id="1375" w:author="PR Preview" w:date="2026-01-01T00:00:00Z">
        <w:r>
          <w:delText xml:space="preserve"> </w:delText>
        </w:r>
      </w:del>
      <w:del w:id="1376" w:author="PR Preview" w:date="2026-01-01T00:00:00Z">
        <w:r>
          <w:delText xml:space="preserve">In</w:delText>
        </w:r>
      </w:del>
      <w:del w:id="1377" w:author="PR Preview" w:date="2026-01-01T00:00:00Z">
        <w:r>
          <w:delText xml:space="preserve"> </w:delText>
        </w:r>
      </w:del>
      <w:hyperlink w:anchor="exm-outer-product">
        <w:del w:id="1378" w:author="PR Preview" w:date="2026-01-01T00:00:00Z">
          <w:r>
            <w:rPr>
              <w:rStyle w:val="Hyperlink"/>
            </w:rPr>
            <w:delText xml:space="preserve">Example 124</w:delText>
          </w:r>
        </w:del>
      </w:hyperlink>
      <w:del w:id="1379" w:author="PR Preview" w:date="2026-01-01T00:00:00Z">
        <w:r>
          <w:delText xml:space="preserve">,</w:delText>
        </w:r>
      </w:del>
      <w:del w:id="1380" w:author="PR Preview" w:date="2026-01-01T00:00:00Z">
        <w:r>
          <w:delText xml:space="preserve"> </w:delText>
        </w:r>
      </w:del>
      <w:del w:id="1381" w:author="PR Preview" w:date="2026-01-01T00:00:00Z">
        <w:r>
          <w:delText xml:space="preserve">the second column</w:delText>
        </w:r>
      </w:del>
      <w:del w:id="1382" w:author="PR Preview" w:date="2026-01-01T00:00:00Z">
        <w:r>
          <w:delText xml:space="preserve"> </w:delText>
        </w:r>
      </w:del>
      <m:oMath>
        <m:r>
          <m:rPr>
            <m:sty m:val="p"/>
          </m:rPr>
          <m:t>(</m:t>
        </m:r>
        <m:r>
          <m:t>5</m:t>
        </m:r>
        <m:r>
          <m:rPr>
            <m:sty m:val="p"/>
          </m:rPr>
          <m:t>,</m:t>
        </m:r>
        <m:r>
          <m:t>10</m:t>
        </m:r>
        <m:r>
          <m:rPr>
            <m:sty m:val="p"/>
          </m:rPr>
          <m:t>,</m:t>
        </m:r>
        <m:r>
          <m:t>15</m:t>
        </m:r>
        <m:r>
          <m:rPr>
            <m:sty m:val="p"/>
          </m:rPr>
          <m:t>)</m:t>
        </m:r>
      </m:oMath>
      <w:del w:id="1383" w:author="PR Preview" w:date="2026-01-01T00:00:00Z">
        <w:r>
          <w:delText xml:space="preserve"> </w:delText>
        </w:r>
      </w:del>
      <w:del w:id="1384" w:author="PR Preview" w:date="2026-01-01T00:00:00Z">
        <w:r>
          <w:delText xml:space="preserve">of</w:delText>
        </w:r>
      </w:del>
      <w:del w:id="1385" w:author="PR Preview" w:date="2026-01-01T00:00:00Z">
        <w:r>
          <w:delText xml:space="preserve"> </w:delText>
        </w:r>
      </w:del>
      <w:del w:id="1386" w:author="PR Preview" w:date="2026-01-01T00:00:00Z">
        <w:r>
          <w:delText xml:space="preserve">$\mathord{\smash[b]{\underset{\raise.3ex\hbox{$\scriptstyle\sim$}}{u}}\vphantom{u}}\,{\mathord{\smash[b]{\underset{\raise.3ex\hbox{$\scriptstyle\sim$}}{v}}\vphantom{v}}}^{\top}$</w:delText>
        </w:r>
      </w:del>
      <w:del w:id="1387" w:author="PR Preview" w:date="2026-01-01T00:00:00Z">
        <w:r>
          <w:delText xml:space="preserve"> </w:delText>
        </w:r>
      </w:del>
      <w:del w:id="1388" w:author="PR Preview" w:date="2026-01-01T00:00:00Z">
        <w:r>
          <w:delText xml:space="preserve">is</w:delText>
        </w:r>
      </w:del>
      <w:del w:id="1389" w:author="PR Preview" w:date="2026-01-01T00:00:00Z">
        <w:r>
          <w:delText xml:space="preserve"> </w:delText>
        </w:r>
      </w:del>
      <m:oMath>
        <m:f>
          <m:fPr>
            <m:type m:val="bar"/>
          </m:fPr>
          <m:num>
            <m:r>
              <m:t>5</m:t>
            </m:r>
          </m:num>
          <m:den>
            <m:r>
              <m:t>4</m:t>
            </m:r>
          </m:den>
        </m:f>
      </m:oMath>
      <w:del w:id="1390" w:author="PR Preview" w:date="2026-01-01T00:00:00Z">
        <w:r>
          <w:delText xml:space="preserve"> </w:delText>
        </w:r>
      </w:del>
      <w:del w:id="1391" w:author="PR Preview" w:date="2026-01-01T00:00:00Z">
        <w:r>
          <w:delText xml:space="preserve">times the first column</w:delText>
        </w:r>
      </w:del>
      <w:del w:id="1392" w:author="PR Preview" w:date="2026-01-01T00:00:00Z">
        <w:r>
          <w:delText xml:space="preserve"> </w:delText>
        </w:r>
      </w:del>
      <m:oMath>
        <m:r>
          <m:rPr>
            <m:sty m:val="p"/>
          </m:rPr>
          <m:t>(</m:t>
        </m:r>
        <m:r>
          <m:t>4</m:t>
        </m:r>
        <m:r>
          <m:rPr>
            <m:sty m:val="p"/>
          </m:rPr>
          <m:t>,</m:t>
        </m:r>
        <m:r>
          <m:t>8</m:t>
        </m:r>
        <m:r>
          <m:rPr>
            <m:sty m:val="p"/>
          </m:rPr>
          <m:t>,</m:t>
        </m:r>
        <m:r>
          <m:t>12</m:t>
        </m:r>
        <m:r>
          <m:rPr>
            <m:sty m:val="p"/>
          </m:rPr>
          <m:t>)</m:t>
        </m:r>
      </m:oMath>
      <w:del w:id="1393" w:author="PR Preview" w:date="2026-01-01T00:00:00Z">
        <w:r>
          <w:delText xml:space="preserve">,</w:delText>
        </w:r>
      </w:del>
      <w:del w:id="1394" w:author="PR Preview" w:date="2026-01-01T00:00:00Z">
        <w:r>
          <w:delText xml:space="preserve"> </w:delText>
        </w:r>
      </w:del>
      <w:del w:id="1395" w:author="PR Preview" w:date="2026-01-01T00:00:00Z">
        <w:r>
          <w:delText xml:space="preserve">because the columns are</w:delText>
        </w:r>
      </w:del>
      <w:del w:id="1396" w:author="PR Preview" w:date="2026-01-01T00:00:00Z">
        <w:r>
          <w:delText xml:space="preserve"> </w:delText>
        </w:r>
      </w:del>
      <w:del w:id="1397" w:author="PR Preview" w:date="2026-01-01T00:00:00Z">
        <w:r>
          <w:delText xml:space="preserve">$v_1 \mathord{\smash[b]{\underset{\raise.3ex\hbox{$\scriptstyle\sim$}}{u}}\vphantom{u}} = 4\mathord{\smash[b]{\underset{\raise.3ex\hbox{$\scriptstyle\sim$}}{u}}\vphantom{u}}$</w:delText>
        </w:r>
      </w:del>
      <w:del w:id="1398" w:author="PR Preview" w:date="2026-01-01T00:00:00Z">
        <w:r>
          <w:delText xml:space="preserve"> </w:delText>
        </w:r>
      </w:del>
      <w:del w:id="1399" w:author="PR Preview" w:date="2026-01-01T00:00:00Z">
        <w:r>
          <w:delText xml:space="preserve">and</w:delText>
        </w:r>
      </w:del>
      <w:del w:id="1400" w:author="PR Preview" w:date="2026-01-01T00:00:00Z">
        <w:r>
          <w:delText xml:space="preserve"> </w:delText>
        </w:r>
      </w:del>
      <w:del w:id="1401" w:author="PR Preview" w:date="2026-01-01T00:00:00Z">
        <w:r>
          <w:delText xml:space="preserve">$v_2 \mathord{\smash[b]{\underset{\raise.3ex\hbox{$\scriptstyle\sim$}}{u}}\vphantom{u}} = 5\mathord{\smash[b]{\underset{\raise.3ex\hbox{$\scriptstyle\sim$}}{u}}\vphantom{u}}$</w:delText>
        </w:r>
      </w:del>
      <w:del w:id="1402" w:author="PR Preview" w:date="2026-01-01T00:00:00Z">
        <w:r>
          <w:delText xml:space="preserve">.</w:delText>
        </w:r>
      </w:del>
      <w:del w:id="1403" w:author="PR Preview" w:date="2026-01-01T00:00:00Z">
        <w:r>
          <w:delText xml:space="preserve"> </w:delText>
        </w:r>
      </w:del>
      <w:del w:id="1404" w:author="PR Preview" w:date="2026-01-01T00:00:00Z">
        <w:r>
          <w:delText xml:space="preserve">So the two columns are not linearly independent,</w:delText>
        </w:r>
      </w:del>
      <w:del w:id="1405" w:author="PR Preview" w:date="2026-01-01T00:00:00Z">
        <w:r>
          <w:delText xml:space="preserve"> </w:delText>
        </w:r>
      </w:del>
      <w:del w:id="1406" w:author="PR Preview" w:date="2026-01-01T00:00:00Z">
        <w:r>
          <w:delText xml:space="preserve">and the</w:delText>
        </w:r>
      </w:del>
      <w:del w:id="1407" w:author="PR Preview" w:date="2026-01-01T00:00:00Z">
        <w:r>
          <w:delText xml:space="preserve"> </w:delText>
        </w:r>
      </w:del>
      <m:oMath>
        <m:r>
          <m:t>3</m:t>
        </m:r>
        <m:r>
          <m:rPr>
            <m:sty m:val="p"/>
          </m:rPr>
          <m:t>×</m:t>
        </m:r>
        <m:r>
          <m:t>2</m:t>
        </m:r>
      </m:oMath>
      <w:del w:id="1408" w:author="PR Preview" w:date="2026-01-01T00:00:00Z">
        <w:r>
          <w:delText xml:space="preserve"> </w:delText>
        </w:r>
      </w:del>
      <w:del w:id="1409" w:author="PR Preview" w:date="2026-01-01T00:00:00Z">
        <w:r>
          <w:delText xml:space="preserve">matrix has rank</w:delText>
        </w:r>
      </w:del>
      <w:del w:id="1410" w:author="PR Preview" w:date="2026-01-01T00:00:00Z">
        <w:r>
          <w:delText xml:space="preserve"> </w:delText>
        </w:r>
      </w:del>
      <m:oMath>
        <m:r>
          <m:t>1</m:t>
        </m:r>
      </m:oMath>
      <w:del w:id="1411" w:author="PR Preview" w:date="2026-01-01T00:00:00Z">
        <w:r>
          <w:delText xml:space="preserve">.</w:delText>
        </w:r>
      </w:del>
    </w:p>
    <w:p>
      <w:pPr>
        <w:pStyle w:val="BodyText"/>
      </w:pPr>
      <w:ins w:id="1412" w:author="PR Preview" w:date="2026-01-01T00:00:00Z">
        <w:r>
          <w:rPr>
            <w:b/>
            <w:bCs/>
          </w:rPr>
          <w:t xml:space="preserve">Example 126 (The rank of an outer product)</w:t>
        </w:r>
      </w:ins>
      <w:ins w:id="1413" w:author="PR Preview" w:date="2026-01-01T00:00:00Z">
        <w:r>
          <w:t xml:space="preserve"> </w:t>
        </w:r>
      </w:ins>
      <w:ins w:id="1414" w:author="PR Preview" w:date="2026-01-01T00:00:00Z">
        <w:r>
          <w:t xml:space="preserve">In</w:t>
        </w:r>
      </w:ins>
      <w:ins w:id="1415" w:author="PR Preview" w:date="2026-01-01T00:00:00Z">
        <w:r>
          <w:t xml:space="preserve"> </w:t>
        </w:r>
      </w:ins>
      <w:hyperlink w:anchor="exm-outer-product">
        <w:ins w:id="1416" w:author="PR Preview" w:date="2026-01-01T00:00:00Z">
          <w:r>
            <w:rPr>
              <w:rStyle w:val="Hyperlink"/>
            </w:rPr>
            <w:t xml:space="preserve">Example 125</w:t>
          </w:r>
        </w:ins>
      </w:hyperlink>
      <w:ins w:id="1417" w:author="PR Preview" w:date="2026-01-01T00:00:00Z">
        <w:r>
          <w:t xml:space="preserve">,</w:t>
        </w:r>
      </w:ins>
      <w:ins w:id="1418" w:author="PR Preview" w:date="2026-01-01T00:00:00Z">
        <w:r>
          <w:t xml:space="preserve"> </w:t>
        </w:r>
      </w:ins>
      <w:ins w:id="1419" w:author="PR Preview" w:date="2026-01-01T00:00:00Z">
        <w:r>
          <w:t xml:space="preserve">the second column</w:t>
        </w:r>
      </w:ins>
      <w:ins w:id="1420" w:author="PR Preview" w:date="2026-01-01T00:00:00Z">
        <w:r>
          <w:t xml:space="preserve"> </w:t>
        </w:r>
      </w:ins>
      <m:oMath>
        <m:r>
          <m:rPr>
            <m:sty m:val="p"/>
          </m:rPr>
          <m:t>(</m:t>
        </m:r>
        <m:r>
          <m:t>5</m:t>
        </m:r>
        <m:r>
          <m:rPr>
            <m:sty m:val="p"/>
          </m:rPr>
          <m:t>,</m:t>
        </m:r>
        <m:r>
          <m:t>10</m:t>
        </m:r>
        <m:r>
          <m:rPr>
            <m:sty m:val="p"/>
          </m:rPr>
          <m:t>,</m:t>
        </m:r>
        <m:r>
          <m:t>15</m:t>
        </m:r>
        <m:r>
          <m:rPr>
            <m:sty m:val="p"/>
          </m:rPr>
          <m:t>)</m:t>
        </m:r>
      </m:oMath>
      <w:ins w:id="1421" w:author="PR Preview" w:date="2026-01-01T00:00:00Z">
        <w:r>
          <w:t xml:space="preserve"> </w:t>
        </w:r>
      </w:ins>
      <w:ins w:id="1422" w:author="PR Preview" w:date="2026-01-01T00:00:00Z">
        <w:r>
          <w:t xml:space="preserve">of</w:t>
        </w:r>
      </w:ins>
      <w:ins w:id="1423" w:author="PR Preview" w:date="2026-01-01T00:00:00Z">
        <w:r>
          <w:t xml:space="preserve"> </w:t>
        </w:r>
      </w:ins>
      <w:ins w:id="1424" w:author="PR Preview" w:date="2026-01-01T00:00:00Z">
        <w:r>
          <w:t xml:space="preserve">$\mathord{\smash[b]{\underset{\raise.3ex\hbox{$\scriptstyle\sim$}}{u}}\vphantom{u}}\,{\mathord{\smash[b]{\underset{\raise.3ex\hbox{$\scriptstyle\sim$}}{v}}\vphantom{v}}}^{\top}$</w:t>
        </w:r>
      </w:ins>
      <w:ins w:id="1425" w:author="PR Preview" w:date="2026-01-01T00:00:00Z">
        <w:r>
          <w:t xml:space="preserve"> </w:t>
        </w:r>
      </w:ins>
      <w:ins w:id="1426" w:author="PR Preview" w:date="2026-01-01T00:00:00Z">
        <w:r>
          <w:t xml:space="preserve">is</w:t>
        </w:r>
      </w:ins>
      <w:ins w:id="1427" w:author="PR Preview" w:date="2026-01-01T00:00:00Z">
        <w:r>
          <w:t xml:space="preserve"> </w:t>
        </w:r>
      </w:ins>
      <m:oMath>
        <m:f>
          <m:fPr>
            <m:type m:val="bar"/>
          </m:fPr>
          <m:num>
            <m:r>
              <m:t>5</m:t>
            </m:r>
          </m:num>
          <m:den>
            <m:r>
              <m:t>4</m:t>
            </m:r>
          </m:den>
        </m:f>
      </m:oMath>
      <w:ins w:id="1428" w:author="PR Preview" w:date="2026-01-01T00:00:00Z">
        <w:r>
          <w:t xml:space="preserve"> </w:t>
        </w:r>
      </w:ins>
      <w:ins w:id="1429" w:author="PR Preview" w:date="2026-01-01T00:00:00Z">
        <w:r>
          <w:t xml:space="preserve">times the first column</w:t>
        </w:r>
      </w:ins>
      <w:ins w:id="1430" w:author="PR Preview" w:date="2026-01-01T00:00:00Z">
        <w:r>
          <w:t xml:space="preserve"> </w:t>
        </w:r>
      </w:ins>
      <m:oMath>
        <m:r>
          <m:rPr>
            <m:sty m:val="p"/>
          </m:rPr>
          <m:t>(</m:t>
        </m:r>
        <m:r>
          <m:t>4</m:t>
        </m:r>
        <m:r>
          <m:rPr>
            <m:sty m:val="p"/>
          </m:rPr>
          <m:t>,</m:t>
        </m:r>
        <m:r>
          <m:t>8</m:t>
        </m:r>
        <m:r>
          <m:rPr>
            <m:sty m:val="p"/>
          </m:rPr>
          <m:t>,</m:t>
        </m:r>
        <m:r>
          <m:t>12</m:t>
        </m:r>
        <m:r>
          <m:rPr>
            <m:sty m:val="p"/>
          </m:rPr>
          <m:t>)</m:t>
        </m:r>
      </m:oMath>
      <w:ins w:id="1431" w:author="PR Preview" w:date="2026-01-01T00:00:00Z">
        <w:r>
          <w:t xml:space="preserve">,</w:t>
        </w:r>
      </w:ins>
      <w:ins w:id="1432" w:author="PR Preview" w:date="2026-01-01T00:00:00Z">
        <w:r>
          <w:t xml:space="preserve"> </w:t>
        </w:r>
      </w:ins>
      <w:ins w:id="1433" w:author="PR Preview" w:date="2026-01-01T00:00:00Z">
        <w:r>
          <w:t xml:space="preserve">because the columns are</w:t>
        </w:r>
      </w:ins>
      <w:ins w:id="1434" w:author="PR Preview" w:date="2026-01-01T00:00:00Z">
        <w:r>
          <w:t xml:space="preserve"> </w:t>
        </w:r>
      </w:ins>
      <w:ins w:id="1435" w:author="PR Preview" w:date="2026-01-01T00:00:00Z">
        <w:r>
          <w:t xml:space="preserve">$v_1 \mathord{\smash[b]{\underset{\raise.3ex\hbox{$\scriptstyle\sim$}}{u}}\vphantom{u}} = 4\mathord{\smash[b]{\underset{\raise.3ex\hbox{$\scriptstyle\sim$}}{u}}\vphantom{u}}$</w:t>
        </w:r>
      </w:ins>
      <w:ins w:id="1436" w:author="PR Preview" w:date="2026-01-01T00:00:00Z">
        <w:r>
          <w:t xml:space="preserve"> </w:t>
        </w:r>
      </w:ins>
      <w:ins w:id="1437" w:author="PR Preview" w:date="2026-01-01T00:00:00Z">
        <w:r>
          <w:t xml:space="preserve">and</w:t>
        </w:r>
      </w:ins>
      <w:ins w:id="1438" w:author="PR Preview" w:date="2026-01-01T00:00:00Z">
        <w:r>
          <w:t xml:space="preserve"> </w:t>
        </w:r>
      </w:ins>
      <w:ins w:id="1439" w:author="PR Preview" w:date="2026-01-01T00:00:00Z">
        <w:r>
          <w:t xml:space="preserve">$v_2 \mathord{\smash[b]{\underset{\raise.3ex\hbox{$\scriptstyle\sim$}}{u}}\vphantom{u}} = 5\mathord{\smash[b]{\underset{\raise.3ex\hbox{$\scriptstyle\sim$}}{u}}\vphantom{u}}$</w:t>
        </w:r>
      </w:ins>
      <w:ins w:id="1440" w:author="PR Preview" w:date="2026-01-01T00:00:00Z">
        <w:r>
          <w:t xml:space="preserve">.</w:t>
        </w:r>
      </w:ins>
      <w:ins w:id="1441" w:author="PR Preview" w:date="2026-01-01T00:00:00Z">
        <w:r>
          <w:t xml:space="preserve"> </w:t>
        </w:r>
      </w:ins>
      <w:ins w:id="1442" w:author="PR Preview" w:date="2026-01-01T00:00:00Z">
        <w:r>
          <w:t xml:space="preserve">So the two columns are not linearly independent,</w:t>
        </w:r>
      </w:ins>
      <w:ins w:id="1443" w:author="PR Preview" w:date="2026-01-01T00:00:00Z">
        <w:r>
          <w:t xml:space="preserve"> </w:t>
        </w:r>
      </w:ins>
      <w:ins w:id="1444" w:author="PR Preview" w:date="2026-01-01T00:00:00Z">
        <w:r>
          <w:t xml:space="preserve">and the</w:t>
        </w:r>
      </w:ins>
      <w:ins w:id="1445" w:author="PR Preview" w:date="2026-01-01T00:00:00Z">
        <w:r>
          <w:t xml:space="preserve"> </w:t>
        </w:r>
      </w:ins>
      <m:oMath>
        <m:r>
          <m:t>3</m:t>
        </m:r>
        <m:r>
          <m:rPr>
            <m:sty m:val="p"/>
          </m:rPr>
          <m:t>×</m:t>
        </m:r>
        <m:r>
          <m:t>2</m:t>
        </m:r>
      </m:oMath>
      <w:ins w:id="1446" w:author="PR Preview" w:date="2026-01-01T00:00:00Z">
        <w:r>
          <w:t xml:space="preserve"> </w:t>
        </w:r>
      </w:ins>
      <w:ins w:id="1447" w:author="PR Preview" w:date="2026-01-01T00:00:00Z">
        <w:r>
          <w:t xml:space="preserve">matrix has rank</w:t>
        </w:r>
      </w:ins>
      <w:ins w:id="1448" w:author="PR Preview" w:date="2026-01-01T00:00:00Z">
        <w:r>
          <w:t xml:space="preserve"> </w:t>
        </w:r>
      </w:ins>
      <m:oMath>
        <m:r>
          <m:t>1</m:t>
        </m:r>
      </m:oMath>
      <w:ins w:id="1449" w:author="PR Preview" w:date="2026-01-01T00:00:00Z">
        <w:r>
          <w:t xml:space="preserve">.</w:t>
        </w:r>
      </w:ins>
    </w:p>
    <w:bookmarkEnd w:id="422"/>
    <w:bookmarkEnd w:id="423"/>
    <w:bookmarkStart w:id="463"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4"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4"/>
    <w:bookmarkStart w:id="425" w:name="exm-matrix-order"/>
    <w:p>
      <w:pPr>
        <w:pStyle w:val="BodyText"/>
      </w:pPr>
      <w:del w:id="1450" w:author="PR Preview" w:date="2026-01-01T00:00:00Z">
        <w:r>
          <w:rPr>
            <w:b/>
            <w:bCs/>
          </w:rPr>
          <w:delText xml:space="preserve">Example 126 (Orders of square matrices)</w:delText>
        </w:r>
      </w:del>
      <w:del w:id="145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452" w:author="PR Preview" w:date="2026-01-01T00:00:00Z">
        <w:r>
          <w:delText xml:space="preserve"> </w:delText>
        </w:r>
      </w:del>
      <w:del w:id="1453" w:author="PR Preview" w:date="2026-01-01T00:00:00Z">
        <w:r>
          <w:delText xml:space="preserve">has order</w:delText>
        </w:r>
      </w:del>
      <w:del w:id="1454" w:author="PR Preview" w:date="2026-01-01T00:00:00Z">
        <w:r>
          <w:delText xml:space="preserve"> </w:delText>
        </w:r>
      </w:del>
      <m:oMath>
        <m:r>
          <m:t>2</m:t>
        </m:r>
      </m:oMath>
      <w:del w:id="1455" w:author="PR Preview" w:date="2026-01-01T00:00:00Z">
        <w:r>
          <w:delText xml:space="preserve">,</w:delText>
        </w:r>
      </w:del>
      <w:del w:id="1456" w:author="PR Preview" w:date="2026-01-01T00:00:00Z">
        <w:r>
          <w:delText xml:space="preserve"> </w:delText>
        </w:r>
      </w:del>
      <w:del w:id="1457" w:author="PR Preview" w:date="2026-01-01T00:00:00Z">
        <w:r>
          <w:delText xml:space="preserve">and</w:delText>
        </w:r>
      </w:del>
      <w:del w:id="1458" w:author="PR Preview" w:date="2026-01-01T00:00:00Z">
        <w:r>
          <w:delText xml:space="preserve"> </w:delText>
        </w:r>
      </w:del>
      <m:oMath>
        <m:r>
          <m:rPr>
            <m:sty m:val="p"/>
          </m:rPr>
          <m:t>[</m:t>
        </m:r>
        <m:r>
          <m:t>5</m:t>
        </m:r>
        <m:r>
          <m:rPr>
            <m:sty m:val="p"/>
          </m:rPr>
          <m:t>]</m:t>
        </m:r>
      </m:oMath>
      <w:del w:id="1459" w:author="PR Preview" w:date="2026-01-01T00:00:00Z">
        <w:r>
          <w:delText xml:space="preserve"> </w:delText>
        </w:r>
      </w:del>
      <w:del w:id="1460" w:author="PR Preview" w:date="2026-01-01T00:00:00Z">
        <w:r>
          <w:delText xml:space="preserve">has order</w:delText>
        </w:r>
      </w:del>
      <w:del w:id="1461" w:author="PR Preview" w:date="2026-01-01T00:00:00Z">
        <w:r>
          <w:delText xml:space="preserve"> </w:delText>
        </w:r>
      </w:del>
      <m:oMath>
        <m:r>
          <m:t>1</m:t>
        </m:r>
      </m:oMath>
      <w:del w:id="1462" w:author="PR Preview" w:date="2026-01-01T00:00:00Z">
        <w:r>
          <w:delText xml:space="preserve">.</w:delText>
        </w:r>
      </w:del>
      <w:del w:id="1463" w:author="PR Preview" w:date="2026-01-01T00:00:00Z">
        <w:r>
          <w:delText xml:space="preserve"> </w:delText>
        </w:r>
      </w:del>
      <w:del w:id="1464" w:author="PR Preview" w:date="2026-01-01T00:00:00Z">
        <w:r>
          <w:delText xml:space="preserve">A</w:delText>
        </w:r>
      </w:del>
      <w:del w:id="1465" w:author="PR Preview" w:date="2026-01-01T00:00:00Z">
        <w:r>
          <w:delText xml:space="preserve"> </w:delText>
        </w:r>
      </w:del>
      <m:oMath>
        <m:r>
          <m:t>2</m:t>
        </m:r>
        <m:r>
          <m:rPr>
            <m:sty m:val="p"/>
          </m:rPr>
          <m:t>×</m:t>
        </m:r>
        <m:r>
          <m:t>3</m:t>
        </m:r>
      </m:oMath>
      <w:del w:id="1466" w:author="PR Preview" w:date="2026-01-01T00:00:00Z">
        <w:r>
          <w:delText xml:space="preserve"> </w:delText>
        </w:r>
      </w:del>
      <w:del w:id="1467" w:author="PR Preview" w:date="2026-01-01T00:00:00Z">
        <w:r>
          <w:delText xml:space="preserve">matrix has no order, since it is not square (</w:delText>
        </w:r>
      </w:del>
      <w:hyperlink w:anchor="exm-square-matrix">
        <w:del w:id="1468" w:author="PR Preview" w:date="2026-01-01T00:00:00Z">
          <w:r>
            <w:rPr>
              <w:rStyle w:val="Hyperlink"/>
            </w:rPr>
            <w:delText xml:space="preserve">Example 22</w:delText>
          </w:r>
        </w:del>
      </w:hyperlink>
      <w:del w:id="1469" w:author="PR Preview" w:date="2026-01-01T00:00:00Z">
        <w:r>
          <w:delText xml:space="preserve">).</w:delText>
        </w:r>
      </w:del>
    </w:p>
    <w:p>
      <w:pPr>
        <w:pStyle w:val="BodyText"/>
      </w:pPr>
      <w:ins w:id="1470" w:author="PR Preview" w:date="2026-01-01T00:00:00Z">
        <w:r>
          <w:rPr>
            <w:b/>
            <w:bCs/>
          </w:rPr>
          <w:t xml:space="preserve">Example 127 (Orders of square matrices)</w:t>
        </w:r>
      </w:ins>
      <w:ins w:id="1471"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472" w:author="PR Preview" w:date="2026-01-01T00:00:00Z">
        <w:r>
          <w:t xml:space="preserve"> </w:t>
        </w:r>
      </w:ins>
      <w:ins w:id="1473" w:author="PR Preview" w:date="2026-01-01T00:00:00Z">
        <w:r>
          <w:t xml:space="preserve">has order</w:t>
        </w:r>
      </w:ins>
      <w:ins w:id="1474" w:author="PR Preview" w:date="2026-01-01T00:00:00Z">
        <w:r>
          <w:t xml:space="preserve"> </w:t>
        </w:r>
      </w:ins>
      <m:oMath>
        <m:r>
          <m:t>2</m:t>
        </m:r>
      </m:oMath>
      <w:ins w:id="1475" w:author="PR Preview" w:date="2026-01-01T00:00:00Z">
        <w:r>
          <w:t xml:space="preserve">,</w:t>
        </w:r>
      </w:ins>
      <w:ins w:id="1476" w:author="PR Preview" w:date="2026-01-01T00:00:00Z">
        <w:r>
          <w:t xml:space="preserve"> </w:t>
        </w:r>
      </w:ins>
      <w:ins w:id="1477" w:author="PR Preview" w:date="2026-01-01T00:00:00Z">
        <w:r>
          <w:t xml:space="preserve">and</w:t>
        </w:r>
      </w:ins>
      <w:ins w:id="1478" w:author="PR Preview" w:date="2026-01-01T00:00:00Z">
        <w:r>
          <w:t xml:space="preserve"> </w:t>
        </w:r>
      </w:ins>
      <m:oMath>
        <m:r>
          <m:rPr>
            <m:sty m:val="p"/>
          </m:rPr>
          <m:t>[</m:t>
        </m:r>
        <m:r>
          <m:t>5</m:t>
        </m:r>
        <m:r>
          <m:rPr>
            <m:sty m:val="p"/>
          </m:rPr>
          <m:t>]</m:t>
        </m:r>
      </m:oMath>
      <w:ins w:id="1479" w:author="PR Preview" w:date="2026-01-01T00:00:00Z">
        <w:r>
          <w:t xml:space="preserve"> </w:t>
        </w:r>
      </w:ins>
      <w:ins w:id="1480" w:author="PR Preview" w:date="2026-01-01T00:00:00Z">
        <w:r>
          <w:t xml:space="preserve">has order</w:t>
        </w:r>
      </w:ins>
      <w:ins w:id="1481" w:author="PR Preview" w:date="2026-01-01T00:00:00Z">
        <w:r>
          <w:t xml:space="preserve"> </w:t>
        </w:r>
      </w:ins>
      <m:oMath>
        <m:r>
          <m:t>1</m:t>
        </m:r>
      </m:oMath>
      <w:ins w:id="1482" w:author="PR Preview" w:date="2026-01-01T00:00:00Z">
        <w:r>
          <w:t xml:space="preserve">.</w:t>
        </w:r>
      </w:ins>
      <w:ins w:id="1483" w:author="PR Preview" w:date="2026-01-01T00:00:00Z">
        <w:r>
          <w:t xml:space="preserve"> </w:t>
        </w:r>
      </w:ins>
      <w:ins w:id="1484" w:author="PR Preview" w:date="2026-01-01T00:00:00Z">
        <w:r>
          <w:t xml:space="preserve">A</w:t>
        </w:r>
      </w:ins>
      <w:ins w:id="1485" w:author="PR Preview" w:date="2026-01-01T00:00:00Z">
        <w:r>
          <w:t xml:space="preserve"> </w:t>
        </w:r>
      </w:ins>
      <m:oMath>
        <m:r>
          <m:t>2</m:t>
        </m:r>
        <m:r>
          <m:rPr>
            <m:sty m:val="p"/>
          </m:rPr>
          <m:t>×</m:t>
        </m:r>
        <m:r>
          <m:t>3</m:t>
        </m:r>
      </m:oMath>
      <w:ins w:id="1486" w:author="PR Preview" w:date="2026-01-01T00:00:00Z">
        <w:r>
          <w:t xml:space="preserve"> </w:t>
        </w:r>
      </w:ins>
      <w:ins w:id="1487" w:author="PR Preview" w:date="2026-01-01T00:00:00Z">
        <w:r>
          <w:t xml:space="preserve">matrix has no order, since it is not square (</w:t>
        </w:r>
      </w:ins>
      <w:hyperlink w:anchor="exm-square-matrix">
        <w:ins w:id="1488" w:author="PR Preview" w:date="2026-01-01T00:00:00Z">
          <w:r>
            <w:rPr>
              <w:rStyle w:val="Hyperlink"/>
            </w:rPr>
            <w:t xml:space="preserve">Example 22</w:t>
          </w:r>
        </w:ins>
      </w:hyperlink>
      <w:ins w:id="1489" w:author="PR Preview" w:date="2026-01-01T00:00:00Z">
        <w:r>
          <w:t xml:space="preserve">).</w:t>
        </w:r>
      </w:ins>
    </w:p>
    <w:bookmarkEnd w:id="425"/>
    <w:bookmarkStart w:id="426"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6"/>
    <w:bookmarkStart w:id="427" w:name="exm-matrix-power"/>
    <w:p>
      <w:pPr>
        <w:pStyle w:val="BodyText"/>
      </w:pPr>
      <w:del w:id="1490" w:author="PR Preview" w:date="2026-01-01T00:00:00Z">
        <w:r>
          <w:rPr>
            <w:b/>
            <w:bCs/>
          </w:rPr>
          <w:delText xml:space="preserve">Example 127 (Powers of a</w:delText>
        </w:r>
      </w:del>
      <w:del w:id="1491" w:author="PR Preview" w:date="2026-01-01T00:00:00Z">
        <w:r>
          <w:rPr>
            <w:b/>
            <w:bCs/>
          </w:rPr>
          <w:delText xml:space="preserve"> </w:delText>
        </w:r>
      </w:del>
      <m:oMath>
        <m:r>
          <m:t>2</m:t>
        </m:r>
        <m:r>
          <m:rPr>
            <m:sty m:val="p"/>
          </m:rPr>
          <m:t>×</m:t>
        </m:r>
        <m:r>
          <m:t>2</m:t>
        </m:r>
      </m:oMath>
      <w:del w:id="1492" w:author="PR Preview" w:date="2026-01-01T00:00:00Z">
        <w:r>
          <w:rPr>
            <w:b/>
            <w:bCs/>
          </w:rPr>
          <w:delText xml:space="preserve"> </w:delText>
        </w:r>
      </w:del>
      <w:del w:id="1493" w:author="PR Preview" w:date="2026-01-01T00:00:00Z">
        <w:r>
          <w:rPr>
            <w:b/>
            <w:bCs/>
          </w:rPr>
          <w:delText xml:space="preserve">matrix)</w:delText>
        </w:r>
      </w:del>
      <w:del w:id="1494" w:author="PR Preview" w:date="2026-01-01T00:00:00Z">
        <w:r>
          <w:delText xml:space="preserve"> </w:delText>
        </w:r>
      </w:del>
      <w:del w:id="1495" w:author="PR Preview" w:date="2026-01-01T00:00:00Z">
        <w:r>
          <w:delText xml:space="preserve">Let</w:delText>
        </w:r>
      </w:del>
      <w:del w:id="149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del w:id="1497" w:author="PR Preview" w:date="2026-01-01T00:00:00Z">
        <w:r>
          <w:delText xml:space="preserve">. Then</w:delText>
        </w:r>
      </w:del>
    </w:p>
    <w:p>
      <w:pPr>
        <w:pStyle w:val="BodyText"/>
      </w:pPr>
      <w:ins w:id="1498" w:author="PR Preview" w:date="2026-01-01T00:00:00Z">
        <w:r>
          <w:rPr>
            <w:b/>
            <w:bCs/>
          </w:rPr>
          <w:t xml:space="preserve">Example 128 (Powers of a</w:t>
        </w:r>
      </w:ins>
      <w:ins w:id="1499" w:author="PR Preview" w:date="2026-01-01T00:00:00Z">
        <w:r>
          <w:rPr>
            <w:b/>
            <w:bCs/>
          </w:rPr>
          <w:t xml:space="preserve"> </w:t>
        </w:r>
      </w:ins>
      <m:oMath>
        <m:r>
          <m:t>2</m:t>
        </m:r>
        <m:r>
          <m:rPr>
            <m:sty m:val="p"/>
          </m:rPr>
          <m:t>×</m:t>
        </m:r>
        <m:r>
          <m:t>2</m:t>
        </m:r>
      </m:oMath>
      <w:ins w:id="1500" w:author="PR Preview" w:date="2026-01-01T00:00:00Z">
        <w:r>
          <w:rPr>
            <w:b/>
            <w:bCs/>
          </w:rPr>
          <w:t xml:space="preserve"> </w:t>
        </w:r>
      </w:ins>
      <w:ins w:id="1501" w:author="PR Preview" w:date="2026-01-01T00:00:00Z">
        <w:r>
          <w:rPr>
            <w:b/>
            <w:bCs/>
          </w:rPr>
          <w:t xml:space="preserve">matrix)</w:t>
        </w:r>
      </w:ins>
      <w:ins w:id="1502" w:author="PR Preview" w:date="2026-01-01T00:00:00Z">
        <w:r>
          <w:t xml:space="preserve"> </w:t>
        </w:r>
      </w:ins>
      <w:ins w:id="1503" w:author="PR Preview" w:date="2026-01-01T00:00:00Z">
        <w:r>
          <w:t xml:space="preserve">Let</w:t>
        </w:r>
      </w:ins>
      <w:ins w:id="150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1505" w:author="PR Preview" w:date="2026-01-01T00:00:00Z">
        <w:r>
          <w:t xml:space="preserve">. Then</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7"/>
    <w:bookmarkStart w:id="428"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8"/>
    <w:bookmarkStart w:id="429" w:name="rem-symmetric-in-statistics"/>
    <w:p>
      <w:pPr>
        <w:pStyle w:val="BodyText"/>
      </w:pPr>
      <w:del w:id="1506" w:author="PR Preview" w:date="2026-01-01T00:00:00Z">
        <w:r>
          <w:rPr>
            <w:i/>
            <w:iCs/>
          </w:rPr>
          <w:delText xml:space="preserve">Remark 27</w:delText>
        </w:r>
      </w:del>
      <w:del w:id="1507" w:author="PR Preview" w:date="2026-01-01T00:00:00Z">
        <w:r>
          <w:delText xml:space="preserve"> (Symmetric matrices in statistics). </w:delText>
        </w:r>
      </w:del>
      <w:del w:id="1508" w:author="PR Preview" w:date="2026-01-01T00:00:00Z">
        <w:r>
          <w:delText xml:space="preserve">Covariance matrices are symmetric:</w:delText>
        </w:r>
      </w:del>
      <w:del w:id="1509" w:author="PR Preview" w:date="2026-01-01T00:00:00Z">
        <w:r>
          <w:delText xml:space="preserve"> </w:delText>
        </w:r>
      </w:del>
      <w:del w:id="1510" w:author="PR Preview" w:date="2026-01-01T00:00:00Z">
        <w:r>
          <w:delText xml:space="preserve">entry</w:delText>
        </w:r>
      </w:del>
      <w:del w:id="1511" w:author="PR Preview" w:date="2026-01-01T00:00:00Z">
        <w:r>
          <w:delText xml:space="preserve"> </w:delText>
        </w:r>
      </w:del>
      <m:oMath>
        <m:r>
          <m:rPr>
            <m:sty m:val="p"/>
          </m:rPr>
          <m:t>(</m:t>
        </m:r>
        <m:r>
          <m:t>i</m:t>
        </m:r>
        <m:r>
          <m:rPr>
            <m:sty m:val="p"/>
          </m:rPr>
          <m:t>,</m:t>
        </m:r>
        <m:r>
          <m:t>j</m:t>
        </m:r>
        <m:r>
          <m:rPr>
            <m:sty m:val="p"/>
          </m:rPr>
          <m:t>)</m:t>
        </m:r>
      </m:oMath>
      <w:del w:id="1512" w:author="PR Preview" w:date="2026-01-01T00:00:00Z">
        <w:r>
          <w:delText xml:space="preserve"> </w:delText>
        </w:r>
      </w:del>
      <w:del w:id="1513" w:author="PR Preview" w:date="2026-01-01T00:00:00Z">
        <w:r>
          <w:delText xml:space="preserve">of the covariance matrix of a random vector</w:delText>
        </w:r>
      </w:del>
      <w:del w:id="1514" w:author="PR Preview" w:date="2026-01-01T00:00:00Z">
        <w:r>
          <w:delText xml:space="preserve"> </w:delText>
        </w:r>
      </w:del>
      <w:del w:id="1515" w:author="PR Preview" w:date="2026-01-01T00:00:00Z">
        <w:r>
          <w:delText xml:space="preserve">$\mathord{\smash[b]{\underset{\raise.3ex\hbox{$\scriptstyle\sim$}}{Y}}\vphantom{Y}}$</w:delText>
        </w:r>
      </w:del>
      <w:del w:id="1516" w:author="PR Preview" w:date="2026-01-01T00:00:00Z">
        <w:r>
          <w:delText xml:space="preserve"> </w:delText>
        </w:r>
      </w:del>
      <w:del w:id="1517" w:author="PR Preview" w:date="2026-01-01T00:00:00Z">
        <w:r>
          <w:delText xml:space="preserve">is</w:delText>
        </w:r>
      </w:del>
      <w:del w:id="1518" w:author="PR Preview" w:date="2026-01-01T00:00:00Z">
        <w:r>
          <w:delText xml:space="preserve"> </w:delText>
        </w:r>
      </w:del>
      <m:oMath>
        <m:r>
          <m:rPr>
            <m:sty m:val="p"/>
          </m:rPr>
          <m:t>Cov</m:t>
        </m:r>
        <m:r>
          <m:t>​</m:t>
        </m:r>
        <m:d>
          <m:dPr>
            <m:begChr m:val="("/>
            <m:sepChr m:val=""/>
            <m:endChr m:val=")"/>
            <m:grow/>
          </m:dPr>
          <m:e>
            <m:sSub>
              <m:e>
                <m:r>
                  <m:t>Y</m:t>
                </m:r>
              </m:e>
              <m:sub>
                <m:r>
                  <m:t>i</m:t>
                </m:r>
              </m:sub>
            </m:sSub>
            <m:r>
              <m:rPr>
                <m:sty m:val="p"/>
              </m:rPr>
              <m:t>,</m:t>
            </m:r>
            <m:sSub>
              <m:e>
                <m:r>
                  <m:t>Y</m:t>
                </m:r>
              </m:e>
              <m:sub>
                <m:r>
                  <m:t>j</m:t>
                </m:r>
              </m:sub>
            </m:sSub>
          </m:e>
        </m:d>
        <m:r>
          <m:t>​</m:t>
        </m:r>
      </m:oMath>
      <w:del w:id="1519" w:author="PR Preview" w:date="2026-01-01T00:00:00Z">
        <w:r>
          <w:delText xml:space="preserve">,</w:delText>
        </w:r>
      </w:del>
      <w:del w:id="1520" w:author="PR Preview" w:date="2026-01-01T00:00:00Z">
        <w:r>
          <w:delText xml:space="preserve"> </w:delText>
        </w:r>
      </w:del>
      <w:del w:id="1521" w:author="PR Preview" w:date="2026-01-01T00:00:00Z">
        <w:r>
          <w:delText xml:space="preserve">and</w:delText>
        </w:r>
      </w:del>
      <w:del w:id="1522" w:author="PR Preview" w:date="2026-01-01T00:00:00Z">
        <w:r>
          <w:delText xml:space="preserve"> </w:delText>
        </w:r>
      </w:del>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del w:id="1523" w:author="PR Preview" w:date="2026-01-01T00:00:00Z">
        <w:r>
          <w:delText xml:space="preserve">.</w:delText>
        </w:r>
      </w:del>
      <w:del w:id="1524" w:author="PR Preview" w:date="2026-01-01T00:00:00Z">
        <w:r>
          <w:delText xml:space="preserve"> </w:delText>
        </w:r>
      </w:del>
      <w:del w:id="1525" w:author="PR Preview" w:date="2026-01-01T00:00:00Z">
        <w:r>
          <w:delText xml:space="preserve">For example, if</w:delText>
        </w:r>
      </w:del>
      <w:del w:id="1526" w:author="PR Preview" w:date="2026-01-01T00:00:00Z">
        <w:r>
          <w:delText xml:space="preserve"> </w:delText>
        </w:r>
      </w:del>
      <m:oMath>
        <m:r>
          <m:rPr>
            <m:sty m:val="p"/>
          </m:rPr>
          <m:t>Var</m:t>
        </m:r>
        <m:r>
          <m:t>​</m:t>
        </m:r>
        <m:d>
          <m:dPr>
            <m:begChr m:val="("/>
            <m:sepChr m:val=""/>
            <m:endChr m:val=")"/>
            <m:grow/>
          </m:dPr>
          <m:e>
            <m:sSub>
              <m:e>
                <m:r>
                  <m:t>Y</m:t>
                </m:r>
              </m:e>
              <m:sub>
                <m:r>
                  <m:t>1</m:t>
                </m:r>
              </m:sub>
            </m:sSub>
          </m:e>
        </m:d>
        <m:r>
          <m:t>​</m:t>
        </m:r>
        <m:r>
          <m:rPr>
            <m:sty m:val="p"/>
          </m:rPr>
          <m:t>=</m:t>
        </m:r>
        <m:r>
          <m:t>4</m:t>
        </m:r>
      </m:oMath>
      <w:del w:id="1527" w:author="PR Preview" w:date="2026-01-01T00:00:00Z">
        <w:r>
          <w:delText xml:space="preserve">,</w:delText>
        </w:r>
      </w:del>
      <w:del w:id="1528" w:author="PR Preview" w:date="2026-01-01T00:00:00Z">
        <w:r>
          <w:delText xml:space="preserve"> </w:delText>
        </w:r>
      </w:del>
      <m:oMath>
        <m:r>
          <m:rPr>
            <m:sty m:val="p"/>
          </m:rPr>
          <m:t>Var</m:t>
        </m:r>
        <m:r>
          <m:t>​</m:t>
        </m:r>
        <m:d>
          <m:dPr>
            <m:begChr m:val="("/>
            <m:sepChr m:val=""/>
            <m:endChr m:val=")"/>
            <m:grow/>
          </m:dPr>
          <m:e>
            <m:sSub>
              <m:e>
                <m:r>
                  <m:t>Y</m:t>
                </m:r>
              </m:e>
              <m:sub>
                <m:r>
                  <m:t>2</m:t>
                </m:r>
              </m:sub>
            </m:sSub>
          </m:e>
        </m:d>
        <m:r>
          <m:t>​</m:t>
        </m:r>
        <m:r>
          <m:rPr>
            <m:sty m:val="p"/>
          </m:rPr>
          <m:t>=</m:t>
        </m:r>
        <m:r>
          <m:t>9</m:t>
        </m:r>
      </m:oMath>
      <w:del w:id="1529" w:author="PR Preview" w:date="2026-01-01T00:00:00Z">
        <w:r>
          <w:delText xml:space="preserve">, and</w:delText>
        </w:r>
      </w:del>
      <w:del w:id="1530" w:author="PR Preview" w:date="2026-01-01T00:00:00Z">
        <w:r>
          <w:delText xml:space="preserve"> </w:delText>
        </w:r>
      </w:del>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del w:id="1531" w:author="PR Preview" w:date="2026-01-01T00:00:00Z">
        <w:r>
          <w:delText xml:space="preserve">,</w:delText>
        </w:r>
      </w:del>
      <w:del w:id="1532" w:author="PR Preview" w:date="2026-01-01T00:00:00Z">
        <w:r>
          <w:delText xml:space="preserve"> </w:delText>
        </w:r>
      </w:del>
      <w:del w:id="1533" w:author="PR Preview" w:date="2026-01-01T00:00:00Z">
        <w:r>
          <w:delText xml:space="preserve">the covariance matrix of</w:delText>
        </w:r>
      </w:del>
      <w:del w:id="1534" w:author="PR Preview" w:date="2026-01-01T00:00:00Z">
        <w:r>
          <w:delText xml:space="preserve"> </w:delText>
        </w:r>
      </w:del>
      <m:oMath>
        <m:r>
          <m:rPr>
            <m:sty m:val="p"/>
          </m:rPr>
          <m:t>(</m:t>
        </m:r>
        <m:sSub>
          <m:e>
            <m:r>
              <m:t>Y</m:t>
            </m:r>
          </m:e>
          <m:sub>
            <m:r>
              <m:t>1</m:t>
            </m:r>
          </m:sub>
        </m:sSub>
        <m:r>
          <m:rPr>
            <m:sty m:val="p"/>
          </m:rPr>
          <m:t>,</m:t>
        </m:r>
        <m:sSub>
          <m:e>
            <m:r>
              <m:t>Y</m:t>
            </m:r>
          </m:e>
          <m:sub>
            <m:r>
              <m:t>2</m:t>
            </m:r>
          </m:sub>
        </m:sSub>
        <m:r>
          <m:rPr>
            <m:sty m:val="p"/>
          </m:rPr>
          <m:t>)</m:t>
        </m:r>
      </m:oMath>
      <w:del w:id="1535" w:author="PR Preview" w:date="2026-01-01T00:00:00Z">
        <w:r>
          <w:delText xml:space="preserve"> </w:delText>
        </w:r>
      </w:del>
      <w:del w:id="1536" w:author="PR Preview" w:date="2026-01-01T00:00:00Z">
        <w:r>
          <w:delText xml:space="preserve">is</w:delText>
        </w:r>
      </w:del>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p>
      <w:pPr>
        <w:pStyle w:val="FirstParagraph"/>
      </w:pPr>
      <w:del w:id="1537" w:author="PR Preview" w:date="2026-01-01T00:00:00Z">
        <w:r>
          <w:rPr>
            <w:b/>
            <w:bCs/>
          </w:rPr>
          <w:delText xml:space="preserve">Example 128 (A matrix that is not symmetric)</w:delText>
        </w:r>
      </w:del>
      <w:del w:id="153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539" w:author="PR Preview" w:date="2026-01-01T00:00:00Z">
        <w:r>
          <w:delText xml:space="preserve"> </w:delText>
        </w:r>
      </w:del>
      <w:del w:id="1540" w:author="PR Preview" w:date="2026-01-01T00:00:00Z">
        <w:r>
          <w:delText xml:space="preserve">is not symmetric:</w:delText>
        </w:r>
      </w:del>
    </w:p>
    <w:p>
      <w:pPr>
        <w:pStyle w:val="BodyText"/>
      </w:pPr>
      <w:ins w:id="1541" w:author="PR Preview" w:date="2026-01-01T00:00:00Z">
        <w:r>
          <w:rPr>
            <w:i/>
            <w:iCs/>
          </w:rPr>
          <w:t xml:space="preserve">Remark 28</w:t>
        </w:r>
      </w:ins>
      <w:ins w:id="1542" w:author="PR Preview" w:date="2026-01-01T00:00:00Z">
        <w:r>
          <w:t xml:space="preserve"> (Symmetric matrices in statistics). </w:t>
        </w:r>
      </w:ins>
      <w:ins w:id="1543" w:author="PR Preview" w:date="2026-01-01T00:00:00Z">
        <w:r>
          <w:t xml:space="preserve">Covariance matrices are symmetric:</w:t>
        </w:r>
      </w:ins>
      <w:ins w:id="1544" w:author="PR Preview" w:date="2026-01-01T00:00:00Z">
        <w:r>
          <w:t xml:space="preserve"> </w:t>
        </w:r>
      </w:ins>
      <w:ins w:id="1545" w:author="PR Preview" w:date="2026-01-01T00:00:00Z">
        <w:r>
          <w:t xml:space="preserve">entry</w:t>
        </w:r>
      </w:ins>
      <w:ins w:id="1546" w:author="PR Preview" w:date="2026-01-01T00:00:00Z">
        <w:r>
          <w:t xml:space="preserve"> </w:t>
        </w:r>
      </w:ins>
      <m:oMath>
        <m:r>
          <m:rPr>
            <m:sty m:val="p"/>
          </m:rPr>
          <m:t>(</m:t>
        </m:r>
        <m:r>
          <m:t>i</m:t>
        </m:r>
        <m:r>
          <m:rPr>
            <m:sty m:val="p"/>
          </m:rPr>
          <m:t>,</m:t>
        </m:r>
        <m:r>
          <m:t>j</m:t>
        </m:r>
        <m:r>
          <m:rPr>
            <m:sty m:val="p"/>
          </m:rPr>
          <m:t>)</m:t>
        </m:r>
      </m:oMath>
      <w:ins w:id="1547" w:author="PR Preview" w:date="2026-01-01T00:00:00Z">
        <w:r>
          <w:t xml:space="preserve"> </w:t>
        </w:r>
      </w:ins>
      <w:ins w:id="1548" w:author="PR Preview" w:date="2026-01-01T00:00:00Z">
        <w:r>
          <w:t xml:space="preserve">of the covariance matrix of a random vector</w:t>
        </w:r>
      </w:ins>
      <w:ins w:id="1549" w:author="PR Preview" w:date="2026-01-01T00:00:00Z">
        <w:r>
          <w:t xml:space="preserve"> </w:t>
        </w:r>
      </w:ins>
      <w:ins w:id="1550" w:author="PR Preview" w:date="2026-01-01T00:00:00Z">
        <w:r>
          <w:t xml:space="preserve">$\mathord{\smash[b]{\underset{\raise.3ex\hbox{$\scriptstyle\sim$}}{Y}}\vphantom{Y}}$</w:t>
        </w:r>
      </w:ins>
      <w:ins w:id="1551" w:author="PR Preview" w:date="2026-01-01T00:00:00Z">
        <w:r>
          <w:t xml:space="preserve"> </w:t>
        </w:r>
      </w:ins>
      <w:ins w:id="1552" w:author="PR Preview" w:date="2026-01-01T00:00:00Z">
        <w:r>
          <w:t xml:space="preserve">is</w:t>
        </w:r>
      </w:ins>
      <w:ins w:id="1553" w:author="PR Preview" w:date="2026-01-01T00:00:00Z">
        <w:r>
          <w:t xml:space="preserve"> </w:t>
        </w:r>
      </w:ins>
      <m:oMath>
        <m:r>
          <m:rPr>
            <m:sty m:val="p"/>
          </m:rPr>
          <m:t>Cov</m:t>
        </m:r>
        <m:r>
          <m:t>​</m:t>
        </m:r>
        <m:d>
          <m:dPr>
            <m:begChr m:val="("/>
            <m:sepChr m:val=""/>
            <m:endChr m:val=")"/>
            <m:grow/>
          </m:dPr>
          <m:e>
            <m:sSub>
              <m:e>
                <m:r>
                  <m:t>Y</m:t>
                </m:r>
              </m:e>
              <m:sub>
                <m:r>
                  <m:t>i</m:t>
                </m:r>
              </m:sub>
            </m:sSub>
            <m:r>
              <m:rPr>
                <m:sty m:val="p"/>
              </m:rPr>
              <m:t>,</m:t>
            </m:r>
            <m:sSub>
              <m:e>
                <m:r>
                  <m:t>Y</m:t>
                </m:r>
              </m:e>
              <m:sub>
                <m:r>
                  <m:t>j</m:t>
                </m:r>
              </m:sub>
            </m:sSub>
          </m:e>
        </m:d>
        <m:r>
          <m:t>​</m:t>
        </m:r>
      </m:oMath>
      <w:ins w:id="1554" w:author="PR Preview" w:date="2026-01-01T00:00:00Z">
        <w:r>
          <w:t xml:space="preserve">,</w:t>
        </w:r>
      </w:ins>
      <w:ins w:id="1555" w:author="PR Preview" w:date="2026-01-01T00:00:00Z">
        <w:r>
          <w:t xml:space="preserve"> </w:t>
        </w:r>
      </w:ins>
      <w:ins w:id="1556" w:author="PR Preview" w:date="2026-01-01T00:00:00Z">
        <w:r>
          <w:t xml:space="preserve">and</w:t>
        </w:r>
      </w:ins>
      <w:ins w:id="1557" w:author="PR Preview" w:date="2026-01-01T00:00:00Z">
        <w:r>
          <w:t xml:space="preserve"> </w:t>
        </w:r>
      </w:ins>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ins w:id="1558" w:author="PR Preview" w:date="2026-01-01T00:00:00Z">
        <w:r>
          <w:t xml:space="preserve">.</w:t>
        </w:r>
      </w:ins>
      <w:ins w:id="1559" w:author="PR Preview" w:date="2026-01-01T00:00:00Z">
        <w:r>
          <w:t xml:space="preserve"> </w:t>
        </w:r>
      </w:ins>
      <w:ins w:id="1560" w:author="PR Preview" w:date="2026-01-01T00:00:00Z">
        <w:r>
          <w:t xml:space="preserve">For example, if</w:t>
        </w:r>
      </w:ins>
      <w:ins w:id="1561" w:author="PR Preview" w:date="2026-01-01T00:00:00Z">
        <w:r>
          <w:t xml:space="preserve"> </w:t>
        </w:r>
      </w:ins>
      <m:oMath>
        <m:r>
          <m:rPr>
            <m:sty m:val="p"/>
          </m:rPr>
          <m:t>Var</m:t>
        </m:r>
        <m:r>
          <m:t>​</m:t>
        </m:r>
        <m:d>
          <m:dPr>
            <m:begChr m:val="("/>
            <m:sepChr m:val=""/>
            <m:endChr m:val=")"/>
            <m:grow/>
          </m:dPr>
          <m:e>
            <m:sSub>
              <m:e>
                <m:r>
                  <m:t>Y</m:t>
                </m:r>
              </m:e>
              <m:sub>
                <m:r>
                  <m:t>1</m:t>
                </m:r>
              </m:sub>
            </m:sSub>
          </m:e>
        </m:d>
        <m:r>
          <m:t>​</m:t>
        </m:r>
        <m:r>
          <m:rPr>
            <m:sty m:val="p"/>
          </m:rPr>
          <m:t>=</m:t>
        </m:r>
        <m:r>
          <m:t>4</m:t>
        </m:r>
      </m:oMath>
      <w:ins w:id="1562" w:author="PR Preview" w:date="2026-01-01T00:00:00Z">
        <w:r>
          <w:t xml:space="preserve">,</w:t>
        </w:r>
      </w:ins>
      <w:ins w:id="1563" w:author="PR Preview" w:date="2026-01-01T00:00:00Z">
        <w:r>
          <w:t xml:space="preserve"> </w:t>
        </w:r>
      </w:ins>
      <m:oMath>
        <m:r>
          <m:rPr>
            <m:sty m:val="p"/>
          </m:rPr>
          <m:t>Var</m:t>
        </m:r>
        <m:r>
          <m:t>​</m:t>
        </m:r>
        <m:d>
          <m:dPr>
            <m:begChr m:val="("/>
            <m:sepChr m:val=""/>
            <m:endChr m:val=")"/>
            <m:grow/>
          </m:dPr>
          <m:e>
            <m:sSub>
              <m:e>
                <m:r>
                  <m:t>Y</m:t>
                </m:r>
              </m:e>
              <m:sub>
                <m:r>
                  <m:t>2</m:t>
                </m:r>
              </m:sub>
            </m:sSub>
          </m:e>
        </m:d>
        <m:r>
          <m:t>​</m:t>
        </m:r>
        <m:r>
          <m:rPr>
            <m:sty m:val="p"/>
          </m:rPr>
          <m:t>=</m:t>
        </m:r>
        <m:r>
          <m:t>9</m:t>
        </m:r>
      </m:oMath>
      <w:ins w:id="1564" w:author="PR Preview" w:date="2026-01-01T00:00:00Z">
        <w:r>
          <w:t xml:space="preserve">, and</w:t>
        </w:r>
      </w:ins>
      <w:ins w:id="1565" w:author="PR Preview" w:date="2026-01-01T00:00:00Z">
        <w:r>
          <w:t xml:space="preserve"> </w:t>
        </w:r>
      </w:ins>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ins w:id="1566" w:author="PR Preview" w:date="2026-01-01T00:00:00Z">
        <w:r>
          <w:t xml:space="preserve">,</w:t>
        </w:r>
      </w:ins>
      <w:ins w:id="1567" w:author="PR Preview" w:date="2026-01-01T00:00:00Z">
        <w:r>
          <w:t xml:space="preserve"> </w:t>
        </w:r>
      </w:ins>
      <w:ins w:id="1568" w:author="PR Preview" w:date="2026-01-01T00:00:00Z">
        <w:r>
          <w:t xml:space="preserve">the covariance matrix of</w:t>
        </w:r>
      </w:ins>
      <w:ins w:id="1569" w:author="PR Preview" w:date="2026-01-01T00:00:00Z">
        <w:r>
          <w:t xml:space="preserve"> </w:t>
        </w:r>
      </w:ins>
      <m:oMath>
        <m:r>
          <m:rPr>
            <m:sty m:val="p"/>
          </m:rPr>
          <m:t>(</m:t>
        </m:r>
        <m:sSub>
          <m:e>
            <m:r>
              <m:t>Y</m:t>
            </m:r>
          </m:e>
          <m:sub>
            <m:r>
              <m:t>1</m:t>
            </m:r>
          </m:sub>
        </m:sSub>
        <m:r>
          <m:rPr>
            <m:sty m:val="p"/>
          </m:rPr>
          <m:t>,</m:t>
        </m:r>
        <m:sSub>
          <m:e>
            <m:r>
              <m:t>Y</m:t>
            </m:r>
          </m:e>
          <m:sub>
            <m:r>
              <m:t>2</m:t>
            </m:r>
          </m:sub>
        </m:sSub>
        <m:r>
          <m:rPr>
            <m:sty m:val="p"/>
          </m:rPr>
          <m:t>)</m:t>
        </m:r>
      </m:oMath>
      <w:ins w:id="1570" w:author="PR Preview" w:date="2026-01-01T00:00:00Z">
        <w:r>
          <w:t xml:space="preserve"> </w:t>
        </w:r>
      </w:ins>
      <w:ins w:id="1571" w:author="PR Preview" w:date="2026-01-01T00:00:00Z">
        <w:r>
          <w:t xml:space="preserve">is</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9"/>
    <w:bookmarkStart w:id="430" w:name="exm-not-symmetric"/>
    <w:p>
      <w:pPr>
        <w:pStyle w:val="FirstParagraph"/>
      </w:pPr>
      <w:ins w:id="1572" w:author="PR Preview" w:date="2026-01-01T00:00:00Z">
        <w:r>
          <w:rPr>
            <w:b/>
            <w:bCs/>
          </w:rPr>
          <w:t xml:space="preserve">Example 129 (A matrix that is not symmetric)</w:t>
        </w:r>
      </w:ins>
      <w:ins w:id="157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574" w:author="PR Preview" w:date="2026-01-01T00:00:00Z">
        <w:r>
          <w:t xml:space="preserve"> </w:t>
        </w:r>
      </w:ins>
      <w:ins w:id="1575" w:author="PR Preview" w:date="2026-01-01T00:00:00Z">
        <w:r>
          <w:t xml:space="preserve">is not symmetric:</w:t>
        </w:r>
      </w:ins>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30"/>
    <w:bookmarkStart w:id="431"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31"/>
    <w:bookmarkStart w:id="432" w:name="rem-diag-notation"/>
    <w:p>
      <w:pPr>
        <w:pStyle w:val="FirstParagraph"/>
      </w:pPr>
      <w:del w:id="1576" w:author="PR Preview" w:date="2026-01-01T00:00:00Z">
        <w:r>
          <w:rPr>
            <w:i/>
            <w:iCs/>
          </w:rPr>
          <w:delText xml:space="preserve">Remark 28</w:delText>
        </w:r>
      </w:del>
      <w:del w:id="1577" w:author="PR Preview" w:date="2026-01-01T00:00:00Z">
        <w:r>
          <w:delText xml:space="preserve"> (</w:delText>
        </w:r>
      </w:del>
      <m:oMath>
        <m:r>
          <m:rPr>
            <m:sty m:val="p"/>
          </m:rPr>
          <m:t>diag</m:t>
        </m:r>
      </m:oMath>
      <w:del w:id="1578" w:author="PR Preview" w:date="2026-01-01T00:00:00Z">
        <w:r>
          <w:delText xml:space="preserve"> </w:delText>
        </w:r>
      </w:del>
      <w:del w:id="1579" w:author="PR Preview" w:date="2026-01-01T00:00:00Z">
        <w:r>
          <w:delText xml:space="preserve">notation). </w:delText>
        </w:r>
      </w:del>
      <w:del w:id="1580" w:author="PR Preview" w:date="2026-01-01T00:00:00Z">
        <w:r>
          <w:delText xml:space="preserve">For numbers</w:delText>
        </w:r>
      </w:del>
      <w:del w:id="1581" w:author="PR Preview" w:date="2026-01-01T00:00:00Z">
        <w:r>
          <w:delText xml:space="preserve"> </w:delText>
        </w:r>
      </w:del>
      <m:oMath>
        <m:sSub>
          <m:e>
            <m:r>
              <m:t>d</m:t>
            </m:r>
          </m:e>
          <m:sub>
            <m:r>
              <m:t>1</m:t>
            </m:r>
          </m:sub>
        </m:sSub>
        <m:r>
          <m:rPr>
            <m:sty m:val="p"/>
          </m:rPr>
          <m:t>,</m:t>
        </m:r>
        <m:r>
          <m:rPr>
            <m:sty m:val="p"/>
          </m:rPr>
          <m:t>…</m:t>
        </m:r>
        <m:r>
          <m:rPr>
            <m:sty m:val="p"/>
          </m:rPr>
          <m:t>,</m:t>
        </m:r>
        <m:sSub>
          <m:e>
            <m:r>
              <m:t>d</m:t>
            </m:r>
          </m:e>
          <m:sub>
            <m:r>
              <m:t>p</m:t>
            </m:r>
          </m:sub>
        </m:sSub>
      </m:oMath>
      <w:del w:id="1582" w:author="PR Preview" w:date="2026-01-01T00:00:00Z">
        <w:r>
          <w:delText xml:space="preserve">,</w:delText>
        </w:r>
      </w:del>
      <w:del w:id="1583" w:author="PR Preview" w:date="2026-01-01T00:00:00Z">
        <w:r>
          <w:delText xml:space="preserve"> </w:delText>
        </w:r>
      </w:del>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del w:id="1584" w:author="PR Preview" w:date="2026-01-01T00:00:00Z">
        <w:r>
          <w:delText xml:space="preserve"> </w:delText>
        </w:r>
      </w:del>
      <w:del w:id="1585" w:author="PR Preview" w:date="2026-01-01T00:00:00Z">
        <w:r>
          <w:delText xml:space="preserve">is the</w:delText>
        </w:r>
      </w:del>
      <w:del w:id="1586" w:author="PR Preview" w:date="2026-01-01T00:00:00Z">
        <w:r>
          <w:delText xml:space="preserve"> </w:delText>
        </w:r>
      </w:del>
      <m:oMath>
        <m:r>
          <m:t>p</m:t>
        </m:r>
        <m:r>
          <m:rPr>
            <m:sty m:val="p"/>
          </m:rPr>
          <m:t>×</m:t>
        </m:r>
        <m:r>
          <m:t>p</m:t>
        </m:r>
      </m:oMath>
      <w:del w:id="1587" w:author="PR Preview" w:date="2026-01-01T00:00:00Z">
        <w:r>
          <w:delText xml:space="preserve"> </w:delText>
        </w:r>
      </w:del>
      <w:del w:id="1588" w:author="PR Preview" w:date="2026-01-01T00:00:00Z">
        <w:r>
          <w:delText xml:space="preserve">diagonal matrix</w:delText>
        </w:r>
      </w:del>
      <w:del w:id="1589" w:author="PR Preview" w:date="2026-01-01T00:00:00Z">
        <w:r>
          <w:delText xml:space="preserve"> </w:delText>
        </w:r>
      </w:del>
      <w:del w:id="1590" w:author="PR Preview" w:date="2026-01-01T00:00:00Z">
        <w:r>
          <w:delText xml:space="preserve">with diagonal entries</w:delText>
        </w:r>
      </w:del>
      <w:del w:id="1591" w:author="PR Preview" w:date="2026-01-01T00:00:00Z">
        <w:r>
          <w:delText xml:space="preserve"> </w:delText>
        </w:r>
      </w:del>
      <m:oMath>
        <m:sSub>
          <m:e>
            <m:r>
              <m:t>d</m:t>
            </m:r>
          </m:e>
          <m:sub>
            <m:r>
              <m:t>1</m:t>
            </m:r>
          </m:sub>
        </m:sSub>
        <m:r>
          <m:rPr>
            <m:sty m:val="p"/>
          </m:rPr>
          <m:t>,</m:t>
        </m:r>
        <m:r>
          <m:rPr>
            <m:sty m:val="p"/>
          </m:rPr>
          <m:t>…</m:t>
        </m:r>
        <m:r>
          <m:rPr>
            <m:sty m:val="p"/>
          </m:rPr>
          <m:t>,</m:t>
        </m:r>
        <m:sSub>
          <m:e>
            <m:r>
              <m:t>d</m:t>
            </m:r>
          </m:e>
          <m:sub>
            <m:r>
              <m:t>p</m:t>
            </m:r>
          </m:sub>
        </m:sSub>
      </m:oMath>
      <w:del w:id="1592" w:author="PR Preview" w:date="2026-01-01T00:00:00Z">
        <w:r>
          <w:delText xml:space="preserve">.</w:delText>
        </w:r>
      </w:del>
      <w:del w:id="1593" w:author="PR Preview" w:date="2026-01-01T00:00:00Z">
        <w:r>
          <w:delText xml:space="preserve"> </w:delText>
        </w:r>
      </w:del>
      <w:del w:id="1594" w:author="PR Preview" w:date="2026-01-01T00:00:00Z">
        <w:r>
          <w:delText xml:space="preserve">For example,</w:delText>
        </w:r>
      </w:del>
    </w:p>
    <w:p>
      <w:pPr>
        <w:pStyle w:val="FirstParagraph"/>
      </w:pPr>
      <w:ins w:id="1595" w:author="PR Preview" w:date="2026-01-01T00:00:00Z">
        <w:r>
          <w:rPr>
            <w:i/>
            <w:iCs/>
          </w:rPr>
          <w:t xml:space="preserve">Remark 29</w:t>
        </w:r>
      </w:ins>
      <w:ins w:id="1596" w:author="PR Preview" w:date="2026-01-01T00:00:00Z">
        <w:r>
          <w:t xml:space="preserve"> (</w:t>
        </w:r>
      </w:ins>
      <m:oMath>
        <m:r>
          <m:rPr>
            <m:sty m:val="p"/>
          </m:rPr>
          <m:t>diag</m:t>
        </m:r>
      </m:oMath>
      <w:ins w:id="1597" w:author="PR Preview" w:date="2026-01-01T00:00:00Z">
        <w:r>
          <w:t xml:space="preserve"> </w:t>
        </w:r>
      </w:ins>
      <w:ins w:id="1598" w:author="PR Preview" w:date="2026-01-01T00:00:00Z">
        <w:r>
          <w:t xml:space="preserve">notation). </w:t>
        </w:r>
      </w:ins>
      <w:ins w:id="1599" w:author="PR Preview" w:date="2026-01-01T00:00:00Z">
        <w:r>
          <w:t xml:space="preserve">For numbers</w:t>
        </w:r>
      </w:ins>
      <w:ins w:id="1600" w:author="PR Preview" w:date="2026-01-01T00:00:00Z">
        <w:r>
          <w:t xml:space="preserve"> </w:t>
        </w:r>
      </w:ins>
      <m:oMath>
        <m:sSub>
          <m:e>
            <m:r>
              <m:t>d</m:t>
            </m:r>
          </m:e>
          <m:sub>
            <m:r>
              <m:t>1</m:t>
            </m:r>
          </m:sub>
        </m:sSub>
        <m:r>
          <m:rPr>
            <m:sty m:val="p"/>
          </m:rPr>
          <m:t>,</m:t>
        </m:r>
        <m:r>
          <m:rPr>
            <m:sty m:val="p"/>
          </m:rPr>
          <m:t>…</m:t>
        </m:r>
        <m:r>
          <m:rPr>
            <m:sty m:val="p"/>
          </m:rPr>
          <m:t>,</m:t>
        </m:r>
        <m:sSub>
          <m:e>
            <m:r>
              <m:t>d</m:t>
            </m:r>
          </m:e>
          <m:sub>
            <m:r>
              <m:t>p</m:t>
            </m:r>
          </m:sub>
        </m:sSub>
      </m:oMath>
      <w:ins w:id="1601" w:author="PR Preview" w:date="2026-01-01T00:00:00Z">
        <w:r>
          <w:t xml:space="preserve">,</w:t>
        </w:r>
      </w:ins>
      <w:ins w:id="1602" w:author="PR Preview" w:date="2026-01-01T00:00:00Z">
        <w:r>
          <w:t xml:space="preserve"> </w:t>
        </w:r>
      </w:ins>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ins w:id="1603" w:author="PR Preview" w:date="2026-01-01T00:00:00Z">
        <w:r>
          <w:t xml:space="preserve"> </w:t>
        </w:r>
      </w:ins>
      <w:ins w:id="1604" w:author="PR Preview" w:date="2026-01-01T00:00:00Z">
        <w:r>
          <w:t xml:space="preserve">is the</w:t>
        </w:r>
      </w:ins>
      <w:ins w:id="1605" w:author="PR Preview" w:date="2026-01-01T00:00:00Z">
        <w:r>
          <w:t xml:space="preserve"> </w:t>
        </w:r>
      </w:ins>
      <m:oMath>
        <m:r>
          <m:t>p</m:t>
        </m:r>
        <m:r>
          <m:rPr>
            <m:sty m:val="p"/>
          </m:rPr>
          <m:t>×</m:t>
        </m:r>
        <m:r>
          <m:t>p</m:t>
        </m:r>
      </m:oMath>
      <w:ins w:id="1606" w:author="PR Preview" w:date="2026-01-01T00:00:00Z">
        <w:r>
          <w:t xml:space="preserve"> </w:t>
        </w:r>
      </w:ins>
      <w:ins w:id="1607" w:author="PR Preview" w:date="2026-01-01T00:00:00Z">
        <w:r>
          <w:t xml:space="preserve">diagonal matrix</w:t>
        </w:r>
      </w:ins>
      <w:ins w:id="1608" w:author="PR Preview" w:date="2026-01-01T00:00:00Z">
        <w:r>
          <w:t xml:space="preserve"> </w:t>
        </w:r>
      </w:ins>
      <w:ins w:id="1609" w:author="PR Preview" w:date="2026-01-01T00:00:00Z">
        <w:r>
          <w:t xml:space="preserve">with diagonal entries</w:t>
        </w:r>
      </w:ins>
      <w:ins w:id="1610" w:author="PR Preview" w:date="2026-01-01T00:00:00Z">
        <w:r>
          <w:t xml:space="preserve"> </w:t>
        </w:r>
      </w:ins>
      <m:oMath>
        <m:sSub>
          <m:e>
            <m:r>
              <m:t>d</m:t>
            </m:r>
          </m:e>
          <m:sub>
            <m:r>
              <m:t>1</m:t>
            </m:r>
          </m:sub>
        </m:sSub>
        <m:r>
          <m:rPr>
            <m:sty m:val="p"/>
          </m:rPr>
          <m:t>,</m:t>
        </m:r>
        <m:r>
          <m:rPr>
            <m:sty m:val="p"/>
          </m:rPr>
          <m:t>…</m:t>
        </m:r>
        <m:r>
          <m:rPr>
            <m:sty m:val="p"/>
          </m:rPr>
          <m:t>,</m:t>
        </m:r>
        <m:sSub>
          <m:e>
            <m:r>
              <m:t>d</m:t>
            </m:r>
          </m:e>
          <m:sub>
            <m:r>
              <m:t>p</m:t>
            </m:r>
          </m:sub>
        </m:sSub>
      </m:oMath>
      <w:ins w:id="1611" w:author="PR Preview" w:date="2026-01-01T00:00:00Z">
        <w:r>
          <w:t xml:space="preserve">.</w:t>
        </w:r>
      </w:ins>
      <w:ins w:id="1612" w:author="PR Preview" w:date="2026-01-01T00:00:00Z">
        <w:r>
          <w:t xml:space="preserve"> </w:t>
        </w:r>
      </w:ins>
      <w:ins w:id="1613" w:author="PR Preview" w:date="2026-01-01T00:00:00Z">
        <w:r>
          <w:t xml:space="preserve">For example,</w:t>
        </w:r>
      </w:ins>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32"/>
    <w:bookmarkStart w:id="433" w:name="exm-not-diagonal"/>
    <w:p>
      <w:pPr>
        <w:pStyle w:val="BodyText"/>
      </w:pPr>
      <w:del w:id="1614" w:author="PR Preview" w:date="2026-01-01T00:00:00Z">
        <w:r>
          <w:rPr>
            <w:b/>
            <w:bCs/>
          </w:rPr>
          <w:delText xml:space="preserve">Example 129 (A matrix that is not diagonal)</w:delText>
        </w:r>
      </w:del>
      <w:del w:id="1615"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del w:id="1616" w:author="PR Preview" w:date="2026-01-01T00:00:00Z">
        <w:r>
          <w:delText xml:space="preserve"> </w:delText>
        </w:r>
      </w:del>
      <w:del w:id="1617" w:author="PR Preview" w:date="2026-01-01T00:00:00Z">
        <w:r>
          <w:delText xml:space="preserve">is not diagonal: its off-diagonal entry</w:delText>
        </w:r>
      </w:del>
      <w:del w:id="1618" w:author="PR Preview" w:date="2026-01-01T00:00:00Z">
        <w:r>
          <w:delText xml:space="preserve"> </w:delText>
        </w:r>
      </w:del>
      <m:oMath>
        <m:sSub>
          <m:e>
            <m:r>
              <m:t>d</m:t>
            </m:r>
          </m:e>
          <m:sub>
            <m:r>
              <m:t>12</m:t>
            </m:r>
          </m:sub>
        </m:sSub>
        <m:r>
          <m:rPr>
            <m:sty m:val="p"/>
          </m:rPr>
          <m:t>=</m:t>
        </m:r>
        <m:r>
          <m:t>1</m:t>
        </m:r>
        <m:r>
          <m:rPr>
            <m:sty m:val="p"/>
          </m:rPr>
          <m:t>≠</m:t>
        </m:r>
        <m:r>
          <m:t>0</m:t>
        </m:r>
      </m:oMath>
      <w:del w:id="1619" w:author="PR Preview" w:date="2026-01-01T00:00:00Z">
        <w:r>
          <w:delText xml:space="preserve">.</w:delText>
        </w:r>
      </w:del>
    </w:p>
    <w:p>
      <w:pPr>
        <w:pStyle w:val="BodyText"/>
      </w:pPr>
      <w:ins w:id="1620" w:author="PR Preview" w:date="2026-01-01T00:00:00Z">
        <w:r>
          <w:rPr>
            <w:b/>
            <w:bCs/>
          </w:rPr>
          <w:t xml:space="preserve">Example 130 (A matrix that is not diagonal)</w:t>
        </w:r>
      </w:ins>
      <w:ins w:id="1621"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ins w:id="1622" w:author="PR Preview" w:date="2026-01-01T00:00:00Z">
        <w:r>
          <w:t xml:space="preserve"> </w:t>
        </w:r>
      </w:ins>
      <w:ins w:id="1623" w:author="PR Preview" w:date="2026-01-01T00:00:00Z">
        <w:r>
          <w:t xml:space="preserve">is not diagonal: its off-diagonal entry</w:t>
        </w:r>
      </w:ins>
      <w:ins w:id="1624" w:author="PR Preview" w:date="2026-01-01T00:00:00Z">
        <w:r>
          <w:t xml:space="preserve"> </w:t>
        </w:r>
      </w:ins>
      <m:oMath>
        <m:sSub>
          <m:e>
            <m:r>
              <m:t>d</m:t>
            </m:r>
          </m:e>
          <m:sub>
            <m:r>
              <m:t>12</m:t>
            </m:r>
          </m:sub>
        </m:sSub>
        <m:r>
          <m:rPr>
            <m:sty m:val="p"/>
          </m:rPr>
          <m:t>=</m:t>
        </m:r>
        <m:r>
          <m:t>1</m:t>
        </m:r>
        <m:r>
          <m:rPr>
            <m:sty m:val="p"/>
          </m:rPr>
          <m:t>≠</m:t>
        </m:r>
        <m:r>
          <m:t>0</m:t>
        </m:r>
      </m:oMath>
      <w:ins w:id="1625" w:author="PR Preview" w:date="2026-01-01T00:00:00Z">
        <w:r>
          <w:t xml:space="preserve">.</w:t>
        </w:r>
      </w:ins>
    </w:p>
    <w:bookmarkEnd w:id="433"/>
    <w:bookmarkStart w:id="434"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4"/>
    <w:bookmarkStart w:id="435"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5"/>
    <w:bookmarkStart w:id="436" w:name="exm-invertible-matrix"/>
    <w:p>
      <w:pPr>
        <w:pStyle w:val="BodyText"/>
      </w:pPr>
      <w:del w:id="1626" w:author="PR Preview" w:date="2026-01-01T00:00:00Z">
        <w:r>
          <w:rPr>
            <w:b/>
            <w:bCs/>
          </w:rPr>
          <w:delText xml:space="preserve">Example 130 (An invertible matrix and a singular one)</w:delText>
        </w:r>
      </w:del>
      <w:del w:id="1627" w:author="PR Preview" w:date="2026-01-01T00:00:00Z">
        <w:r>
          <w:delText xml:space="preserve"> </w:delText>
        </w:r>
      </w:del>
      <w:del w:id="1628" w:author="PR Preview" w:date="2026-01-01T00:00:00Z">
        <w:r>
          <w:delText xml:space="preserve">The matrix</w:delText>
        </w:r>
      </w:del>
      <w:del w:id="162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630" w:author="PR Preview" w:date="2026-01-01T00:00:00Z">
        <w:r>
          <w:delText xml:space="preserve"> </w:delText>
        </w:r>
      </w:del>
      <w:del w:id="1631" w:author="PR Preview" w:date="2026-01-01T00:00:00Z">
        <w:r>
          <w:delText xml:space="preserve">is invertible, with</w:delText>
        </w:r>
      </w:del>
      <w:del w:id="1632"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633" w:author="PR Preview" w:date="2026-01-01T00:00:00Z">
        <w:r>
          <w:delText xml:space="preserve">:</w:delText>
        </w:r>
      </w:del>
      <w:del w:id="1634" w:author="PR Preview" w:date="2026-01-01T00:00:00Z">
        <w:r>
          <w:delText xml:space="preserve"> </w:delText>
        </w:r>
      </w:del>
      <w:del w:id="1635" w:author="PR Preview" w:date="2026-01-01T00:00:00Z">
        <w:r>
          <w:delText xml:space="preserve">multiplying out gives</w:delText>
        </w:r>
      </w:del>
    </w:p>
    <w:p>
      <w:pPr>
        <w:pStyle w:val="BodyText"/>
      </w:pPr>
      <w:ins w:id="1636" w:author="PR Preview" w:date="2026-01-01T00:00:00Z">
        <w:r>
          <w:rPr>
            <w:b/>
            <w:bCs/>
          </w:rPr>
          <w:t xml:space="preserve">Example 131 (An invertible matrix and a singular one)</w:t>
        </w:r>
      </w:ins>
      <w:ins w:id="1637" w:author="PR Preview" w:date="2026-01-01T00:00:00Z">
        <w:r>
          <w:t xml:space="preserve"> </w:t>
        </w:r>
      </w:ins>
      <w:ins w:id="1638" w:author="PR Preview" w:date="2026-01-01T00:00:00Z">
        <w:r>
          <w:t xml:space="preserve">The matrix</w:t>
        </w:r>
      </w:ins>
      <w:ins w:id="163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640" w:author="PR Preview" w:date="2026-01-01T00:00:00Z">
        <w:r>
          <w:t xml:space="preserve"> </w:t>
        </w:r>
      </w:ins>
      <w:ins w:id="1641" w:author="PR Preview" w:date="2026-01-01T00:00:00Z">
        <w:r>
          <w:t xml:space="preserve">is invertible, with</w:t>
        </w:r>
      </w:ins>
      <w:ins w:id="1642"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643" w:author="PR Preview" w:date="2026-01-01T00:00:00Z">
        <w:r>
          <w:t xml:space="preserve">:</w:t>
        </w:r>
      </w:ins>
      <w:ins w:id="1644" w:author="PR Preview" w:date="2026-01-01T00:00:00Z">
        <w:r>
          <w:t xml:space="preserve"> </w:t>
        </w:r>
      </w:ins>
      <w:ins w:id="1645" w:author="PR Preview" w:date="2026-01-01T00:00:00Z">
        <w:r>
          <w:t xml:space="preserve">multiplying out gives</w:t>
        </w:r>
      </w:ins>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6"/>
    <w:bookmarkStart w:id="437" w:name="rem-invertible-inverse"/>
    <w:p>
      <w:pPr>
        <w:pStyle w:val="BodyText"/>
      </w:pPr>
      <w:del w:id="1646" w:author="PR Preview" w:date="2026-01-01T00:00:00Z">
        <w:r>
          <w:rPr>
            <w:i/>
            <w:iCs/>
          </w:rPr>
          <w:delText xml:space="preserve">Remark 29</w:delText>
        </w:r>
      </w:del>
      <w:del w:id="1647" w:author="PR Preview" w:date="2026-01-01T00:00:00Z">
        <w:r>
          <w:delText xml:space="preserve"> (Invertible matrices and inverses). </w:delText>
        </w:r>
      </w:del>
      <w:del w:id="1648" w:author="PR Preview" w:date="2026-01-01T00:00:00Z">
        <w:r>
          <w:delText xml:space="preserve">Let</w:delText>
        </w:r>
      </w:del>
      <w:del w:id="1649" w:author="PR Preview" w:date="2026-01-01T00:00:00Z">
        <w:r>
          <w:delText xml:space="preserve"> </w:delText>
        </w:r>
      </w:del>
      <m:oMath>
        <m:r>
          <m:rPr>
            <m:sty m:val="bi"/>
          </m:rPr>
          <m:t>A</m:t>
        </m:r>
      </m:oMath>
      <w:del w:id="1650" w:author="PR Preview" w:date="2026-01-01T00:00:00Z">
        <w:r>
          <w:delText xml:space="preserve"> </w:delText>
        </w:r>
      </w:del>
      <w:del w:id="1651" w:author="PR Preview" w:date="2026-01-01T00:00:00Z">
        <w:r>
          <w:delText xml:space="preserve">be a</w:delText>
        </w:r>
      </w:del>
      <w:del w:id="1652" w:author="PR Preview" w:date="2026-01-01T00:00:00Z">
        <w:r>
          <w:delText xml:space="preserve"> </w:delText>
        </w:r>
      </w:del>
      <m:oMath>
        <m:r>
          <m:t>p</m:t>
        </m:r>
        <m:r>
          <m:rPr>
            <m:sty m:val="p"/>
          </m:rPr>
          <m:t>×</m:t>
        </m:r>
        <m:r>
          <m:t>p</m:t>
        </m:r>
      </m:oMath>
      <w:del w:id="1653" w:author="PR Preview" w:date="2026-01-01T00:00:00Z">
        <w:r>
          <w:delText xml:space="preserve"> </w:delText>
        </w:r>
      </w:del>
      <w:del w:id="1654" w:author="PR Preview" w:date="2026-01-01T00:00:00Z">
        <w:r>
          <w:delText xml:space="preserve">matrix,</w:delText>
        </w:r>
      </w:del>
      <w:del w:id="1655" w:author="PR Preview" w:date="2026-01-01T00:00:00Z">
        <w:r>
          <w:delText xml:space="preserve"> </w:delText>
        </w:r>
      </w:del>
      <w:del w:id="1656" w:author="PR Preview" w:date="2026-01-01T00:00:00Z">
        <w:r>
          <w:delText xml:space="preserve">and suppose that two</w:delText>
        </w:r>
      </w:del>
      <w:del w:id="1657" w:author="PR Preview" w:date="2026-01-01T00:00:00Z">
        <w:r>
          <w:delText xml:space="preserve"> </w:delText>
        </w:r>
      </w:del>
      <m:oMath>
        <m:r>
          <m:t>p</m:t>
        </m:r>
        <m:r>
          <m:rPr>
            <m:sty m:val="p"/>
          </m:rPr>
          <m:t>×</m:t>
        </m:r>
        <m:r>
          <m:t>p</m:t>
        </m:r>
      </m:oMath>
      <w:del w:id="1658" w:author="PR Preview" w:date="2026-01-01T00:00:00Z">
        <w:r>
          <w:delText xml:space="preserve"> </w:delText>
        </w:r>
      </w:del>
      <w:del w:id="1659" w:author="PR Preview" w:date="2026-01-01T00:00:00Z">
        <w:r>
          <w:delText xml:space="preserve">matrices</w:delText>
        </w:r>
      </w:del>
      <w:del w:id="1660" w:author="PR Preview" w:date="2026-01-01T00:00:00Z">
        <w:r>
          <w:delText xml:space="preserve"> </w:delText>
        </w:r>
      </w:del>
      <m:oMath>
        <m:r>
          <m:rPr>
            <m:sty m:val="bi"/>
          </m:rPr>
          <m:t>B</m:t>
        </m:r>
      </m:oMath>
      <w:del w:id="1661" w:author="PR Preview" w:date="2026-01-01T00:00:00Z">
        <w:r>
          <w:delText xml:space="preserve"> </w:delText>
        </w:r>
      </w:del>
      <w:del w:id="1662" w:author="PR Preview" w:date="2026-01-01T00:00:00Z">
        <w:r>
          <w:delText xml:space="preserve">and</w:delText>
        </w:r>
      </w:del>
      <w:del w:id="1663" w:author="PR Preview" w:date="2026-01-01T00:00:00Z">
        <w:r>
          <w:delText xml:space="preserve"> </w:delText>
        </w:r>
      </w:del>
      <m:oMath>
        <m:r>
          <m:rPr>
            <m:sty m:val="bi"/>
          </m:rPr>
          <m:t>C</m:t>
        </m:r>
      </m:oMath>
      <w:del w:id="1664" w:author="PR Preview" w:date="2026-01-01T00:00:00Z">
        <w:r>
          <w:delText xml:space="preserve"> </w:delText>
        </w:r>
      </w:del>
      <w:del w:id="1665" w:author="PR Preview" w:date="2026-01-01T00:00:00Z">
        <w:r>
          <w:delText xml:space="preserve">satisfy</w:delText>
        </w:r>
      </w:del>
    </w:p>
    <w:p>
      <w:pPr>
        <w:pStyle w:val="BodyText"/>
      </w:pPr>
      <w:ins w:id="1666" w:author="PR Preview" w:date="2026-01-01T00:00:00Z">
        <w:r>
          <w:rPr>
            <w:i/>
            <w:iCs/>
          </w:rPr>
          <w:t xml:space="preserve">Remark 30</w:t>
        </w:r>
      </w:ins>
      <w:ins w:id="1667" w:author="PR Preview" w:date="2026-01-01T00:00:00Z">
        <w:r>
          <w:t xml:space="preserve"> (Invertible matrices and inverses). </w:t>
        </w:r>
      </w:ins>
      <w:ins w:id="1668" w:author="PR Preview" w:date="2026-01-01T00:00:00Z">
        <w:r>
          <w:t xml:space="preserve">Let</w:t>
        </w:r>
      </w:ins>
      <w:ins w:id="1669" w:author="PR Preview" w:date="2026-01-01T00:00:00Z">
        <w:r>
          <w:t xml:space="preserve"> </w:t>
        </w:r>
      </w:ins>
      <m:oMath>
        <m:r>
          <m:rPr>
            <m:sty m:val="bi"/>
          </m:rPr>
          <m:t>A</m:t>
        </m:r>
      </m:oMath>
      <w:ins w:id="1670" w:author="PR Preview" w:date="2026-01-01T00:00:00Z">
        <w:r>
          <w:t xml:space="preserve"> </w:t>
        </w:r>
      </w:ins>
      <w:ins w:id="1671" w:author="PR Preview" w:date="2026-01-01T00:00:00Z">
        <w:r>
          <w:t xml:space="preserve">be a</w:t>
        </w:r>
      </w:ins>
      <w:ins w:id="1672" w:author="PR Preview" w:date="2026-01-01T00:00:00Z">
        <w:r>
          <w:t xml:space="preserve"> </w:t>
        </w:r>
      </w:ins>
      <m:oMath>
        <m:r>
          <m:t>p</m:t>
        </m:r>
        <m:r>
          <m:rPr>
            <m:sty m:val="p"/>
          </m:rPr>
          <m:t>×</m:t>
        </m:r>
        <m:r>
          <m:t>p</m:t>
        </m:r>
      </m:oMath>
      <w:ins w:id="1673" w:author="PR Preview" w:date="2026-01-01T00:00:00Z">
        <w:r>
          <w:t xml:space="preserve"> </w:t>
        </w:r>
      </w:ins>
      <w:ins w:id="1674" w:author="PR Preview" w:date="2026-01-01T00:00:00Z">
        <w:r>
          <w:t xml:space="preserve">matrix,</w:t>
        </w:r>
      </w:ins>
      <w:ins w:id="1675" w:author="PR Preview" w:date="2026-01-01T00:00:00Z">
        <w:r>
          <w:t xml:space="preserve"> </w:t>
        </w:r>
      </w:ins>
      <w:ins w:id="1676" w:author="PR Preview" w:date="2026-01-01T00:00:00Z">
        <w:r>
          <w:t xml:space="preserve">and suppose that two</w:t>
        </w:r>
      </w:ins>
      <w:ins w:id="1677" w:author="PR Preview" w:date="2026-01-01T00:00:00Z">
        <w:r>
          <w:t xml:space="preserve"> </w:t>
        </w:r>
      </w:ins>
      <m:oMath>
        <m:r>
          <m:t>p</m:t>
        </m:r>
        <m:r>
          <m:rPr>
            <m:sty m:val="p"/>
          </m:rPr>
          <m:t>×</m:t>
        </m:r>
        <m:r>
          <m:t>p</m:t>
        </m:r>
      </m:oMath>
      <w:ins w:id="1678" w:author="PR Preview" w:date="2026-01-01T00:00:00Z">
        <w:r>
          <w:t xml:space="preserve"> </w:t>
        </w:r>
      </w:ins>
      <w:ins w:id="1679" w:author="PR Preview" w:date="2026-01-01T00:00:00Z">
        <w:r>
          <w:t xml:space="preserve">matrices</w:t>
        </w:r>
      </w:ins>
      <w:ins w:id="1680" w:author="PR Preview" w:date="2026-01-01T00:00:00Z">
        <w:r>
          <w:t xml:space="preserve"> </w:t>
        </w:r>
      </w:ins>
      <m:oMath>
        <m:r>
          <m:rPr>
            <m:sty m:val="bi"/>
          </m:rPr>
          <m:t>B</m:t>
        </m:r>
      </m:oMath>
      <w:ins w:id="1681" w:author="PR Preview" w:date="2026-01-01T00:00:00Z">
        <w:r>
          <w:t xml:space="preserve"> </w:t>
        </w:r>
      </w:ins>
      <w:ins w:id="1682" w:author="PR Preview" w:date="2026-01-01T00:00:00Z">
        <w:r>
          <w:t xml:space="preserve">and</w:t>
        </w:r>
      </w:ins>
      <w:ins w:id="1683" w:author="PR Preview" w:date="2026-01-01T00:00:00Z">
        <w:r>
          <w:t xml:space="preserve"> </w:t>
        </w:r>
      </w:ins>
      <m:oMath>
        <m:r>
          <m:rPr>
            <m:sty m:val="bi"/>
          </m:rPr>
          <m:t>C</m:t>
        </m:r>
      </m:oMath>
      <w:ins w:id="1684" w:author="PR Preview" w:date="2026-01-01T00:00:00Z">
        <w:r>
          <w:t xml:space="preserve"> </w:t>
        </w:r>
      </w:ins>
      <w:ins w:id="1685" w:author="PR Preview" w:date="2026-01-01T00:00:00Z">
        <w:r>
          <w:t xml:space="preserve">satisfy</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del w:id="1686" w:author="PR Preview" w:date="2026-01-01T00:00:00Z">
        <w:r>
          <w:delText xml:space="preserve">The steps use</w:delText>
        </w:r>
      </w:del>
      <w:del w:id="1687" w:author="PR Preview" w:date="2026-01-01T00:00:00Z">
        <w:r>
          <w:delText xml:space="preserve"> </w:delText>
        </w:r>
      </w:del>
      <w:hyperlink w:anchor="thm-matmul-assoc">
        <w:del w:id="1688" w:author="PR Preview" w:date="2026-01-01T00:00:00Z">
          <w:r>
            <w:rPr>
              <w:rStyle w:val="Hyperlink"/>
            </w:rPr>
            <w:delText xml:space="preserve">Theorem 8</w:delText>
          </w:r>
        </w:del>
      </w:hyperlink>
      <w:del w:id="1689" w:author="PR Preview" w:date="2026-01-01T00:00:00Z">
        <w:r>
          <w:delText xml:space="preserve"> </w:delText>
        </w:r>
      </w:del>
      <w:del w:id="1690" w:author="PR Preview" w:date="2026-01-01T00:00:00Z">
        <w:r>
          <w:delText xml:space="preserve">and</w:delText>
        </w:r>
      </w:del>
      <w:del w:id="1691" w:author="PR Preview" w:date="2026-01-01T00:00:00Z">
        <w:r>
          <w:delText xml:space="preserve"> </w:delText>
        </w:r>
      </w:del>
      <w:hyperlink w:anchor="thm-identity">
        <w:del w:id="1692" w:author="PR Preview" w:date="2026-01-01T00:00:00Z">
          <w:r>
            <w:rPr>
              <w:rStyle w:val="Hyperlink"/>
            </w:rPr>
            <w:delText xml:space="preserve">Theorem 11</w:delText>
          </w:r>
        </w:del>
      </w:hyperlink>
      <w:del w:id="1693" w:author="PR Preview" w:date="2026-01-01T00:00:00Z">
        <w:r>
          <w:delText xml:space="preserve">.</w:delText>
        </w:r>
      </w:del>
      <w:del w:id="1694" w:author="PR Preview" w:date="2026-01-01T00:00:00Z">
        <w:r>
          <w:delText xml:space="preserve"> </w:delText>
        </w:r>
      </w:del>
      <w:del w:id="1695" w:author="PR Preview" w:date="2026-01-01T00:00:00Z">
        <w:r>
          <w:delText xml:space="preserve">Since</w:delText>
        </w:r>
      </w:del>
      <w:del w:id="1696" w:author="PR Preview" w:date="2026-01-01T00:00:00Z">
        <w:r>
          <w:delText xml:space="preserve"> </w:delText>
        </w:r>
      </w:del>
      <m:oMath>
        <m:r>
          <m:rPr>
            <m:sty m:val="bi"/>
          </m:rPr>
          <m:t>B</m:t>
        </m:r>
        <m:r>
          <m:rPr>
            <m:sty m:val="p"/>
          </m:rPr>
          <m:t>=</m:t>
        </m:r>
        <m:r>
          <m:rPr>
            <m:sty m:val="bi"/>
          </m:rPr>
          <m:t>C</m:t>
        </m:r>
      </m:oMath>
      <w:del w:id="1697" w:author="PR Preview" w:date="2026-01-01T00:00:00Z">
        <w:r>
          <w:delText xml:space="preserve">,</w:delText>
        </w:r>
      </w:del>
      <w:del w:id="1698" w:author="PR Preview" w:date="2026-01-01T00:00:00Z">
        <w:r>
          <w:delText xml:space="preserve"> </w:delText>
        </w:r>
      </w:del>
      <w:del w:id="1699" w:author="PR Preview" w:date="2026-01-01T00:00:00Z">
        <w:r>
          <w:delText xml:space="preserve">at most one matrix satisfies these equations,</w:delText>
        </w:r>
      </w:del>
      <w:del w:id="1700" w:author="PR Preview" w:date="2026-01-01T00:00:00Z">
        <w:r>
          <w:delText xml:space="preserve"> </w:delText>
        </w:r>
      </w:del>
      <w:del w:id="1701" w:author="PR Preview" w:date="2026-01-01T00:00:00Z">
        <w:r>
          <w:delText xml:space="preserve">which is the uniqueness that 5 asserts.</w:delText>
        </w:r>
      </w:del>
      <w:del w:id="1702" w:author="PR Preview" w:date="2026-01-01T00:00:00Z">
        <w:r>
          <w:delText xml:space="preserve"> </w:delText>
        </w:r>
      </w:del>
      <w:del w:id="1703" w:author="PR Preview" w:date="2026-01-01T00:00:00Z">
        <w:r>
          <w:delText xml:space="preserve">When</w:delText>
        </w:r>
      </w:del>
      <w:del w:id="1704" w:author="PR Preview" w:date="2026-01-01T00:00:00Z">
        <w:r>
          <w:delText xml:space="preserve"> </w:delText>
        </w:r>
      </w:del>
      <m:oMath>
        <m:r>
          <m:rPr>
            <m:sty m:val="bi"/>
          </m:rPr>
          <m:t>A</m:t>
        </m:r>
      </m:oMath>
      <w:del w:id="1705" w:author="PR Preview" w:date="2026-01-01T00:00:00Z">
        <w:r>
          <w:delText xml:space="preserve"> </w:delText>
        </w:r>
      </w:del>
      <w:del w:id="1706" w:author="PR Preview" w:date="2026-01-01T00:00:00Z">
        <w:r>
          <w:delText xml:space="preserve">is invertible,</w:delText>
        </w:r>
      </w:del>
      <w:del w:id="1707" w:author="PR Preview" w:date="2026-01-01T00:00:00Z">
        <w:r>
          <w:delText xml:space="preserve"> </w:delText>
        </w:r>
      </w:del>
      <w:del w:id="1708" w:author="PR Preview" w:date="2026-01-01T00:00:00Z">
        <w:r>
          <w:delText xml:space="preserve">the matrix</w:delText>
        </w:r>
      </w:del>
      <w:del w:id="1709" w:author="PR Preview" w:date="2026-01-01T00:00:00Z">
        <w:r>
          <w:delText xml:space="preserve"> </w:delText>
        </w:r>
      </w:del>
      <m:oMath>
        <m:r>
          <m:rPr>
            <m:sty m:val="bi"/>
          </m:rPr>
          <m:t>B</m:t>
        </m:r>
      </m:oMath>
      <w:del w:id="1710" w:author="PR Preview" w:date="2026-01-01T00:00:00Z">
        <w:r>
          <w:delText xml:space="preserve"> </w:delText>
        </w:r>
      </w:del>
      <w:del w:id="1711" w:author="PR Preview" w:date="2026-01-01T00:00:00Z">
        <w:r>
          <w:delText xml:space="preserve">in</w:delText>
        </w:r>
      </w:del>
      <w:del w:id="1712" w:author="PR Preview" w:date="2026-01-01T00:00:00Z">
        <w:r>
          <w:delText xml:space="preserve"> </w:delText>
        </w:r>
      </w:del>
      <w:hyperlink w:anchor="def-invertible-matrix">
        <w:del w:id="1713" w:author="PR Preview" w:date="2026-01-01T00:00:00Z">
          <w:r>
            <w:rPr>
              <w:rStyle w:val="Hyperlink"/>
            </w:rPr>
            <w:delText xml:space="preserve">Definition 85</w:delText>
          </w:r>
        </w:del>
      </w:hyperlink>
      <w:del w:id="1714" w:author="PR Preview" w:date="2026-01-01T00:00:00Z">
        <w:r>
          <w:delText xml:space="preserve"> </w:delText>
        </w:r>
      </w:del>
      <w:del w:id="1715" w:author="PR Preview" w:date="2026-01-01T00:00:00Z">
        <w:r>
          <w:delText xml:space="preserve">is therefore the inverse</w:delText>
        </w:r>
      </w:del>
      <w:del w:id="1716" w:author="PR Preview" w:date="2026-01-01T00:00:00Z">
        <w:r>
          <w:delText xml:space="preserve"> </w:delText>
        </w:r>
      </w:del>
      <m:oMath>
        <m:sSup>
          <m:e>
            <m:r>
              <m:rPr>
                <m:sty m:val="bi"/>
              </m:rPr>
              <m:t>A</m:t>
            </m:r>
          </m:e>
          <m:sup>
            <m:r>
              <m:rPr>
                <m:sty m:val="p"/>
              </m:rPr>
              <m:t>−</m:t>
            </m:r>
            <m:r>
              <m:t>1</m:t>
            </m:r>
          </m:sup>
        </m:sSup>
      </m:oMath>
      <w:del w:id="1717" w:author="PR Preview" w:date="2026-01-01T00:00:00Z">
        <w:r>
          <w:delText xml:space="preserve"> </w:delText>
        </w:r>
      </w:del>
      <w:del w:id="1718" w:author="PR Preview" w:date="2026-01-01T00:00:00Z">
        <w:r>
          <w:delText xml:space="preserve">of</w:delText>
        </w:r>
      </w:del>
      <w:del w:id="1719" w:author="PR Preview" w:date="2026-01-01T00:00:00Z">
        <w:r>
          <w:delText xml:space="preserve"> </w:delText>
        </w:r>
      </w:del>
      <m:oMath>
        <m:r>
          <m:rPr>
            <m:sty m:val="bi"/>
          </m:rPr>
          <m:t>A</m:t>
        </m:r>
      </m:oMath>
      <w:del w:id="1720" w:author="PR Preview" w:date="2026-01-01T00:00:00Z">
        <w:r>
          <w:delText xml:space="preserve">,</w:delText>
        </w:r>
      </w:del>
      <w:del w:id="1721" w:author="PR Preview" w:date="2026-01-01T00:00:00Z">
        <w:r>
          <w:delText xml:space="preserve"> </w:delText>
        </w:r>
      </w:del>
      <w:del w:id="1722" w:author="PR Preview" w:date="2026-01-01T00:00:00Z">
        <w:r>
          <w:delText xml:space="preserve">and</w:delText>
        </w:r>
      </w:del>
      <w:del w:id="1723" w:author="PR Preview" w:date="2026-01-01T00:00:00Z">
        <w:r>
          <w:delText xml:space="preserve"> </w:delText>
        </w:r>
      </w:del>
      <m:oMath>
        <m:r>
          <m:rPr>
            <m:sty m:val="bi"/>
          </m:rPr>
          <m:t>A</m:t>
        </m:r>
      </m:oMath>
      <w:del w:id="1724" w:author="PR Preview" w:date="2026-01-01T00:00:00Z">
        <w:r>
          <w:delText xml:space="preserve"> </w:delText>
        </w:r>
      </w:del>
      <w:del w:id="1725" w:author="PR Preview" w:date="2026-01-01T00:00:00Z">
        <w:r>
          <w:delText xml:space="preserve">is invertible exactly when it has an inverse.</w:delText>
        </w:r>
      </w:del>
      <w:del w:id="1726" w:author="PR Preview" w:date="2026-01-01T00:00:00Z">
        <w:r>
          <w:delText xml:space="preserve"> </w:delText>
        </w:r>
      </w:del>
      <w:del w:id="1727" w:author="PR Preview" w:date="2026-01-01T00:00:00Z">
        <w:r>
          <w:delText xml:space="preserve">For example,</w:delText>
        </w:r>
      </w:del>
      <w:del w:id="1728" w:author="PR Preview" w:date="2026-01-01T00:00:00Z">
        <w:r>
          <w:delText xml:space="preserve"> </w:delText>
        </w:r>
      </w:del>
      <w:del w:id="1729" w:author="PR Preview" w:date="2026-01-01T00:00:00Z">
        <w:r>
          <w:delText xml:space="preserve">for</w:delText>
        </w:r>
      </w:del>
      <w:del w:id="173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731" w:author="PR Preview" w:date="2026-01-01T00:00:00Z">
        <w:r>
          <w:delText xml:space="preserve"> </w:delText>
        </w:r>
      </w:del>
      <w:del w:id="1732" w:author="PR Preview" w:date="2026-01-01T00:00:00Z">
        <w:r>
          <w:delText xml:space="preserve">in</w:delText>
        </w:r>
      </w:del>
      <w:del w:id="1733" w:author="PR Preview" w:date="2026-01-01T00:00:00Z">
        <w:r>
          <w:delText xml:space="preserve"> </w:delText>
        </w:r>
      </w:del>
      <w:hyperlink w:anchor="exm-invertible-matrix">
        <w:del w:id="1734" w:author="PR Preview" w:date="2026-01-01T00:00:00Z">
          <w:r>
            <w:rPr>
              <w:rStyle w:val="Hyperlink"/>
            </w:rPr>
            <w:delText xml:space="preserve">Example 130</w:delText>
          </w:r>
        </w:del>
      </w:hyperlink>
      <w:del w:id="1735" w:author="PR Preview" w:date="2026-01-01T00:00:00Z">
        <w:r>
          <w:delText xml:space="preserve">,</w:delText>
        </w:r>
      </w:del>
      <w:del w:id="173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737" w:author="PR Preview" w:date="2026-01-01T00:00:00Z">
        <w:r>
          <w:delText xml:space="preserve"> </w:delText>
        </w:r>
      </w:del>
      <w:del w:id="1738" w:author="PR Preview" w:date="2026-01-01T00:00:00Z">
        <w:r>
          <w:delText xml:space="preserve">is the only</w:delText>
        </w:r>
      </w:del>
      <w:del w:id="1739" w:author="PR Preview" w:date="2026-01-01T00:00:00Z">
        <w:r>
          <w:delText xml:space="preserve"> </w:delText>
        </w:r>
      </w:del>
      <m:oMath>
        <m:r>
          <m:t>2</m:t>
        </m:r>
        <m:r>
          <m:rPr>
            <m:sty m:val="p"/>
          </m:rPr>
          <m:t>×</m:t>
        </m:r>
        <m:r>
          <m:t>2</m:t>
        </m:r>
      </m:oMath>
      <w:del w:id="1740" w:author="PR Preview" w:date="2026-01-01T00:00:00Z">
        <w:r>
          <w:delText xml:space="preserve"> </w:delText>
        </w:r>
      </w:del>
      <w:del w:id="1741" w:author="PR Preview" w:date="2026-01-01T00:00:00Z">
        <w:r>
          <w:delText xml:space="preserve">matrix</w:delText>
        </w:r>
      </w:del>
      <w:del w:id="1742" w:author="PR Preview" w:date="2026-01-01T00:00:00Z">
        <w:r>
          <w:delText xml:space="preserve"> </w:delText>
        </w:r>
      </w:del>
      <m:oMath>
        <m:r>
          <m:rPr>
            <m:sty m:val="bi"/>
          </m:rPr>
          <m:t>B</m:t>
        </m:r>
      </m:oMath>
      <w:del w:id="1743" w:author="PR Preview" w:date="2026-01-01T00:00:00Z">
        <w:r>
          <w:delText xml:space="preserve"> </w:delText>
        </w:r>
      </w:del>
      <w:del w:id="1744" w:author="PR Preview" w:date="2026-01-01T00:00:00Z">
        <w:r>
          <w:delText xml:space="preserve">with</w:delText>
        </w:r>
      </w:del>
    </w:p>
    <w:p>
      <w:pPr>
        <w:pStyle w:val="FirstParagraph"/>
      </w:pPr>
      <w:ins w:id="1745" w:author="PR Preview" w:date="2026-01-01T00:00:00Z">
        <w:r>
          <w:t xml:space="preserve">The steps use</w:t>
        </w:r>
      </w:ins>
      <w:ins w:id="1746" w:author="PR Preview" w:date="2026-01-01T00:00:00Z">
        <w:r>
          <w:t xml:space="preserve"> </w:t>
        </w:r>
      </w:ins>
      <w:hyperlink w:anchor="thm-matmul-assoc">
        <w:ins w:id="1747" w:author="PR Preview" w:date="2026-01-01T00:00:00Z">
          <w:r>
            <w:rPr>
              <w:rStyle w:val="Hyperlink"/>
            </w:rPr>
            <w:t xml:space="preserve">Theorem 8</w:t>
          </w:r>
        </w:ins>
      </w:hyperlink>
      <w:ins w:id="1748" w:author="PR Preview" w:date="2026-01-01T00:00:00Z">
        <w:r>
          <w:t xml:space="preserve"> </w:t>
        </w:r>
      </w:ins>
      <w:ins w:id="1749" w:author="PR Preview" w:date="2026-01-01T00:00:00Z">
        <w:r>
          <w:t xml:space="preserve">and</w:t>
        </w:r>
      </w:ins>
      <w:ins w:id="1750" w:author="PR Preview" w:date="2026-01-01T00:00:00Z">
        <w:r>
          <w:t xml:space="preserve"> </w:t>
        </w:r>
      </w:ins>
      <w:hyperlink w:anchor="thm-identity">
        <w:ins w:id="1751" w:author="PR Preview" w:date="2026-01-01T00:00:00Z">
          <w:r>
            <w:rPr>
              <w:rStyle w:val="Hyperlink"/>
            </w:rPr>
            <w:t xml:space="preserve">Theorem 11</w:t>
          </w:r>
        </w:ins>
      </w:hyperlink>
      <w:ins w:id="1752" w:author="PR Preview" w:date="2026-01-01T00:00:00Z">
        <w:r>
          <w:t xml:space="preserve">.</w:t>
        </w:r>
      </w:ins>
      <w:ins w:id="1753" w:author="PR Preview" w:date="2026-01-01T00:00:00Z">
        <w:r>
          <w:t xml:space="preserve"> </w:t>
        </w:r>
      </w:ins>
      <w:ins w:id="1754" w:author="PR Preview" w:date="2026-01-01T00:00:00Z">
        <w:r>
          <w:t xml:space="preserve">Since</w:t>
        </w:r>
      </w:ins>
      <w:ins w:id="1755" w:author="PR Preview" w:date="2026-01-01T00:00:00Z">
        <w:r>
          <w:t xml:space="preserve"> </w:t>
        </w:r>
      </w:ins>
      <m:oMath>
        <m:r>
          <m:rPr>
            <m:sty m:val="bi"/>
          </m:rPr>
          <m:t>B</m:t>
        </m:r>
        <m:r>
          <m:rPr>
            <m:sty m:val="p"/>
          </m:rPr>
          <m:t>=</m:t>
        </m:r>
        <m:r>
          <m:rPr>
            <m:sty m:val="bi"/>
          </m:rPr>
          <m:t>C</m:t>
        </m:r>
      </m:oMath>
      <w:ins w:id="1756" w:author="PR Preview" w:date="2026-01-01T00:00:00Z">
        <w:r>
          <w:t xml:space="preserve">,</w:t>
        </w:r>
      </w:ins>
      <w:ins w:id="1757" w:author="PR Preview" w:date="2026-01-01T00:00:00Z">
        <w:r>
          <w:t xml:space="preserve"> </w:t>
        </w:r>
      </w:ins>
      <w:ins w:id="1758" w:author="PR Preview" w:date="2026-01-01T00:00:00Z">
        <w:r>
          <w:t xml:space="preserve">at most one matrix satisfies these equations,</w:t>
        </w:r>
      </w:ins>
      <w:ins w:id="1759" w:author="PR Preview" w:date="2026-01-01T00:00:00Z">
        <w:r>
          <w:t xml:space="preserve"> </w:t>
        </w:r>
      </w:ins>
      <w:ins w:id="1760" w:author="PR Preview" w:date="2026-01-01T00:00:00Z">
        <w:r>
          <w:t xml:space="preserve">which is the uniqueness that 5 asserts.</w:t>
        </w:r>
      </w:ins>
      <w:ins w:id="1761" w:author="PR Preview" w:date="2026-01-01T00:00:00Z">
        <w:r>
          <w:t xml:space="preserve"> </w:t>
        </w:r>
      </w:ins>
      <w:ins w:id="1762" w:author="PR Preview" w:date="2026-01-01T00:00:00Z">
        <w:r>
          <w:t xml:space="preserve">When</w:t>
        </w:r>
      </w:ins>
      <w:ins w:id="1763" w:author="PR Preview" w:date="2026-01-01T00:00:00Z">
        <w:r>
          <w:t xml:space="preserve"> </w:t>
        </w:r>
      </w:ins>
      <m:oMath>
        <m:r>
          <m:rPr>
            <m:sty m:val="bi"/>
          </m:rPr>
          <m:t>A</m:t>
        </m:r>
      </m:oMath>
      <w:ins w:id="1764" w:author="PR Preview" w:date="2026-01-01T00:00:00Z">
        <w:r>
          <w:t xml:space="preserve"> </w:t>
        </w:r>
      </w:ins>
      <w:ins w:id="1765" w:author="PR Preview" w:date="2026-01-01T00:00:00Z">
        <w:r>
          <w:t xml:space="preserve">is invertible,</w:t>
        </w:r>
      </w:ins>
      <w:ins w:id="1766" w:author="PR Preview" w:date="2026-01-01T00:00:00Z">
        <w:r>
          <w:t xml:space="preserve"> </w:t>
        </w:r>
      </w:ins>
      <w:ins w:id="1767" w:author="PR Preview" w:date="2026-01-01T00:00:00Z">
        <w:r>
          <w:t xml:space="preserve">the matrix</w:t>
        </w:r>
      </w:ins>
      <w:ins w:id="1768" w:author="PR Preview" w:date="2026-01-01T00:00:00Z">
        <w:r>
          <w:t xml:space="preserve"> </w:t>
        </w:r>
      </w:ins>
      <m:oMath>
        <m:r>
          <m:rPr>
            <m:sty m:val="bi"/>
          </m:rPr>
          <m:t>B</m:t>
        </m:r>
      </m:oMath>
      <w:ins w:id="1769" w:author="PR Preview" w:date="2026-01-01T00:00:00Z">
        <w:r>
          <w:t xml:space="preserve"> </w:t>
        </w:r>
      </w:ins>
      <w:ins w:id="1770" w:author="PR Preview" w:date="2026-01-01T00:00:00Z">
        <w:r>
          <w:t xml:space="preserve">in</w:t>
        </w:r>
      </w:ins>
      <w:ins w:id="1771" w:author="PR Preview" w:date="2026-01-01T00:00:00Z">
        <w:r>
          <w:t xml:space="preserve"> </w:t>
        </w:r>
      </w:ins>
      <w:hyperlink w:anchor="def-invertible-matrix">
        <w:ins w:id="1772" w:author="PR Preview" w:date="2026-01-01T00:00:00Z">
          <w:r>
            <w:rPr>
              <w:rStyle w:val="Hyperlink"/>
            </w:rPr>
            <w:t xml:space="preserve">Definition 85</w:t>
          </w:r>
        </w:ins>
      </w:hyperlink>
      <w:ins w:id="1773" w:author="PR Preview" w:date="2026-01-01T00:00:00Z">
        <w:r>
          <w:t xml:space="preserve"> </w:t>
        </w:r>
      </w:ins>
      <w:ins w:id="1774" w:author="PR Preview" w:date="2026-01-01T00:00:00Z">
        <w:r>
          <w:t xml:space="preserve">is therefore the inverse</w:t>
        </w:r>
      </w:ins>
      <w:ins w:id="1775" w:author="PR Preview" w:date="2026-01-01T00:00:00Z">
        <w:r>
          <w:t xml:space="preserve"> </w:t>
        </w:r>
      </w:ins>
      <m:oMath>
        <m:sSup>
          <m:e>
            <m:r>
              <m:rPr>
                <m:sty m:val="bi"/>
              </m:rPr>
              <m:t>A</m:t>
            </m:r>
          </m:e>
          <m:sup>
            <m:r>
              <m:rPr>
                <m:sty m:val="p"/>
              </m:rPr>
              <m:t>−</m:t>
            </m:r>
            <m:r>
              <m:t>1</m:t>
            </m:r>
          </m:sup>
        </m:sSup>
      </m:oMath>
      <w:ins w:id="1776" w:author="PR Preview" w:date="2026-01-01T00:00:00Z">
        <w:r>
          <w:t xml:space="preserve"> </w:t>
        </w:r>
      </w:ins>
      <w:ins w:id="1777" w:author="PR Preview" w:date="2026-01-01T00:00:00Z">
        <w:r>
          <w:t xml:space="preserve">of</w:t>
        </w:r>
      </w:ins>
      <w:ins w:id="1778" w:author="PR Preview" w:date="2026-01-01T00:00:00Z">
        <w:r>
          <w:t xml:space="preserve"> </w:t>
        </w:r>
      </w:ins>
      <m:oMath>
        <m:r>
          <m:rPr>
            <m:sty m:val="bi"/>
          </m:rPr>
          <m:t>A</m:t>
        </m:r>
      </m:oMath>
      <w:ins w:id="1779" w:author="PR Preview" w:date="2026-01-01T00:00:00Z">
        <w:r>
          <w:t xml:space="preserve">,</w:t>
        </w:r>
      </w:ins>
      <w:ins w:id="1780" w:author="PR Preview" w:date="2026-01-01T00:00:00Z">
        <w:r>
          <w:t xml:space="preserve"> </w:t>
        </w:r>
      </w:ins>
      <w:ins w:id="1781" w:author="PR Preview" w:date="2026-01-01T00:00:00Z">
        <w:r>
          <w:t xml:space="preserve">and</w:t>
        </w:r>
      </w:ins>
      <w:ins w:id="1782" w:author="PR Preview" w:date="2026-01-01T00:00:00Z">
        <w:r>
          <w:t xml:space="preserve"> </w:t>
        </w:r>
      </w:ins>
      <m:oMath>
        <m:r>
          <m:rPr>
            <m:sty m:val="bi"/>
          </m:rPr>
          <m:t>A</m:t>
        </m:r>
      </m:oMath>
      <w:ins w:id="1783" w:author="PR Preview" w:date="2026-01-01T00:00:00Z">
        <w:r>
          <w:t xml:space="preserve"> </w:t>
        </w:r>
      </w:ins>
      <w:ins w:id="1784" w:author="PR Preview" w:date="2026-01-01T00:00:00Z">
        <w:r>
          <w:t xml:space="preserve">is invertible exactly when it has an inverse.</w:t>
        </w:r>
      </w:ins>
      <w:ins w:id="1785" w:author="PR Preview" w:date="2026-01-01T00:00:00Z">
        <w:r>
          <w:t xml:space="preserve"> </w:t>
        </w:r>
      </w:ins>
      <w:ins w:id="1786" w:author="PR Preview" w:date="2026-01-01T00:00:00Z">
        <w:r>
          <w:t xml:space="preserve">For example,</w:t>
        </w:r>
      </w:ins>
      <w:ins w:id="1787" w:author="PR Preview" w:date="2026-01-01T00:00:00Z">
        <w:r>
          <w:t xml:space="preserve"> </w:t>
        </w:r>
      </w:ins>
      <w:ins w:id="1788" w:author="PR Preview" w:date="2026-01-01T00:00:00Z">
        <w:r>
          <w:t xml:space="preserve">for</w:t>
        </w:r>
      </w:ins>
      <w:ins w:id="178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790" w:author="PR Preview" w:date="2026-01-01T00:00:00Z">
        <w:r>
          <w:t xml:space="preserve"> </w:t>
        </w:r>
      </w:ins>
      <w:ins w:id="1791" w:author="PR Preview" w:date="2026-01-01T00:00:00Z">
        <w:r>
          <w:t xml:space="preserve">in</w:t>
        </w:r>
      </w:ins>
      <w:ins w:id="1792" w:author="PR Preview" w:date="2026-01-01T00:00:00Z">
        <w:r>
          <w:t xml:space="preserve"> </w:t>
        </w:r>
      </w:ins>
      <w:hyperlink w:anchor="exm-invertible-matrix">
        <w:ins w:id="1793" w:author="PR Preview" w:date="2026-01-01T00:00:00Z">
          <w:r>
            <w:rPr>
              <w:rStyle w:val="Hyperlink"/>
            </w:rPr>
            <w:t xml:space="preserve">Example 131</w:t>
          </w:r>
        </w:ins>
      </w:hyperlink>
      <w:ins w:id="1794" w:author="PR Preview" w:date="2026-01-01T00:00:00Z">
        <w:r>
          <w:t xml:space="preserve">,</w:t>
        </w:r>
      </w:ins>
      <w:ins w:id="179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796" w:author="PR Preview" w:date="2026-01-01T00:00:00Z">
        <w:r>
          <w:t xml:space="preserve"> </w:t>
        </w:r>
      </w:ins>
      <w:ins w:id="1797" w:author="PR Preview" w:date="2026-01-01T00:00:00Z">
        <w:r>
          <w:t xml:space="preserve">is the only</w:t>
        </w:r>
      </w:ins>
      <w:ins w:id="1798" w:author="PR Preview" w:date="2026-01-01T00:00:00Z">
        <w:r>
          <w:t xml:space="preserve"> </w:t>
        </w:r>
      </w:ins>
      <m:oMath>
        <m:r>
          <m:t>2</m:t>
        </m:r>
        <m:r>
          <m:rPr>
            <m:sty m:val="p"/>
          </m:rPr>
          <m:t>×</m:t>
        </m:r>
        <m:r>
          <m:t>2</m:t>
        </m:r>
      </m:oMath>
      <w:ins w:id="1799" w:author="PR Preview" w:date="2026-01-01T00:00:00Z">
        <w:r>
          <w:t xml:space="preserve"> </w:t>
        </w:r>
      </w:ins>
      <w:ins w:id="1800" w:author="PR Preview" w:date="2026-01-01T00:00:00Z">
        <w:r>
          <w:t xml:space="preserve">matrix</w:t>
        </w:r>
      </w:ins>
      <w:ins w:id="1801" w:author="PR Preview" w:date="2026-01-01T00:00:00Z">
        <w:r>
          <w:t xml:space="preserve"> </w:t>
        </w:r>
      </w:ins>
      <m:oMath>
        <m:r>
          <m:rPr>
            <m:sty m:val="bi"/>
          </m:rPr>
          <m:t>B</m:t>
        </m:r>
      </m:oMath>
      <w:ins w:id="1802" w:author="PR Preview" w:date="2026-01-01T00:00:00Z">
        <w:r>
          <w:t xml:space="preserve"> </w:t>
        </w:r>
      </w:ins>
      <w:ins w:id="1803" w:author="PR Preview" w:date="2026-01-01T00:00:00Z">
        <w:r>
          <w:t xml:space="preserve">with</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7"/>
    <w:bookmarkStart w:id="438"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8"/>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9"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9"/>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40" w:name="exm-inverse-transpose"/>
    <w:p>
      <w:pPr>
        <w:pStyle w:val="BodyText"/>
      </w:pPr>
      <w:del w:id="1804" w:author="PR Preview" w:date="2026-01-01T00:00:00Z">
        <w:r>
          <w:rPr>
            <w:b/>
            <w:bCs/>
          </w:rPr>
          <w:delText xml:space="preserve">Example 131 (Inverting a transpose)</w:delText>
        </w:r>
      </w:del>
      <w:del w:id="1805" w:author="PR Preview" w:date="2026-01-01T00:00:00Z">
        <w:r>
          <w:delText xml:space="preserve"> </w:delText>
        </w:r>
      </w:del>
      <w:del w:id="1806" w:author="PR Preview" w:date="2026-01-01T00:00:00Z">
        <w:r>
          <w:delText xml:space="preserve">For</w:delText>
        </w:r>
      </w:del>
      <w:del w:id="180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808" w:author="PR Preview" w:date="2026-01-01T00:00:00Z">
        <w:r>
          <w:delText xml:space="preserve">,</w:delText>
        </w:r>
      </w:del>
      <w:del w:id="1809" w:author="PR Preview" w:date="2026-01-01T00:00:00Z">
        <w:r>
          <w:delText xml:space="preserve"> </w:delText>
        </w:r>
      </w:del>
      <w:hyperlink w:anchor="exm-invertible-matrix">
        <w:del w:id="1810" w:author="PR Preview" w:date="2026-01-01T00:00:00Z">
          <w:r>
            <w:rPr>
              <w:rStyle w:val="Hyperlink"/>
            </w:rPr>
            <w:delText xml:space="preserve">Example 130</w:delText>
          </w:r>
        </w:del>
      </w:hyperlink>
      <w:del w:id="1811" w:author="PR Preview" w:date="2026-01-01T00:00:00Z">
        <w:r>
          <w:delText xml:space="preserve"> </w:delText>
        </w:r>
      </w:del>
      <w:del w:id="1812" w:author="PR Preview" w:date="2026-01-01T00:00:00Z">
        <w:r>
          <w:delText xml:space="preserve">gives</w:delText>
        </w:r>
      </w:del>
      <w:del w:id="1813"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814" w:author="PR Preview" w:date="2026-01-01T00:00:00Z">
        <w:r>
          <w:delText xml:space="preserve">,</w:delText>
        </w:r>
      </w:del>
      <w:del w:id="1815" w:author="PR Preview" w:date="2026-01-01T00:00:00Z">
        <w:r>
          <w:delText xml:space="preserve"> </w:delText>
        </w:r>
      </w:del>
      <w:del w:id="1816" w:author="PR Preview" w:date="2026-01-01T00:00:00Z">
        <w:r>
          <w:delText xml:space="preserve">so</w:delText>
        </w:r>
      </w:del>
      <w:del w:id="1817" w:author="PR Preview" w:date="2026-01-01T00:00:00Z">
        <w:r>
          <w:delText xml:space="preserve"> </w:delText>
        </w:r>
      </w:del>
      <w:hyperlink w:anchor="thm-inverse-transpose">
        <w:del w:id="1818" w:author="PR Preview" w:date="2026-01-01T00:00:00Z">
          <w:r>
            <w:rPr>
              <w:rStyle w:val="Hyperlink"/>
            </w:rPr>
            <w:delText xml:space="preserve">Theorem 70</w:delText>
          </w:r>
        </w:del>
      </w:hyperlink>
      <w:del w:id="1819" w:author="PR Preview" w:date="2026-01-01T00:00:00Z">
        <w:r>
          <w:delText xml:space="preserve"> </w:delText>
        </w:r>
      </w:del>
      <w:del w:id="1820" w:author="PR Preview" w:date="2026-01-01T00:00:00Z">
        <w:r>
          <w:delText xml:space="preserve">says</w:delText>
        </w:r>
      </w:del>
    </w:p>
    <w:p>
      <w:pPr>
        <w:pStyle w:val="BodyText"/>
      </w:pPr>
      <w:ins w:id="1821" w:author="PR Preview" w:date="2026-01-01T00:00:00Z">
        <w:r>
          <w:rPr>
            <w:b/>
            <w:bCs/>
          </w:rPr>
          <w:t xml:space="preserve">Example 132 (Inverting a transpose)</w:t>
        </w:r>
      </w:ins>
      <w:ins w:id="1822" w:author="PR Preview" w:date="2026-01-01T00:00:00Z">
        <w:r>
          <w:t xml:space="preserve"> </w:t>
        </w:r>
      </w:ins>
      <w:ins w:id="1823" w:author="PR Preview" w:date="2026-01-01T00:00:00Z">
        <w:r>
          <w:t xml:space="preserve">For</w:t>
        </w:r>
      </w:ins>
      <w:ins w:id="182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825" w:author="PR Preview" w:date="2026-01-01T00:00:00Z">
        <w:r>
          <w:t xml:space="preserve">,</w:t>
        </w:r>
      </w:ins>
      <w:ins w:id="1826" w:author="PR Preview" w:date="2026-01-01T00:00:00Z">
        <w:r>
          <w:t xml:space="preserve"> </w:t>
        </w:r>
      </w:ins>
      <w:hyperlink w:anchor="exm-invertible-matrix">
        <w:ins w:id="1827" w:author="PR Preview" w:date="2026-01-01T00:00:00Z">
          <w:r>
            <w:rPr>
              <w:rStyle w:val="Hyperlink"/>
            </w:rPr>
            <w:t xml:space="preserve">Example 131</w:t>
          </w:r>
        </w:ins>
      </w:hyperlink>
      <w:ins w:id="1828" w:author="PR Preview" w:date="2026-01-01T00:00:00Z">
        <w:r>
          <w:t xml:space="preserve"> </w:t>
        </w:r>
      </w:ins>
      <w:ins w:id="1829" w:author="PR Preview" w:date="2026-01-01T00:00:00Z">
        <w:r>
          <w:t xml:space="preserve">gives</w:t>
        </w:r>
      </w:ins>
      <w:ins w:id="1830"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831" w:author="PR Preview" w:date="2026-01-01T00:00:00Z">
        <w:r>
          <w:t xml:space="preserve">,</w:t>
        </w:r>
      </w:ins>
      <w:ins w:id="1832" w:author="PR Preview" w:date="2026-01-01T00:00:00Z">
        <w:r>
          <w:t xml:space="preserve"> </w:t>
        </w:r>
      </w:ins>
      <w:ins w:id="1833" w:author="PR Preview" w:date="2026-01-01T00:00:00Z">
        <w:r>
          <w:t xml:space="preserve">so</w:t>
        </w:r>
      </w:ins>
      <w:ins w:id="1834" w:author="PR Preview" w:date="2026-01-01T00:00:00Z">
        <w:r>
          <w:t xml:space="preserve"> </w:t>
        </w:r>
      </w:ins>
      <w:hyperlink w:anchor="thm-inverse-transpose">
        <w:ins w:id="1835" w:author="PR Preview" w:date="2026-01-01T00:00:00Z">
          <w:r>
            <w:rPr>
              <w:rStyle w:val="Hyperlink"/>
            </w:rPr>
            <w:t xml:space="preserve">Theorem 70</w:t>
          </w:r>
        </w:ins>
      </w:hyperlink>
      <w:ins w:id="1836" w:author="PR Preview" w:date="2026-01-01T00:00:00Z">
        <w:r>
          <w:t xml:space="preserve"> </w:t>
        </w:r>
      </w:ins>
      <w:ins w:id="1837" w:author="PR Preview" w:date="2026-01-01T00:00:00Z">
        <w:r>
          <w:t xml:space="preserve">says</w:t>
        </w:r>
      </w:ins>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40"/>
    <w:bookmarkStart w:id="441"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41"/>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42" w:name="exm-inverse-symmetric"/>
    <w:p>
      <w:pPr>
        <w:pStyle w:val="BodyText"/>
      </w:pPr>
      <w:del w:id="1838" w:author="PR Preview" w:date="2026-01-01T00:00:00Z">
        <w:r>
          <w:rPr>
            <w:b/>
            <w:bCs/>
          </w:rPr>
          <w:delText xml:space="preserve">Example 132 (Inverting a symmetric matrix)</w:delText>
        </w:r>
      </w:del>
      <w:del w:id="1839"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del w:id="1840" w:author="PR Preview" w:date="2026-01-01T00:00:00Z">
        <w:r>
          <w:delText xml:space="preserve"> </w:delText>
        </w:r>
      </w:del>
      <w:del w:id="1841" w:author="PR Preview" w:date="2026-01-01T00:00:00Z">
        <w:r>
          <w:delText xml:space="preserve">is symmetric,</w:delText>
        </w:r>
      </w:del>
      <w:del w:id="1842" w:author="PR Preview" w:date="2026-01-01T00:00:00Z">
        <w:r>
          <w:delText xml:space="preserve"> </w:delText>
        </w:r>
      </w:del>
      <w:del w:id="1843" w:author="PR Preview" w:date="2026-01-01T00:00:00Z">
        <w:r>
          <w:delText xml:space="preserve">and</w:delText>
        </w:r>
      </w:del>
      <w:del w:id="1844" w:author="PR Preview" w:date="2026-01-01T00:00:00Z">
        <w:r>
          <w:delText xml:space="preserve"> </w:delText>
        </w:r>
      </w:del>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del w:id="1845" w:author="PR Preview" w:date="2026-01-01T00:00:00Z">
        <w:r>
          <w:delText xml:space="preserve"> </w:delText>
        </w:r>
      </w:del>
      <w:del w:id="1846" w:author="PR Preview" w:date="2026-01-01T00:00:00Z">
        <w:r>
          <w:delText xml:space="preserve">is symmetric too, as</w:delText>
        </w:r>
      </w:del>
      <w:del w:id="1847" w:author="PR Preview" w:date="2026-01-01T00:00:00Z">
        <w:r>
          <w:delText xml:space="preserve"> </w:delText>
        </w:r>
      </w:del>
      <w:hyperlink w:anchor="cor-inverse-symmetric">
        <w:del w:id="1848" w:author="PR Preview" w:date="2026-01-01T00:00:00Z">
          <w:r>
            <w:rPr>
              <w:rStyle w:val="Hyperlink"/>
            </w:rPr>
            <w:delText xml:space="preserve">Corollary 10</w:delText>
          </w:r>
        </w:del>
      </w:hyperlink>
      <w:del w:id="1849" w:author="PR Preview" w:date="2026-01-01T00:00:00Z">
        <w:r>
          <w:delText xml:space="preserve"> </w:delText>
        </w:r>
      </w:del>
      <w:del w:id="1850" w:author="PR Preview" w:date="2026-01-01T00:00:00Z">
        <w:r>
          <w:delText xml:space="preserve">says.</w:delText>
        </w:r>
      </w:del>
    </w:p>
    <w:p>
      <w:pPr>
        <w:pStyle w:val="BodyText"/>
      </w:pPr>
      <w:ins w:id="1851" w:author="PR Preview" w:date="2026-01-01T00:00:00Z">
        <w:r>
          <w:rPr>
            <w:b/>
            <w:bCs/>
          </w:rPr>
          <w:t xml:space="preserve">Example 133 (Inverting a symmetric matrix)</w:t>
        </w:r>
      </w:ins>
      <w:ins w:id="1852"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ins w:id="1853" w:author="PR Preview" w:date="2026-01-01T00:00:00Z">
        <w:r>
          <w:t xml:space="preserve"> </w:t>
        </w:r>
      </w:ins>
      <w:ins w:id="1854" w:author="PR Preview" w:date="2026-01-01T00:00:00Z">
        <w:r>
          <w:t xml:space="preserve">is symmetric,</w:t>
        </w:r>
      </w:ins>
      <w:ins w:id="1855" w:author="PR Preview" w:date="2026-01-01T00:00:00Z">
        <w:r>
          <w:t xml:space="preserve"> </w:t>
        </w:r>
      </w:ins>
      <w:ins w:id="1856" w:author="PR Preview" w:date="2026-01-01T00:00:00Z">
        <w:r>
          <w:t xml:space="preserve">and</w:t>
        </w:r>
      </w:ins>
      <w:ins w:id="1857" w:author="PR Preview" w:date="2026-01-01T00:00:00Z">
        <w:r>
          <w:t xml:space="preserve"> </w:t>
        </w:r>
      </w:ins>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ins w:id="1858" w:author="PR Preview" w:date="2026-01-01T00:00:00Z">
        <w:r>
          <w:t xml:space="preserve"> </w:t>
        </w:r>
      </w:ins>
      <w:ins w:id="1859" w:author="PR Preview" w:date="2026-01-01T00:00:00Z">
        <w:r>
          <w:t xml:space="preserve">is symmetric too, as</w:t>
        </w:r>
      </w:ins>
      <w:ins w:id="1860" w:author="PR Preview" w:date="2026-01-01T00:00:00Z">
        <w:r>
          <w:t xml:space="preserve"> </w:t>
        </w:r>
      </w:ins>
      <w:hyperlink w:anchor="cor-inverse-symmetric">
        <w:ins w:id="1861" w:author="PR Preview" w:date="2026-01-01T00:00:00Z">
          <w:r>
            <w:rPr>
              <w:rStyle w:val="Hyperlink"/>
            </w:rPr>
            <w:t xml:space="preserve">Corollary 10</w:t>
          </w:r>
        </w:ins>
      </w:hyperlink>
      <w:ins w:id="1862" w:author="PR Preview" w:date="2026-01-01T00:00:00Z">
        <w:r>
          <w:t xml:space="preserve"> </w:t>
        </w:r>
      </w:ins>
      <w:ins w:id="1863" w:author="PR Preview" w:date="2026-01-01T00:00:00Z">
        <w:r>
          <w:t xml:space="preserve">says.</w:t>
        </w:r>
      </w:ins>
    </w:p>
    <w:bookmarkEnd w:id="442"/>
    <w:bookmarkStart w:id="443"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43"/>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4"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4"/>
    <w:bookmarkStart w:id="445" w:name="exm-invertible-cancel"/>
    <w:p>
      <w:pPr>
        <w:pStyle w:val="BodyText"/>
      </w:pPr>
      <w:del w:id="1864" w:author="PR Preview" w:date="2026-01-01T00:00:00Z">
        <w:r>
          <w:rPr>
            <w:b/>
            <w:bCs/>
          </w:rPr>
          <w:delText xml:space="preserve">Example 133 (Solving for a matrix by cancelling an invertible factor)</w:delText>
        </w:r>
      </w:del>
      <w:del w:id="1865" w:author="PR Preview" w:date="2026-01-01T00:00:00Z">
        <w:r>
          <w:delText xml:space="preserve"> </w:delText>
        </w:r>
      </w:del>
      <w:del w:id="1866" w:author="PR Preview" w:date="2026-01-01T00:00:00Z">
        <w:r>
          <w:delText xml:space="preserve">Let</w:delText>
        </w:r>
      </w:del>
      <w:del w:id="186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868" w:author="PR Preview" w:date="2026-01-01T00:00:00Z">
        <w:r>
          <w:delText xml:space="preserve">,</w:delText>
        </w:r>
      </w:del>
      <w:del w:id="1869" w:author="PR Preview" w:date="2026-01-01T00:00:00Z">
        <w:r>
          <w:delText xml:space="preserve"> </w:delText>
        </w:r>
      </w:del>
      <w:del w:id="1870" w:author="PR Preview" w:date="2026-01-01T00:00:00Z">
        <w:r>
          <w:delText xml:space="preserve">which is invertible with</w:delText>
        </w:r>
      </w:del>
      <w:del w:id="1871"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872" w:author="PR Preview" w:date="2026-01-01T00:00:00Z">
        <w:r>
          <w:delText xml:space="preserve"> </w:delText>
        </w:r>
      </w:del>
      <w:del w:id="1873" w:author="PR Preview" w:date="2026-01-01T00:00:00Z">
        <w:r>
          <w:delText xml:space="preserve">(</w:delText>
        </w:r>
      </w:del>
      <w:hyperlink w:anchor="exm-invertible-matrix">
        <w:del w:id="1874" w:author="PR Preview" w:date="2026-01-01T00:00:00Z">
          <w:r>
            <w:rPr>
              <w:rStyle w:val="Hyperlink"/>
            </w:rPr>
            <w:delText xml:space="preserve">Example 130</w:delText>
          </w:r>
        </w:del>
      </w:hyperlink>
      <w:del w:id="1875" w:author="PR Preview" w:date="2026-01-01T00:00:00Z">
        <w:r>
          <w:delText xml:space="preserve">).</w:delText>
        </w:r>
      </w:del>
      <w:del w:id="1876" w:author="PR Preview" w:date="2026-01-01T00:00:00Z">
        <w:r>
          <w:delText xml:space="preserve"> </w:delText>
        </w:r>
      </w:del>
      <w:del w:id="1877" w:author="PR Preview" w:date="2026-01-01T00:00:00Z">
        <w:r>
          <w:delText xml:space="preserve">If</w:delText>
        </w:r>
      </w:del>
      <w:del w:id="1878" w:author="PR Preview" w:date="2026-01-01T00:00:00Z">
        <w:r>
          <w:delText xml:space="preserve"> </w:delText>
        </w:r>
      </w:del>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del w:id="1879" w:author="PR Preview" w:date="2026-01-01T00:00:00Z">
        <w:r>
          <w:delText xml:space="preserve"> </w:delText>
        </w:r>
      </w:del>
      <w:del w:id="1880" w:author="PR Preview" w:date="2026-01-01T00:00:00Z">
        <w:r>
          <w:delText xml:space="preserve">for a</w:delText>
        </w:r>
      </w:del>
      <w:del w:id="1881" w:author="PR Preview" w:date="2026-01-01T00:00:00Z">
        <w:r>
          <w:delText xml:space="preserve"> </w:delText>
        </w:r>
      </w:del>
      <m:oMath>
        <m:r>
          <m:t>2</m:t>
        </m:r>
        <m:r>
          <m:rPr>
            <m:sty m:val="p"/>
          </m:rPr>
          <m:t>×</m:t>
        </m:r>
        <m:r>
          <m:t>1</m:t>
        </m:r>
      </m:oMath>
      <w:del w:id="1882" w:author="PR Preview" w:date="2026-01-01T00:00:00Z">
        <w:r>
          <w:delText xml:space="preserve"> </w:delText>
        </w:r>
      </w:del>
      <w:del w:id="1883" w:author="PR Preview" w:date="2026-01-01T00:00:00Z">
        <w:r>
          <w:delText xml:space="preserve">matrix</w:delText>
        </w:r>
      </w:del>
      <w:del w:id="1884" w:author="PR Preview" w:date="2026-01-01T00:00:00Z">
        <w:r>
          <w:delText xml:space="preserve"> </w:delText>
        </w:r>
      </w:del>
      <m:oMath>
        <m:r>
          <m:rPr>
            <m:sty m:val="bi"/>
          </m:rPr>
          <m:t>B</m:t>
        </m:r>
      </m:oMath>
      <w:del w:id="1885" w:author="PR Preview" w:date="2026-01-01T00:00:00Z">
        <w:r>
          <w:delText xml:space="preserve">,</w:delText>
        </w:r>
      </w:del>
      <w:del w:id="1886" w:author="PR Preview" w:date="2026-01-01T00:00:00Z">
        <w:r>
          <w:delText xml:space="preserve"> </w:delText>
        </w:r>
      </w:del>
      <w:del w:id="1887" w:author="PR Preview" w:date="2026-01-01T00:00:00Z">
        <w:r>
          <w:delText xml:space="preserve">then multiplying both sides on the left by</w:delText>
        </w:r>
      </w:del>
      <w:del w:id="1888" w:author="PR Preview" w:date="2026-01-01T00:00:00Z">
        <w:r>
          <w:delText xml:space="preserve"> </w:delText>
        </w:r>
      </w:del>
      <m:oMath>
        <m:sSup>
          <m:e>
            <m:r>
              <m:rPr>
                <m:sty m:val="bi"/>
              </m:rPr>
              <m:t>A</m:t>
            </m:r>
          </m:e>
          <m:sup>
            <m:r>
              <m:rPr>
                <m:sty m:val="p"/>
              </m:rPr>
              <m:t>−</m:t>
            </m:r>
            <m:r>
              <m:t>1</m:t>
            </m:r>
          </m:sup>
        </m:sSup>
      </m:oMath>
      <w:del w:id="1889" w:author="PR Preview" w:date="2026-01-01T00:00:00Z">
        <w:r>
          <w:delText xml:space="preserve">,</w:delText>
        </w:r>
      </w:del>
      <w:del w:id="1890" w:author="PR Preview" w:date="2026-01-01T00:00:00Z">
        <w:r>
          <w:delText xml:space="preserve"> </w:delText>
        </w:r>
      </w:del>
      <w:del w:id="1891" w:author="PR Preview" w:date="2026-01-01T00:00:00Z">
        <w:r>
          <w:delText xml:space="preserve">as in the proof of</w:delText>
        </w:r>
      </w:del>
      <w:del w:id="1892" w:author="PR Preview" w:date="2026-01-01T00:00:00Z">
        <w:r>
          <w:delText xml:space="preserve"> </w:delText>
        </w:r>
      </w:del>
      <w:hyperlink w:anchor="thm-invertible-cancel">
        <w:del w:id="1893" w:author="PR Preview" w:date="2026-01-01T00:00:00Z">
          <w:r>
            <w:rPr>
              <w:rStyle w:val="Hyperlink"/>
            </w:rPr>
            <w:delText xml:space="preserve">Theorem 71</w:delText>
          </w:r>
        </w:del>
      </w:hyperlink>
      <w:del w:id="1894" w:author="PR Preview" w:date="2026-01-01T00:00:00Z">
        <w:r>
          <w:delText xml:space="preserve">,</w:delText>
        </w:r>
      </w:del>
    </w:p>
    <w:p>
      <w:pPr>
        <w:pStyle w:val="BodyText"/>
      </w:pPr>
      <w:ins w:id="1895" w:author="PR Preview" w:date="2026-01-01T00:00:00Z">
        <w:r>
          <w:rPr>
            <w:b/>
            <w:bCs/>
          </w:rPr>
          <w:t xml:space="preserve">Example 134 (Solving for a matrix by cancelling an invertible factor)</w:t>
        </w:r>
      </w:ins>
      <w:ins w:id="1896" w:author="PR Preview" w:date="2026-01-01T00:00:00Z">
        <w:r>
          <w:t xml:space="preserve"> </w:t>
        </w:r>
      </w:ins>
      <w:ins w:id="1897" w:author="PR Preview" w:date="2026-01-01T00:00:00Z">
        <w:r>
          <w:t xml:space="preserve">Let</w:t>
        </w:r>
      </w:ins>
      <w:ins w:id="189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899" w:author="PR Preview" w:date="2026-01-01T00:00:00Z">
        <w:r>
          <w:t xml:space="preserve">,</w:t>
        </w:r>
      </w:ins>
      <w:ins w:id="1900" w:author="PR Preview" w:date="2026-01-01T00:00:00Z">
        <w:r>
          <w:t xml:space="preserve"> </w:t>
        </w:r>
      </w:ins>
      <w:ins w:id="1901" w:author="PR Preview" w:date="2026-01-01T00:00:00Z">
        <w:r>
          <w:t xml:space="preserve">which is invertible with</w:t>
        </w:r>
      </w:ins>
      <w:ins w:id="1902"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903" w:author="PR Preview" w:date="2026-01-01T00:00:00Z">
        <w:r>
          <w:t xml:space="preserve"> </w:t>
        </w:r>
      </w:ins>
      <w:ins w:id="1904" w:author="PR Preview" w:date="2026-01-01T00:00:00Z">
        <w:r>
          <w:t xml:space="preserve">(</w:t>
        </w:r>
      </w:ins>
      <w:hyperlink w:anchor="exm-invertible-matrix">
        <w:ins w:id="1905" w:author="PR Preview" w:date="2026-01-01T00:00:00Z">
          <w:r>
            <w:rPr>
              <w:rStyle w:val="Hyperlink"/>
            </w:rPr>
            <w:t xml:space="preserve">Example 131</w:t>
          </w:r>
        </w:ins>
      </w:hyperlink>
      <w:ins w:id="1906" w:author="PR Preview" w:date="2026-01-01T00:00:00Z">
        <w:r>
          <w:t xml:space="preserve">).</w:t>
        </w:r>
      </w:ins>
      <w:ins w:id="1907" w:author="PR Preview" w:date="2026-01-01T00:00:00Z">
        <w:r>
          <w:t xml:space="preserve"> </w:t>
        </w:r>
      </w:ins>
      <w:ins w:id="1908" w:author="PR Preview" w:date="2026-01-01T00:00:00Z">
        <w:r>
          <w:t xml:space="preserve">If</w:t>
        </w:r>
      </w:ins>
      <w:ins w:id="1909" w:author="PR Preview" w:date="2026-01-01T00:00:00Z">
        <w:r>
          <w:t xml:space="preserve"> </w:t>
        </w:r>
      </w:ins>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ins w:id="1910" w:author="PR Preview" w:date="2026-01-01T00:00:00Z">
        <w:r>
          <w:t xml:space="preserve"> </w:t>
        </w:r>
      </w:ins>
      <w:ins w:id="1911" w:author="PR Preview" w:date="2026-01-01T00:00:00Z">
        <w:r>
          <w:t xml:space="preserve">for a</w:t>
        </w:r>
      </w:ins>
      <w:ins w:id="1912" w:author="PR Preview" w:date="2026-01-01T00:00:00Z">
        <w:r>
          <w:t xml:space="preserve"> </w:t>
        </w:r>
      </w:ins>
      <m:oMath>
        <m:r>
          <m:t>2</m:t>
        </m:r>
        <m:r>
          <m:rPr>
            <m:sty m:val="p"/>
          </m:rPr>
          <m:t>×</m:t>
        </m:r>
        <m:r>
          <m:t>1</m:t>
        </m:r>
      </m:oMath>
      <w:ins w:id="1913" w:author="PR Preview" w:date="2026-01-01T00:00:00Z">
        <w:r>
          <w:t xml:space="preserve"> </w:t>
        </w:r>
      </w:ins>
      <w:ins w:id="1914" w:author="PR Preview" w:date="2026-01-01T00:00:00Z">
        <w:r>
          <w:t xml:space="preserve">matrix</w:t>
        </w:r>
      </w:ins>
      <w:ins w:id="1915" w:author="PR Preview" w:date="2026-01-01T00:00:00Z">
        <w:r>
          <w:t xml:space="preserve"> </w:t>
        </w:r>
      </w:ins>
      <m:oMath>
        <m:r>
          <m:rPr>
            <m:sty m:val="bi"/>
          </m:rPr>
          <m:t>B</m:t>
        </m:r>
      </m:oMath>
      <w:ins w:id="1916" w:author="PR Preview" w:date="2026-01-01T00:00:00Z">
        <w:r>
          <w:t xml:space="preserve">,</w:t>
        </w:r>
      </w:ins>
      <w:ins w:id="1917" w:author="PR Preview" w:date="2026-01-01T00:00:00Z">
        <w:r>
          <w:t xml:space="preserve"> </w:t>
        </w:r>
      </w:ins>
      <w:ins w:id="1918" w:author="PR Preview" w:date="2026-01-01T00:00:00Z">
        <w:r>
          <w:t xml:space="preserve">then multiplying both sides on the left by</w:t>
        </w:r>
      </w:ins>
      <w:ins w:id="1919" w:author="PR Preview" w:date="2026-01-01T00:00:00Z">
        <w:r>
          <w:t xml:space="preserve"> </w:t>
        </w:r>
      </w:ins>
      <m:oMath>
        <m:sSup>
          <m:e>
            <m:r>
              <m:rPr>
                <m:sty m:val="bi"/>
              </m:rPr>
              <m:t>A</m:t>
            </m:r>
          </m:e>
          <m:sup>
            <m:r>
              <m:rPr>
                <m:sty m:val="p"/>
              </m:rPr>
              <m:t>−</m:t>
            </m:r>
            <m:r>
              <m:t>1</m:t>
            </m:r>
          </m:sup>
        </m:sSup>
      </m:oMath>
      <w:ins w:id="1920" w:author="PR Preview" w:date="2026-01-01T00:00:00Z">
        <w:r>
          <w:t xml:space="preserve">,</w:t>
        </w:r>
      </w:ins>
      <w:ins w:id="1921" w:author="PR Preview" w:date="2026-01-01T00:00:00Z">
        <w:r>
          <w:t xml:space="preserve"> </w:t>
        </w:r>
      </w:ins>
      <w:ins w:id="1922" w:author="PR Preview" w:date="2026-01-01T00:00:00Z">
        <w:r>
          <w:t xml:space="preserve">as in the proof of</w:t>
        </w:r>
      </w:ins>
      <w:ins w:id="1923" w:author="PR Preview" w:date="2026-01-01T00:00:00Z">
        <w:r>
          <w:t xml:space="preserve"> </w:t>
        </w:r>
      </w:ins>
      <w:hyperlink w:anchor="thm-invertible-cancel">
        <w:ins w:id="1924" w:author="PR Preview" w:date="2026-01-01T00:00:00Z">
          <w:r>
            <w:rPr>
              <w:rStyle w:val="Hyperlink"/>
            </w:rPr>
            <w:t xml:space="preserve">Theorem 71</w:t>
          </w:r>
        </w:ins>
      </w:hyperlink>
      <w:ins w:id="1925" w:author="PR Preview" w:date="2026-01-01T00:00:00Z">
        <w:r>
          <w:t xml:space="preserve">,</w:t>
        </w:r>
      </w:ins>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5"/>
    <w:bookmarkStart w:id="446" w:name="exm-matmul-zero-divisors"/>
    <w:p>
      <w:pPr>
        <w:pStyle w:val="BodyText"/>
      </w:pPr>
      <w:del w:id="1926" w:author="PR Preview" w:date="2026-01-01T00:00:00Z">
        <w:r>
          <w:rPr>
            <w:b/>
            <w:bCs/>
          </w:rPr>
          <w:delText xml:space="preserve">Example 134 (A product of two nonzero matrices can be the zero matrix)</w:delText>
        </w:r>
      </w:del>
      <w:del w:id="1927" w:author="PR Preview" w:date="2026-01-01T00:00:00Z">
        <w:r>
          <w:delText xml:space="preserve"> </w:delText>
        </w:r>
      </w:del>
      <w:del w:id="1928" w:author="PR Preview" w:date="2026-01-01T00:00:00Z">
        <w:r>
          <w:delText xml:space="preserve">With</w:delText>
        </w:r>
      </w:del>
    </w:p>
    <w:p>
      <w:pPr>
        <w:pStyle w:val="BodyText"/>
      </w:pPr>
      <w:ins w:id="1929" w:author="PR Preview" w:date="2026-01-01T00:00:00Z">
        <w:r>
          <w:rPr>
            <w:b/>
            <w:bCs/>
          </w:rPr>
          <w:t xml:space="preserve">Example 135 (A product of two nonzero matrices can be the zero matrix)</w:t>
        </w:r>
      </w:ins>
      <w:ins w:id="1930" w:author="PR Preview" w:date="2026-01-01T00:00:00Z">
        <w:r>
          <w:t xml:space="preserve"> </w:t>
        </w:r>
      </w:ins>
      <w:ins w:id="1931" w:author="PR Preview" w:date="2026-01-01T00:00:00Z">
        <w:r>
          <w:t xml:space="preserve">With</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6"/>
    <w:bookmarkStart w:id="447" w:name="rem-matrix-vs-scalar-arithmetic"/>
    <w:p>
      <w:pPr>
        <w:pStyle w:val="BodyText"/>
      </w:pPr>
      <w:del w:id="1932" w:author="PR Preview" w:date="2026-01-01T00:00:00Z">
        <w:r>
          <w:rPr>
            <w:i/>
            <w:iCs/>
          </w:rPr>
          <w:delText xml:space="preserve">Remark 30</w:delText>
        </w:r>
      </w:del>
      <w:del w:id="1933" w:author="PR Preview" w:date="2026-01-01T00:00:00Z">
        <w:r>
          <w:delText xml:space="preserve"> (Matrix arithmetic compared with scalar arithmetic). </w:delText>
        </w:r>
      </w:del>
      <w:del w:id="1934" w:author="PR Preview" w:date="2026-01-01T00:00:00Z">
        <w:r>
          <w:rPr>
            <w:b/>
            <w:bCs/>
          </w:rPr>
          <w:delText xml:space="preserve">Sums and differences.</w:delText>
        </w:r>
      </w:del>
      <w:del w:id="1935" w:author="PR Preview" w:date="2026-01-01T00:00:00Z">
        <w:r>
          <w:delText xml:space="preserve"> </w:delText>
        </w:r>
      </w:del>
      <w:del w:id="1936" w:author="PR Preview" w:date="2026-01-01T00:00:00Z">
        <w:r>
          <w:delText xml:space="preserve">Matrix addition has every property that addition of numbers has:</w:delText>
        </w:r>
      </w:del>
      <w:del w:id="1937" w:author="PR Preview" w:date="2026-01-01T00:00:00Z">
        <w:r>
          <w:delText xml:space="preserve"> </w:delText>
        </w:r>
      </w:del>
      <w:del w:id="1938" w:author="PR Preview" w:date="2026-01-01T00:00:00Z">
        <w:r>
          <w:delText xml:space="preserve">it is commutative (</w:delText>
        </w:r>
      </w:del>
      <w:hyperlink w:anchor="thm-matadd-commutative">
        <w:del w:id="1939" w:author="PR Preview" w:date="2026-01-01T00:00:00Z">
          <w:r>
            <w:rPr>
              <w:rStyle w:val="Hyperlink"/>
            </w:rPr>
            <w:delText xml:space="preserve">Theorem 4</w:delText>
          </w:r>
        </w:del>
      </w:hyperlink>
      <w:del w:id="1940" w:author="PR Preview" w:date="2026-01-01T00:00:00Z">
        <w:r>
          <w:delText xml:space="preserve">),</w:delText>
        </w:r>
      </w:del>
      <w:del w:id="1941" w:author="PR Preview" w:date="2026-01-01T00:00:00Z">
        <w:r>
          <w:delText xml:space="preserve"> </w:delText>
        </w:r>
      </w:del>
      <w:del w:id="1942" w:author="PR Preview" w:date="2026-01-01T00:00:00Z">
        <w:r>
          <w:delText xml:space="preserve">associative (</w:delText>
        </w:r>
      </w:del>
      <w:hyperlink w:anchor="thm-matadd-assoc">
        <w:del w:id="1943" w:author="PR Preview" w:date="2026-01-01T00:00:00Z">
          <w:r>
            <w:rPr>
              <w:rStyle w:val="Hyperlink"/>
            </w:rPr>
            <w:delText xml:space="preserve">Theorem 5</w:delText>
          </w:r>
        </w:del>
      </w:hyperlink>
      <w:del w:id="1944" w:author="PR Preview" w:date="2026-01-01T00:00:00Z">
        <w:r>
          <w:delText xml:space="preserve">),</w:delText>
        </w:r>
      </w:del>
      <w:del w:id="1945" w:author="PR Preview" w:date="2026-01-01T00:00:00Z">
        <w:r>
          <w:delText xml:space="preserve"> </w:delText>
        </w:r>
      </w:del>
      <w:del w:id="1946" w:author="PR Preview" w:date="2026-01-01T00:00:00Z">
        <w:r>
          <w:delText xml:space="preserve">has the zero matrix as its identity (</w:delText>
        </w:r>
      </w:del>
      <w:hyperlink w:anchor="thm-matadd-identity">
        <w:del w:id="1947" w:author="PR Preview" w:date="2026-01-01T00:00:00Z">
          <w:r>
            <w:rPr>
              <w:rStyle w:val="Hyperlink"/>
            </w:rPr>
            <w:delText xml:space="preserve">Theorem 6</w:delText>
          </w:r>
        </w:del>
      </w:hyperlink>
      <w:del w:id="1948" w:author="PR Preview" w:date="2026-01-01T00:00:00Z">
        <w:r>
          <w:delText xml:space="preserve">),</w:delText>
        </w:r>
      </w:del>
      <w:del w:id="1949" w:author="PR Preview" w:date="2026-01-01T00:00:00Z">
        <w:r>
          <w:delText xml:space="preserve"> </w:delText>
        </w:r>
      </w:del>
      <w:del w:id="1950" w:author="PR Preview" w:date="2026-01-01T00:00:00Z">
        <w:r>
          <w:delText xml:space="preserve">and gives each matrix a negative (</w:delText>
        </w:r>
      </w:del>
      <w:hyperlink w:anchor="thm-matadd-inverse">
        <w:del w:id="1951" w:author="PR Preview" w:date="2026-01-01T00:00:00Z">
          <w:r>
            <w:rPr>
              <w:rStyle w:val="Hyperlink"/>
            </w:rPr>
            <w:delText xml:space="preserve">Theorem 7</w:delText>
          </w:r>
        </w:del>
      </w:hyperlink>
      <w:del w:id="1952" w:author="PR Preview" w:date="2026-01-01T00:00:00Z">
        <w:r>
          <w:delText xml:space="preserve">).</w:delText>
        </w:r>
      </w:del>
      <w:del w:id="1953" w:author="PR Preview" w:date="2026-01-01T00:00:00Z">
        <w:r>
          <w:delText xml:space="preserve"> </w:delText>
        </w:r>
      </w:del>
      <w:del w:id="1954" w:author="PR Preview" w:date="2026-01-01T00:00:00Z">
        <w:r>
          <w:delText xml:space="preserve">The only new condition is that</w:delText>
        </w:r>
      </w:del>
      <w:del w:id="1955" w:author="PR Preview" w:date="2026-01-01T00:00:00Z">
        <w:r>
          <w:delText xml:space="preserve"> </w:delText>
        </w:r>
      </w:del>
      <m:oMath>
        <m:r>
          <m:rPr>
            <m:sty m:val="bi"/>
          </m:rPr>
          <m:t>A</m:t>
        </m:r>
        <m:r>
          <m:rPr>
            <m:sty m:val="p"/>
          </m:rPr>
          <m:t>+</m:t>
        </m:r>
        <m:r>
          <m:rPr>
            <m:sty m:val="bi"/>
          </m:rPr>
          <m:t>B</m:t>
        </m:r>
      </m:oMath>
      <w:del w:id="1956" w:author="PR Preview" w:date="2026-01-01T00:00:00Z">
        <w:r>
          <w:delText xml:space="preserve"> </w:delText>
        </w:r>
      </w:del>
      <w:del w:id="1957" w:author="PR Preview" w:date="2026-01-01T00:00:00Z">
        <w:r>
          <w:delText xml:space="preserve">is defined only when</w:delText>
        </w:r>
      </w:del>
      <w:del w:id="1958" w:author="PR Preview" w:date="2026-01-01T00:00:00Z">
        <w:r>
          <w:delText xml:space="preserve"> </w:delText>
        </w:r>
      </w:del>
      <m:oMath>
        <m:r>
          <m:rPr>
            <m:sty m:val="bi"/>
          </m:rPr>
          <m:t>A</m:t>
        </m:r>
      </m:oMath>
      <w:del w:id="1959" w:author="PR Preview" w:date="2026-01-01T00:00:00Z">
        <w:r>
          <w:delText xml:space="preserve"> </w:delText>
        </w:r>
      </w:del>
      <w:del w:id="1960" w:author="PR Preview" w:date="2026-01-01T00:00:00Z">
        <w:r>
          <w:delText xml:space="preserve">and</w:delText>
        </w:r>
      </w:del>
      <w:del w:id="1961" w:author="PR Preview" w:date="2026-01-01T00:00:00Z">
        <w:r>
          <w:delText xml:space="preserve"> </w:delText>
        </w:r>
      </w:del>
      <m:oMath>
        <m:r>
          <m:rPr>
            <m:sty m:val="bi"/>
          </m:rPr>
          <m:t>B</m:t>
        </m:r>
      </m:oMath>
      <w:del w:id="1962" w:author="PR Preview" w:date="2026-01-01T00:00:00Z">
        <w:r>
          <w:delText xml:space="preserve"> </w:delText>
        </w:r>
      </w:del>
      <w:del w:id="1963" w:author="PR Preview" w:date="2026-01-01T00:00:00Z">
        <w:r>
          <w:delText xml:space="preserve">have the same dimensions.</w:delText>
        </w:r>
      </w:del>
    </w:p>
    <w:p>
      <w:pPr>
        <w:pStyle w:val="BodyText"/>
      </w:pPr>
      <w:ins w:id="1964" w:author="PR Preview" w:date="2026-01-01T00:00:00Z">
        <w:r>
          <w:rPr>
            <w:i/>
            <w:iCs/>
          </w:rPr>
          <w:t xml:space="preserve">Remark 31</w:t>
        </w:r>
      </w:ins>
      <w:ins w:id="1965" w:author="PR Preview" w:date="2026-01-01T00:00:00Z">
        <w:r>
          <w:t xml:space="preserve"> (Matrix arithmetic compared with scalar arithmetic). </w:t>
        </w:r>
      </w:ins>
      <w:ins w:id="1966" w:author="PR Preview" w:date="2026-01-01T00:00:00Z">
        <w:r>
          <w:rPr>
            <w:b/>
            <w:bCs/>
          </w:rPr>
          <w:t xml:space="preserve">Sums and differences.</w:t>
        </w:r>
      </w:ins>
      <w:ins w:id="1967" w:author="PR Preview" w:date="2026-01-01T00:00:00Z">
        <w:r>
          <w:t xml:space="preserve"> </w:t>
        </w:r>
      </w:ins>
      <w:ins w:id="1968" w:author="PR Preview" w:date="2026-01-01T00:00:00Z">
        <w:r>
          <w:t xml:space="preserve">Matrix addition has every property that addition of numbers has:</w:t>
        </w:r>
      </w:ins>
      <w:ins w:id="1969" w:author="PR Preview" w:date="2026-01-01T00:00:00Z">
        <w:r>
          <w:t xml:space="preserve"> </w:t>
        </w:r>
      </w:ins>
      <w:ins w:id="1970" w:author="PR Preview" w:date="2026-01-01T00:00:00Z">
        <w:r>
          <w:t xml:space="preserve">it is commutative (</w:t>
        </w:r>
      </w:ins>
      <w:hyperlink w:anchor="thm-matadd-commutative">
        <w:ins w:id="1971" w:author="PR Preview" w:date="2026-01-01T00:00:00Z">
          <w:r>
            <w:rPr>
              <w:rStyle w:val="Hyperlink"/>
            </w:rPr>
            <w:t xml:space="preserve">Theorem 4</w:t>
          </w:r>
        </w:ins>
      </w:hyperlink>
      <w:ins w:id="1972" w:author="PR Preview" w:date="2026-01-01T00:00:00Z">
        <w:r>
          <w:t xml:space="preserve">),</w:t>
        </w:r>
      </w:ins>
      <w:ins w:id="1973" w:author="PR Preview" w:date="2026-01-01T00:00:00Z">
        <w:r>
          <w:t xml:space="preserve"> </w:t>
        </w:r>
      </w:ins>
      <w:ins w:id="1974" w:author="PR Preview" w:date="2026-01-01T00:00:00Z">
        <w:r>
          <w:t xml:space="preserve">associative (</w:t>
        </w:r>
      </w:ins>
      <w:hyperlink w:anchor="thm-matadd-assoc">
        <w:ins w:id="1975" w:author="PR Preview" w:date="2026-01-01T00:00:00Z">
          <w:r>
            <w:rPr>
              <w:rStyle w:val="Hyperlink"/>
            </w:rPr>
            <w:t xml:space="preserve">Theorem 5</w:t>
          </w:r>
        </w:ins>
      </w:hyperlink>
      <w:ins w:id="1976" w:author="PR Preview" w:date="2026-01-01T00:00:00Z">
        <w:r>
          <w:t xml:space="preserve">),</w:t>
        </w:r>
      </w:ins>
      <w:ins w:id="1977" w:author="PR Preview" w:date="2026-01-01T00:00:00Z">
        <w:r>
          <w:t xml:space="preserve"> </w:t>
        </w:r>
      </w:ins>
      <w:ins w:id="1978" w:author="PR Preview" w:date="2026-01-01T00:00:00Z">
        <w:r>
          <w:t xml:space="preserve">has the zero matrix as its identity (</w:t>
        </w:r>
      </w:ins>
      <w:hyperlink w:anchor="thm-matadd-identity">
        <w:ins w:id="1979" w:author="PR Preview" w:date="2026-01-01T00:00:00Z">
          <w:r>
            <w:rPr>
              <w:rStyle w:val="Hyperlink"/>
            </w:rPr>
            <w:t xml:space="preserve">Theorem 6</w:t>
          </w:r>
        </w:ins>
      </w:hyperlink>
      <w:ins w:id="1980" w:author="PR Preview" w:date="2026-01-01T00:00:00Z">
        <w:r>
          <w:t xml:space="preserve">),</w:t>
        </w:r>
      </w:ins>
      <w:ins w:id="1981" w:author="PR Preview" w:date="2026-01-01T00:00:00Z">
        <w:r>
          <w:t xml:space="preserve"> </w:t>
        </w:r>
      </w:ins>
      <w:ins w:id="1982" w:author="PR Preview" w:date="2026-01-01T00:00:00Z">
        <w:r>
          <w:t xml:space="preserve">and gives each matrix a negative (</w:t>
        </w:r>
      </w:ins>
      <w:hyperlink w:anchor="thm-matadd-inverse">
        <w:ins w:id="1983" w:author="PR Preview" w:date="2026-01-01T00:00:00Z">
          <w:r>
            <w:rPr>
              <w:rStyle w:val="Hyperlink"/>
            </w:rPr>
            <w:t xml:space="preserve">Theorem 7</w:t>
          </w:r>
        </w:ins>
      </w:hyperlink>
      <w:ins w:id="1984" w:author="PR Preview" w:date="2026-01-01T00:00:00Z">
        <w:r>
          <w:t xml:space="preserve">).</w:t>
        </w:r>
      </w:ins>
      <w:ins w:id="1985" w:author="PR Preview" w:date="2026-01-01T00:00:00Z">
        <w:r>
          <w:t xml:space="preserve"> </w:t>
        </w:r>
      </w:ins>
      <w:ins w:id="1986" w:author="PR Preview" w:date="2026-01-01T00:00:00Z">
        <w:r>
          <w:t xml:space="preserve">The only new condition is that</w:t>
        </w:r>
      </w:ins>
      <w:ins w:id="1987" w:author="PR Preview" w:date="2026-01-01T00:00:00Z">
        <w:r>
          <w:t xml:space="preserve"> </w:t>
        </w:r>
      </w:ins>
      <m:oMath>
        <m:r>
          <m:rPr>
            <m:sty m:val="bi"/>
          </m:rPr>
          <m:t>A</m:t>
        </m:r>
        <m:r>
          <m:rPr>
            <m:sty m:val="p"/>
          </m:rPr>
          <m:t>+</m:t>
        </m:r>
        <m:r>
          <m:rPr>
            <m:sty m:val="bi"/>
          </m:rPr>
          <m:t>B</m:t>
        </m:r>
      </m:oMath>
      <w:ins w:id="1988" w:author="PR Preview" w:date="2026-01-01T00:00:00Z">
        <w:r>
          <w:t xml:space="preserve"> </w:t>
        </w:r>
      </w:ins>
      <w:ins w:id="1989" w:author="PR Preview" w:date="2026-01-01T00:00:00Z">
        <w:r>
          <w:t xml:space="preserve">is defined only when</w:t>
        </w:r>
      </w:ins>
      <w:ins w:id="1990" w:author="PR Preview" w:date="2026-01-01T00:00:00Z">
        <w:r>
          <w:t xml:space="preserve"> </w:t>
        </w:r>
      </w:ins>
      <m:oMath>
        <m:r>
          <m:rPr>
            <m:sty m:val="bi"/>
          </m:rPr>
          <m:t>A</m:t>
        </m:r>
      </m:oMath>
      <w:ins w:id="1991" w:author="PR Preview" w:date="2026-01-01T00:00:00Z">
        <w:r>
          <w:t xml:space="preserve"> </w:t>
        </w:r>
      </w:ins>
      <w:ins w:id="1992" w:author="PR Preview" w:date="2026-01-01T00:00:00Z">
        <w:r>
          <w:t xml:space="preserve">and</w:t>
        </w:r>
      </w:ins>
      <w:ins w:id="1993" w:author="PR Preview" w:date="2026-01-01T00:00:00Z">
        <w:r>
          <w:t xml:space="preserve"> </w:t>
        </w:r>
      </w:ins>
      <m:oMath>
        <m:r>
          <m:rPr>
            <m:sty m:val="bi"/>
          </m:rPr>
          <m:t>B</m:t>
        </m:r>
      </m:oMath>
      <w:ins w:id="1994" w:author="PR Preview" w:date="2026-01-01T00:00:00Z">
        <w:r>
          <w:t xml:space="preserve"> </w:t>
        </w:r>
      </w:ins>
      <w:ins w:id="1995" w:author="PR Preview" w:date="2026-01-01T00:00:00Z">
        <w:r>
          <w:t xml:space="preserve">have the same dimensions.</w:t>
        </w:r>
      </w:ins>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del w:id="1996" w:author="PR Preview" w:date="2026-01-01T00:00:00Z">
        <w:r>
          <w:delText xml:space="preserve">A nonzero square matrix need not have an inverse (</w:delText>
        </w:r>
      </w:del>
      <w:hyperlink w:anchor="exm-invertible-matrix">
        <w:del w:id="1997" w:author="PR Preview" w:date="2026-01-01T00:00:00Z">
          <w:r>
            <w:rPr>
              <w:rStyle w:val="Hyperlink"/>
            </w:rPr>
            <w:delText xml:space="preserve">Example 130</w:delText>
          </w:r>
        </w:del>
      </w:hyperlink>
      <w:del w:id="1998" w:author="PR Preview" w:date="2026-01-01T00:00:00Z">
        <w:r>
          <w:delText xml:space="preserve">).</w:delText>
        </w:r>
      </w:del>
    </w:p>
    <w:p>
      <w:pPr>
        <w:pStyle w:val="Compact"/>
        <w:numPr>
          <w:ilvl w:val="0"/>
          <w:numId w:val="1072"/>
        </w:numPr>
      </w:pPr>
      <m:oMath>
        <m:r>
          <m:rPr>
            <m:sty m:val="bi"/>
          </m:rPr>
          <m:t>A</m:t>
        </m:r>
        <m:r>
          <m:rPr>
            <m:sty m:val="bi"/>
          </m:rPr>
          <m:t>B</m:t>
        </m:r>
        <m:r>
          <m:rPr>
            <m:sty m:val="p"/>
          </m:rPr>
          <m:t>=</m:t>
        </m:r>
        <m:r>
          <m:rPr>
            <m:sty m:val="b"/>
          </m:rPr>
          <m:t>0</m:t>
        </m:r>
      </m:oMath>
      <w:del w:id="1999" w:author="PR Preview" w:date="2026-01-01T00:00:00Z">
        <w:r>
          <w:delText xml:space="preserve"> </w:delText>
        </w:r>
      </w:del>
      <w:del w:id="2000" w:author="PR Preview" w:date="2026-01-01T00:00:00Z">
        <w:r>
          <w:delText xml:space="preserve">can hold with</w:delText>
        </w:r>
      </w:del>
      <w:del w:id="2001" w:author="PR Preview" w:date="2026-01-01T00:00:00Z">
        <w:r>
          <w:delText xml:space="preserve"> </w:delText>
        </w:r>
      </w:del>
      <m:oMath>
        <m:r>
          <m:rPr>
            <m:sty m:val="bi"/>
          </m:rPr>
          <m:t>A</m:t>
        </m:r>
        <m:r>
          <m:rPr>
            <m:sty m:val="p"/>
          </m:rPr>
          <m:t>≠</m:t>
        </m:r>
        <m:r>
          <m:rPr>
            <m:sty m:val="b"/>
          </m:rPr>
          <m:t>0</m:t>
        </m:r>
      </m:oMath>
      <w:del w:id="2002" w:author="PR Preview" w:date="2026-01-01T00:00:00Z">
        <w:r>
          <w:delText xml:space="preserve"> </w:delText>
        </w:r>
      </w:del>
      <w:del w:id="2003" w:author="PR Preview" w:date="2026-01-01T00:00:00Z">
        <w:r>
          <w:delText xml:space="preserve">and</w:delText>
        </w:r>
      </w:del>
      <w:del w:id="2004" w:author="PR Preview" w:date="2026-01-01T00:00:00Z">
        <w:r>
          <w:delText xml:space="preserve"> </w:delText>
        </w:r>
      </w:del>
      <m:oMath>
        <m:r>
          <m:rPr>
            <m:sty m:val="bi"/>
          </m:rPr>
          <m:t>B</m:t>
        </m:r>
        <m:r>
          <m:rPr>
            <m:sty m:val="p"/>
          </m:rPr>
          <m:t>≠</m:t>
        </m:r>
        <m:r>
          <m:rPr>
            <m:sty m:val="b"/>
          </m:rPr>
          <m:t>0</m:t>
        </m:r>
      </m:oMath>
      <w:del w:id="2005" w:author="PR Preview" w:date="2026-01-01T00:00:00Z">
        <w:r>
          <w:delText xml:space="preserve"> </w:delText>
        </w:r>
      </w:del>
      <w:del w:id="2006" w:author="PR Preview" w:date="2026-01-01T00:00:00Z">
        <w:r>
          <w:delText xml:space="preserve">(</w:delText>
        </w:r>
      </w:del>
      <w:hyperlink w:anchor="exm-matmul-zero-divisors">
        <w:del w:id="2007" w:author="PR Preview" w:date="2026-01-01T00:00:00Z">
          <w:r>
            <w:rPr>
              <w:rStyle w:val="Hyperlink"/>
            </w:rPr>
            <w:delText xml:space="preserve">Example 134</w:delText>
          </w:r>
        </w:del>
      </w:hyperlink>
      <w:del w:id="2008" w:author="PR Preview" w:date="2026-01-01T00:00:00Z">
        <w:r>
          <w:delText xml:space="preserve">),</w:delText>
        </w:r>
      </w:del>
      <w:del w:id="2009" w:author="PR Preview" w:date="2026-01-01T00:00:00Z">
        <w:r>
          <w:delText xml:space="preserve"> </w:delText>
        </w:r>
      </w:del>
      <w:del w:id="2010" w:author="PR Preview" w:date="2026-01-01T00:00:00Z">
        <w:r>
          <w:delText xml:space="preserve">so a factor cannot be cancelled from</w:delText>
        </w:r>
      </w:del>
      <w:del w:id="2011" w:author="PR Preview" w:date="2026-01-01T00:00:00Z">
        <w:r>
          <w:delText xml:space="preserve"> </w:delText>
        </w:r>
      </w:del>
      <m:oMath>
        <m:r>
          <m:rPr>
            <m:sty m:val="bi"/>
          </m:rPr>
          <m:t>A</m:t>
        </m:r>
        <m:r>
          <m:rPr>
            <m:sty m:val="bi"/>
          </m:rPr>
          <m:t>B</m:t>
        </m:r>
        <m:r>
          <m:rPr>
            <m:sty m:val="p"/>
          </m:rPr>
          <m:t>=</m:t>
        </m:r>
        <m:r>
          <m:rPr>
            <m:sty m:val="bi"/>
          </m:rPr>
          <m:t>A</m:t>
        </m:r>
        <m:r>
          <m:rPr>
            <m:sty m:val="bi"/>
          </m:rPr>
          <m:t>C</m:t>
        </m:r>
      </m:oMath>
      <w:del w:id="2012" w:author="PR Preview" w:date="2026-01-01T00:00:00Z">
        <w:r>
          <w:delText xml:space="preserve"> </w:delText>
        </w:r>
      </w:del>
      <w:del w:id="2013" w:author="PR Preview" w:date="2026-01-01T00:00:00Z">
        <w:r>
          <w:delText xml:space="preserve">unless it is invertible (</w:delText>
        </w:r>
      </w:del>
      <w:hyperlink w:anchor="thm-invertible-cancel">
        <w:del w:id="2014" w:author="PR Preview" w:date="2026-01-01T00:00:00Z">
          <w:r>
            <w:rPr>
              <w:rStyle w:val="Hyperlink"/>
            </w:rPr>
            <w:delText xml:space="preserve">Theorem 71</w:delText>
          </w:r>
        </w:del>
      </w:hyperlink>
      <w:del w:id="2015" w:author="PR Preview" w:date="2026-01-01T00:00:00Z">
        <w:r>
          <w:delText xml:space="preserve">).</w:delText>
        </w:r>
      </w:del>
    </w:p>
    <w:p>
      <w:pPr>
        <w:pStyle w:val="Compact"/>
        <w:numPr>
          <w:ilvl w:val="0"/>
          <w:numId w:val="1072"/>
        </w:numPr>
      </w:pPr>
      <w:ins w:id="2016" w:author="PR Preview" w:date="2026-01-01T00:00:00Z">
        <w:r>
          <w:t xml:space="preserve">A nonzero square matrix need not have an inverse (</w:t>
        </w:r>
      </w:ins>
      <w:hyperlink w:anchor="exm-invertible-matrix">
        <w:ins w:id="2017" w:author="PR Preview" w:date="2026-01-01T00:00:00Z">
          <w:r>
            <w:rPr>
              <w:rStyle w:val="Hyperlink"/>
            </w:rPr>
            <w:t xml:space="preserve">Example 131</w:t>
          </w:r>
        </w:ins>
      </w:hyperlink>
      <w:ins w:id="2018" w:author="PR Preview" w:date="2026-01-01T00:00:00Z">
        <w:r>
          <w:t xml:space="preserve">).</w:t>
        </w:r>
      </w:ins>
    </w:p>
    <w:p>
      <w:pPr>
        <w:pStyle w:val="Compact"/>
        <w:numPr>
          <w:ilvl w:val="0"/>
          <w:numId w:val="1072"/>
        </w:numPr>
      </w:pPr>
      <m:oMath>
        <m:r>
          <m:rPr>
            <m:sty m:val="bi"/>
          </m:rPr>
          <m:t>A</m:t>
        </m:r>
        <m:r>
          <m:rPr>
            <m:sty m:val="bi"/>
          </m:rPr>
          <m:t>B</m:t>
        </m:r>
        <m:r>
          <m:rPr>
            <m:sty m:val="p"/>
          </m:rPr>
          <m:t>=</m:t>
        </m:r>
        <m:r>
          <m:rPr>
            <m:sty m:val="b"/>
          </m:rPr>
          <m:t>0</m:t>
        </m:r>
      </m:oMath>
      <w:ins w:id="2019" w:author="PR Preview" w:date="2026-01-01T00:00:00Z">
        <w:r>
          <w:t xml:space="preserve"> </w:t>
        </w:r>
      </w:ins>
      <w:ins w:id="2020" w:author="PR Preview" w:date="2026-01-01T00:00:00Z">
        <w:r>
          <w:t xml:space="preserve">can hold with</w:t>
        </w:r>
      </w:ins>
      <w:ins w:id="2021" w:author="PR Preview" w:date="2026-01-01T00:00:00Z">
        <w:r>
          <w:t xml:space="preserve"> </w:t>
        </w:r>
      </w:ins>
      <m:oMath>
        <m:r>
          <m:rPr>
            <m:sty m:val="bi"/>
          </m:rPr>
          <m:t>A</m:t>
        </m:r>
        <m:r>
          <m:rPr>
            <m:sty m:val="p"/>
          </m:rPr>
          <m:t>≠</m:t>
        </m:r>
        <m:r>
          <m:rPr>
            <m:sty m:val="b"/>
          </m:rPr>
          <m:t>0</m:t>
        </m:r>
      </m:oMath>
      <w:ins w:id="2022" w:author="PR Preview" w:date="2026-01-01T00:00:00Z">
        <w:r>
          <w:t xml:space="preserve"> </w:t>
        </w:r>
      </w:ins>
      <w:ins w:id="2023" w:author="PR Preview" w:date="2026-01-01T00:00:00Z">
        <w:r>
          <w:t xml:space="preserve">and</w:t>
        </w:r>
      </w:ins>
      <w:ins w:id="2024" w:author="PR Preview" w:date="2026-01-01T00:00:00Z">
        <w:r>
          <w:t xml:space="preserve"> </w:t>
        </w:r>
      </w:ins>
      <m:oMath>
        <m:r>
          <m:rPr>
            <m:sty m:val="bi"/>
          </m:rPr>
          <m:t>B</m:t>
        </m:r>
        <m:r>
          <m:rPr>
            <m:sty m:val="p"/>
          </m:rPr>
          <m:t>≠</m:t>
        </m:r>
        <m:r>
          <m:rPr>
            <m:sty m:val="b"/>
          </m:rPr>
          <m:t>0</m:t>
        </m:r>
      </m:oMath>
      <w:ins w:id="2025" w:author="PR Preview" w:date="2026-01-01T00:00:00Z">
        <w:r>
          <w:t xml:space="preserve"> </w:t>
        </w:r>
      </w:ins>
      <w:ins w:id="2026" w:author="PR Preview" w:date="2026-01-01T00:00:00Z">
        <w:r>
          <w:t xml:space="preserve">(</w:t>
        </w:r>
      </w:ins>
      <w:hyperlink w:anchor="exm-matmul-zero-divisors">
        <w:ins w:id="2027" w:author="PR Preview" w:date="2026-01-01T00:00:00Z">
          <w:r>
            <w:rPr>
              <w:rStyle w:val="Hyperlink"/>
            </w:rPr>
            <w:t xml:space="preserve">Example 135</w:t>
          </w:r>
        </w:ins>
      </w:hyperlink>
      <w:ins w:id="2028" w:author="PR Preview" w:date="2026-01-01T00:00:00Z">
        <w:r>
          <w:t xml:space="preserve">),</w:t>
        </w:r>
      </w:ins>
      <w:ins w:id="2029" w:author="PR Preview" w:date="2026-01-01T00:00:00Z">
        <w:r>
          <w:t xml:space="preserve"> </w:t>
        </w:r>
      </w:ins>
      <w:ins w:id="2030" w:author="PR Preview" w:date="2026-01-01T00:00:00Z">
        <w:r>
          <w:t xml:space="preserve">so a factor cannot be cancelled from</w:t>
        </w:r>
      </w:ins>
      <w:ins w:id="2031" w:author="PR Preview" w:date="2026-01-01T00:00:00Z">
        <w:r>
          <w:t xml:space="preserve"> </w:t>
        </w:r>
      </w:ins>
      <m:oMath>
        <m:r>
          <m:rPr>
            <m:sty m:val="bi"/>
          </m:rPr>
          <m:t>A</m:t>
        </m:r>
        <m:r>
          <m:rPr>
            <m:sty m:val="bi"/>
          </m:rPr>
          <m:t>B</m:t>
        </m:r>
        <m:r>
          <m:rPr>
            <m:sty m:val="p"/>
          </m:rPr>
          <m:t>=</m:t>
        </m:r>
        <m:r>
          <m:rPr>
            <m:sty m:val="bi"/>
          </m:rPr>
          <m:t>A</m:t>
        </m:r>
        <m:r>
          <m:rPr>
            <m:sty m:val="bi"/>
          </m:rPr>
          <m:t>C</m:t>
        </m:r>
      </m:oMath>
      <w:ins w:id="2032" w:author="PR Preview" w:date="2026-01-01T00:00:00Z">
        <w:r>
          <w:t xml:space="preserve"> </w:t>
        </w:r>
      </w:ins>
      <w:ins w:id="2033" w:author="PR Preview" w:date="2026-01-01T00:00:00Z">
        <w:r>
          <w:t xml:space="preserve">unless it is invertible (</w:t>
        </w:r>
      </w:ins>
      <w:hyperlink w:anchor="thm-invertible-cancel">
        <w:ins w:id="2034" w:author="PR Preview" w:date="2026-01-01T00:00:00Z">
          <w:r>
            <w:rPr>
              <w:rStyle w:val="Hyperlink"/>
            </w:rPr>
            <w:t xml:space="preserve">Theorem 71</w:t>
          </w:r>
        </w:ins>
      </w:hyperlink>
      <w:ins w:id="2035" w:author="PR Preview" w:date="2026-01-01T00:00:00Z">
        <w:r>
          <w:t xml:space="preserve">).</w:t>
        </w:r>
      </w:ins>
    </w:p>
    <w:bookmarkEnd w:id="447"/>
    <w:bookmarkStart w:id="448"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8"/>
    <w:bookmarkStart w:id="449" w:name="exm-idempotent"/>
    <w:p>
      <w:pPr>
        <w:pStyle w:val="FirstParagraph"/>
      </w:pPr>
      <w:del w:id="2036" w:author="PR Preview" w:date="2026-01-01T00:00:00Z">
        <w:r>
          <w:rPr>
            <w:b/>
            <w:bCs/>
          </w:rPr>
          <w:delText xml:space="preserve">Example 135 (An idempotent matrix)</w:delText>
        </w:r>
      </w:del>
      <w:del w:id="2037" w:author="PR Preview" w:date="2026-01-01T00:00:00Z">
        <w:r>
          <w:delText xml:space="preserve"> </w:delText>
        </w:r>
      </w:del>
      <w:del w:id="2038" w:author="PR Preview" w:date="2026-01-01T00:00:00Z">
        <w:r>
          <w:delText xml:space="preserve">For</w:delText>
        </w:r>
      </w:del>
      <w:del w:id="2039"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40" w:author="PR Preview" w:date="2026-01-01T00:00:00Z">
        <w:r>
          <w:delText xml:space="preserve">,</w:delText>
        </w:r>
      </w:del>
    </w:p>
    <w:p>
      <w:pPr>
        <w:pStyle w:val="FirstParagraph"/>
      </w:pPr>
      <w:ins w:id="2041" w:author="PR Preview" w:date="2026-01-01T00:00:00Z">
        <w:r>
          <w:rPr>
            <w:b/>
            <w:bCs/>
          </w:rPr>
          <w:t xml:space="preserve">Example 136 (An idempotent matrix)</w:t>
        </w:r>
      </w:ins>
      <w:ins w:id="2042" w:author="PR Preview" w:date="2026-01-01T00:00:00Z">
        <w:r>
          <w:t xml:space="preserve"> </w:t>
        </w:r>
      </w:ins>
      <w:ins w:id="2043" w:author="PR Preview" w:date="2026-01-01T00:00:00Z">
        <w:r>
          <w:t xml:space="preserve">For</w:t>
        </w:r>
      </w:ins>
      <w:ins w:id="2044"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45" w:author="PR Preview" w:date="2026-01-01T00:00:00Z">
        <w:r>
          <w:t xml:space="preserve">,</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9"/>
    <w:bookmarkStart w:id="450" w:name="exm-not-idempotent"/>
    <w:p>
      <w:pPr>
        <w:pStyle w:val="BodyText"/>
      </w:pPr>
      <w:del w:id="2046" w:author="PR Preview" w:date="2026-01-01T00:00:00Z">
        <w:r>
          <w:rPr>
            <w:b/>
            <w:bCs/>
          </w:rPr>
          <w:delText xml:space="preserve">Example 136 (A matrix that is not idempotent)</w:delText>
        </w:r>
      </w:del>
      <w:del w:id="2047" w:author="PR Preview" w:date="2026-01-01T00:00:00Z">
        <w:r>
          <w:delText xml:space="preserve"> </w:delText>
        </w:r>
      </w:del>
      <w:del w:id="2048" w:author="PR Preview" w:date="2026-01-01T00:00:00Z">
        <w:r>
          <w:delText xml:space="preserve">For</w:delText>
        </w:r>
      </w:del>
      <w:del w:id="204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del w:id="2050" w:author="PR Preview" w:date="2026-01-01T00:00:00Z">
        <w:r>
          <w:delText xml:space="preserve">,</w:delText>
        </w:r>
      </w:del>
    </w:p>
    <w:p>
      <w:pPr>
        <w:pStyle w:val="BodyText"/>
      </w:pPr>
      <w:ins w:id="2051" w:author="PR Preview" w:date="2026-01-01T00:00:00Z">
        <w:r>
          <w:rPr>
            <w:b/>
            <w:bCs/>
          </w:rPr>
          <w:t xml:space="preserve">Example 137 (A matrix that is not idempotent)</w:t>
        </w:r>
      </w:ins>
      <w:ins w:id="2052" w:author="PR Preview" w:date="2026-01-01T00:00:00Z">
        <w:r>
          <w:t xml:space="preserve"> </w:t>
        </w:r>
      </w:ins>
      <w:ins w:id="2053" w:author="PR Preview" w:date="2026-01-01T00:00:00Z">
        <w:r>
          <w:t xml:space="preserve">For</w:t>
        </w:r>
      </w:ins>
      <w:ins w:id="205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ins w:id="2055" w:author="PR Preview" w:date="2026-01-01T00:00:00Z">
        <w:r>
          <w:t xml:space="preserve">,</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50"/>
    <w:bookmarkStart w:id="451"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51"/>
    <w:bookmarkStart w:id="452"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52"/>
    <w:bookmarkStart w:id="453" w:name="exm-projection-matrix"/>
    <w:p>
      <w:pPr>
        <w:pStyle w:val="BodyText"/>
      </w:pPr>
      <w:del w:id="2056" w:author="PR Preview" w:date="2026-01-01T00:00:00Z">
        <w:r>
          <w:rPr>
            <w:b/>
            <w:bCs/>
          </w:rPr>
          <w:delText xml:space="preserve">Example 137 (An orthogonal projection and an oblique one)</w:delText>
        </w:r>
      </w:del>
      <w:del w:id="2057"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58" w:author="PR Preview" w:date="2026-01-01T00:00:00Z">
        <w:r>
          <w:delText xml:space="preserve"> </w:delText>
        </w:r>
      </w:del>
      <w:del w:id="2059" w:author="PR Preview" w:date="2026-01-01T00:00:00Z">
        <w:r>
          <w:delText xml:space="preserve">is symmetric, and</w:delText>
        </w:r>
      </w:del>
      <w:del w:id="2060" w:author="PR Preview" w:date="2026-01-01T00:00:00Z">
        <w:r>
          <w:delText xml:space="preserve"> </w:delText>
        </w:r>
      </w:del>
      <m:oMath>
        <m:sSup>
          <m:e>
            <m:r>
              <m:rPr>
                <m:sty m:val="bi"/>
              </m:rPr>
              <m:t>P</m:t>
            </m:r>
          </m:e>
          <m:sup>
            <m:r>
              <m:t>2</m:t>
            </m:r>
          </m:sup>
        </m:sSup>
        <m:r>
          <m:rPr>
            <m:sty m:val="p"/>
          </m:rPr>
          <m:t>=</m:t>
        </m:r>
        <m:r>
          <m:rPr>
            <m:sty m:val="bi"/>
          </m:rPr>
          <m:t>P</m:t>
        </m:r>
      </m:oMath>
      <w:del w:id="2061" w:author="PR Preview" w:date="2026-01-01T00:00:00Z">
        <w:r>
          <w:delText xml:space="preserve">,</w:delText>
        </w:r>
      </w:del>
      <w:del w:id="2062" w:author="PR Preview" w:date="2026-01-01T00:00:00Z">
        <w:r>
          <w:delText xml:space="preserve"> </w:delText>
        </w:r>
      </w:del>
      <w:del w:id="2063" w:author="PR Preview" w:date="2026-01-01T00:00:00Z">
        <w:r>
          <w:delText xml:space="preserve">so</w:delText>
        </w:r>
      </w:del>
      <w:del w:id="2064" w:author="PR Preview" w:date="2026-01-01T00:00:00Z">
        <w:r>
          <w:delText xml:space="preserve"> </w:delText>
        </w:r>
      </w:del>
      <m:oMath>
        <m:r>
          <m:rPr>
            <m:sty m:val="bi"/>
          </m:rPr>
          <m:t>P</m:t>
        </m:r>
      </m:oMath>
      <w:del w:id="2065" w:author="PR Preview" w:date="2026-01-01T00:00:00Z">
        <w:r>
          <w:delText xml:space="preserve"> </w:delText>
        </w:r>
      </w:del>
      <w:del w:id="2066" w:author="PR Preview" w:date="2026-01-01T00:00:00Z">
        <w:r>
          <w:delText xml:space="preserve">is an orthogonal projection matrix;</w:delText>
        </w:r>
      </w:del>
      <w:del w:id="2067" w:author="PR Preview" w:date="2026-01-01T00:00:00Z">
        <w:r>
          <w:delText xml:space="preserve"> </w:delText>
        </w:r>
      </w:del>
      <w:del w:id="2068" w:author="PR Preview" w:date="2026-01-01T00:00:00Z">
        <w:r>
          <w:delText xml:space="preserve">it maps</w:delText>
        </w:r>
      </w:del>
      <w:del w:id="2069"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oMath>
      <w:del w:id="2070" w:author="PR Preview" w:date="2026-01-01T00:00:00Z">
        <w:r>
          <w:delText xml:space="preserve"> </w:delText>
        </w:r>
      </w:del>
      <w:del w:id="2071" w:author="PR Preview" w:date="2026-01-01T00:00:00Z">
        <w:r>
          <w:delText xml:space="preserve">to</w:delText>
        </w:r>
      </w:del>
      <w:del w:id="2072" w:author="PR Preview" w:date="2026-01-01T00:00:00Z">
        <w:r>
          <w:delText xml:space="preserve"> </w:delText>
        </w:r>
      </w:del>
      <m:oMath>
        <m:r>
          <m:rPr>
            <m:sty m:val="p"/>
          </m:rPr>
          <m:t>(</m:t>
        </m:r>
        <m:sSub>
          <m:e>
            <m:r>
              <m:t>v</m:t>
            </m:r>
          </m:e>
          <m:sub>
            <m:r>
              <m:t>1</m:t>
            </m:r>
          </m:sub>
        </m:sSub>
        <m:r>
          <m:rPr>
            <m:sty m:val="p"/>
          </m:rPr>
          <m:t>,</m:t>
        </m:r>
        <m:r>
          <m:t>0</m:t>
        </m:r>
        <m:r>
          <m:rPr>
            <m:sty m:val="p"/>
          </m:rPr>
          <m:t>)</m:t>
        </m:r>
      </m:oMath>
      <w:del w:id="2073" w:author="PR Preview" w:date="2026-01-01T00:00:00Z">
        <w:r>
          <w:delText xml:space="preserve">.</w:delText>
        </w:r>
      </w:del>
    </w:p>
    <w:p>
      <w:pPr>
        <w:pStyle w:val="BodyText"/>
      </w:pPr>
      <w:ins w:id="2074" w:author="PR Preview" w:date="2026-01-01T00:00:00Z">
        <w:r>
          <w:rPr>
            <w:b/>
            <w:bCs/>
          </w:rPr>
          <w:t xml:space="preserve">Example 138 (An orthogonal projection and an oblique one)</w:t>
        </w:r>
      </w:ins>
      <w:ins w:id="2075"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76" w:author="PR Preview" w:date="2026-01-01T00:00:00Z">
        <w:r>
          <w:t xml:space="preserve"> </w:t>
        </w:r>
      </w:ins>
      <w:ins w:id="2077" w:author="PR Preview" w:date="2026-01-01T00:00:00Z">
        <w:r>
          <w:t xml:space="preserve">is symmetric, and</w:t>
        </w:r>
      </w:ins>
      <w:ins w:id="2078" w:author="PR Preview" w:date="2026-01-01T00:00:00Z">
        <w:r>
          <w:t xml:space="preserve"> </w:t>
        </w:r>
      </w:ins>
      <m:oMath>
        <m:sSup>
          <m:e>
            <m:r>
              <m:rPr>
                <m:sty m:val="bi"/>
              </m:rPr>
              <m:t>P</m:t>
            </m:r>
          </m:e>
          <m:sup>
            <m:r>
              <m:t>2</m:t>
            </m:r>
          </m:sup>
        </m:sSup>
        <m:r>
          <m:rPr>
            <m:sty m:val="p"/>
          </m:rPr>
          <m:t>=</m:t>
        </m:r>
        <m:r>
          <m:rPr>
            <m:sty m:val="bi"/>
          </m:rPr>
          <m:t>P</m:t>
        </m:r>
      </m:oMath>
      <w:ins w:id="2079" w:author="PR Preview" w:date="2026-01-01T00:00:00Z">
        <w:r>
          <w:t xml:space="preserve">,</w:t>
        </w:r>
      </w:ins>
      <w:ins w:id="2080" w:author="PR Preview" w:date="2026-01-01T00:00:00Z">
        <w:r>
          <w:t xml:space="preserve"> </w:t>
        </w:r>
      </w:ins>
      <w:ins w:id="2081" w:author="PR Preview" w:date="2026-01-01T00:00:00Z">
        <w:r>
          <w:t xml:space="preserve">so</w:t>
        </w:r>
      </w:ins>
      <w:ins w:id="2082" w:author="PR Preview" w:date="2026-01-01T00:00:00Z">
        <w:r>
          <w:t xml:space="preserve"> </w:t>
        </w:r>
      </w:ins>
      <m:oMath>
        <m:r>
          <m:rPr>
            <m:sty m:val="bi"/>
          </m:rPr>
          <m:t>P</m:t>
        </m:r>
      </m:oMath>
      <w:ins w:id="2083" w:author="PR Preview" w:date="2026-01-01T00:00:00Z">
        <w:r>
          <w:t xml:space="preserve"> </w:t>
        </w:r>
      </w:ins>
      <w:ins w:id="2084" w:author="PR Preview" w:date="2026-01-01T00:00:00Z">
        <w:r>
          <w:t xml:space="preserve">is an orthogonal projection matrix;</w:t>
        </w:r>
      </w:ins>
      <w:ins w:id="2085" w:author="PR Preview" w:date="2026-01-01T00:00:00Z">
        <w:r>
          <w:t xml:space="preserve"> </w:t>
        </w:r>
      </w:ins>
      <w:ins w:id="2086" w:author="PR Preview" w:date="2026-01-01T00:00:00Z">
        <w:r>
          <w:t xml:space="preserve">it maps</w:t>
        </w:r>
      </w:ins>
      <w:ins w:id="2087"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oMath>
      <w:ins w:id="2088" w:author="PR Preview" w:date="2026-01-01T00:00:00Z">
        <w:r>
          <w:t xml:space="preserve"> </w:t>
        </w:r>
      </w:ins>
      <w:ins w:id="2089" w:author="PR Preview" w:date="2026-01-01T00:00:00Z">
        <w:r>
          <w:t xml:space="preserve">to</w:t>
        </w:r>
      </w:ins>
      <w:ins w:id="2090" w:author="PR Preview" w:date="2026-01-01T00:00:00Z">
        <w:r>
          <w:t xml:space="preserve"> </w:t>
        </w:r>
      </w:ins>
      <m:oMath>
        <m:r>
          <m:rPr>
            <m:sty m:val="p"/>
          </m:rPr>
          <m:t>(</m:t>
        </m:r>
        <m:sSub>
          <m:e>
            <m:r>
              <m:t>v</m:t>
            </m:r>
          </m:e>
          <m:sub>
            <m:r>
              <m:t>1</m:t>
            </m:r>
          </m:sub>
        </m:sSub>
        <m:r>
          <m:rPr>
            <m:sty m:val="p"/>
          </m:rPr>
          <m:t>,</m:t>
        </m:r>
        <m:r>
          <m:t>0</m:t>
        </m:r>
        <m:r>
          <m:rPr>
            <m:sty m:val="p"/>
          </m:rPr>
          <m:t>)</m:t>
        </m:r>
      </m:oMath>
      <w:ins w:id="2091" w:author="PR Preview" w:date="2026-01-01T00:00:00Z">
        <w:r>
          <w:t xml:space="preserve">.</w:t>
        </w:r>
      </w:ins>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53"/>
    <w:bookmarkStart w:id="454" w:name="rem-projection-matrix-terminology"/>
    <w:p>
      <w:pPr>
        <w:pStyle w:val="BodyText"/>
      </w:pPr>
      <w:del w:id="2092" w:author="PR Preview" w:date="2026-01-01T00:00:00Z">
        <w:r>
          <w:rPr>
            <w:i/>
            <w:iCs/>
          </w:rPr>
          <w:delText xml:space="preserve">Remark 31</w:delText>
        </w:r>
      </w:del>
      <w:del w:id="2093" w:author="PR Preview" w:date="2026-01-01T00:00:00Z">
        <w:r>
          <w:delText xml:space="preserve"> (What</w:delText>
        </w:r>
      </w:del>
      <w:del w:id="2094" w:author="PR Preview" w:date="2026-01-01T00:00:00Z">
        <w:r>
          <w:delText xml:space="preserve"> </w:delText>
        </w:r>
      </w:del>
      <w:del w:id="2095" w:author="PR Preview" w:date="2026-01-01T00:00:00Z">
        <w:r>
          <w:delText xml:space="preserve">“projection matrix”</w:delText>
        </w:r>
      </w:del>
      <w:del w:id="2096" w:author="PR Preview" w:date="2026-01-01T00:00:00Z">
        <w:r>
          <w:delText xml:space="preserve"> </w:delText>
        </w:r>
      </w:del>
      <w:del w:id="2097" w:author="PR Preview" w:date="2026-01-01T00:00:00Z">
        <w:r>
          <w:delText xml:space="preserve">means in these notes). </w:delText>
        </w:r>
      </w:del>
      <w:del w:id="2098" w:author="PR Preview" w:date="2026-01-01T00:00:00Z">
        <w:r>
          <w:delText xml:space="preserve">Some texts call any idempotent matrix a projection matrix,</w:delText>
        </w:r>
      </w:del>
      <w:del w:id="2099" w:author="PR Preview" w:date="2026-01-01T00:00:00Z">
        <w:r>
          <w:delText xml:space="preserve"> </w:delText>
        </w:r>
      </w:del>
      <w:del w:id="2100" w:author="PR Preview" w:date="2026-01-01T00:00:00Z">
        <w:r>
          <w:delText xml:space="preserve">so that both</w:delText>
        </w:r>
      </w:del>
      <w:del w:id="2101" w:author="PR Preview" w:date="2026-01-01T00:00:00Z">
        <w:r>
          <w:delText xml:space="preserve"> </w:delText>
        </w:r>
      </w:del>
      <m:oMath>
        <m:r>
          <m:rPr>
            <m:sty m:val="bi"/>
          </m:rPr>
          <m:t>P</m:t>
        </m:r>
      </m:oMath>
      <w:del w:id="2102" w:author="PR Preview" w:date="2026-01-01T00:00:00Z">
        <w:r>
          <w:delText xml:space="preserve"> </w:delText>
        </w:r>
      </w:del>
      <w:del w:id="2103" w:author="PR Preview" w:date="2026-01-01T00:00:00Z">
        <w:r>
          <w:delText xml:space="preserve">and</w:delText>
        </w:r>
      </w:del>
      <w:del w:id="2104" w:author="PR Preview" w:date="2026-01-01T00:00:00Z">
        <w:r>
          <w:delText xml:space="preserve"> </w:delText>
        </w:r>
      </w:del>
      <m:oMath>
        <m:r>
          <m:rPr>
            <m:sty m:val="bi"/>
          </m:rPr>
          <m:t>Q</m:t>
        </m:r>
      </m:oMath>
      <w:del w:id="2105" w:author="PR Preview" w:date="2026-01-01T00:00:00Z">
        <w:r>
          <w:delText xml:space="preserve"> </w:delText>
        </w:r>
      </w:del>
      <w:del w:id="2106" w:author="PR Preview" w:date="2026-01-01T00:00:00Z">
        <w:r>
          <w:delText xml:space="preserve">in</w:delText>
        </w:r>
      </w:del>
      <w:del w:id="2107" w:author="PR Preview" w:date="2026-01-01T00:00:00Z">
        <w:r>
          <w:delText xml:space="preserve"> </w:delText>
        </w:r>
      </w:del>
      <w:hyperlink w:anchor="exm-projection-matrix">
        <w:del w:id="2108" w:author="PR Preview" w:date="2026-01-01T00:00:00Z">
          <w:r>
            <w:rPr>
              <w:rStyle w:val="Hyperlink"/>
            </w:rPr>
            <w:delText xml:space="preserve">Example 137</w:delText>
          </w:r>
        </w:del>
      </w:hyperlink>
      <w:del w:id="2109" w:author="PR Preview" w:date="2026-01-01T00:00:00Z">
        <w:r>
          <w:delText xml:space="preserve"> </w:delText>
        </w:r>
      </w:del>
      <w:del w:id="2110" w:author="PR Preview" w:date="2026-01-01T00:00:00Z">
        <w:r>
          <w:delText xml:space="preserve">would count as one.</w:delText>
        </w:r>
      </w:del>
      <w:del w:id="2111" w:author="PR Preview" w:date="2026-01-01T00:00:00Z">
        <w:r>
          <w:delText xml:space="preserve"> </w:delText>
        </w:r>
      </w:del>
      <w:del w:id="2112" w:author="PR Preview" w:date="2026-01-01T00:00:00Z">
        <w:r>
          <w:delText xml:space="preserve">Regression texts often say</w:delText>
        </w:r>
      </w:del>
      <w:del w:id="2113" w:author="PR Preview" w:date="2026-01-01T00:00:00Z">
        <w:r>
          <w:delText xml:space="preserve"> </w:delText>
        </w:r>
      </w:del>
      <w:del w:id="2114" w:author="PR Preview" w:date="2026-01-01T00:00:00Z">
        <w:r>
          <w:delText xml:space="preserve">“projection matrix”</w:delText>
        </w:r>
      </w:del>
      <w:del w:id="2115" w:author="PR Preview" w:date="2026-01-01T00:00:00Z">
        <w:r>
          <w:delText xml:space="preserve"> </w:delText>
        </w:r>
      </w:del>
      <w:del w:id="2116" w:author="PR Preview" w:date="2026-01-01T00:00:00Z">
        <w:r>
          <w:delText xml:space="preserve">when they mean an orthogonal one.</w:delText>
        </w:r>
      </w:del>
      <w:del w:id="2117" w:author="PR Preview" w:date="2026-01-01T00:00:00Z">
        <w:r>
          <w:delText xml:space="preserve"> </w:delText>
        </w:r>
      </w:del>
      <w:del w:id="2118" w:author="PR Preview" w:date="2026-01-01T00:00:00Z">
        <w:r>
          <w:delText xml:space="preserve">In these notes,</w:delText>
        </w:r>
      </w:del>
      <w:del w:id="2119" w:author="PR Preview" w:date="2026-01-01T00:00:00Z">
        <w:r>
          <w:delText xml:space="preserve"> </w:delText>
        </w:r>
      </w:del>
      <w:del w:id="2120" w:author="PR Preview" w:date="2026-01-01T00:00:00Z">
        <w:r>
          <w:delText xml:space="preserve">“projection matrix”</w:delText>
        </w:r>
      </w:del>
      <w:del w:id="2121" w:author="PR Preview" w:date="2026-01-01T00:00:00Z">
        <w:r>
          <w:delText xml:space="preserve"> </w:delText>
        </w:r>
      </w:del>
      <w:del w:id="2122" w:author="PR Preview" w:date="2026-01-01T00:00:00Z">
        <w:r>
          <w:delText xml:space="preserve">always means</w:delText>
        </w:r>
      </w:del>
      <w:del w:id="2123" w:author="PR Preview" w:date="2026-01-01T00:00:00Z">
        <w:r>
          <w:delText xml:space="preserve"> </w:delText>
        </w:r>
      </w:del>
      <w:del w:id="2124" w:author="PR Preview" w:date="2026-01-01T00:00:00Z">
        <w:r>
          <w:delText xml:space="preserve">an orthogonal projection matrix in the sense of</w:delText>
        </w:r>
      </w:del>
      <w:del w:id="2125" w:author="PR Preview" w:date="2026-01-01T00:00:00Z">
        <w:r>
          <w:delText xml:space="preserve"> </w:delText>
        </w:r>
      </w:del>
      <w:hyperlink w:anchor="def-projection-matrix">
        <w:del w:id="2126" w:author="PR Preview" w:date="2026-01-01T00:00:00Z">
          <w:r>
            <w:rPr>
              <w:rStyle w:val="Hyperlink"/>
            </w:rPr>
            <w:delText xml:space="preserve">Definition 87</w:delText>
          </w:r>
        </w:del>
      </w:hyperlink>
      <w:del w:id="2127" w:author="PR Preview" w:date="2026-01-01T00:00:00Z">
        <w:r>
          <w:delText xml:space="preserve">,</w:delText>
        </w:r>
      </w:del>
      <w:del w:id="2128" w:author="PR Preview" w:date="2026-01-01T00:00:00Z">
        <w:r>
          <w:delText xml:space="preserve"> </w:delText>
        </w:r>
      </w:del>
      <w:del w:id="2129" w:author="PR Preview" w:date="2026-01-01T00:00:00Z">
        <w:r>
          <w:delText xml:space="preserve">such as</w:delText>
        </w:r>
      </w:del>
      <w:del w:id="2130" w:author="PR Preview" w:date="2026-01-01T00:00:00Z">
        <w:r>
          <w:delText xml:space="preserve"> </w:delText>
        </w:r>
      </w:del>
      <m:oMath>
        <m:r>
          <m:rPr>
            <m:sty m:val="bi"/>
          </m:rPr>
          <m:t>P</m:t>
        </m:r>
      </m:oMath>
      <w:del w:id="2131" w:author="PR Preview" w:date="2026-01-01T00:00:00Z">
        <w:r>
          <w:delText xml:space="preserve"> </w:delText>
        </w:r>
      </w:del>
      <w:del w:id="2132" w:author="PR Preview" w:date="2026-01-01T00:00:00Z">
        <w:r>
          <w:delText xml:space="preserve">in</w:delText>
        </w:r>
      </w:del>
      <w:del w:id="2133" w:author="PR Preview" w:date="2026-01-01T00:00:00Z">
        <w:r>
          <w:delText xml:space="preserve"> </w:delText>
        </w:r>
      </w:del>
      <w:hyperlink w:anchor="exm-projection-matrix">
        <w:del w:id="2134" w:author="PR Preview" w:date="2026-01-01T00:00:00Z">
          <w:r>
            <w:rPr>
              <w:rStyle w:val="Hyperlink"/>
            </w:rPr>
            <w:delText xml:space="preserve">Example 137</w:delText>
          </w:r>
        </w:del>
      </w:hyperlink>
      <w:del w:id="2135" w:author="PR Preview" w:date="2026-01-01T00:00:00Z">
        <w:r>
          <w:delText xml:space="preserve">,</w:delText>
        </w:r>
      </w:del>
      <w:del w:id="2136" w:author="PR Preview" w:date="2026-01-01T00:00:00Z">
        <w:r>
          <w:delText xml:space="preserve"> </w:delText>
        </w:r>
      </w:del>
      <w:del w:id="2137" w:author="PR Preview" w:date="2026-01-01T00:00:00Z">
        <w:r>
          <w:delText xml:space="preserve">and never an oblique projection (</w:delText>
        </w:r>
      </w:del>
      <w:hyperlink w:anchor="def-oblique-projection">
        <w:del w:id="2138" w:author="PR Preview" w:date="2026-01-01T00:00:00Z">
          <w:r>
            <w:rPr>
              <w:rStyle w:val="Hyperlink"/>
            </w:rPr>
            <w:delText xml:space="preserve">Definition 88</w:delText>
          </w:r>
        </w:del>
      </w:hyperlink>
      <w:del w:id="2139" w:author="PR Preview" w:date="2026-01-01T00:00:00Z">
        <w:r>
          <w:delText xml:space="preserve">)</w:delText>
        </w:r>
      </w:del>
      <w:del w:id="2140" w:author="PR Preview" w:date="2026-01-01T00:00:00Z">
        <w:r>
          <w:delText xml:space="preserve"> </w:delText>
        </w:r>
      </w:del>
      <w:del w:id="2141" w:author="PR Preview" w:date="2026-01-01T00:00:00Z">
        <w:r>
          <w:delText xml:space="preserve">such as</w:delText>
        </w:r>
      </w:del>
      <w:del w:id="2142" w:author="PR Preview" w:date="2026-01-01T00:00:00Z">
        <w:r>
          <w:delText xml:space="preserve"> </w:delText>
        </w:r>
      </w:del>
      <m:oMath>
        <m:r>
          <m:rPr>
            <m:sty m:val="bi"/>
          </m:rPr>
          <m:t>Q</m:t>
        </m:r>
      </m:oMath>
      <w:del w:id="2143" w:author="PR Preview" w:date="2026-01-01T00:00:00Z">
        <w:r>
          <w:delText xml:space="preserve">.</w:delText>
        </w:r>
      </w:del>
    </w:p>
    <w:p>
      <w:pPr>
        <w:pStyle w:val="BodyText"/>
      </w:pPr>
      <w:ins w:id="2144" w:author="PR Preview" w:date="2026-01-01T00:00:00Z">
        <w:r>
          <w:rPr>
            <w:i/>
            <w:iCs/>
          </w:rPr>
          <w:t xml:space="preserve">Remark 32</w:t>
        </w:r>
      </w:ins>
      <w:ins w:id="2145" w:author="PR Preview" w:date="2026-01-01T00:00:00Z">
        <w:r>
          <w:t xml:space="preserve"> (What</w:t>
        </w:r>
      </w:ins>
      <w:ins w:id="2146" w:author="PR Preview" w:date="2026-01-01T00:00:00Z">
        <w:r>
          <w:t xml:space="preserve"> </w:t>
        </w:r>
      </w:ins>
      <w:ins w:id="2147" w:author="PR Preview" w:date="2026-01-01T00:00:00Z">
        <w:r>
          <w:t xml:space="preserve">“projection matrix”</w:t>
        </w:r>
      </w:ins>
      <w:ins w:id="2148" w:author="PR Preview" w:date="2026-01-01T00:00:00Z">
        <w:r>
          <w:t xml:space="preserve"> </w:t>
        </w:r>
      </w:ins>
      <w:ins w:id="2149" w:author="PR Preview" w:date="2026-01-01T00:00:00Z">
        <w:r>
          <w:t xml:space="preserve">means in these notes). </w:t>
        </w:r>
      </w:ins>
      <w:ins w:id="2150" w:author="PR Preview" w:date="2026-01-01T00:00:00Z">
        <w:r>
          <w:t xml:space="preserve">Some texts call any idempotent matrix a projection matrix,</w:t>
        </w:r>
      </w:ins>
      <w:ins w:id="2151" w:author="PR Preview" w:date="2026-01-01T00:00:00Z">
        <w:r>
          <w:t xml:space="preserve"> </w:t>
        </w:r>
      </w:ins>
      <w:ins w:id="2152" w:author="PR Preview" w:date="2026-01-01T00:00:00Z">
        <w:r>
          <w:t xml:space="preserve">so that both</w:t>
        </w:r>
      </w:ins>
      <w:ins w:id="2153" w:author="PR Preview" w:date="2026-01-01T00:00:00Z">
        <w:r>
          <w:t xml:space="preserve"> </w:t>
        </w:r>
      </w:ins>
      <m:oMath>
        <m:r>
          <m:rPr>
            <m:sty m:val="bi"/>
          </m:rPr>
          <m:t>P</m:t>
        </m:r>
      </m:oMath>
      <w:ins w:id="2154" w:author="PR Preview" w:date="2026-01-01T00:00:00Z">
        <w:r>
          <w:t xml:space="preserve"> </w:t>
        </w:r>
      </w:ins>
      <w:ins w:id="2155" w:author="PR Preview" w:date="2026-01-01T00:00:00Z">
        <w:r>
          <w:t xml:space="preserve">and</w:t>
        </w:r>
      </w:ins>
      <w:ins w:id="2156" w:author="PR Preview" w:date="2026-01-01T00:00:00Z">
        <w:r>
          <w:t xml:space="preserve"> </w:t>
        </w:r>
      </w:ins>
      <m:oMath>
        <m:r>
          <m:rPr>
            <m:sty m:val="bi"/>
          </m:rPr>
          <m:t>Q</m:t>
        </m:r>
      </m:oMath>
      <w:ins w:id="2157" w:author="PR Preview" w:date="2026-01-01T00:00:00Z">
        <w:r>
          <w:t xml:space="preserve"> </w:t>
        </w:r>
      </w:ins>
      <w:ins w:id="2158" w:author="PR Preview" w:date="2026-01-01T00:00:00Z">
        <w:r>
          <w:t xml:space="preserve">in</w:t>
        </w:r>
      </w:ins>
      <w:ins w:id="2159" w:author="PR Preview" w:date="2026-01-01T00:00:00Z">
        <w:r>
          <w:t xml:space="preserve"> </w:t>
        </w:r>
      </w:ins>
      <w:hyperlink w:anchor="exm-projection-matrix">
        <w:ins w:id="2160" w:author="PR Preview" w:date="2026-01-01T00:00:00Z">
          <w:r>
            <w:rPr>
              <w:rStyle w:val="Hyperlink"/>
            </w:rPr>
            <w:t xml:space="preserve">Example 138</w:t>
          </w:r>
        </w:ins>
      </w:hyperlink>
      <w:ins w:id="2161" w:author="PR Preview" w:date="2026-01-01T00:00:00Z">
        <w:r>
          <w:t xml:space="preserve"> </w:t>
        </w:r>
      </w:ins>
      <w:ins w:id="2162" w:author="PR Preview" w:date="2026-01-01T00:00:00Z">
        <w:r>
          <w:t xml:space="preserve">would count as one.</w:t>
        </w:r>
      </w:ins>
      <w:ins w:id="2163" w:author="PR Preview" w:date="2026-01-01T00:00:00Z">
        <w:r>
          <w:t xml:space="preserve"> </w:t>
        </w:r>
      </w:ins>
      <w:ins w:id="2164" w:author="PR Preview" w:date="2026-01-01T00:00:00Z">
        <w:r>
          <w:t xml:space="preserve">Regression texts often say</w:t>
        </w:r>
      </w:ins>
      <w:ins w:id="2165" w:author="PR Preview" w:date="2026-01-01T00:00:00Z">
        <w:r>
          <w:t xml:space="preserve"> </w:t>
        </w:r>
      </w:ins>
      <w:ins w:id="2166" w:author="PR Preview" w:date="2026-01-01T00:00:00Z">
        <w:r>
          <w:t xml:space="preserve">“projection matrix”</w:t>
        </w:r>
      </w:ins>
      <w:ins w:id="2167" w:author="PR Preview" w:date="2026-01-01T00:00:00Z">
        <w:r>
          <w:t xml:space="preserve"> </w:t>
        </w:r>
      </w:ins>
      <w:ins w:id="2168" w:author="PR Preview" w:date="2026-01-01T00:00:00Z">
        <w:r>
          <w:t xml:space="preserve">when they mean an orthogonal one.</w:t>
        </w:r>
      </w:ins>
      <w:ins w:id="2169" w:author="PR Preview" w:date="2026-01-01T00:00:00Z">
        <w:r>
          <w:t xml:space="preserve"> </w:t>
        </w:r>
      </w:ins>
      <w:ins w:id="2170" w:author="PR Preview" w:date="2026-01-01T00:00:00Z">
        <w:r>
          <w:t xml:space="preserve">In these notes,</w:t>
        </w:r>
      </w:ins>
      <w:ins w:id="2171" w:author="PR Preview" w:date="2026-01-01T00:00:00Z">
        <w:r>
          <w:t xml:space="preserve"> </w:t>
        </w:r>
      </w:ins>
      <w:ins w:id="2172" w:author="PR Preview" w:date="2026-01-01T00:00:00Z">
        <w:r>
          <w:t xml:space="preserve">“projection matrix”</w:t>
        </w:r>
      </w:ins>
      <w:ins w:id="2173" w:author="PR Preview" w:date="2026-01-01T00:00:00Z">
        <w:r>
          <w:t xml:space="preserve"> </w:t>
        </w:r>
      </w:ins>
      <w:ins w:id="2174" w:author="PR Preview" w:date="2026-01-01T00:00:00Z">
        <w:r>
          <w:t xml:space="preserve">always means</w:t>
        </w:r>
      </w:ins>
      <w:ins w:id="2175" w:author="PR Preview" w:date="2026-01-01T00:00:00Z">
        <w:r>
          <w:t xml:space="preserve"> </w:t>
        </w:r>
      </w:ins>
      <w:ins w:id="2176" w:author="PR Preview" w:date="2026-01-01T00:00:00Z">
        <w:r>
          <w:t xml:space="preserve">an orthogonal projection matrix in the sense of</w:t>
        </w:r>
      </w:ins>
      <w:ins w:id="2177" w:author="PR Preview" w:date="2026-01-01T00:00:00Z">
        <w:r>
          <w:t xml:space="preserve"> </w:t>
        </w:r>
      </w:ins>
      <w:hyperlink w:anchor="def-projection-matrix">
        <w:ins w:id="2178" w:author="PR Preview" w:date="2026-01-01T00:00:00Z">
          <w:r>
            <w:rPr>
              <w:rStyle w:val="Hyperlink"/>
            </w:rPr>
            <w:t xml:space="preserve">Definition 87</w:t>
          </w:r>
        </w:ins>
      </w:hyperlink>
      <w:ins w:id="2179" w:author="PR Preview" w:date="2026-01-01T00:00:00Z">
        <w:r>
          <w:t xml:space="preserve">,</w:t>
        </w:r>
      </w:ins>
      <w:ins w:id="2180" w:author="PR Preview" w:date="2026-01-01T00:00:00Z">
        <w:r>
          <w:t xml:space="preserve"> </w:t>
        </w:r>
      </w:ins>
      <w:ins w:id="2181" w:author="PR Preview" w:date="2026-01-01T00:00:00Z">
        <w:r>
          <w:t xml:space="preserve">such as</w:t>
        </w:r>
      </w:ins>
      <w:ins w:id="2182" w:author="PR Preview" w:date="2026-01-01T00:00:00Z">
        <w:r>
          <w:t xml:space="preserve"> </w:t>
        </w:r>
      </w:ins>
      <m:oMath>
        <m:r>
          <m:rPr>
            <m:sty m:val="bi"/>
          </m:rPr>
          <m:t>P</m:t>
        </m:r>
      </m:oMath>
      <w:ins w:id="2183" w:author="PR Preview" w:date="2026-01-01T00:00:00Z">
        <w:r>
          <w:t xml:space="preserve"> </w:t>
        </w:r>
      </w:ins>
      <w:ins w:id="2184" w:author="PR Preview" w:date="2026-01-01T00:00:00Z">
        <w:r>
          <w:t xml:space="preserve">in</w:t>
        </w:r>
      </w:ins>
      <w:ins w:id="2185" w:author="PR Preview" w:date="2026-01-01T00:00:00Z">
        <w:r>
          <w:t xml:space="preserve"> </w:t>
        </w:r>
      </w:ins>
      <w:hyperlink w:anchor="exm-projection-matrix">
        <w:ins w:id="2186" w:author="PR Preview" w:date="2026-01-01T00:00:00Z">
          <w:r>
            <w:rPr>
              <w:rStyle w:val="Hyperlink"/>
            </w:rPr>
            <w:t xml:space="preserve">Example 138</w:t>
          </w:r>
        </w:ins>
      </w:hyperlink>
      <w:ins w:id="2187" w:author="PR Preview" w:date="2026-01-01T00:00:00Z">
        <w:r>
          <w:t xml:space="preserve">,</w:t>
        </w:r>
      </w:ins>
      <w:ins w:id="2188" w:author="PR Preview" w:date="2026-01-01T00:00:00Z">
        <w:r>
          <w:t xml:space="preserve"> </w:t>
        </w:r>
      </w:ins>
      <w:ins w:id="2189" w:author="PR Preview" w:date="2026-01-01T00:00:00Z">
        <w:r>
          <w:t xml:space="preserve">and never an oblique projection (</w:t>
        </w:r>
      </w:ins>
      <w:hyperlink w:anchor="def-oblique-projection">
        <w:ins w:id="2190" w:author="PR Preview" w:date="2026-01-01T00:00:00Z">
          <w:r>
            <w:rPr>
              <w:rStyle w:val="Hyperlink"/>
            </w:rPr>
            <w:t xml:space="preserve">Definition 88</w:t>
          </w:r>
        </w:ins>
      </w:hyperlink>
      <w:ins w:id="2191" w:author="PR Preview" w:date="2026-01-01T00:00:00Z">
        <w:r>
          <w:t xml:space="preserve">)</w:t>
        </w:r>
      </w:ins>
      <w:ins w:id="2192" w:author="PR Preview" w:date="2026-01-01T00:00:00Z">
        <w:r>
          <w:t xml:space="preserve"> </w:t>
        </w:r>
      </w:ins>
      <w:ins w:id="2193" w:author="PR Preview" w:date="2026-01-01T00:00:00Z">
        <w:r>
          <w:t xml:space="preserve">such as</w:t>
        </w:r>
      </w:ins>
      <w:ins w:id="2194" w:author="PR Preview" w:date="2026-01-01T00:00:00Z">
        <w:r>
          <w:t xml:space="preserve"> </w:t>
        </w:r>
      </w:ins>
      <m:oMath>
        <m:r>
          <m:rPr>
            <m:sty m:val="bi"/>
          </m:rPr>
          <m:t>Q</m:t>
        </m:r>
      </m:oMath>
      <w:ins w:id="2195" w:author="PR Preview" w:date="2026-01-01T00:00:00Z">
        <w:r>
          <w:t xml:space="preserve">.</w:t>
        </w:r>
      </w:ins>
    </w:p>
    <w:bookmarkEnd w:id="454"/>
    <w:bookmarkStart w:id="455"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5"/>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6"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6"/>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7"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7"/>
    <w:bookmarkStart w:id="458" w:name="exm-orthogonal-matrix"/>
    <w:p>
      <w:pPr>
        <w:pStyle w:val="FirstParagraph"/>
      </w:pPr>
      <w:del w:id="2196" w:author="PR Preview" w:date="2026-01-01T00:00:00Z">
        <w:r>
          <w:rPr>
            <w:b/>
            <w:bCs/>
          </w:rPr>
          <w:delText xml:space="preserve">Example 138 (A rotation matrix)</w:delText>
        </w:r>
      </w:del>
      <w:del w:id="2197" w:author="PR Preview" w:date="2026-01-01T00:00:00Z">
        <w:r>
          <w:delText xml:space="preserve"> </w:delText>
        </w:r>
      </w:del>
      <w:del w:id="2198" w:author="PR Preview" w:date="2026-01-01T00:00:00Z">
        <w:r>
          <w:delText xml:space="preserve">The matrix</w:delText>
        </w:r>
      </w:del>
    </w:p>
    <w:p>
      <w:pPr>
        <w:pStyle w:val="FirstParagraph"/>
      </w:pPr>
      <w:ins w:id="2199" w:author="PR Preview" w:date="2026-01-01T00:00:00Z">
        <w:r>
          <w:rPr>
            <w:b/>
            <w:bCs/>
          </w:rPr>
          <w:t xml:space="preserve">Example 139 (A rotation matrix)</w:t>
        </w:r>
      </w:ins>
      <w:ins w:id="2200" w:author="PR Preview" w:date="2026-01-01T00:00:00Z">
        <w:r>
          <w:t xml:space="preserve"> </w:t>
        </w:r>
      </w:ins>
      <w:ins w:id="2201" w:author="PR Preview" w:date="2026-01-01T00:00:00Z">
        <w:r>
          <w:t xml:space="preserve">The matrix</w:t>
        </w:r>
      </w:ins>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8"/>
    <w:bookmarkStart w:id="459" w:name="exm-not-orthogonal-matrix"/>
    <w:p>
      <w:pPr>
        <w:pStyle w:val="FirstParagraph"/>
      </w:pPr>
      <w:del w:id="2202" w:author="PR Preview" w:date="2026-01-01T00:00:00Z">
        <w:r>
          <w:rPr>
            <w:b/>
            <w:bCs/>
          </w:rPr>
          <w:delText xml:space="preserve">Example 139 (Orthogonal columns are not enough)</w:delText>
        </w:r>
      </w:del>
      <w:del w:id="2203" w:author="PR Preview" w:date="2026-01-01T00:00:00Z">
        <w:r>
          <w:delText xml:space="preserve"> </w:delText>
        </w:r>
      </w:del>
      <m:oMath>
        <m:r>
          <m:rPr>
            <m:sty m:val="bi"/>
          </m:rPr>
          <m:t>Q</m:t>
        </m:r>
        <m:r>
          <m:rPr>
            <m:sty m:val="p"/>
          </m:rPr>
          <m:t>=</m:t>
        </m:r>
        <m:r>
          <m:t>2</m:t>
        </m:r>
        <m:sSub>
          <m:e>
            <m:r>
              <m:rPr>
                <m:sty m:val="bi"/>
              </m:rPr>
              <m:t>I</m:t>
            </m:r>
          </m:e>
          <m:sub>
            <m:r>
              <m:t>2</m:t>
            </m:r>
          </m:sub>
        </m:sSub>
      </m:oMath>
      <w:del w:id="2204" w:author="PR Preview" w:date="2026-01-01T00:00:00Z">
        <w:r>
          <w:delText xml:space="preserve"> </w:delText>
        </w:r>
      </w:del>
      <w:del w:id="2205" w:author="PR Preview" w:date="2026-01-01T00:00:00Z">
        <w:r>
          <w:delText xml:space="preserve">has orthogonal columns</w:delText>
        </w:r>
      </w:del>
      <w:del w:id="2206" w:author="PR Preview" w:date="2026-01-01T00:00:00Z">
        <w:r>
          <w:delText xml:space="preserve"> </w:delText>
        </w:r>
      </w:del>
      <m:oMath>
        <m:r>
          <m:rPr>
            <m:sty m:val="p"/>
          </m:rPr>
          <m:t>(</m:t>
        </m:r>
        <m:r>
          <m:t>2</m:t>
        </m:r>
        <m:r>
          <m:rPr>
            <m:sty m:val="p"/>
          </m:rPr>
          <m:t>,</m:t>
        </m:r>
        <m:r>
          <m:t>0</m:t>
        </m:r>
        <m:r>
          <m:rPr>
            <m:sty m:val="p"/>
          </m:rPr>
          <m:t>)</m:t>
        </m:r>
      </m:oMath>
      <w:del w:id="2207" w:author="PR Preview" w:date="2026-01-01T00:00:00Z">
        <w:r>
          <w:delText xml:space="preserve"> </w:delText>
        </w:r>
      </w:del>
      <w:del w:id="2208" w:author="PR Preview" w:date="2026-01-01T00:00:00Z">
        <w:r>
          <w:delText xml:space="preserve">and</w:delText>
        </w:r>
      </w:del>
      <w:del w:id="2209" w:author="PR Preview" w:date="2026-01-01T00:00:00Z">
        <w:r>
          <w:delText xml:space="preserve"> </w:delText>
        </w:r>
      </w:del>
      <m:oMath>
        <m:r>
          <m:rPr>
            <m:sty m:val="p"/>
          </m:rPr>
          <m:t>(</m:t>
        </m:r>
        <m:r>
          <m:t>0</m:t>
        </m:r>
        <m:r>
          <m:rPr>
            <m:sty m:val="p"/>
          </m:rPr>
          <m:t>,</m:t>
        </m:r>
        <m:r>
          <m:t>2</m:t>
        </m:r>
        <m:r>
          <m:rPr>
            <m:sty m:val="p"/>
          </m:rPr>
          <m:t>)</m:t>
        </m:r>
      </m:oMath>
      <w:del w:id="2210" w:author="PR Preview" w:date="2026-01-01T00:00:00Z">
        <w:r>
          <w:delText xml:space="preserve">, but</w:delText>
        </w:r>
      </w:del>
    </w:p>
    <w:p>
      <w:pPr>
        <w:pStyle w:val="FirstParagraph"/>
      </w:pPr>
      <w:ins w:id="2211" w:author="PR Preview" w:date="2026-01-01T00:00:00Z">
        <w:r>
          <w:rPr>
            <w:b/>
            <w:bCs/>
          </w:rPr>
          <w:t xml:space="preserve">Example 140 (Orthogonal columns are not enough)</w:t>
        </w:r>
      </w:ins>
      <w:ins w:id="2212" w:author="PR Preview" w:date="2026-01-01T00:00:00Z">
        <w:r>
          <w:t xml:space="preserve"> </w:t>
        </w:r>
      </w:ins>
      <m:oMath>
        <m:r>
          <m:rPr>
            <m:sty m:val="bi"/>
          </m:rPr>
          <m:t>Q</m:t>
        </m:r>
        <m:r>
          <m:rPr>
            <m:sty m:val="p"/>
          </m:rPr>
          <m:t>=</m:t>
        </m:r>
        <m:r>
          <m:t>2</m:t>
        </m:r>
        <m:sSub>
          <m:e>
            <m:r>
              <m:rPr>
                <m:sty m:val="bi"/>
              </m:rPr>
              <m:t>I</m:t>
            </m:r>
          </m:e>
          <m:sub>
            <m:r>
              <m:t>2</m:t>
            </m:r>
          </m:sub>
        </m:sSub>
      </m:oMath>
      <w:ins w:id="2213" w:author="PR Preview" w:date="2026-01-01T00:00:00Z">
        <w:r>
          <w:t xml:space="preserve"> </w:t>
        </w:r>
      </w:ins>
      <w:ins w:id="2214" w:author="PR Preview" w:date="2026-01-01T00:00:00Z">
        <w:r>
          <w:t xml:space="preserve">has orthogonal columns</w:t>
        </w:r>
      </w:ins>
      <w:ins w:id="2215" w:author="PR Preview" w:date="2026-01-01T00:00:00Z">
        <w:r>
          <w:t xml:space="preserve"> </w:t>
        </w:r>
      </w:ins>
      <m:oMath>
        <m:r>
          <m:rPr>
            <m:sty m:val="p"/>
          </m:rPr>
          <m:t>(</m:t>
        </m:r>
        <m:r>
          <m:t>2</m:t>
        </m:r>
        <m:r>
          <m:rPr>
            <m:sty m:val="p"/>
          </m:rPr>
          <m:t>,</m:t>
        </m:r>
        <m:r>
          <m:t>0</m:t>
        </m:r>
        <m:r>
          <m:rPr>
            <m:sty m:val="p"/>
          </m:rPr>
          <m:t>)</m:t>
        </m:r>
      </m:oMath>
      <w:ins w:id="2216" w:author="PR Preview" w:date="2026-01-01T00:00:00Z">
        <w:r>
          <w:t xml:space="preserve"> </w:t>
        </w:r>
      </w:ins>
      <w:ins w:id="2217" w:author="PR Preview" w:date="2026-01-01T00:00:00Z">
        <w:r>
          <w:t xml:space="preserve">and</w:t>
        </w:r>
      </w:ins>
      <w:ins w:id="2218" w:author="PR Preview" w:date="2026-01-01T00:00:00Z">
        <w:r>
          <w:t xml:space="preserve"> </w:t>
        </w:r>
      </w:ins>
      <m:oMath>
        <m:r>
          <m:rPr>
            <m:sty m:val="p"/>
          </m:rPr>
          <m:t>(</m:t>
        </m:r>
        <m:r>
          <m:t>0</m:t>
        </m:r>
        <m:r>
          <m:rPr>
            <m:sty m:val="p"/>
          </m:rPr>
          <m:t>,</m:t>
        </m:r>
        <m:r>
          <m:t>2</m:t>
        </m:r>
        <m:r>
          <m:rPr>
            <m:sty m:val="p"/>
          </m:rPr>
          <m:t>)</m:t>
        </m:r>
      </m:oMath>
      <w:ins w:id="2219" w:author="PR Preview" w:date="2026-01-01T00:00:00Z">
        <w:r>
          <w:t xml:space="preserve">, but</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9"/>
    <w:bookmarkStart w:id="460" w:name="rem-orthogonal-matrix-columns"/>
    <w:p>
      <w:pPr>
        <w:pStyle w:val="BodyText"/>
      </w:pPr>
      <w:del w:id="2220" w:author="PR Preview" w:date="2026-01-01T00:00:00Z">
        <w:r>
          <w:rPr>
            <w:i/>
            <w:iCs/>
          </w:rPr>
          <w:delText xml:space="preserve">Remark 32</w:delText>
        </w:r>
      </w:del>
      <w:del w:id="2221" w:author="PR Preview" w:date="2026-01-01T00:00:00Z">
        <w:r>
          <w:delText xml:space="preserve"> (The columns of an orthogonal matrix are orthonormal). </w:delText>
        </w:r>
      </w:del>
      <w:del w:id="2222" w:author="PR Preview" w:date="2026-01-01T00:00:00Z">
        <w:r>
          <w:delText xml:space="preserve">Entry</w:delText>
        </w:r>
      </w:del>
      <w:del w:id="2223" w:author="PR Preview" w:date="2026-01-01T00:00:00Z">
        <w:r>
          <w:delText xml:space="preserve"> </w:delText>
        </w:r>
      </w:del>
      <m:oMath>
        <m:r>
          <m:rPr>
            <m:sty m:val="p"/>
          </m:rPr>
          <m:t>(</m:t>
        </m:r>
        <m:r>
          <m:t>i</m:t>
        </m:r>
        <m:r>
          <m:rPr>
            <m:sty m:val="p"/>
          </m:rPr>
          <m:t>,</m:t>
        </m:r>
        <m:r>
          <m:t>j</m:t>
        </m:r>
        <m:r>
          <m:rPr>
            <m:sty m:val="p"/>
          </m:rPr>
          <m:t>)</m:t>
        </m:r>
      </m:oMath>
      <w:del w:id="2224" w:author="PR Preview" w:date="2026-01-01T00:00:00Z">
        <w:r>
          <w:delText xml:space="preserve"> </w:delText>
        </w:r>
      </w:del>
      <w:del w:id="2225" w:author="PR Preview" w:date="2026-01-01T00:00:00Z">
        <w:r>
          <w:delText xml:space="preserve">of</w:delText>
        </w:r>
      </w:del>
      <w:del w:id="2226" w:author="PR Preview" w:date="2026-01-01T00:00:00Z">
        <w:r>
          <w:delText xml:space="preserve"> </w:delText>
        </w:r>
      </w:del>
      <m:oMath>
        <m:sSup>
          <m:e>
            <m:r>
              <m:rPr>
                <m:sty m:val="bi"/>
              </m:rPr>
              <m:t>Q</m:t>
            </m:r>
          </m:e>
          <m:sup>
            <m:r>
              <m:rPr>
                <m:sty m:val="p"/>
              </m:rPr>
              <m:t>⊤</m:t>
            </m:r>
          </m:sup>
        </m:sSup>
        <m:r>
          <m:rPr>
            <m:sty m:val="bi"/>
          </m:rPr>
          <m:t>Q</m:t>
        </m:r>
      </m:oMath>
      <w:del w:id="2227" w:author="PR Preview" w:date="2026-01-01T00:00:00Z">
        <w:r>
          <w:delText xml:space="preserve"> </w:delText>
        </w:r>
      </w:del>
      <w:del w:id="2228" w:author="PR Preview" w:date="2026-01-01T00:00:00Z">
        <w:r>
          <w:delText xml:space="preserve">is the dot product of</w:delText>
        </w:r>
      </w:del>
      <w:del w:id="2229" w:author="PR Preview" w:date="2026-01-01T00:00:00Z">
        <w:r>
          <w:delText xml:space="preserve"> </w:delText>
        </w:r>
      </w:del>
      <w:del w:id="2230" w:author="PR Preview" w:date="2026-01-01T00:00:00Z">
        <w:r>
          <w:delText xml:space="preserve">column</w:delText>
        </w:r>
      </w:del>
      <w:del w:id="2231" w:author="PR Preview" w:date="2026-01-01T00:00:00Z">
        <w:r>
          <w:delText xml:space="preserve"> </w:delText>
        </w:r>
      </w:del>
      <m:oMath>
        <m:r>
          <m:t>i</m:t>
        </m:r>
      </m:oMath>
      <w:del w:id="2232" w:author="PR Preview" w:date="2026-01-01T00:00:00Z">
        <w:r>
          <w:delText xml:space="preserve"> </w:delText>
        </w:r>
      </w:del>
      <w:del w:id="2233" w:author="PR Preview" w:date="2026-01-01T00:00:00Z">
        <w:r>
          <w:delText xml:space="preserve">and column</w:delText>
        </w:r>
      </w:del>
      <w:del w:id="2234" w:author="PR Preview" w:date="2026-01-01T00:00:00Z">
        <w:r>
          <w:delText xml:space="preserve"> </w:delText>
        </w:r>
      </w:del>
      <m:oMath>
        <m:r>
          <m:t>j</m:t>
        </m:r>
      </m:oMath>
      <w:del w:id="2235" w:author="PR Preview" w:date="2026-01-01T00:00:00Z">
        <w:r>
          <w:delText xml:space="preserve"> </w:delText>
        </w:r>
      </w:del>
      <w:del w:id="2236" w:author="PR Preview" w:date="2026-01-01T00:00:00Z">
        <w:r>
          <w:delText xml:space="preserve">of</w:delText>
        </w:r>
      </w:del>
      <w:del w:id="2237" w:author="PR Preview" w:date="2026-01-01T00:00:00Z">
        <w:r>
          <w:delText xml:space="preserve"> </w:delText>
        </w:r>
      </w:del>
      <m:oMath>
        <m:r>
          <m:rPr>
            <m:sty m:val="bi"/>
          </m:rPr>
          <m:t>Q</m:t>
        </m:r>
      </m:oMath>
      <w:del w:id="2238" w:author="PR Preview" w:date="2026-01-01T00:00:00Z">
        <w:r>
          <w:delText xml:space="preserve">,</w:delText>
        </w:r>
      </w:del>
      <w:del w:id="2239" w:author="PR Preview" w:date="2026-01-01T00:00:00Z">
        <w:r>
          <w:delText xml:space="preserve"> </w:delText>
        </w:r>
      </w:del>
      <w:del w:id="2240" w:author="PR Preview" w:date="2026-01-01T00:00:00Z">
        <w:r>
          <w:delText xml:space="preserve">so</w:delText>
        </w:r>
      </w:del>
      <w:del w:id="2241"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2242" w:author="PR Preview" w:date="2026-01-01T00:00:00Z">
        <w:r>
          <w:delText xml:space="preserve"> </w:delText>
        </w:r>
      </w:del>
      <w:del w:id="2243" w:author="PR Preview" w:date="2026-01-01T00:00:00Z">
        <w:r>
          <w:delText xml:space="preserve">says that</w:delText>
        </w:r>
      </w:del>
      <w:del w:id="2244" w:author="PR Preview" w:date="2026-01-01T00:00:00Z">
        <w:r>
          <w:delText xml:space="preserve"> </w:delText>
        </w:r>
      </w:del>
      <w:del w:id="2245" w:author="PR Preview" w:date="2026-01-01T00:00:00Z">
        <w:r>
          <w:delText xml:space="preserve">the columns of</w:delText>
        </w:r>
      </w:del>
      <w:del w:id="2246" w:author="PR Preview" w:date="2026-01-01T00:00:00Z">
        <w:r>
          <w:delText xml:space="preserve"> </w:delText>
        </w:r>
      </w:del>
      <m:oMath>
        <m:r>
          <m:rPr>
            <m:sty m:val="bi"/>
          </m:rPr>
          <m:t>Q</m:t>
        </m:r>
      </m:oMath>
      <w:del w:id="2247" w:author="PR Preview" w:date="2026-01-01T00:00:00Z">
        <w:r>
          <w:delText xml:space="preserve"> </w:delText>
        </w:r>
      </w:del>
      <w:del w:id="2248" w:author="PR Preview" w:date="2026-01-01T00:00:00Z">
        <w:r>
          <w:delText xml:space="preserve">are orthonormal (</w:delText>
        </w:r>
      </w:del>
      <w:hyperlink w:anchor="def-orthonormal-vectors">
        <w:del w:id="2249" w:author="PR Preview" w:date="2026-01-01T00:00:00Z">
          <w:r>
            <w:rPr>
              <w:rStyle w:val="Hyperlink"/>
            </w:rPr>
            <w:delText xml:space="preserve">Definition 19</w:delText>
          </w:r>
        </w:del>
      </w:hyperlink>
      <w:del w:id="2250" w:author="PR Preview" w:date="2026-01-01T00:00:00Z">
        <w:r>
          <w:delText xml:space="preserve">).</w:delText>
        </w:r>
      </w:del>
      <w:del w:id="2251" w:author="PR Preview" w:date="2026-01-01T00:00:00Z">
        <w:r>
          <w:delText xml:space="preserve"> </w:delText>
        </w:r>
      </w:del>
      <w:del w:id="2252" w:author="PR Preview" w:date="2026-01-01T00:00:00Z">
        <w:r>
          <w:delText xml:space="preserve">For a square matrix,</w:delText>
        </w:r>
      </w:del>
      <w:del w:id="2253"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2254" w:author="PR Preview" w:date="2026-01-01T00:00:00Z">
        <w:r>
          <w:delText xml:space="preserve"> </w:delText>
        </w:r>
      </w:del>
      <w:del w:id="2255" w:author="PR Preview" w:date="2026-01-01T00:00:00Z">
        <w:r>
          <w:delText xml:space="preserve">also implies</w:delText>
        </w:r>
      </w:del>
      <w:del w:id="2256"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2257" w:author="PR Preview" w:date="2026-01-01T00:00:00Z">
        <w:r>
          <w:delText xml:space="preserve">,</w:delText>
        </w:r>
      </w:del>
      <w:del w:id="2258" w:author="PR Preview" w:date="2026-01-01T00:00:00Z">
        <w:r>
          <w:delText xml:space="preserve"> </w:delText>
        </w:r>
      </w:del>
      <w:del w:id="2259" w:author="PR Preview" w:date="2026-01-01T00:00:00Z">
        <w:r>
          <w:delText xml:space="preserve">so</w:delText>
        </w:r>
      </w:del>
      <w:del w:id="2260" w:author="PR Preview" w:date="2026-01-01T00:00:00Z">
        <w:r>
          <w:delText xml:space="preserve"> </w:delText>
        </w:r>
      </w:del>
      <m:oMath>
        <m:sSup>
          <m:e>
            <m:r>
              <m:rPr>
                <m:sty m:val="bi"/>
              </m:rPr>
              <m:t>Q</m:t>
            </m:r>
          </m:e>
          <m:sup>
            <m:r>
              <m:rPr>
                <m:sty m:val="p"/>
              </m:rPr>
              <m:t>−</m:t>
            </m:r>
            <m:r>
              <m:t>1</m:t>
            </m:r>
          </m:sup>
        </m:sSup>
        <m:r>
          <m:rPr>
            <m:sty m:val="p"/>
          </m:rPr>
          <m:t>=</m:t>
        </m:r>
        <m:sSup>
          <m:e>
            <m:r>
              <m:rPr>
                <m:sty m:val="bi"/>
              </m:rPr>
              <m:t>Q</m:t>
            </m:r>
          </m:e>
          <m:sup>
            <m:r>
              <m:rPr>
                <m:sty m:val="p"/>
              </m:rPr>
              <m:t>⊤</m:t>
            </m:r>
          </m:sup>
        </m:sSup>
      </m:oMath>
      <w:del w:id="2261" w:author="PR Preview" w:date="2026-01-01T00:00:00Z">
        <w:r>
          <w:delText xml:space="preserve"> </w:delText>
        </w:r>
      </w:del>
      <w:del w:id="2262" w:author="PR Preview" w:date="2026-01-01T00:00:00Z">
        <w:r>
          <w:delText xml:space="preserve">(5)</w:delText>
        </w:r>
      </w:del>
      <w:del w:id="2263" w:author="PR Preview" w:date="2026-01-01T00:00:00Z">
        <w:r>
          <w:delText xml:space="preserve"> </w:delText>
        </w:r>
      </w:del>
      <w:del w:id="2264" w:author="PR Preview" w:date="2026-01-01T00:00:00Z">
        <w:r>
          <w:delText xml:space="preserve">[47, Ch. 8], Theorem 8.1 and Definition 8.1, p. 209</w:delText>
        </w:r>
      </w:del>
      <w:del w:id="2265" w:author="PR Preview" w:date="2026-01-01T00:00:00Z">
        <w:r>
          <w:delText xml:space="preserve">.</w:delText>
        </w:r>
      </w:del>
    </w:p>
    <w:p>
      <w:pPr>
        <w:pStyle w:val="BodyText"/>
      </w:pPr>
      <w:del w:id="2266" w:author="PR Preview" w:date="2026-01-01T00:00:00Z">
        <w:r>
          <w:delText xml:space="preserve">For example, the columns of</w:delText>
        </w:r>
      </w:del>
      <w:del w:id="2267" w:author="PR Preview" w:date="2026-01-01T00:00:00Z">
        <w:r>
          <w:delText xml:space="preserve"> </w:delText>
        </w:r>
      </w:del>
      <m:oMath>
        <m:r>
          <m:rPr>
            <m:sty m:val="bi"/>
          </m:rPr>
          <m:t>Q</m:t>
        </m:r>
      </m:oMath>
      <w:del w:id="2268" w:author="PR Preview" w:date="2026-01-01T00:00:00Z">
        <w:r>
          <w:delText xml:space="preserve"> </w:delText>
        </w:r>
      </w:del>
      <w:del w:id="2269" w:author="PR Preview" w:date="2026-01-01T00:00:00Z">
        <w:r>
          <w:delText xml:space="preserve">in</w:delText>
        </w:r>
      </w:del>
      <w:del w:id="2270" w:author="PR Preview" w:date="2026-01-01T00:00:00Z">
        <w:r>
          <w:delText xml:space="preserve"> </w:delText>
        </w:r>
      </w:del>
      <w:hyperlink w:anchor="exm-orthogonal-matrix">
        <w:del w:id="2271" w:author="PR Preview" w:date="2026-01-01T00:00:00Z">
          <w:r>
            <w:rPr>
              <w:rStyle w:val="Hyperlink"/>
            </w:rPr>
            <w:delText xml:space="preserve">Example 138</w:delText>
          </w:r>
        </w:del>
      </w:hyperlink>
      <w:del w:id="2272" w:author="PR Preview" w:date="2026-01-01T00:00:00Z">
        <w:r>
          <w:delText xml:space="preserve"> </w:delText>
        </w:r>
      </w:del>
      <w:del w:id="2273" w:author="PR Preview" w:date="2026-01-01T00:00:00Z">
        <w:r>
          <w:delText xml:space="preserve">are</w:delText>
        </w:r>
      </w:del>
      <w:del w:id="2274" w:author="PR Preview" w:date="2026-01-01T00:00:00Z">
        <w:r>
          <w:delText xml:space="preserve"> </w:delText>
        </w:r>
      </w:del>
      <m:oMath>
        <m:r>
          <m:rPr>
            <m:sty m:val="p"/>
          </m:rPr>
          <m:t>(</m:t>
        </m:r>
        <m:r>
          <m:t>0.6</m:t>
        </m:r>
        <m:r>
          <m:rPr>
            <m:sty m:val="p"/>
          </m:rPr>
          <m:t>,</m:t>
        </m:r>
        <m:r>
          <m:t>0.8</m:t>
        </m:r>
        <m:r>
          <m:rPr>
            <m:sty m:val="p"/>
          </m:rPr>
          <m:t>)</m:t>
        </m:r>
      </m:oMath>
      <w:del w:id="2275" w:author="PR Preview" w:date="2026-01-01T00:00:00Z">
        <w:r>
          <w:delText xml:space="preserve"> </w:delText>
        </w:r>
      </w:del>
      <w:del w:id="2276" w:author="PR Preview" w:date="2026-01-01T00:00:00Z">
        <w:r>
          <w:delText xml:space="preserve">and</w:delText>
        </w:r>
      </w:del>
      <w:del w:id="2277" w:author="PR Preview" w:date="2026-01-01T00:00:00Z">
        <w:r>
          <w:delText xml:space="preserve"> </w:delText>
        </w:r>
      </w:del>
      <m:oMath>
        <m:r>
          <m:rPr>
            <m:sty m:val="p"/>
          </m:rPr>
          <m:t>(</m:t>
        </m:r>
        <m:r>
          <m:rPr>
            <m:sty m:val="p"/>
          </m:rPr>
          <m:t>−</m:t>
        </m:r>
        <m:r>
          <m:t>0.8</m:t>
        </m:r>
        <m:r>
          <m:rPr>
            <m:sty m:val="p"/>
          </m:rPr>
          <m:t>,</m:t>
        </m:r>
        <m:r>
          <m:t>0.6</m:t>
        </m:r>
        <m:r>
          <m:rPr>
            <m:sty m:val="p"/>
          </m:rPr>
          <m:t>)</m:t>
        </m:r>
      </m:oMath>
      <w:del w:id="2278" w:author="PR Preview" w:date="2026-01-01T00:00:00Z">
        <w:r>
          <w:delText xml:space="preserve">.</w:delText>
        </w:r>
      </w:del>
      <w:del w:id="2279" w:author="PR Preview" w:date="2026-01-01T00:00:00Z">
        <w:r>
          <w:delText xml:space="preserve"> </w:delText>
        </w:r>
      </w:del>
      <w:del w:id="2280" w:author="PR Preview" w:date="2026-01-01T00:00:00Z">
        <w:r>
          <w:delText xml:space="preserve">The diagonal entries</w:delText>
        </w:r>
      </w:del>
      <w:del w:id="2281" w:author="PR Preview" w:date="2026-01-01T00:00:00Z">
        <w:r>
          <w:delText xml:space="preserve"> </w:delText>
        </w:r>
      </w:del>
      <m:oMath>
        <m:r>
          <m:t>0.36</m:t>
        </m:r>
        <m:r>
          <m:rPr>
            <m:sty m:val="p"/>
          </m:rPr>
          <m:t>+</m:t>
        </m:r>
        <m:r>
          <m:t>0.64</m:t>
        </m:r>
        <m:r>
          <m:rPr>
            <m:sty m:val="p"/>
          </m:rPr>
          <m:t>=</m:t>
        </m:r>
        <m:r>
          <m:t>1</m:t>
        </m:r>
      </m:oMath>
      <w:del w:id="2282" w:author="PR Preview" w:date="2026-01-01T00:00:00Z">
        <w:r>
          <w:delText xml:space="preserve"> </w:delText>
        </w:r>
      </w:del>
      <w:del w:id="2283" w:author="PR Preview" w:date="2026-01-01T00:00:00Z">
        <w:r>
          <w:delText xml:space="preserve">of</w:delText>
        </w:r>
      </w:del>
      <w:del w:id="2284" w:author="PR Preview" w:date="2026-01-01T00:00:00Z">
        <w:r>
          <w:delText xml:space="preserve"> </w:delText>
        </w:r>
      </w:del>
      <m:oMath>
        <m:sSup>
          <m:e>
            <m:r>
              <m:rPr>
                <m:sty m:val="bi"/>
              </m:rPr>
              <m:t>Q</m:t>
            </m:r>
          </m:e>
          <m:sup>
            <m:r>
              <m:rPr>
                <m:sty m:val="p"/>
              </m:rPr>
              <m:t>⊤</m:t>
            </m:r>
          </m:sup>
        </m:sSup>
        <m:r>
          <m:rPr>
            <m:sty m:val="bi"/>
          </m:rPr>
          <m:t>Q</m:t>
        </m:r>
      </m:oMath>
      <w:del w:id="2285" w:author="PR Preview" w:date="2026-01-01T00:00:00Z">
        <w:r>
          <w:delText xml:space="preserve"> </w:delText>
        </w:r>
      </w:del>
      <w:del w:id="2286" w:author="PR Preview" w:date="2026-01-01T00:00:00Z">
        <w:r>
          <w:delText xml:space="preserve">are their squared norms,</w:delText>
        </w:r>
      </w:del>
      <w:del w:id="2287" w:author="PR Preview" w:date="2026-01-01T00:00:00Z">
        <w:r>
          <w:delText xml:space="preserve"> </w:delText>
        </w:r>
      </w:del>
      <w:del w:id="2288" w:author="PR Preview" w:date="2026-01-01T00:00:00Z">
        <w:r>
          <w:delText xml:space="preserve">and the off-diagonal entries</w:delText>
        </w:r>
      </w:del>
      <w:del w:id="2289" w:author="PR Preview" w:date="2026-01-01T00:00:00Z">
        <w:r>
          <w:delText xml:space="preserve"> </w:delText>
        </w:r>
      </w:del>
      <m:oMath>
        <m:r>
          <m:rPr>
            <m:sty m:val="p"/>
          </m:rPr>
          <m:t>−</m:t>
        </m:r>
        <m:r>
          <m:t>0.48</m:t>
        </m:r>
        <m:r>
          <m:rPr>
            <m:sty m:val="p"/>
          </m:rPr>
          <m:t>+</m:t>
        </m:r>
        <m:r>
          <m:t>0.48</m:t>
        </m:r>
        <m:r>
          <m:rPr>
            <m:sty m:val="p"/>
          </m:rPr>
          <m:t>=</m:t>
        </m:r>
        <m:r>
          <m:t>0</m:t>
        </m:r>
      </m:oMath>
      <w:del w:id="2290" w:author="PR Preview" w:date="2026-01-01T00:00:00Z">
        <w:r>
          <w:delText xml:space="preserve"> </w:delText>
        </w:r>
      </w:del>
      <w:del w:id="2291" w:author="PR Preview" w:date="2026-01-01T00:00:00Z">
        <w:r>
          <w:delText xml:space="preserve">are their dot product.</w:delText>
        </w:r>
      </w:del>
      <w:del w:id="2292" w:author="PR Preview" w:date="2026-01-01T00:00:00Z">
        <w:r>
          <w:delText xml:space="preserve"> </w:delText>
        </w:r>
      </w:del>
      <w:del w:id="2293" w:author="PR Preview" w:date="2026-01-01T00:00:00Z">
        <w:r>
          <w:delText xml:space="preserve">Multiplying in the other order also gives</w:delText>
        </w:r>
      </w:del>
      <w:del w:id="2294" w:author="PR Preview" w:date="2026-01-01T00:00:00Z">
        <w:r>
          <w:delText xml:space="preserve"> </w:delText>
        </w:r>
      </w:del>
      <m:oMath>
        <m:sSub>
          <m:e>
            <m:r>
              <m:rPr>
                <m:sty m:val="bi"/>
              </m:rPr>
              <m:t>I</m:t>
            </m:r>
          </m:e>
          <m:sub>
            <m:r>
              <m:t>2</m:t>
            </m:r>
          </m:sub>
        </m:sSub>
      </m:oMath>
      <w:del w:id="2295" w:author="PR Preview" w:date="2026-01-01T00:00:00Z">
        <w:r>
          <w:delText xml:space="preserve">:</w:delText>
        </w:r>
      </w:del>
    </w:p>
    <w:p>
      <w:pPr>
        <w:pStyle w:val="BodyText"/>
      </w:pPr>
      <w:ins w:id="2296" w:author="PR Preview" w:date="2026-01-01T00:00:00Z">
        <w:r>
          <w:rPr>
            <w:i/>
            <w:iCs/>
          </w:rPr>
          <w:t xml:space="preserve">Remark 33</w:t>
        </w:r>
      </w:ins>
      <w:ins w:id="2297" w:author="PR Preview" w:date="2026-01-01T00:00:00Z">
        <w:r>
          <w:t xml:space="preserve"> (The columns of an orthogonal matrix are orthonormal). </w:t>
        </w:r>
      </w:ins>
      <w:ins w:id="2298" w:author="PR Preview" w:date="2026-01-01T00:00:00Z">
        <w:r>
          <w:t xml:space="preserve">Entry</w:t>
        </w:r>
      </w:ins>
      <w:ins w:id="2299" w:author="PR Preview" w:date="2026-01-01T00:00:00Z">
        <w:r>
          <w:t xml:space="preserve"> </w:t>
        </w:r>
      </w:ins>
      <m:oMath>
        <m:r>
          <m:rPr>
            <m:sty m:val="p"/>
          </m:rPr>
          <m:t>(</m:t>
        </m:r>
        <m:r>
          <m:t>i</m:t>
        </m:r>
        <m:r>
          <m:rPr>
            <m:sty m:val="p"/>
          </m:rPr>
          <m:t>,</m:t>
        </m:r>
        <m:r>
          <m:t>j</m:t>
        </m:r>
        <m:r>
          <m:rPr>
            <m:sty m:val="p"/>
          </m:rPr>
          <m:t>)</m:t>
        </m:r>
      </m:oMath>
      <w:ins w:id="2300" w:author="PR Preview" w:date="2026-01-01T00:00:00Z">
        <w:r>
          <w:t xml:space="preserve"> </w:t>
        </w:r>
      </w:ins>
      <w:ins w:id="2301" w:author="PR Preview" w:date="2026-01-01T00:00:00Z">
        <w:r>
          <w:t xml:space="preserve">of</w:t>
        </w:r>
      </w:ins>
      <w:ins w:id="2302" w:author="PR Preview" w:date="2026-01-01T00:00:00Z">
        <w:r>
          <w:t xml:space="preserve"> </w:t>
        </w:r>
      </w:ins>
      <m:oMath>
        <m:sSup>
          <m:e>
            <m:r>
              <m:rPr>
                <m:sty m:val="bi"/>
              </m:rPr>
              <m:t>Q</m:t>
            </m:r>
          </m:e>
          <m:sup>
            <m:r>
              <m:rPr>
                <m:sty m:val="p"/>
              </m:rPr>
              <m:t>⊤</m:t>
            </m:r>
          </m:sup>
        </m:sSup>
        <m:r>
          <m:rPr>
            <m:sty m:val="bi"/>
          </m:rPr>
          <m:t>Q</m:t>
        </m:r>
      </m:oMath>
      <w:ins w:id="2303" w:author="PR Preview" w:date="2026-01-01T00:00:00Z">
        <w:r>
          <w:t xml:space="preserve"> </w:t>
        </w:r>
      </w:ins>
      <w:ins w:id="2304" w:author="PR Preview" w:date="2026-01-01T00:00:00Z">
        <w:r>
          <w:t xml:space="preserve">is the dot product of</w:t>
        </w:r>
      </w:ins>
      <w:ins w:id="2305" w:author="PR Preview" w:date="2026-01-01T00:00:00Z">
        <w:r>
          <w:t xml:space="preserve"> </w:t>
        </w:r>
      </w:ins>
      <w:ins w:id="2306" w:author="PR Preview" w:date="2026-01-01T00:00:00Z">
        <w:r>
          <w:t xml:space="preserve">column</w:t>
        </w:r>
      </w:ins>
      <w:ins w:id="2307" w:author="PR Preview" w:date="2026-01-01T00:00:00Z">
        <w:r>
          <w:t xml:space="preserve"> </w:t>
        </w:r>
      </w:ins>
      <m:oMath>
        <m:r>
          <m:t>i</m:t>
        </m:r>
      </m:oMath>
      <w:ins w:id="2308" w:author="PR Preview" w:date="2026-01-01T00:00:00Z">
        <w:r>
          <w:t xml:space="preserve"> </w:t>
        </w:r>
      </w:ins>
      <w:ins w:id="2309" w:author="PR Preview" w:date="2026-01-01T00:00:00Z">
        <w:r>
          <w:t xml:space="preserve">and column</w:t>
        </w:r>
      </w:ins>
      <w:ins w:id="2310" w:author="PR Preview" w:date="2026-01-01T00:00:00Z">
        <w:r>
          <w:t xml:space="preserve"> </w:t>
        </w:r>
      </w:ins>
      <m:oMath>
        <m:r>
          <m:t>j</m:t>
        </m:r>
      </m:oMath>
      <w:ins w:id="2311" w:author="PR Preview" w:date="2026-01-01T00:00:00Z">
        <w:r>
          <w:t xml:space="preserve"> </w:t>
        </w:r>
      </w:ins>
      <w:ins w:id="2312" w:author="PR Preview" w:date="2026-01-01T00:00:00Z">
        <w:r>
          <w:t xml:space="preserve">of</w:t>
        </w:r>
      </w:ins>
      <w:ins w:id="2313" w:author="PR Preview" w:date="2026-01-01T00:00:00Z">
        <w:r>
          <w:t xml:space="preserve"> </w:t>
        </w:r>
      </w:ins>
      <m:oMath>
        <m:r>
          <m:rPr>
            <m:sty m:val="bi"/>
          </m:rPr>
          <m:t>Q</m:t>
        </m:r>
      </m:oMath>
      <w:ins w:id="2314" w:author="PR Preview" w:date="2026-01-01T00:00:00Z">
        <w:r>
          <w:t xml:space="preserve">,</w:t>
        </w:r>
      </w:ins>
      <w:ins w:id="2315" w:author="PR Preview" w:date="2026-01-01T00:00:00Z">
        <w:r>
          <w:t xml:space="preserve"> </w:t>
        </w:r>
      </w:ins>
      <w:ins w:id="2316" w:author="PR Preview" w:date="2026-01-01T00:00:00Z">
        <w:r>
          <w:t xml:space="preserve">so</w:t>
        </w:r>
      </w:ins>
      <w:ins w:id="2317"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2318" w:author="PR Preview" w:date="2026-01-01T00:00:00Z">
        <w:r>
          <w:t xml:space="preserve"> </w:t>
        </w:r>
      </w:ins>
      <w:ins w:id="2319" w:author="PR Preview" w:date="2026-01-01T00:00:00Z">
        <w:r>
          <w:t xml:space="preserve">says that</w:t>
        </w:r>
      </w:ins>
      <w:ins w:id="2320" w:author="PR Preview" w:date="2026-01-01T00:00:00Z">
        <w:r>
          <w:t xml:space="preserve"> </w:t>
        </w:r>
      </w:ins>
      <w:ins w:id="2321" w:author="PR Preview" w:date="2026-01-01T00:00:00Z">
        <w:r>
          <w:t xml:space="preserve">the columns of</w:t>
        </w:r>
      </w:ins>
      <w:ins w:id="2322" w:author="PR Preview" w:date="2026-01-01T00:00:00Z">
        <w:r>
          <w:t xml:space="preserve"> </w:t>
        </w:r>
      </w:ins>
      <m:oMath>
        <m:r>
          <m:rPr>
            <m:sty m:val="bi"/>
          </m:rPr>
          <m:t>Q</m:t>
        </m:r>
      </m:oMath>
      <w:ins w:id="2323" w:author="PR Preview" w:date="2026-01-01T00:00:00Z">
        <w:r>
          <w:t xml:space="preserve"> </w:t>
        </w:r>
      </w:ins>
      <w:ins w:id="2324" w:author="PR Preview" w:date="2026-01-01T00:00:00Z">
        <w:r>
          <w:t xml:space="preserve">are orthonormal (</w:t>
        </w:r>
      </w:ins>
      <w:hyperlink w:anchor="def-orthonormal-vectors">
        <w:ins w:id="2325" w:author="PR Preview" w:date="2026-01-01T00:00:00Z">
          <w:r>
            <w:rPr>
              <w:rStyle w:val="Hyperlink"/>
            </w:rPr>
            <w:t xml:space="preserve">Definition 19</w:t>
          </w:r>
        </w:ins>
      </w:hyperlink>
      <w:ins w:id="2326" w:author="PR Preview" w:date="2026-01-01T00:00:00Z">
        <w:r>
          <w:t xml:space="preserve">).</w:t>
        </w:r>
      </w:ins>
      <w:ins w:id="2327" w:author="PR Preview" w:date="2026-01-01T00:00:00Z">
        <w:r>
          <w:t xml:space="preserve"> </w:t>
        </w:r>
      </w:ins>
      <w:ins w:id="2328" w:author="PR Preview" w:date="2026-01-01T00:00:00Z">
        <w:r>
          <w:t xml:space="preserve">For a square matrix,</w:t>
        </w:r>
      </w:ins>
      <w:ins w:id="2329"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2330" w:author="PR Preview" w:date="2026-01-01T00:00:00Z">
        <w:r>
          <w:t xml:space="preserve"> </w:t>
        </w:r>
      </w:ins>
      <w:ins w:id="2331" w:author="PR Preview" w:date="2026-01-01T00:00:00Z">
        <w:r>
          <w:t xml:space="preserve">also implies</w:t>
        </w:r>
      </w:ins>
      <w:ins w:id="2332"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2333" w:author="PR Preview" w:date="2026-01-01T00:00:00Z">
        <w:r>
          <w:t xml:space="preserve">,</w:t>
        </w:r>
      </w:ins>
      <w:ins w:id="2334" w:author="PR Preview" w:date="2026-01-01T00:00:00Z">
        <w:r>
          <w:t xml:space="preserve"> </w:t>
        </w:r>
      </w:ins>
      <w:ins w:id="2335" w:author="PR Preview" w:date="2026-01-01T00:00:00Z">
        <w:r>
          <w:t xml:space="preserve">so</w:t>
        </w:r>
      </w:ins>
      <w:ins w:id="2336" w:author="PR Preview" w:date="2026-01-01T00:00:00Z">
        <w:r>
          <w:t xml:space="preserve"> </w:t>
        </w:r>
      </w:ins>
      <m:oMath>
        <m:sSup>
          <m:e>
            <m:r>
              <m:rPr>
                <m:sty m:val="bi"/>
              </m:rPr>
              <m:t>Q</m:t>
            </m:r>
          </m:e>
          <m:sup>
            <m:r>
              <m:rPr>
                <m:sty m:val="p"/>
              </m:rPr>
              <m:t>−</m:t>
            </m:r>
            <m:r>
              <m:t>1</m:t>
            </m:r>
          </m:sup>
        </m:sSup>
        <m:r>
          <m:rPr>
            <m:sty m:val="p"/>
          </m:rPr>
          <m:t>=</m:t>
        </m:r>
        <m:sSup>
          <m:e>
            <m:r>
              <m:rPr>
                <m:sty m:val="bi"/>
              </m:rPr>
              <m:t>Q</m:t>
            </m:r>
          </m:e>
          <m:sup>
            <m:r>
              <m:rPr>
                <m:sty m:val="p"/>
              </m:rPr>
              <m:t>⊤</m:t>
            </m:r>
          </m:sup>
        </m:sSup>
      </m:oMath>
      <w:ins w:id="2337" w:author="PR Preview" w:date="2026-01-01T00:00:00Z">
        <w:r>
          <w:t xml:space="preserve"> </w:t>
        </w:r>
      </w:ins>
      <w:ins w:id="2338" w:author="PR Preview" w:date="2026-01-01T00:00:00Z">
        <w:r>
          <w:t xml:space="preserve">(5)</w:t>
        </w:r>
      </w:ins>
      <w:ins w:id="2339" w:author="PR Preview" w:date="2026-01-01T00:00:00Z">
        <w:r>
          <w:t xml:space="preserve"> </w:t>
        </w:r>
      </w:ins>
      <w:ins w:id="2340" w:author="PR Preview" w:date="2026-01-01T00:00:00Z">
        <w:r>
          <w:t xml:space="preserve">[47, Ch. 8], Theorem 8.1 and Definition 8.1, p. 209</w:t>
        </w:r>
      </w:ins>
      <w:ins w:id="2341" w:author="PR Preview" w:date="2026-01-01T00:00:00Z">
        <w:r>
          <w:t xml:space="preserve">.</w:t>
        </w:r>
      </w:ins>
    </w:p>
    <w:p>
      <w:pPr>
        <w:pStyle w:val="BodyText"/>
      </w:pPr>
      <w:ins w:id="2342" w:author="PR Preview" w:date="2026-01-01T00:00:00Z">
        <w:r>
          <w:t xml:space="preserve">For example, the columns of</w:t>
        </w:r>
      </w:ins>
      <w:ins w:id="2343" w:author="PR Preview" w:date="2026-01-01T00:00:00Z">
        <w:r>
          <w:t xml:space="preserve"> </w:t>
        </w:r>
      </w:ins>
      <m:oMath>
        <m:r>
          <m:rPr>
            <m:sty m:val="bi"/>
          </m:rPr>
          <m:t>Q</m:t>
        </m:r>
      </m:oMath>
      <w:ins w:id="2344" w:author="PR Preview" w:date="2026-01-01T00:00:00Z">
        <w:r>
          <w:t xml:space="preserve"> </w:t>
        </w:r>
      </w:ins>
      <w:ins w:id="2345" w:author="PR Preview" w:date="2026-01-01T00:00:00Z">
        <w:r>
          <w:t xml:space="preserve">in</w:t>
        </w:r>
      </w:ins>
      <w:ins w:id="2346" w:author="PR Preview" w:date="2026-01-01T00:00:00Z">
        <w:r>
          <w:t xml:space="preserve"> </w:t>
        </w:r>
      </w:ins>
      <w:hyperlink w:anchor="exm-orthogonal-matrix">
        <w:ins w:id="2347" w:author="PR Preview" w:date="2026-01-01T00:00:00Z">
          <w:r>
            <w:rPr>
              <w:rStyle w:val="Hyperlink"/>
            </w:rPr>
            <w:t xml:space="preserve">Example 139</w:t>
          </w:r>
        </w:ins>
      </w:hyperlink>
      <w:ins w:id="2348" w:author="PR Preview" w:date="2026-01-01T00:00:00Z">
        <w:r>
          <w:t xml:space="preserve"> </w:t>
        </w:r>
      </w:ins>
      <w:ins w:id="2349" w:author="PR Preview" w:date="2026-01-01T00:00:00Z">
        <w:r>
          <w:t xml:space="preserve">are</w:t>
        </w:r>
      </w:ins>
      <w:ins w:id="2350" w:author="PR Preview" w:date="2026-01-01T00:00:00Z">
        <w:r>
          <w:t xml:space="preserve"> </w:t>
        </w:r>
      </w:ins>
      <m:oMath>
        <m:r>
          <m:rPr>
            <m:sty m:val="p"/>
          </m:rPr>
          <m:t>(</m:t>
        </m:r>
        <m:r>
          <m:t>0.6</m:t>
        </m:r>
        <m:r>
          <m:rPr>
            <m:sty m:val="p"/>
          </m:rPr>
          <m:t>,</m:t>
        </m:r>
        <m:r>
          <m:t>0.8</m:t>
        </m:r>
        <m:r>
          <m:rPr>
            <m:sty m:val="p"/>
          </m:rPr>
          <m:t>)</m:t>
        </m:r>
      </m:oMath>
      <w:ins w:id="2351" w:author="PR Preview" w:date="2026-01-01T00:00:00Z">
        <w:r>
          <w:t xml:space="preserve"> </w:t>
        </w:r>
      </w:ins>
      <w:ins w:id="2352" w:author="PR Preview" w:date="2026-01-01T00:00:00Z">
        <w:r>
          <w:t xml:space="preserve">and</w:t>
        </w:r>
      </w:ins>
      <w:ins w:id="2353" w:author="PR Preview" w:date="2026-01-01T00:00:00Z">
        <w:r>
          <w:t xml:space="preserve"> </w:t>
        </w:r>
      </w:ins>
      <m:oMath>
        <m:r>
          <m:rPr>
            <m:sty m:val="p"/>
          </m:rPr>
          <m:t>(</m:t>
        </m:r>
        <m:r>
          <m:rPr>
            <m:sty m:val="p"/>
          </m:rPr>
          <m:t>−</m:t>
        </m:r>
        <m:r>
          <m:t>0.8</m:t>
        </m:r>
        <m:r>
          <m:rPr>
            <m:sty m:val="p"/>
          </m:rPr>
          <m:t>,</m:t>
        </m:r>
        <m:r>
          <m:t>0.6</m:t>
        </m:r>
        <m:r>
          <m:rPr>
            <m:sty m:val="p"/>
          </m:rPr>
          <m:t>)</m:t>
        </m:r>
      </m:oMath>
      <w:ins w:id="2354" w:author="PR Preview" w:date="2026-01-01T00:00:00Z">
        <w:r>
          <w:t xml:space="preserve">.</w:t>
        </w:r>
      </w:ins>
      <w:ins w:id="2355" w:author="PR Preview" w:date="2026-01-01T00:00:00Z">
        <w:r>
          <w:t xml:space="preserve"> </w:t>
        </w:r>
      </w:ins>
      <w:ins w:id="2356" w:author="PR Preview" w:date="2026-01-01T00:00:00Z">
        <w:r>
          <w:t xml:space="preserve">The diagonal entries</w:t>
        </w:r>
      </w:ins>
      <w:ins w:id="2357" w:author="PR Preview" w:date="2026-01-01T00:00:00Z">
        <w:r>
          <w:t xml:space="preserve"> </w:t>
        </w:r>
      </w:ins>
      <m:oMath>
        <m:r>
          <m:t>0.36</m:t>
        </m:r>
        <m:r>
          <m:rPr>
            <m:sty m:val="p"/>
          </m:rPr>
          <m:t>+</m:t>
        </m:r>
        <m:r>
          <m:t>0.64</m:t>
        </m:r>
        <m:r>
          <m:rPr>
            <m:sty m:val="p"/>
          </m:rPr>
          <m:t>=</m:t>
        </m:r>
        <m:r>
          <m:t>1</m:t>
        </m:r>
      </m:oMath>
      <w:ins w:id="2358" w:author="PR Preview" w:date="2026-01-01T00:00:00Z">
        <w:r>
          <w:t xml:space="preserve"> </w:t>
        </w:r>
      </w:ins>
      <w:ins w:id="2359" w:author="PR Preview" w:date="2026-01-01T00:00:00Z">
        <w:r>
          <w:t xml:space="preserve">of</w:t>
        </w:r>
      </w:ins>
      <w:ins w:id="2360" w:author="PR Preview" w:date="2026-01-01T00:00:00Z">
        <w:r>
          <w:t xml:space="preserve"> </w:t>
        </w:r>
      </w:ins>
      <m:oMath>
        <m:sSup>
          <m:e>
            <m:r>
              <m:rPr>
                <m:sty m:val="bi"/>
              </m:rPr>
              <m:t>Q</m:t>
            </m:r>
          </m:e>
          <m:sup>
            <m:r>
              <m:rPr>
                <m:sty m:val="p"/>
              </m:rPr>
              <m:t>⊤</m:t>
            </m:r>
          </m:sup>
        </m:sSup>
        <m:r>
          <m:rPr>
            <m:sty m:val="bi"/>
          </m:rPr>
          <m:t>Q</m:t>
        </m:r>
      </m:oMath>
      <w:ins w:id="2361" w:author="PR Preview" w:date="2026-01-01T00:00:00Z">
        <w:r>
          <w:t xml:space="preserve"> </w:t>
        </w:r>
      </w:ins>
      <w:ins w:id="2362" w:author="PR Preview" w:date="2026-01-01T00:00:00Z">
        <w:r>
          <w:t xml:space="preserve">are their squared norms,</w:t>
        </w:r>
      </w:ins>
      <w:ins w:id="2363" w:author="PR Preview" w:date="2026-01-01T00:00:00Z">
        <w:r>
          <w:t xml:space="preserve"> </w:t>
        </w:r>
      </w:ins>
      <w:ins w:id="2364" w:author="PR Preview" w:date="2026-01-01T00:00:00Z">
        <w:r>
          <w:t xml:space="preserve">and the off-diagonal entries</w:t>
        </w:r>
      </w:ins>
      <w:ins w:id="2365" w:author="PR Preview" w:date="2026-01-01T00:00:00Z">
        <w:r>
          <w:t xml:space="preserve"> </w:t>
        </w:r>
      </w:ins>
      <m:oMath>
        <m:r>
          <m:rPr>
            <m:sty m:val="p"/>
          </m:rPr>
          <m:t>−</m:t>
        </m:r>
        <m:r>
          <m:t>0.48</m:t>
        </m:r>
        <m:r>
          <m:rPr>
            <m:sty m:val="p"/>
          </m:rPr>
          <m:t>+</m:t>
        </m:r>
        <m:r>
          <m:t>0.48</m:t>
        </m:r>
        <m:r>
          <m:rPr>
            <m:sty m:val="p"/>
          </m:rPr>
          <m:t>=</m:t>
        </m:r>
        <m:r>
          <m:t>0</m:t>
        </m:r>
      </m:oMath>
      <w:ins w:id="2366" w:author="PR Preview" w:date="2026-01-01T00:00:00Z">
        <w:r>
          <w:t xml:space="preserve"> </w:t>
        </w:r>
      </w:ins>
      <w:ins w:id="2367" w:author="PR Preview" w:date="2026-01-01T00:00:00Z">
        <w:r>
          <w:t xml:space="preserve">are their dot product.</w:t>
        </w:r>
      </w:ins>
      <w:ins w:id="2368" w:author="PR Preview" w:date="2026-01-01T00:00:00Z">
        <w:r>
          <w:t xml:space="preserve"> </w:t>
        </w:r>
      </w:ins>
      <w:ins w:id="2369" w:author="PR Preview" w:date="2026-01-01T00:00:00Z">
        <w:r>
          <w:t xml:space="preserve">Multiplying in the other order also gives</w:t>
        </w:r>
      </w:ins>
      <w:ins w:id="2370" w:author="PR Preview" w:date="2026-01-01T00:00:00Z">
        <w:r>
          <w:t xml:space="preserve"> </w:t>
        </w:r>
      </w:ins>
      <m:oMath>
        <m:sSub>
          <m:e>
            <m:r>
              <m:rPr>
                <m:sty m:val="bi"/>
              </m:rPr>
              <m:t>I</m:t>
            </m:r>
          </m:e>
          <m:sub>
            <m:r>
              <m:t>2</m:t>
            </m:r>
          </m:sub>
        </m:sSub>
      </m:oMath>
      <w:ins w:id="2371"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60"/>
    <w:bookmarkStart w:id="461"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61"/>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62" w:name="exm-orthogonal-norm"/>
    <w:p>
      <w:pPr>
        <w:pStyle w:val="BodyText"/>
      </w:pPr>
      <w:del w:id="2372" w:author="PR Preview" w:date="2026-01-01T00:00:00Z">
        <w:r>
          <w:rPr>
            <w:b/>
            <w:bCs/>
          </w:rPr>
          <w:delText xml:space="preserve">Example 140 (Rotating a vector keeps its length)</w:delText>
        </w:r>
      </w:del>
      <w:del w:id="2373" w:author="PR Preview" w:date="2026-01-01T00:00:00Z">
        <w:r>
          <w:delText xml:space="preserve"> </w:delText>
        </w:r>
      </w:del>
      <w:del w:id="2374" w:author="PR Preview" w:date="2026-01-01T00:00:00Z">
        <w:r>
          <w:delText xml:space="preserve">With</w:delText>
        </w:r>
      </w:del>
      <w:del w:id="2375" w:author="PR Preview" w:date="2026-01-01T00:00:00Z">
        <w:r>
          <w:delText xml:space="preserve"> </w:delText>
        </w:r>
      </w:del>
      <m:oMath>
        <m:r>
          <m:rPr>
            <m:sty m:val="bi"/>
          </m:rPr>
          <m:t>Q</m:t>
        </m:r>
      </m:oMath>
      <w:del w:id="2376" w:author="PR Preview" w:date="2026-01-01T00:00:00Z">
        <w:r>
          <w:delText xml:space="preserve"> </w:delText>
        </w:r>
      </w:del>
      <w:del w:id="2377" w:author="PR Preview" w:date="2026-01-01T00:00:00Z">
        <w:r>
          <w:delText xml:space="preserve">from</w:delText>
        </w:r>
      </w:del>
      <w:del w:id="2378" w:author="PR Preview" w:date="2026-01-01T00:00:00Z">
        <w:r>
          <w:delText xml:space="preserve"> </w:delText>
        </w:r>
      </w:del>
      <w:hyperlink w:anchor="exm-orthogonal-matrix">
        <w:del w:id="2379" w:author="PR Preview" w:date="2026-01-01T00:00:00Z">
          <w:r>
            <w:rPr>
              <w:rStyle w:val="Hyperlink"/>
            </w:rPr>
            <w:delText xml:space="preserve">Example 138</w:delText>
          </w:r>
        </w:del>
      </w:hyperlink>
      <w:del w:id="2380" w:author="PR Preview" w:date="2026-01-01T00:00:00Z">
        <w:r>
          <w:delText xml:space="preserve"> </w:delText>
        </w:r>
      </w:del>
      <w:del w:id="2381" w:author="PR Preview" w:date="2026-01-01T00:00:00Z">
        <w:r>
          <w:delText xml:space="preserve">and</w:delText>
        </w:r>
      </w:del>
      <w:del w:id="2382" w:author="PR Preview" w:date="2026-01-01T00:00:00Z">
        <w:r>
          <w:delText xml:space="preserve"> </w:delText>
        </w:r>
      </w:del>
      <w:del w:id="2383" w:author="PR Preview" w:date="2026-01-01T00:00:00Z">
        <w:r>
          <w:delText xml:space="preserve">$\mathord{\smash[b]{\underset{\raise.3ex\hbox{$\scriptstyle\sim$}}{x}}\vphantom{x}}= (3, 4)$</w:delText>
        </w:r>
      </w:del>
      <w:del w:id="2384" w:author="PR Preview" w:date="2026-01-01T00:00:00Z">
        <w:r>
          <w:delText xml:space="preserve"> </w:delText>
        </w:r>
      </w:del>
      <w:del w:id="2385" w:author="PR Preview" w:date="2026-01-01T00:00:00Z">
        <w:r>
          <w:delText xml:space="preserve">from</w:delText>
        </w:r>
      </w:del>
      <w:del w:id="2386" w:author="PR Preview" w:date="2026-01-01T00:00:00Z">
        <w:r>
          <w:delText xml:space="preserve"> </w:delText>
        </w:r>
      </w:del>
      <w:hyperlink w:anchor="exm-euclidean-norm">
        <w:del w:id="2387" w:author="PR Preview" w:date="2026-01-01T00:00:00Z">
          <w:r>
            <w:rPr>
              <w:rStyle w:val="Hyperlink"/>
            </w:rPr>
            <w:delText xml:space="preserve">Example 11</w:delText>
          </w:r>
        </w:del>
      </w:hyperlink>
      <w:del w:id="2388" w:author="PR Preview" w:date="2026-01-01T00:00:00Z">
        <w:r>
          <w:delText xml:space="preserve">:</w:delText>
        </w:r>
      </w:del>
    </w:p>
    <w:p>
      <w:pPr>
        <w:pStyle w:val="BodyText"/>
      </w:pPr>
      <w:ins w:id="2389" w:author="PR Preview" w:date="2026-01-01T00:00:00Z">
        <w:r>
          <w:rPr>
            <w:b/>
            <w:bCs/>
          </w:rPr>
          <w:t xml:space="preserve">Example 141 (Rotating a vector keeps its length)</w:t>
        </w:r>
      </w:ins>
      <w:ins w:id="2390" w:author="PR Preview" w:date="2026-01-01T00:00:00Z">
        <w:r>
          <w:t xml:space="preserve"> </w:t>
        </w:r>
      </w:ins>
      <w:ins w:id="2391" w:author="PR Preview" w:date="2026-01-01T00:00:00Z">
        <w:r>
          <w:t xml:space="preserve">With</w:t>
        </w:r>
      </w:ins>
      <w:ins w:id="2392" w:author="PR Preview" w:date="2026-01-01T00:00:00Z">
        <w:r>
          <w:t xml:space="preserve"> </w:t>
        </w:r>
      </w:ins>
      <m:oMath>
        <m:r>
          <m:rPr>
            <m:sty m:val="bi"/>
          </m:rPr>
          <m:t>Q</m:t>
        </m:r>
      </m:oMath>
      <w:ins w:id="2393" w:author="PR Preview" w:date="2026-01-01T00:00:00Z">
        <w:r>
          <w:t xml:space="preserve"> </w:t>
        </w:r>
      </w:ins>
      <w:ins w:id="2394" w:author="PR Preview" w:date="2026-01-01T00:00:00Z">
        <w:r>
          <w:t xml:space="preserve">from</w:t>
        </w:r>
      </w:ins>
      <w:ins w:id="2395" w:author="PR Preview" w:date="2026-01-01T00:00:00Z">
        <w:r>
          <w:t xml:space="preserve"> </w:t>
        </w:r>
      </w:ins>
      <w:hyperlink w:anchor="exm-orthogonal-matrix">
        <w:ins w:id="2396" w:author="PR Preview" w:date="2026-01-01T00:00:00Z">
          <w:r>
            <w:rPr>
              <w:rStyle w:val="Hyperlink"/>
            </w:rPr>
            <w:t xml:space="preserve">Example 139</w:t>
          </w:r>
        </w:ins>
      </w:hyperlink>
      <w:ins w:id="2397" w:author="PR Preview" w:date="2026-01-01T00:00:00Z">
        <w:r>
          <w:t xml:space="preserve"> </w:t>
        </w:r>
      </w:ins>
      <w:ins w:id="2398" w:author="PR Preview" w:date="2026-01-01T00:00:00Z">
        <w:r>
          <w:t xml:space="preserve">and</w:t>
        </w:r>
      </w:ins>
      <w:ins w:id="2399" w:author="PR Preview" w:date="2026-01-01T00:00:00Z">
        <w:r>
          <w:t xml:space="preserve"> </w:t>
        </w:r>
      </w:ins>
      <w:ins w:id="2400" w:author="PR Preview" w:date="2026-01-01T00:00:00Z">
        <w:r>
          <w:t xml:space="preserve">$\mathord{\smash[b]{\underset{\raise.3ex\hbox{$\scriptstyle\sim$}}{x}}\vphantom{x}}= (3, 4)$</w:t>
        </w:r>
      </w:ins>
      <w:ins w:id="2401" w:author="PR Preview" w:date="2026-01-01T00:00:00Z">
        <w:r>
          <w:t xml:space="preserve"> </w:t>
        </w:r>
      </w:ins>
      <w:ins w:id="2402" w:author="PR Preview" w:date="2026-01-01T00:00:00Z">
        <w:r>
          <w:t xml:space="preserve">from</w:t>
        </w:r>
      </w:ins>
      <w:ins w:id="2403" w:author="PR Preview" w:date="2026-01-01T00:00:00Z">
        <w:r>
          <w:t xml:space="preserve"> </w:t>
        </w:r>
      </w:ins>
      <w:hyperlink w:anchor="exm-euclidean-norm">
        <w:ins w:id="2404" w:author="PR Preview" w:date="2026-01-01T00:00:00Z">
          <w:r>
            <w:rPr>
              <w:rStyle w:val="Hyperlink"/>
            </w:rPr>
            <w:t xml:space="preserve">Example 11</w:t>
          </w:r>
        </w:ins>
      </w:hyperlink>
      <w:ins w:id="2405" w:author="PR Preview" w:date="2026-01-01T00:00:00Z">
        <w:r>
          <w:t xml:space="preserve">:</w:t>
        </w:r>
      </w:ins>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62"/>
    <w:bookmarkEnd w:id="463"/>
    <w:bookmarkStart w:id="474" w:name="quadratic-forms"/>
    <w:p>
      <w:pPr>
        <w:pStyle w:val="Heading2"/>
      </w:pPr>
      <w:r>
        <w:t xml:space="preserve">15 Quadratic Forms</w:t>
      </w:r>
    </w:p>
    <w:bookmarkStart w:id="464"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4"/>
    <w:bookmarkStart w:id="467" w:name="rem-quadratic-forms-in-statistics"/>
    <w:p>
      <w:pPr>
        <w:pStyle w:val="BodyText"/>
      </w:pPr>
      <w:del w:id="2406" w:author="PR Preview" w:date="2026-01-01T00:00:00Z">
        <w:r>
          <w:rPr>
            <w:i/>
            <w:iCs/>
          </w:rPr>
          <w:delText xml:space="preserve">Remark 33</w:delText>
        </w:r>
      </w:del>
      <w:del w:id="2407" w:author="PR Preview" w:date="2026-01-01T00:00:00Z">
        <w:r>
          <w:delText xml:space="preserve"> (Quadratic forms in statistics). </w:delText>
        </w:r>
      </w:del>
      <w:del w:id="2408" w:author="PR Preview" w:date="2026-01-01T00:00:00Z">
        <w:r>
          <w:delText xml:space="preserve">A quadratic form extends the scalar expression</w:delText>
        </w:r>
      </w:del>
      <w:del w:id="2409" w:author="PR Preview" w:date="2026-01-01T00:00:00Z">
        <w:r>
          <w:delText xml:space="preserve"> </w:delText>
        </w:r>
      </w:del>
      <m:oMath>
        <m:r>
          <m:t>c</m:t>
        </m:r>
        <m:sSup>
          <m:e>
            <m:r>
              <m:t>x</m:t>
            </m:r>
          </m:e>
          <m:sup>
            <m:r>
              <m:t>2</m:t>
            </m:r>
          </m:sup>
        </m:sSup>
      </m:oMath>
      <w:del w:id="2410" w:author="PR Preview" w:date="2026-01-01T00:00:00Z">
        <w:r>
          <w:delText xml:space="preserve"> </w:delText>
        </w:r>
      </w:del>
      <w:del w:id="2411" w:author="PR Preview" w:date="2026-01-01T00:00:00Z">
        <w:r>
          <w:delText xml:space="preserve">to vectors:</w:delText>
        </w:r>
      </w:del>
      <w:del w:id="2412" w:author="PR Preview" w:date="2026-01-01T00:00:00Z">
        <w:r>
          <w:delText xml:space="preserve"> </w:delText>
        </w:r>
      </w:del>
      <w:del w:id="2413" w:author="PR Preview" w:date="2026-01-01T00:00:00Z">
        <w:r>
          <w:delText xml:space="preserve">with</w:delText>
        </w:r>
      </w:del>
      <w:del w:id="2414" w:author="PR Preview" w:date="2026-01-01T00:00:00Z">
        <w:r>
          <w:delText xml:space="preserve"> </w:delText>
        </w:r>
      </w:del>
      <m:oMath>
        <m:r>
          <m:t>p</m:t>
        </m:r>
        <m:r>
          <m:rPr>
            <m:sty m:val="p"/>
          </m:rPr>
          <m:t>=</m:t>
        </m:r>
        <m:r>
          <m:t>1</m:t>
        </m:r>
      </m:oMath>
      <w:del w:id="2415" w:author="PR Preview" w:date="2026-01-01T00:00:00Z">
        <w:r>
          <w:delText xml:space="preserve"> </w:delText>
        </w:r>
      </w:del>
      <w:del w:id="2416" w:author="PR Preview" w:date="2026-01-01T00:00:00Z">
        <w:r>
          <w:delText xml:space="preserve">and</w:delText>
        </w:r>
      </w:del>
      <w:del w:id="2417" w:author="PR Preview" w:date="2026-01-01T00:00:00Z">
        <w:r>
          <w:delText xml:space="preserve"> </w:delText>
        </w:r>
      </w:del>
      <m:oMath>
        <m:r>
          <m:rPr>
            <m:sty m:val="bi"/>
          </m:rPr>
          <m:t>S</m:t>
        </m:r>
        <m:r>
          <m:rPr>
            <m:sty m:val="p"/>
          </m:rPr>
          <m:t>=</m:t>
        </m:r>
        <m:r>
          <m:rPr>
            <m:sty m:val="p"/>
          </m:rPr>
          <m:t>[</m:t>
        </m:r>
        <m:r>
          <m:t>c</m:t>
        </m:r>
        <m:r>
          <m:rPr>
            <m:sty m:val="p"/>
          </m:rPr>
          <m:t>]</m:t>
        </m:r>
      </m:oMath>
      <w:del w:id="2418" w:author="PR Preview" w:date="2026-01-01T00:00:00Z">
        <w:r>
          <w:delText xml:space="preserve">,</w:delText>
        </w:r>
      </w:del>
      <w:del w:id="2419" w:author="PR Preview" w:date="2026-01-01T00:00:00Z">
        <w:r>
          <w:delText xml:space="preserve"> </w:delText>
        </w:r>
      </w:del>
      <w:del w:id="2420" w:author="PR Preview" w:date="2026-01-01T00:00:00Z">
        <w:r>
          <w:delText xml:space="preserve">${\mathord{\smash[b]{\underset{\raise.3ex\hbox{$\scriptstyle\sim$}}{x}}\vphantom{x}}}^{\top}\,\mathbf{S}\,\mathord{\smash[b]{\underset{\raise.3ex\hbox{$\scriptstyle\sim$}}{x}}\vphantom{x}}= c x^2$</w:delText>
        </w:r>
      </w:del>
      <w:del w:id="2421" w:author="PR Preview" w:date="2026-01-01T00:00:00Z">
        <w:r>
          <w:delText xml:space="preserve">.</w:delText>
        </w:r>
      </w:del>
      <w:del w:id="2422" w:author="PR Preview" w:date="2026-01-01T00:00:00Z">
        <w:r>
          <w:delText xml:space="preserve"> </w:delText>
        </w:r>
      </w:del>
      <w:del w:id="2423" w:author="PR Preview" w:date="2026-01-01T00:00:00Z">
        <w:r>
          <w:delText xml:space="preserve">With</w:delText>
        </w:r>
      </w:del>
      <w:del w:id="2424" w:author="PR Preview" w:date="2026-01-01T00:00:00Z">
        <w:r>
          <w:delText xml:space="preserve"> </w:delText>
        </w:r>
      </w:del>
      <m:oMath>
        <m:r>
          <m:t>p</m:t>
        </m:r>
        <m:r>
          <m:rPr>
            <m:sty m:val="p"/>
          </m:rPr>
          <m:t>=</m:t>
        </m:r>
        <m:r>
          <m:t>2</m:t>
        </m:r>
      </m:oMath>
      <w:del w:id="2425" w:author="PR Preview" w:date="2026-01-01T00:00:00Z">
        <w:r>
          <w:delText xml:space="preserve">,</w:delText>
        </w:r>
      </w:del>
    </w:p>
    <w:p>
      <w:pPr>
        <w:pStyle w:val="BodyText"/>
      </w:pPr>
      <w:ins w:id="2426" w:author="PR Preview" w:date="2026-01-01T00:00:00Z">
        <w:r>
          <w:rPr>
            <w:i/>
            <w:iCs/>
          </w:rPr>
          <w:t xml:space="preserve">Remark 34</w:t>
        </w:r>
      </w:ins>
      <w:ins w:id="2427" w:author="PR Preview" w:date="2026-01-01T00:00:00Z">
        <w:r>
          <w:t xml:space="preserve"> (Quadratic forms in statistics). </w:t>
        </w:r>
      </w:ins>
      <w:ins w:id="2428" w:author="PR Preview" w:date="2026-01-01T00:00:00Z">
        <w:r>
          <w:t xml:space="preserve">A quadratic form extends the scalar expression</w:t>
        </w:r>
      </w:ins>
      <w:ins w:id="2429" w:author="PR Preview" w:date="2026-01-01T00:00:00Z">
        <w:r>
          <w:t xml:space="preserve"> </w:t>
        </w:r>
      </w:ins>
      <m:oMath>
        <m:r>
          <m:t>c</m:t>
        </m:r>
        <m:sSup>
          <m:e>
            <m:r>
              <m:t>x</m:t>
            </m:r>
          </m:e>
          <m:sup>
            <m:r>
              <m:t>2</m:t>
            </m:r>
          </m:sup>
        </m:sSup>
      </m:oMath>
      <w:ins w:id="2430" w:author="PR Preview" w:date="2026-01-01T00:00:00Z">
        <w:r>
          <w:t xml:space="preserve"> </w:t>
        </w:r>
      </w:ins>
      <w:ins w:id="2431" w:author="PR Preview" w:date="2026-01-01T00:00:00Z">
        <w:r>
          <w:t xml:space="preserve">to vectors:</w:t>
        </w:r>
      </w:ins>
      <w:ins w:id="2432" w:author="PR Preview" w:date="2026-01-01T00:00:00Z">
        <w:r>
          <w:t xml:space="preserve"> </w:t>
        </w:r>
      </w:ins>
      <w:ins w:id="2433" w:author="PR Preview" w:date="2026-01-01T00:00:00Z">
        <w:r>
          <w:t xml:space="preserve">with</w:t>
        </w:r>
      </w:ins>
      <w:ins w:id="2434" w:author="PR Preview" w:date="2026-01-01T00:00:00Z">
        <w:r>
          <w:t xml:space="preserve"> </w:t>
        </w:r>
      </w:ins>
      <m:oMath>
        <m:r>
          <m:t>p</m:t>
        </m:r>
        <m:r>
          <m:rPr>
            <m:sty m:val="p"/>
          </m:rPr>
          <m:t>=</m:t>
        </m:r>
        <m:r>
          <m:t>1</m:t>
        </m:r>
      </m:oMath>
      <w:ins w:id="2435" w:author="PR Preview" w:date="2026-01-01T00:00:00Z">
        <w:r>
          <w:t xml:space="preserve"> </w:t>
        </w:r>
      </w:ins>
      <w:ins w:id="2436" w:author="PR Preview" w:date="2026-01-01T00:00:00Z">
        <w:r>
          <w:t xml:space="preserve">and</w:t>
        </w:r>
      </w:ins>
      <w:ins w:id="2437" w:author="PR Preview" w:date="2026-01-01T00:00:00Z">
        <w:r>
          <w:t xml:space="preserve"> </w:t>
        </w:r>
      </w:ins>
      <m:oMath>
        <m:r>
          <m:rPr>
            <m:sty m:val="bi"/>
          </m:rPr>
          <m:t>S</m:t>
        </m:r>
        <m:r>
          <m:rPr>
            <m:sty m:val="p"/>
          </m:rPr>
          <m:t>=</m:t>
        </m:r>
        <m:r>
          <m:rPr>
            <m:sty m:val="p"/>
          </m:rPr>
          <m:t>[</m:t>
        </m:r>
        <m:r>
          <m:t>c</m:t>
        </m:r>
        <m:r>
          <m:rPr>
            <m:sty m:val="p"/>
          </m:rPr>
          <m:t>]</m:t>
        </m:r>
      </m:oMath>
      <w:ins w:id="2438" w:author="PR Preview" w:date="2026-01-01T00:00:00Z">
        <w:r>
          <w:t xml:space="preserve">,</w:t>
        </w:r>
      </w:ins>
      <w:ins w:id="2439" w:author="PR Preview" w:date="2026-01-01T00:00:00Z">
        <w:r>
          <w:t xml:space="preserve"> </w:t>
        </w:r>
      </w:ins>
      <w:ins w:id="2440" w:author="PR Preview" w:date="2026-01-01T00:00:00Z">
        <w:r>
          <w:t xml:space="preserve">${\mathord{\smash[b]{\underset{\raise.3ex\hbox{$\scriptstyle\sim$}}{x}}\vphantom{x}}}^{\top}\,\mathbf{S}\,\mathord{\smash[b]{\underset{\raise.3ex\hbox{$\scriptstyle\sim$}}{x}}\vphantom{x}}= c x^2$</w:t>
        </w:r>
      </w:ins>
      <w:ins w:id="2441" w:author="PR Preview" w:date="2026-01-01T00:00:00Z">
        <w:r>
          <w:t xml:space="preserve">.</w:t>
        </w:r>
      </w:ins>
      <w:ins w:id="2442" w:author="PR Preview" w:date="2026-01-01T00:00:00Z">
        <w:r>
          <w:t xml:space="preserve"> </w:t>
        </w:r>
      </w:ins>
      <w:ins w:id="2443" w:author="PR Preview" w:date="2026-01-01T00:00:00Z">
        <w:r>
          <w:t xml:space="preserve">With</w:t>
        </w:r>
      </w:ins>
      <w:ins w:id="2444" w:author="PR Preview" w:date="2026-01-01T00:00:00Z">
        <w:r>
          <w:t xml:space="preserve"> </w:t>
        </w:r>
      </w:ins>
      <m:oMath>
        <m:r>
          <m:t>p</m:t>
        </m:r>
        <m:r>
          <m:rPr>
            <m:sty m:val="p"/>
          </m:rPr>
          <m:t>=</m:t>
        </m:r>
        <m:r>
          <m:t>2</m:t>
        </m:r>
      </m:oMath>
      <w:ins w:id="2445" w:author="PR Preview" w:date="2026-01-01T00:00:00Z">
        <w:r>
          <w:t xml:space="preserve">,</w:t>
        </w:r>
      </w:ins>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5">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6">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7"/>
    <w:bookmarkStart w:id="468"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8"/>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9" w:name="exm-quadratic-form-additive"/>
    <w:p>
      <w:pPr>
        <w:pStyle w:val="BodyText"/>
      </w:pPr>
      <w:del w:id="2446" w:author="PR Preview" w:date="2026-01-01T00:00:00Z">
        <w:r>
          <w:rPr>
            <w:b/>
            <w:bCs/>
          </w:rPr>
          <w:delText xml:space="preserve">Example 141 (Combining two quadratic forms into one)</w:delText>
        </w:r>
      </w:del>
      <w:del w:id="2447" w:author="PR Preview" w:date="2026-01-01T00:00:00Z">
        <w:r>
          <w:delText xml:space="preserve"> </w:delText>
        </w:r>
      </w:del>
      <w:del w:id="2448" w:author="PR Preview" w:date="2026-01-01T00:00:00Z">
        <w:r>
          <w:delText xml:space="preserve">Take</w:delText>
        </w:r>
      </w:del>
      <w:del w:id="244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2450" w:author="PR Preview" w:date="2026-01-01T00:00:00Z">
        <w:r>
          <w:delText xml:space="preserve">,</w:delText>
        </w:r>
      </w:del>
      <w:del w:id="2451" w:author="PR Preview" w:date="2026-01-01T00:00:00Z">
        <w:r>
          <w:delText xml:space="preserve"> </w:delText>
        </w:r>
      </w:del>
      <m:oMath>
        <m:r>
          <m:rPr>
            <m:sty m:val="bi"/>
          </m:rPr>
          <m:t>B</m:t>
        </m:r>
        <m:r>
          <m:rPr>
            <m:sty m:val="p"/>
          </m:rPr>
          <m:t>=</m:t>
        </m:r>
        <m:r>
          <m:rPr>
            <m:sty m:val="bi"/>
          </m:rPr>
          <m:t>I</m:t>
        </m:r>
      </m:oMath>
      <w:del w:id="2452" w:author="PR Preview" w:date="2026-01-01T00:00:00Z">
        <w:r>
          <w:delText xml:space="preserve"> </w:delText>
        </w:r>
      </w:del>
      <w:del w:id="2453" w:author="PR Preview" w:date="2026-01-01T00:00:00Z">
        <w:r>
          <w:delText xml:space="preserve">and</w:delText>
        </w:r>
      </w:del>
      <w:del w:id="2454" w:author="PR Preview" w:date="2026-01-01T00:00:00Z">
        <w:r>
          <w:delText xml:space="preserve"> </w:delText>
        </w:r>
      </w:del>
      <w:del w:id="2455" w:author="PR Preview" w:date="2026-01-01T00:00:00Z">
        <w:r>
          <w:delText xml:space="preserve">$\mathord{\smash[b]{\underset{\raise.3ex\hbox{$\scriptstyle\sim$}}{x}}\vphantom{x}}= (1, 2)$</w:delText>
        </w:r>
      </w:del>
      <w:del w:id="2456" w:author="PR Preview" w:date="2026-01-01T00:00:00Z">
        <w:r>
          <w:delText xml:space="preserve">.</w:delText>
        </w:r>
      </w:del>
      <w:del w:id="2457" w:author="PR Preview" w:date="2026-01-01T00:00:00Z">
        <w:r>
          <w:delText xml:space="preserve"> </w:delText>
        </w:r>
      </w:del>
      <w:del w:id="2458" w:author="PR Preview" w:date="2026-01-01T00:00:00Z">
        <w:r>
          <w:delText xml:space="preserve">Then</w:delText>
        </w:r>
      </w:del>
    </w:p>
    <w:p>
      <w:pPr>
        <w:pStyle w:val="BodyText"/>
      </w:pPr>
      <w:ins w:id="2459" w:author="PR Preview" w:date="2026-01-01T00:00:00Z">
        <w:r>
          <w:rPr>
            <w:b/>
            <w:bCs/>
          </w:rPr>
          <w:t xml:space="preserve">Example 142 (Combining two quadratic forms into one)</w:t>
        </w:r>
      </w:ins>
      <w:ins w:id="2460" w:author="PR Preview" w:date="2026-01-01T00:00:00Z">
        <w:r>
          <w:t xml:space="preserve"> </w:t>
        </w:r>
      </w:ins>
      <w:ins w:id="2461" w:author="PR Preview" w:date="2026-01-01T00:00:00Z">
        <w:r>
          <w:t xml:space="preserve">Take</w:t>
        </w:r>
      </w:ins>
      <w:ins w:id="246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2463" w:author="PR Preview" w:date="2026-01-01T00:00:00Z">
        <w:r>
          <w:t xml:space="preserve">,</w:t>
        </w:r>
      </w:ins>
      <w:ins w:id="2464" w:author="PR Preview" w:date="2026-01-01T00:00:00Z">
        <w:r>
          <w:t xml:space="preserve"> </w:t>
        </w:r>
      </w:ins>
      <m:oMath>
        <m:r>
          <m:rPr>
            <m:sty m:val="bi"/>
          </m:rPr>
          <m:t>B</m:t>
        </m:r>
        <m:r>
          <m:rPr>
            <m:sty m:val="p"/>
          </m:rPr>
          <m:t>=</m:t>
        </m:r>
        <m:r>
          <m:rPr>
            <m:sty m:val="bi"/>
          </m:rPr>
          <m:t>I</m:t>
        </m:r>
      </m:oMath>
      <w:ins w:id="2465" w:author="PR Preview" w:date="2026-01-01T00:00:00Z">
        <w:r>
          <w:t xml:space="preserve"> </w:t>
        </w:r>
      </w:ins>
      <w:ins w:id="2466" w:author="PR Preview" w:date="2026-01-01T00:00:00Z">
        <w:r>
          <w:t xml:space="preserve">and</w:t>
        </w:r>
      </w:ins>
      <w:ins w:id="2467" w:author="PR Preview" w:date="2026-01-01T00:00:00Z">
        <w:r>
          <w:t xml:space="preserve"> </w:t>
        </w:r>
      </w:ins>
      <w:ins w:id="2468" w:author="PR Preview" w:date="2026-01-01T00:00:00Z">
        <w:r>
          <w:t xml:space="preserve">$\mathord{\smash[b]{\underset{\raise.3ex\hbox{$\scriptstyle\sim$}}{x}}\vphantom{x}}= (1, 2)$</w:t>
        </w:r>
      </w:ins>
      <w:ins w:id="2469" w:author="PR Preview" w:date="2026-01-01T00:00:00Z">
        <w:r>
          <w:t xml:space="preserve">.</w:t>
        </w:r>
      </w:ins>
      <w:ins w:id="2470" w:author="PR Preview" w:date="2026-01-01T00:00:00Z">
        <w:r>
          <w:t xml:space="preserve"> </w:t>
        </w:r>
      </w:ins>
      <w:ins w:id="2471" w:author="PR Preview" w:date="2026-01-01T00:00:00Z">
        <w:r>
          <w:t xml:space="preserve">Then</w:t>
        </w:r>
      </w:ins>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9"/>
    <w:bookmarkStart w:id="470"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70"/>
    <w:bookmarkStart w:id="471" w:name="exm-symmetric-part"/>
    <w:p>
      <w:pPr>
        <w:pStyle w:val="FirstParagraph"/>
      </w:pPr>
      <w:del w:id="2472" w:author="PR Preview" w:date="2026-01-01T00:00:00Z">
        <w:r>
          <w:rPr>
            <w:b/>
            <w:bCs/>
          </w:rPr>
          <w:delText xml:space="preserve">Example 142 (The symmetric part of a</w:delText>
        </w:r>
      </w:del>
      <w:del w:id="2473" w:author="PR Preview" w:date="2026-01-01T00:00:00Z">
        <w:r>
          <w:rPr>
            <w:b/>
            <w:bCs/>
          </w:rPr>
          <w:delText xml:space="preserve"> </w:delText>
        </w:r>
      </w:del>
      <m:oMath>
        <m:r>
          <m:t>2</m:t>
        </m:r>
        <m:r>
          <m:rPr>
            <m:sty m:val="p"/>
          </m:rPr>
          <m:t>×</m:t>
        </m:r>
        <m:r>
          <m:t>2</m:t>
        </m:r>
      </m:oMath>
      <w:del w:id="2474" w:author="PR Preview" w:date="2026-01-01T00:00:00Z">
        <w:r>
          <w:rPr>
            <w:b/>
            <w:bCs/>
          </w:rPr>
          <w:delText xml:space="preserve"> </w:delText>
        </w:r>
      </w:del>
      <w:del w:id="2475" w:author="PR Preview" w:date="2026-01-01T00:00:00Z">
        <w:r>
          <w:rPr>
            <w:b/>
            <w:bCs/>
          </w:rPr>
          <w:delText xml:space="preserve">matrix)</w:delText>
        </w:r>
      </w:del>
      <w:del w:id="2476" w:author="PR Preview" w:date="2026-01-01T00:00:00Z">
        <w:r>
          <w:delText xml:space="preserve"> </w:delText>
        </w:r>
      </w:del>
      <w:del w:id="2477" w:author="PR Preview" w:date="2026-01-01T00:00:00Z">
        <w:r>
          <w:delText xml:space="preserve">For</w:delText>
        </w:r>
      </w:del>
      <w:del w:id="2478"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2479" w:author="PR Preview" w:date="2026-01-01T00:00:00Z">
        <w:r>
          <w:delText xml:space="preserve">,</w:delText>
        </w:r>
      </w:del>
      <w:del w:id="2480" w:author="PR Preview" w:date="2026-01-01T00:00:00Z">
        <w:r>
          <w:delText xml:space="preserve"> </w:delText>
        </w:r>
      </w:del>
      <w:del w:id="2481" w:author="PR Preview" w:date="2026-01-01T00:00:00Z">
        <w:r>
          <w:delText xml:space="preserve">the symmetric part is</w:delText>
        </w:r>
      </w:del>
    </w:p>
    <w:p>
      <w:pPr>
        <w:pStyle w:val="FirstParagraph"/>
      </w:pPr>
      <w:ins w:id="2482" w:author="PR Preview" w:date="2026-01-01T00:00:00Z">
        <w:r>
          <w:rPr>
            <w:b/>
            <w:bCs/>
          </w:rPr>
          <w:t xml:space="preserve">Example 143 (The symmetric part of a</w:t>
        </w:r>
      </w:ins>
      <w:ins w:id="2483" w:author="PR Preview" w:date="2026-01-01T00:00:00Z">
        <w:r>
          <w:rPr>
            <w:b/>
            <w:bCs/>
          </w:rPr>
          <w:t xml:space="preserve"> </w:t>
        </w:r>
      </w:ins>
      <m:oMath>
        <m:r>
          <m:t>2</m:t>
        </m:r>
        <m:r>
          <m:rPr>
            <m:sty m:val="p"/>
          </m:rPr>
          <m:t>×</m:t>
        </m:r>
        <m:r>
          <m:t>2</m:t>
        </m:r>
      </m:oMath>
      <w:ins w:id="2484" w:author="PR Preview" w:date="2026-01-01T00:00:00Z">
        <w:r>
          <w:rPr>
            <w:b/>
            <w:bCs/>
          </w:rPr>
          <w:t xml:space="preserve"> </w:t>
        </w:r>
      </w:ins>
      <w:ins w:id="2485" w:author="PR Preview" w:date="2026-01-01T00:00:00Z">
        <w:r>
          <w:rPr>
            <w:b/>
            <w:bCs/>
          </w:rPr>
          <w:t xml:space="preserve">matrix)</w:t>
        </w:r>
      </w:ins>
      <w:ins w:id="2486" w:author="PR Preview" w:date="2026-01-01T00:00:00Z">
        <w:r>
          <w:t xml:space="preserve"> </w:t>
        </w:r>
      </w:ins>
      <w:ins w:id="2487" w:author="PR Preview" w:date="2026-01-01T00:00:00Z">
        <w:r>
          <w:t xml:space="preserve">For</w:t>
        </w:r>
      </w:ins>
      <w:ins w:id="2488"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2489" w:author="PR Preview" w:date="2026-01-01T00:00:00Z">
        <w:r>
          <w:t xml:space="preserve">,</w:t>
        </w:r>
      </w:ins>
      <w:ins w:id="2490" w:author="PR Preview" w:date="2026-01-01T00:00:00Z">
        <w:r>
          <w:t xml:space="preserve"> </w:t>
        </w:r>
      </w:ins>
      <w:ins w:id="2491" w:author="PR Preview" w:date="2026-01-01T00:00:00Z">
        <w:r>
          <w:t xml:space="preserve">the symmetric part is</w:t>
        </w:r>
      </w:ins>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71"/>
    <w:bookmarkStart w:id="472"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72"/>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73" w:name="exm-quadratic-form-symmetric"/>
    <w:p>
      <w:pPr>
        <w:pStyle w:val="BodyText"/>
      </w:pPr>
      <w:del w:id="2492" w:author="PR Preview" w:date="2026-01-01T00:00:00Z">
        <w:r>
          <w:rPr>
            <w:b/>
            <w:bCs/>
          </w:rPr>
          <w:delText xml:space="preserve">Example 143 (Replacing a matrix by its symmetric part)</w:delText>
        </w:r>
      </w:del>
      <w:del w:id="2493" w:author="PR Preview" w:date="2026-01-01T00:00:00Z">
        <w:r>
          <w:delText xml:space="preserve"> </w:delText>
        </w:r>
      </w:del>
      <w:del w:id="2494" w:author="PR Preview" w:date="2026-01-01T00:00:00Z">
        <w:r>
          <w:delText xml:space="preserve">With</w:delText>
        </w:r>
      </w:del>
      <w:del w:id="2495"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2496" w:author="PR Preview" w:date="2026-01-01T00:00:00Z">
        <w:r>
          <w:delText xml:space="preserve"> </w:delText>
        </w:r>
      </w:del>
      <w:del w:id="2497" w:author="PR Preview" w:date="2026-01-01T00:00:00Z">
        <w:r>
          <w:delText xml:space="preserve">from</w:delText>
        </w:r>
      </w:del>
      <w:del w:id="2498" w:author="PR Preview" w:date="2026-01-01T00:00:00Z">
        <w:r>
          <w:delText xml:space="preserve"> </w:delText>
        </w:r>
      </w:del>
      <w:hyperlink w:anchor="exm-symmetric-part">
        <w:del w:id="2499" w:author="PR Preview" w:date="2026-01-01T00:00:00Z">
          <w:r>
            <w:rPr>
              <w:rStyle w:val="Hyperlink"/>
            </w:rPr>
            <w:delText xml:space="preserve">Example 142</w:delText>
          </w:r>
        </w:del>
      </w:hyperlink>
      <w:del w:id="2500" w:author="PR Preview" w:date="2026-01-01T00:00:00Z">
        <w:r>
          <w:delText xml:space="preserve"> </w:delText>
        </w:r>
      </w:del>
      <w:del w:id="2501" w:author="PR Preview" w:date="2026-01-01T00:00:00Z">
        <w:r>
          <w:delText xml:space="preserve">and</w:delText>
        </w:r>
      </w:del>
      <w:del w:id="2502" w:author="PR Preview" w:date="2026-01-01T00:00:00Z">
        <w:r>
          <w:delText xml:space="preserve"> </w:delText>
        </w:r>
      </w:del>
      <w:del w:id="2503" w:author="PR Preview" w:date="2026-01-01T00:00:00Z">
        <w:r>
          <w:delText xml:space="preserve">$\mathord{\smash[b]{\underset{\raise.3ex\hbox{$\scriptstyle\sim$}}{x}}\vphantom{x}}= (1, 1)$</w:delText>
        </w:r>
      </w:del>
      <w:del w:id="2504" w:author="PR Preview" w:date="2026-01-01T00:00:00Z">
        <w:r>
          <w:delText xml:space="preserve">:</w:delText>
        </w:r>
      </w:del>
    </w:p>
    <w:p>
      <w:pPr>
        <w:pStyle w:val="BodyText"/>
      </w:pPr>
      <w:ins w:id="2505" w:author="PR Preview" w:date="2026-01-01T00:00:00Z">
        <w:r>
          <w:rPr>
            <w:b/>
            <w:bCs/>
          </w:rPr>
          <w:t xml:space="preserve">Example 144 (Replacing a matrix by its symmetric part)</w:t>
        </w:r>
      </w:ins>
      <w:ins w:id="2506" w:author="PR Preview" w:date="2026-01-01T00:00:00Z">
        <w:r>
          <w:t xml:space="preserve"> </w:t>
        </w:r>
      </w:ins>
      <w:ins w:id="2507" w:author="PR Preview" w:date="2026-01-01T00:00:00Z">
        <w:r>
          <w:t xml:space="preserve">With</w:t>
        </w:r>
      </w:ins>
      <w:ins w:id="2508"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2509" w:author="PR Preview" w:date="2026-01-01T00:00:00Z">
        <w:r>
          <w:t xml:space="preserve"> </w:t>
        </w:r>
      </w:ins>
      <w:ins w:id="2510" w:author="PR Preview" w:date="2026-01-01T00:00:00Z">
        <w:r>
          <w:t xml:space="preserve">from</w:t>
        </w:r>
      </w:ins>
      <w:ins w:id="2511" w:author="PR Preview" w:date="2026-01-01T00:00:00Z">
        <w:r>
          <w:t xml:space="preserve"> </w:t>
        </w:r>
      </w:ins>
      <w:hyperlink w:anchor="exm-symmetric-part">
        <w:ins w:id="2512" w:author="PR Preview" w:date="2026-01-01T00:00:00Z">
          <w:r>
            <w:rPr>
              <w:rStyle w:val="Hyperlink"/>
            </w:rPr>
            <w:t xml:space="preserve">Example 143</w:t>
          </w:r>
        </w:ins>
      </w:hyperlink>
      <w:ins w:id="2513" w:author="PR Preview" w:date="2026-01-01T00:00:00Z">
        <w:r>
          <w:t xml:space="preserve"> </w:t>
        </w:r>
      </w:ins>
      <w:ins w:id="2514" w:author="PR Preview" w:date="2026-01-01T00:00:00Z">
        <w:r>
          <w:t xml:space="preserve">and</w:t>
        </w:r>
      </w:ins>
      <w:ins w:id="2515" w:author="PR Preview" w:date="2026-01-01T00:00:00Z">
        <w:r>
          <w:t xml:space="preserve"> </w:t>
        </w:r>
      </w:ins>
      <w:ins w:id="2516" w:author="PR Preview" w:date="2026-01-01T00:00:00Z">
        <w:r>
          <w:t xml:space="preserve">$\mathord{\smash[b]{\underset{\raise.3ex\hbox{$\scriptstyle\sim$}}{x}}\vphantom{x}}= (1, 1)$</w:t>
        </w:r>
      </w:ins>
      <w:ins w:id="2517" w:author="PR Preview" w:date="2026-01-01T00:00:00Z">
        <w:r>
          <w:t xml:space="preserve">:</w:t>
        </w:r>
      </w:ins>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73"/>
    <w:bookmarkEnd w:id="474"/>
    <w:bookmarkStart w:id="489" w:name="trace-and-matrix-inner-product"/>
    <w:p>
      <w:pPr>
        <w:pStyle w:val="Heading2"/>
      </w:pPr>
      <w:r>
        <w:t xml:space="preserve">16 Trace and Matrix Inner Product</w:t>
      </w:r>
    </w:p>
    <w:bookmarkStart w:id="475"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5"/>
    <w:bookmarkStart w:id="476" w:name="exm-trace"/>
    <w:p>
      <w:pPr>
        <w:pStyle w:val="FirstParagraph"/>
      </w:pPr>
      <w:del w:id="2518" w:author="PR Preview" w:date="2026-01-01T00:00:00Z">
        <w:r>
          <w:rPr>
            <w:b/>
            <w:bCs/>
          </w:rPr>
          <w:delText xml:space="preserve">Example 144 (The trace of a</w:delText>
        </w:r>
      </w:del>
      <w:del w:id="2519" w:author="PR Preview" w:date="2026-01-01T00:00:00Z">
        <w:r>
          <w:rPr>
            <w:b/>
            <w:bCs/>
          </w:rPr>
          <w:delText xml:space="preserve"> </w:delText>
        </w:r>
      </w:del>
      <m:oMath>
        <m:r>
          <m:t>2</m:t>
        </m:r>
        <m:r>
          <m:rPr>
            <m:sty m:val="p"/>
          </m:rPr>
          <m:t>×</m:t>
        </m:r>
        <m:r>
          <m:t>2</m:t>
        </m:r>
      </m:oMath>
      <w:del w:id="2520" w:author="PR Preview" w:date="2026-01-01T00:00:00Z">
        <w:r>
          <w:rPr>
            <w:b/>
            <w:bCs/>
          </w:rPr>
          <w:delText xml:space="preserve"> </w:delText>
        </w:r>
      </w:del>
      <w:del w:id="2521" w:author="PR Preview" w:date="2026-01-01T00:00:00Z">
        <w:r>
          <w:rPr>
            <w:b/>
            <w:bCs/>
          </w:rPr>
          <w:delText xml:space="preserve">matrix)</w:delText>
        </w:r>
      </w:del>
    </w:p>
    <w:p>
      <w:pPr>
        <w:pStyle w:val="FirstParagraph"/>
      </w:pPr>
      <w:ins w:id="2522" w:author="PR Preview" w:date="2026-01-01T00:00:00Z">
        <w:r>
          <w:rPr>
            <w:b/>
            <w:bCs/>
          </w:rPr>
          <w:t xml:space="preserve">Example 145 (The trace of a</w:t>
        </w:r>
      </w:ins>
      <w:ins w:id="2523" w:author="PR Preview" w:date="2026-01-01T00:00:00Z">
        <w:r>
          <w:rPr>
            <w:b/>
            <w:bCs/>
          </w:rPr>
          <w:t xml:space="preserve"> </w:t>
        </w:r>
      </w:ins>
      <m:oMath>
        <m:r>
          <m:t>2</m:t>
        </m:r>
        <m:r>
          <m:rPr>
            <m:sty m:val="p"/>
          </m:rPr>
          <m:t>×</m:t>
        </m:r>
        <m:r>
          <m:t>2</m:t>
        </m:r>
      </m:oMath>
      <w:ins w:id="2524" w:author="PR Preview" w:date="2026-01-01T00:00:00Z">
        <w:r>
          <w:rPr>
            <w:b/>
            <w:bCs/>
          </w:rPr>
          <w:t xml:space="preserve"> </w:t>
        </w:r>
      </w:ins>
      <w:ins w:id="2525" w:author="PR Preview" w:date="2026-01-01T00:00:00Z">
        <w:r>
          <w:rPr>
            <w:b/>
            <w:bCs/>
          </w:rPr>
          <w:t xml:space="preserve">matrix)</w:t>
        </w:r>
      </w:ins>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6"/>
    <w:bookmarkStart w:id="477"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8" w:name="exm-trace-cyclic"/>
    <w:p>
      <w:pPr>
        <w:pStyle w:val="FirstParagraph"/>
      </w:pPr>
      <w:del w:id="2526" w:author="PR Preview" w:date="2026-01-01T00:00:00Z">
        <w:r>
          <w:rPr>
            <w:b/>
            <w:bCs/>
          </w:rPr>
          <w:delText xml:space="preserve">Example 145 (Traces of the two products of a</w:delText>
        </w:r>
      </w:del>
      <w:del w:id="2527" w:author="PR Preview" w:date="2026-01-01T00:00:00Z">
        <w:r>
          <w:rPr>
            <w:b/>
            <w:bCs/>
          </w:rPr>
          <w:delText xml:space="preserve"> </w:delText>
        </w:r>
      </w:del>
      <m:oMath>
        <m:r>
          <m:t>2</m:t>
        </m:r>
        <m:r>
          <m:rPr>
            <m:sty m:val="p"/>
          </m:rPr>
          <m:t>×</m:t>
        </m:r>
        <m:r>
          <m:t>3</m:t>
        </m:r>
      </m:oMath>
      <w:del w:id="2528" w:author="PR Preview" w:date="2026-01-01T00:00:00Z">
        <w:r>
          <w:rPr>
            <w:b/>
            <w:bCs/>
          </w:rPr>
          <w:delText xml:space="preserve"> </w:delText>
        </w:r>
      </w:del>
      <w:del w:id="2529" w:author="PR Preview" w:date="2026-01-01T00:00:00Z">
        <w:r>
          <w:rPr>
            <w:b/>
            <w:bCs/>
          </w:rPr>
          <w:delText xml:space="preserve">and a</w:delText>
        </w:r>
      </w:del>
      <w:del w:id="2530" w:author="PR Preview" w:date="2026-01-01T00:00:00Z">
        <w:r>
          <w:rPr>
            <w:b/>
            <w:bCs/>
          </w:rPr>
          <w:delText xml:space="preserve"> </w:delText>
        </w:r>
      </w:del>
      <m:oMath>
        <m:r>
          <m:t>3</m:t>
        </m:r>
        <m:r>
          <m:rPr>
            <m:sty m:val="p"/>
          </m:rPr>
          <m:t>×</m:t>
        </m:r>
        <m:r>
          <m:t>2</m:t>
        </m:r>
      </m:oMath>
      <w:del w:id="2531" w:author="PR Preview" w:date="2026-01-01T00:00:00Z">
        <w:r>
          <w:rPr>
            <w:b/>
            <w:bCs/>
          </w:rPr>
          <w:delText xml:space="preserve"> </w:delText>
        </w:r>
      </w:del>
      <w:del w:id="2532" w:author="PR Preview" w:date="2026-01-01T00:00:00Z">
        <w:r>
          <w:rPr>
            <w:b/>
            <w:bCs/>
          </w:rPr>
          <w:delText xml:space="preserve">matrix)</w:delText>
        </w:r>
      </w:del>
      <w:del w:id="2533" w:author="PR Preview" w:date="2026-01-01T00:00:00Z">
        <w:r>
          <w:delText xml:space="preserve"> </w:delText>
        </w:r>
      </w:del>
      <w:del w:id="2534" w:author="PR Preview" w:date="2026-01-01T00:00:00Z">
        <w:r>
          <w:delText xml:space="preserve">Let</w:delText>
        </w:r>
      </w:del>
    </w:p>
    <w:p>
      <w:pPr>
        <w:pStyle w:val="FirstParagraph"/>
      </w:pPr>
      <w:ins w:id="2535" w:author="PR Preview" w:date="2026-01-01T00:00:00Z">
        <w:r>
          <w:rPr>
            <w:b/>
            <w:bCs/>
          </w:rPr>
          <w:t xml:space="preserve">Example 146 (Traces of the two products of a</w:t>
        </w:r>
      </w:ins>
      <w:ins w:id="2536" w:author="PR Preview" w:date="2026-01-01T00:00:00Z">
        <w:r>
          <w:rPr>
            <w:b/>
            <w:bCs/>
          </w:rPr>
          <w:t xml:space="preserve"> </w:t>
        </w:r>
      </w:ins>
      <m:oMath>
        <m:r>
          <m:t>2</m:t>
        </m:r>
        <m:r>
          <m:rPr>
            <m:sty m:val="p"/>
          </m:rPr>
          <m:t>×</m:t>
        </m:r>
        <m:r>
          <m:t>3</m:t>
        </m:r>
      </m:oMath>
      <w:ins w:id="2537" w:author="PR Preview" w:date="2026-01-01T00:00:00Z">
        <w:r>
          <w:rPr>
            <w:b/>
            <w:bCs/>
          </w:rPr>
          <w:t xml:space="preserve"> </w:t>
        </w:r>
      </w:ins>
      <w:ins w:id="2538" w:author="PR Preview" w:date="2026-01-01T00:00:00Z">
        <w:r>
          <w:rPr>
            <w:b/>
            <w:bCs/>
          </w:rPr>
          <w:t xml:space="preserve">and a</w:t>
        </w:r>
      </w:ins>
      <w:ins w:id="2539" w:author="PR Preview" w:date="2026-01-01T00:00:00Z">
        <w:r>
          <w:rPr>
            <w:b/>
            <w:bCs/>
          </w:rPr>
          <w:t xml:space="preserve"> </w:t>
        </w:r>
      </w:ins>
      <m:oMath>
        <m:r>
          <m:t>3</m:t>
        </m:r>
        <m:r>
          <m:rPr>
            <m:sty m:val="p"/>
          </m:rPr>
          <m:t>×</m:t>
        </m:r>
        <m:r>
          <m:t>2</m:t>
        </m:r>
      </m:oMath>
      <w:ins w:id="2540" w:author="PR Preview" w:date="2026-01-01T00:00:00Z">
        <w:r>
          <w:rPr>
            <w:b/>
            <w:bCs/>
          </w:rPr>
          <w:t xml:space="preserve"> </w:t>
        </w:r>
      </w:ins>
      <w:ins w:id="2541" w:author="PR Preview" w:date="2026-01-01T00:00:00Z">
        <w:r>
          <w:rPr>
            <w:b/>
            <w:bCs/>
          </w:rPr>
          <w:t xml:space="preserve">matrix)</w:t>
        </w:r>
      </w:ins>
      <w:ins w:id="2542" w:author="PR Preview" w:date="2026-01-01T00:00:00Z">
        <w:r>
          <w:t xml:space="preserve"> </w:t>
        </w:r>
      </w:ins>
      <w:ins w:id="2543"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8"/>
    <w:bookmarkStart w:id="479" w:name="rem-trace-cyclic-triple"/>
    <w:p>
      <w:pPr>
        <w:pStyle w:val="BodyText"/>
      </w:pPr>
      <w:del w:id="2544" w:author="PR Preview" w:date="2026-01-01T00:00:00Z">
        <w:r>
          <w:rPr>
            <w:i/>
            <w:iCs/>
          </w:rPr>
          <w:delText xml:space="preserve">Remark 34</w:delText>
        </w:r>
      </w:del>
      <w:del w:id="2545" w:author="PR Preview" w:date="2026-01-01T00:00:00Z">
        <w:r>
          <w:delText xml:space="preserve"> (Moving a factor of a triple product). </w:delText>
        </w:r>
      </w:del>
      <w:del w:id="2546" w:author="PR Preview" w:date="2026-01-01T00:00:00Z">
        <w:r>
          <w:delText xml:space="preserve">Let</w:delText>
        </w:r>
      </w:del>
      <w:del w:id="2547" w:author="PR Preview" w:date="2026-01-01T00:00:00Z">
        <w:r>
          <w:delText xml:space="preserve"> </w:delText>
        </w:r>
      </w:del>
      <m:oMath>
        <m:r>
          <m:rPr>
            <m:sty m:val="bi"/>
          </m:rPr>
          <m:t>A</m:t>
        </m:r>
      </m:oMath>
      <w:del w:id="2548" w:author="PR Preview" w:date="2026-01-01T00:00:00Z">
        <w:r>
          <w:delText xml:space="preserve"> </w:delText>
        </w:r>
      </w:del>
      <w:del w:id="2549" w:author="PR Preview" w:date="2026-01-01T00:00:00Z">
        <w:r>
          <w:delText xml:space="preserve">be</w:delText>
        </w:r>
      </w:del>
      <w:del w:id="2550" w:author="PR Preview" w:date="2026-01-01T00:00:00Z">
        <w:r>
          <w:delText xml:space="preserve"> </w:delText>
        </w:r>
      </w:del>
      <m:oMath>
        <m:r>
          <m:t>m</m:t>
        </m:r>
        <m:r>
          <m:rPr>
            <m:sty m:val="p"/>
          </m:rPr>
          <m:t>×</m:t>
        </m:r>
        <m:r>
          <m:t>n</m:t>
        </m:r>
      </m:oMath>
      <w:del w:id="2551" w:author="PR Preview" w:date="2026-01-01T00:00:00Z">
        <w:r>
          <w:delText xml:space="preserve">,</w:delText>
        </w:r>
      </w:del>
      <w:del w:id="2552" w:author="PR Preview" w:date="2026-01-01T00:00:00Z">
        <w:r>
          <w:delText xml:space="preserve"> </w:delText>
        </w:r>
      </w:del>
      <m:oMath>
        <m:r>
          <m:rPr>
            <m:sty m:val="bi"/>
          </m:rPr>
          <m:t>B</m:t>
        </m:r>
      </m:oMath>
      <w:del w:id="2553" w:author="PR Preview" w:date="2026-01-01T00:00:00Z">
        <w:r>
          <w:delText xml:space="preserve"> </w:delText>
        </w:r>
      </w:del>
      <w:del w:id="2554" w:author="PR Preview" w:date="2026-01-01T00:00:00Z">
        <w:r>
          <w:delText xml:space="preserve">be</w:delText>
        </w:r>
      </w:del>
      <w:del w:id="2555" w:author="PR Preview" w:date="2026-01-01T00:00:00Z">
        <w:r>
          <w:delText xml:space="preserve"> </w:delText>
        </w:r>
      </w:del>
      <m:oMath>
        <m:r>
          <m:t>n</m:t>
        </m:r>
        <m:r>
          <m:rPr>
            <m:sty m:val="p"/>
          </m:rPr>
          <m:t>×</m:t>
        </m:r>
        <m:r>
          <m:t>k</m:t>
        </m:r>
      </m:oMath>
      <w:del w:id="2556" w:author="PR Preview" w:date="2026-01-01T00:00:00Z">
        <w:r>
          <w:delText xml:space="preserve">,</w:delText>
        </w:r>
      </w:del>
      <w:del w:id="2557" w:author="PR Preview" w:date="2026-01-01T00:00:00Z">
        <w:r>
          <w:delText xml:space="preserve"> </w:delText>
        </w:r>
      </w:del>
      <w:del w:id="2558" w:author="PR Preview" w:date="2026-01-01T00:00:00Z">
        <w:r>
          <w:delText xml:space="preserve">and</w:delText>
        </w:r>
      </w:del>
      <w:del w:id="2559" w:author="PR Preview" w:date="2026-01-01T00:00:00Z">
        <w:r>
          <w:delText xml:space="preserve"> </w:delText>
        </w:r>
      </w:del>
      <m:oMath>
        <m:r>
          <m:rPr>
            <m:sty m:val="bi"/>
          </m:rPr>
          <m:t>C</m:t>
        </m:r>
      </m:oMath>
      <w:del w:id="2560" w:author="PR Preview" w:date="2026-01-01T00:00:00Z">
        <w:r>
          <w:delText xml:space="preserve"> </w:delText>
        </w:r>
      </w:del>
      <w:del w:id="2561" w:author="PR Preview" w:date="2026-01-01T00:00:00Z">
        <w:r>
          <w:delText xml:space="preserve">be</w:delText>
        </w:r>
      </w:del>
      <w:del w:id="2562" w:author="PR Preview" w:date="2026-01-01T00:00:00Z">
        <w:r>
          <w:delText xml:space="preserve"> </w:delText>
        </w:r>
      </w:del>
      <m:oMath>
        <m:r>
          <m:t>k</m:t>
        </m:r>
        <m:r>
          <m:rPr>
            <m:sty m:val="p"/>
          </m:rPr>
          <m:t>×</m:t>
        </m:r>
        <m:r>
          <m:t>m</m:t>
        </m:r>
      </m:oMath>
      <w:del w:id="2563" w:author="PR Preview" w:date="2026-01-01T00:00:00Z">
        <w:r>
          <w:delText xml:space="preserve">,</w:delText>
        </w:r>
      </w:del>
      <w:del w:id="2564" w:author="PR Preview" w:date="2026-01-01T00:00:00Z">
        <w:r>
          <w:delText xml:space="preserve"> </w:delText>
        </w:r>
      </w:del>
      <w:del w:id="2565" w:author="PR Preview" w:date="2026-01-01T00:00:00Z">
        <w:r>
          <w:delText xml:space="preserve">so that</w:delText>
        </w:r>
      </w:del>
      <w:del w:id="2566" w:author="PR Preview" w:date="2026-01-01T00:00:00Z">
        <w:r>
          <w:delText xml:space="preserve"> </w:delText>
        </w:r>
      </w:del>
      <m:oMath>
        <m:r>
          <m:rPr>
            <m:sty m:val="bi"/>
          </m:rPr>
          <m:t>A</m:t>
        </m:r>
        <m:r>
          <m:rPr>
            <m:sty m:val="bi"/>
          </m:rPr>
          <m:t>B</m:t>
        </m:r>
      </m:oMath>
      <w:del w:id="2567" w:author="PR Preview" w:date="2026-01-01T00:00:00Z">
        <w:r>
          <w:delText xml:space="preserve"> </w:delText>
        </w:r>
      </w:del>
      <w:del w:id="2568" w:author="PR Preview" w:date="2026-01-01T00:00:00Z">
        <w:r>
          <w:delText xml:space="preserve">is</w:delText>
        </w:r>
      </w:del>
      <w:del w:id="2569" w:author="PR Preview" w:date="2026-01-01T00:00:00Z">
        <w:r>
          <w:delText xml:space="preserve"> </w:delText>
        </w:r>
      </w:del>
      <m:oMath>
        <m:r>
          <m:t>m</m:t>
        </m:r>
        <m:r>
          <m:rPr>
            <m:sty m:val="p"/>
          </m:rPr>
          <m:t>×</m:t>
        </m:r>
        <m:r>
          <m:t>k</m:t>
        </m:r>
      </m:oMath>
      <w:del w:id="2570" w:author="PR Preview" w:date="2026-01-01T00:00:00Z">
        <w:r>
          <w:delText xml:space="preserve"> </w:delText>
        </w:r>
      </w:del>
      <w:del w:id="2571" w:author="PR Preview" w:date="2026-01-01T00:00:00Z">
        <w:r>
          <w:delText xml:space="preserve">and</w:delText>
        </w:r>
      </w:del>
      <w:del w:id="2572" w:author="PR Preview" w:date="2026-01-01T00:00:00Z">
        <w:r>
          <w:delText xml:space="preserve"> </w:delText>
        </w:r>
      </w:del>
      <m:oMath>
        <m:r>
          <m:rPr>
            <m:sty m:val="bi"/>
          </m:rPr>
          <m:t>A</m:t>
        </m:r>
        <m:r>
          <m:rPr>
            <m:sty m:val="bi"/>
          </m:rPr>
          <m:t>B</m:t>
        </m:r>
        <m:r>
          <m:rPr>
            <m:sty m:val="bi"/>
          </m:rPr>
          <m:t>C</m:t>
        </m:r>
      </m:oMath>
      <w:del w:id="2573" w:author="PR Preview" w:date="2026-01-01T00:00:00Z">
        <w:r>
          <w:delText xml:space="preserve"> </w:delText>
        </w:r>
      </w:del>
      <w:del w:id="2574" w:author="PR Preview" w:date="2026-01-01T00:00:00Z">
        <w:r>
          <w:delText xml:space="preserve">is square.</w:delText>
        </w:r>
      </w:del>
      <w:del w:id="2575" w:author="PR Preview" w:date="2026-01-01T00:00:00Z">
        <w:r>
          <w:delText xml:space="preserve"> </w:delText>
        </w:r>
      </w:del>
      <w:del w:id="2576" w:author="PR Preview" w:date="2026-01-01T00:00:00Z">
        <w:r>
          <w:delText xml:space="preserve">Applying</w:delText>
        </w:r>
      </w:del>
      <w:del w:id="2577" w:author="PR Preview" w:date="2026-01-01T00:00:00Z">
        <w:r>
          <w:delText xml:space="preserve"> </w:delText>
        </w:r>
      </w:del>
      <w:hyperlink w:anchor="thm-trace-cyclic">
        <w:del w:id="2578" w:author="PR Preview" w:date="2026-01-01T00:00:00Z">
          <w:r>
            <w:rPr>
              <w:rStyle w:val="Hyperlink"/>
            </w:rPr>
            <w:delText xml:space="preserve">Theorem 77</w:delText>
          </w:r>
        </w:del>
      </w:hyperlink>
      <w:del w:id="2579" w:author="PR Preview" w:date="2026-01-01T00:00:00Z">
        <w:r>
          <w:delText xml:space="preserve"> </w:delText>
        </w:r>
      </w:del>
      <w:del w:id="2580" w:author="PR Preview" w:date="2026-01-01T00:00:00Z">
        <w:r>
          <w:delText xml:space="preserve">to the</w:delText>
        </w:r>
      </w:del>
      <w:del w:id="2581" w:author="PR Preview" w:date="2026-01-01T00:00:00Z">
        <w:r>
          <w:delText xml:space="preserve"> </w:delText>
        </w:r>
      </w:del>
      <m:oMath>
        <m:r>
          <m:t>m</m:t>
        </m:r>
        <m:r>
          <m:rPr>
            <m:sty m:val="p"/>
          </m:rPr>
          <m:t>×</m:t>
        </m:r>
        <m:r>
          <m:t>k</m:t>
        </m:r>
      </m:oMath>
      <w:del w:id="2582" w:author="PR Preview" w:date="2026-01-01T00:00:00Z">
        <w:r>
          <w:delText xml:space="preserve"> </w:delText>
        </w:r>
      </w:del>
      <w:del w:id="2583" w:author="PR Preview" w:date="2026-01-01T00:00:00Z">
        <w:r>
          <w:delText xml:space="preserve">matrix</w:delText>
        </w:r>
      </w:del>
      <w:del w:id="2584" w:author="PR Preview" w:date="2026-01-01T00:00:00Z">
        <w:r>
          <w:delText xml:space="preserve"> </w:delText>
        </w:r>
      </w:del>
      <m:oMath>
        <m:r>
          <m:rPr>
            <m:sty m:val="bi"/>
          </m:rPr>
          <m:t>A</m:t>
        </m:r>
        <m:r>
          <m:rPr>
            <m:sty m:val="bi"/>
          </m:rPr>
          <m:t>B</m:t>
        </m:r>
      </m:oMath>
      <w:del w:id="2585" w:author="PR Preview" w:date="2026-01-01T00:00:00Z">
        <w:r>
          <w:delText xml:space="preserve"> </w:delText>
        </w:r>
      </w:del>
      <w:del w:id="2586" w:author="PR Preview" w:date="2026-01-01T00:00:00Z">
        <w:r>
          <w:delText xml:space="preserve">and the</w:delText>
        </w:r>
      </w:del>
      <w:del w:id="2587" w:author="PR Preview" w:date="2026-01-01T00:00:00Z">
        <w:r>
          <w:delText xml:space="preserve"> </w:delText>
        </w:r>
      </w:del>
      <m:oMath>
        <m:r>
          <m:t>k</m:t>
        </m:r>
        <m:r>
          <m:rPr>
            <m:sty m:val="p"/>
          </m:rPr>
          <m:t>×</m:t>
        </m:r>
        <m:r>
          <m:t>m</m:t>
        </m:r>
      </m:oMath>
      <w:del w:id="2588" w:author="PR Preview" w:date="2026-01-01T00:00:00Z">
        <w:r>
          <w:delText xml:space="preserve"> </w:delText>
        </w:r>
      </w:del>
      <w:del w:id="2589" w:author="PR Preview" w:date="2026-01-01T00:00:00Z">
        <w:r>
          <w:delText xml:space="preserve">matrix</w:delText>
        </w:r>
      </w:del>
      <w:del w:id="2590" w:author="PR Preview" w:date="2026-01-01T00:00:00Z">
        <w:r>
          <w:delText xml:space="preserve"> </w:delText>
        </w:r>
      </w:del>
      <m:oMath>
        <m:r>
          <m:rPr>
            <m:sty m:val="bi"/>
          </m:rPr>
          <m:t>C</m:t>
        </m:r>
      </m:oMath>
      <w:del w:id="2591" w:author="PR Preview" w:date="2026-01-01T00:00:00Z">
        <w:r>
          <w:delText xml:space="preserve"> </w:delText>
        </w:r>
      </w:del>
      <w:del w:id="2592" w:author="PR Preview" w:date="2026-01-01T00:00:00Z">
        <w:r>
          <w:delText xml:space="preserve">moves the last factor of the triple product to the front</w:delText>
        </w:r>
      </w:del>
      <w:del w:id="2593" w:author="PR Preview" w:date="2026-01-01T00:00:00Z">
        <w:r>
          <w:delText xml:space="preserve"> </w:delText>
        </w:r>
      </w:del>
      <w:del w:id="2594" w:author="PR Preview" w:date="2026-01-01T00:00:00Z">
        <w:r>
          <w:delText xml:space="preserve">[47, Ch. 1], Theorem 1.5 and eq. 1.17, p. 19</w:delText>
        </w:r>
      </w:del>
      <w:del w:id="2595" w:author="PR Preview" w:date="2026-01-01T00:00:00Z">
        <w:r>
          <w:delText xml:space="preserve">:</w:delText>
        </w:r>
      </w:del>
    </w:p>
    <w:p>
      <w:pPr>
        <w:pStyle w:val="BodyText"/>
      </w:pPr>
      <w:ins w:id="2596" w:author="PR Preview" w:date="2026-01-01T00:00:00Z">
        <w:r>
          <w:rPr>
            <w:i/>
            <w:iCs/>
          </w:rPr>
          <w:t xml:space="preserve">Remark 35</w:t>
        </w:r>
      </w:ins>
      <w:ins w:id="2597" w:author="PR Preview" w:date="2026-01-01T00:00:00Z">
        <w:r>
          <w:t xml:space="preserve"> (Moving a factor of a triple product). </w:t>
        </w:r>
      </w:ins>
      <w:ins w:id="2598" w:author="PR Preview" w:date="2026-01-01T00:00:00Z">
        <w:r>
          <w:t xml:space="preserve">Let</w:t>
        </w:r>
      </w:ins>
      <w:ins w:id="2599" w:author="PR Preview" w:date="2026-01-01T00:00:00Z">
        <w:r>
          <w:t xml:space="preserve"> </w:t>
        </w:r>
      </w:ins>
      <m:oMath>
        <m:r>
          <m:rPr>
            <m:sty m:val="bi"/>
          </m:rPr>
          <m:t>A</m:t>
        </m:r>
      </m:oMath>
      <w:ins w:id="2600" w:author="PR Preview" w:date="2026-01-01T00:00:00Z">
        <w:r>
          <w:t xml:space="preserve"> </w:t>
        </w:r>
      </w:ins>
      <w:ins w:id="2601" w:author="PR Preview" w:date="2026-01-01T00:00:00Z">
        <w:r>
          <w:t xml:space="preserve">be</w:t>
        </w:r>
      </w:ins>
      <w:ins w:id="2602" w:author="PR Preview" w:date="2026-01-01T00:00:00Z">
        <w:r>
          <w:t xml:space="preserve"> </w:t>
        </w:r>
      </w:ins>
      <m:oMath>
        <m:r>
          <m:t>m</m:t>
        </m:r>
        <m:r>
          <m:rPr>
            <m:sty m:val="p"/>
          </m:rPr>
          <m:t>×</m:t>
        </m:r>
        <m:r>
          <m:t>n</m:t>
        </m:r>
      </m:oMath>
      <w:ins w:id="2603" w:author="PR Preview" w:date="2026-01-01T00:00:00Z">
        <w:r>
          <w:t xml:space="preserve">,</w:t>
        </w:r>
      </w:ins>
      <w:ins w:id="2604" w:author="PR Preview" w:date="2026-01-01T00:00:00Z">
        <w:r>
          <w:t xml:space="preserve"> </w:t>
        </w:r>
      </w:ins>
      <m:oMath>
        <m:r>
          <m:rPr>
            <m:sty m:val="bi"/>
          </m:rPr>
          <m:t>B</m:t>
        </m:r>
      </m:oMath>
      <w:ins w:id="2605" w:author="PR Preview" w:date="2026-01-01T00:00:00Z">
        <w:r>
          <w:t xml:space="preserve"> </w:t>
        </w:r>
      </w:ins>
      <w:ins w:id="2606" w:author="PR Preview" w:date="2026-01-01T00:00:00Z">
        <w:r>
          <w:t xml:space="preserve">be</w:t>
        </w:r>
      </w:ins>
      <w:ins w:id="2607" w:author="PR Preview" w:date="2026-01-01T00:00:00Z">
        <w:r>
          <w:t xml:space="preserve"> </w:t>
        </w:r>
      </w:ins>
      <m:oMath>
        <m:r>
          <m:t>n</m:t>
        </m:r>
        <m:r>
          <m:rPr>
            <m:sty m:val="p"/>
          </m:rPr>
          <m:t>×</m:t>
        </m:r>
        <m:r>
          <m:t>k</m:t>
        </m:r>
      </m:oMath>
      <w:ins w:id="2608" w:author="PR Preview" w:date="2026-01-01T00:00:00Z">
        <w:r>
          <w:t xml:space="preserve">,</w:t>
        </w:r>
      </w:ins>
      <w:ins w:id="2609" w:author="PR Preview" w:date="2026-01-01T00:00:00Z">
        <w:r>
          <w:t xml:space="preserve"> </w:t>
        </w:r>
      </w:ins>
      <w:ins w:id="2610" w:author="PR Preview" w:date="2026-01-01T00:00:00Z">
        <w:r>
          <w:t xml:space="preserve">and</w:t>
        </w:r>
      </w:ins>
      <w:ins w:id="2611" w:author="PR Preview" w:date="2026-01-01T00:00:00Z">
        <w:r>
          <w:t xml:space="preserve"> </w:t>
        </w:r>
      </w:ins>
      <m:oMath>
        <m:r>
          <m:rPr>
            <m:sty m:val="bi"/>
          </m:rPr>
          <m:t>C</m:t>
        </m:r>
      </m:oMath>
      <w:ins w:id="2612" w:author="PR Preview" w:date="2026-01-01T00:00:00Z">
        <w:r>
          <w:t xml:space="preserve"> </w:t>
        </w:r>
      </w:ins>
      <w:ins w:id="2613" w:author="PR Preview" w:date="2026-01-01T00:00:00Z">
        <w:r>
          <w:t xml:space="preserve">be</w:t>
        </w:r>
      </w:ins>
      <w:ins w:id="2614" w:author="PR Preview" w:date="2026-01-01T00:00:00Z">
        <w:r>
          <w:t xml:space="preserve"> </w:t>
        </w:r>
      </w:ins>
      <m:oMath>
        <m:r>
          <m:t>k</m:t>
        </m:r>
        <m:r>
          <m:rPr>
            <m:sty m:val="p"/>
          </m:rPr>
          <m:t>×</m:t>
        </m:r>
        <m:r>
          <m:t>m</m:t>
        </m:r>
      </m:oMath>
      <w:ins w:id="2615" w:author="PR Preview" w:date="2026-01-01T00:00:00Z">
        <w:r>
          <w:t xml:space="preserve">,</w:t>
        </w:r>
      </w:ins>
      <w:ins w:id="2616" w:author="PR Preview" w:date="2026-01-01T00:00:00Z">
        <w:r>
          <w:t xml:space="preserve"> </w:t>
        </w:r>
      </w:ins>
      <w:ins w:id="2617" w:author="PR Preview" w:date="2026-01-01T00:00:00Z">
        <w:r>
          <w:t xml:space="preserve">so that</w:t>
        </w:r>
      </w:ins>
      <w:ins w:id="2618" w:author="PR Preview" w:date="2026-01-01T00:00:00Z">
        <w:r>
          <w:t xml:space="preserve"> </w:t>
        </w:r>
      </w:ins>
      <m:oMath>
        <m:r>
          <m:rPr>
            <m:sty m:val="bi"/>
          </m:rPr>
          <m:t>A</m:t>
        </m:r>
        <m:r>
          <m:rPr>
            <m:sty m:val="bi"/>
          </m:rPr>
          <m:t>B</m:t>
        </m:r>
      </m:oMath>
      <w:ins w:id="2619" w:author="PR Preview" w:date="2026-01-01T00:00:00Z">
        <w:r>
          <w:t xml:space="preserve"> </w:t>
        </w:r>
      </w:ins>
      <w:ins w:id="2620" w:author="PR Preview" w:date="2026-01-01T00:00:00Z">
        <w:r>
          <w:t xml:space="preserve">is</w:t>
        </w:r>
      </w:ins>
      <w:ins w:id="2621" w:author="PR Preview" w:date="2026-01-01T00:00:00Z">
        <w:r>
          <w:t xml:space="preserve"> </w:t>
        </w:r>
      </w:ins>
      <m:oMath>
        <m:r>
          <m:t>m</m:t>
        </m:r>
        <m:r>
          <m:rPr>
            <m:sty m:val="p"/>
          </m:rPr>
          <m:t>×</m:t>
        </m:r>
        <m:r>
          <m:t>k</m:t>
        </m:r>
      </m:oMath>
      <w:ins w:id="2622" w:author="PR Preview" w:date="2026-01-01T00:00:00Z">
        <w:r>
          <w:t xml:space="preserve"> </w:t>
        </w:r>
      </w:ins>
      <w:ins w:id="2623" w:author="PR Preview" w:date="2026-01-01T00:00:00Z">
        <w:r>
          <w:t xml:space="preserve">and</w:t>
        </w:r>
      </w:ins>
      <w:ins w:id="2624" w:author="PR Preview" w:date="2026-01-01T00:00:00Z">
        <w:r>
          <w:t xml:space="preserve"> </w:t>
        </w:r>
      </w:ins>
      <m:oMath>
        <m:r>
          <m:rPr>
            <m:sty m:val="bi"/>
          </m:rPr>
          <m:t>A</m:t>
        </m:r>
        <m:r>
          <m:rPr>
            <m:sty m:val="bi"/>
          </m:rPr>
          <m:t>B</m:t>
        </m:r>
        <m:r>
          <m:rPr>
            <m:sty m:val="bi"/>
          </m:rPr>
          <m:t>C</m:t>
        </m:r>
      </m:oMath>
      <w:ins w:id="2625" w:author="PR Preview" w:date="2026-01-01T00:00:00Z">
        <w:r>
          <w:t xml:space="preserve"> </w:t>
        </w:r>
      </w:ins>
      <w:ins w:id="2626" w:author="PR Preview" w:date="2026-01-01T00:00:00Z">
        <w:r>
          <w:t xml:space="preserve">is square.</w:t>
        </w:r>
      </w:ins>
      <w:ins w:id="2627" w:author="PR Preview" w:date="2026-01-01T00:00:00Z">
        <w:r>
          <w:t xml:space="preserve"> </w:t>
        </w:r>
      </w:ins>
      <w:ins w:id="2628" w:author="PR Preview" w:date="2026-01-01T00:00:00Z">
        <w:r>
          <w:t xml:space="preserve">Applying</w:t>
        </w:r>
      </w:ins>
      <w:ins w:id="2629" w:author="PR Preview" w:date="2026-01-01T00:00:00Z">
        <w:r>
          <w:t xml:space="preserve"> </w:t>
        </w:r>
      </w:ins>
      <w:hyperlink w:anchor="thm-trace-cyclic">
        <w:ins w:id="2630" w:author="PR Preview" w:date="2026-01-01T00:00:00Z">
          <w:r>
            <w:rPr>
              <w:rStyle w:val="Hyperlink"/>
            </w:rPr>
            <w:t xml:space="preserve">Theorem 77</w:t>
          </w:r>
        </w:ins>
      </w:hyperlink>
      <w:ins w:id="2631" w:author="PR Preview" w:date="2026-01-01T00:00:00Z">
        <w:r>
          <w:t xml:space="preserve"> </w:t>
        </w:r>
      </w:ins>
      <w:ins w:id="2632" w:author="PR Preview" w:date="2026-01-01T00:00:00Z">
        <w:r>
          <w:t xml:space="preserve">to the</w:t>
        </w:r>
      </w:ins>
      <w:ins w:id="2633" w:author="PR Preview" w:date="2026-01-01T00:00:00Z">
        <w:r>
          <w:t xml:space="preserve"> </w:t>
        </w:r>
      </w:ins>
      <m:oMath>
        <m:r>
          <m:t>m</m:t>
        </m:r>
        <m:r>
          <m:rPr>
            <m:sty m:val="p"/>
          </m:rPr>
          <m:t>×</m:t>
        </m:r>
        <m:r>
          <m:t>k</m:t>
        </m:r>
      </m:oMath>
      <w:ins w:id="2634" w:author="PR Preview" w:date="2026-01-01T00:00:00Z">
        <w:r>
          <w:t xml:space="preserve"> </w:t>
        </w:r>
      </w:ins>
      <w:ins w:id="2635" w:author="PR Preview" w:date="2026-01-01T00:00:00Z">
        <w:r>
          <w:t xml:space="preserve">matrix</w:t>
        </w:r>
      </w:ins>
      <w:ins w:id="2636" w:author="PR Preview" w:date="2026-01-01T00:00:00Z">
        <w:r>
          <w:t xml:space="preserve"> </w:t>
        </w:r>
      </w:ins>
      <m:oMath>
        <m:r>
          <m:rPr>
            <m:sty m:val="bi"/>
          </m:rPr>
          <m:t>A</m:t>
        </m:r>
        <m:r>
          <m:rPr>
            <m:sty m:val="bi"/>
          </m:rPr>
          <m:t>B</m:t>
        </m:r>
      </m:oMath>
      <w:ins w:id="2637" w:author="PR Preview" w:date="2026-01-01T00:00:00Z">
        <w:r>
          <w:t xml:space="preserve"> </w:t>
        </w:r>
      </w:ins>
      <w:ins w:id="2638" w:author="PR Preview" w:date="2026-01-01T00:00:00Z">
        <w:r>
          <w:t xml:space="preserve">and the</w:t>
        </w:r>
      </w:ins>
      <w:ins w:id="2639" w:author="PR Preview" w:date="2026-01-01T00:00:00Z">
        <w:r>
          <w:t xml:space="preserve"> </w:t>
        </w:r>
      </w:ins>
      <m:oMath>
        <m:r>
          <m:t>k</m:t>
        </m:r>
        <m:r>
          <m:rPr>
            <m:sty m:val="p"/>
          </m:rPr>
          <m:t>×</m:t>
        </m:r>
        <m:r>
          <m:t>m</m:t>
        </m:r>
      </m:oMath>
      <w:ins w:id="2640" w:author="PR Preview" w:date="2026-01-01T00:00:00Z">
        <w:r>
          <w:t xml:space="preserve"> </w:t>
        </w:r>
      </w:ins>
      <w:ins w:id="2641" w:author="PR Preview" w:date="2026-01-01T00:00:00Z">
        <w:r>
          <w:t xml:space="preserve">matrix</w:t>
        </w:r>
      </w:ins>
      <w:ins w:id="2642" w:author="PR Preview" w:date="2026-01-01T00:00:00Z">
        <w:r>
          <w:t xml:space="preserve"> </w:t>
        </w:r>
      </w:ins>
      <m:oMath>
        <m:r>
          <m:rPr>
            <m:sty m:val="bi"/>
          </m:rPr>
          <m:t>C</m:t>
        </m:r>
      </m:oMath>
      <w:ins w:id="2643" w:author="PR Preview" w:date="2026-01-01T00:00:00Z">
        <w:r>
          <w:t xml:space="preserve"> </w:t>
        </w:r>
      </w:ins>
      <w:ins w:id="2644" w:author="PR Preview" w:date="2026-01-01T00:00:00Z">
        <w:r>
          <w:t xml:space="preserve">moves the last factor of the triple product to the front</w:t>
        </w:r>
      </w:ins>
      <w:ins w:id="2645" w:author="PR Preview" w:date="2026-01-01T00:00:00Z">
        <w:r>
          <w:t xml:space="preserve"> </w:t>
        </w:r>
      </w:ins>
      <w:ins w:id="2646" w:author="PR Preview" w:date="2026-01-01T00:00:00Z">
        <w:r>
          <w:t xml:space="preserve">[47, Ch. 1], Theorem 1.5 and eq. 1.17, p. 19</w:t>
        </w:r>
      </w:ins>
      <w:ins w:id="2647" w:author="PR Preview" w:date="2026-01-01T00:00:00Z">
        <w:r>
          <w:t xml:space="preserve">:</w:t>
        </w:r>
      </w:ins>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9"/>
    <w:bookmarkStart w:id="480"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80"/>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81"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81"/>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82" w:name="exm-matrix-inner-product"/>
    <w:p>
      <w:pPr>
        <w:pStyle w:val="FirstParagraph"/>
      </w:pPr>
      <w:del w:id="2648" w:author="PR Preview" w:date="2026-01-01T00:00:00Z">
        <w:r>
          <w:rPr>
            <w:b/>
            <w:bCs/>
          </w:rPr>
          <w:delText xml:space="preserve">Example 146 (The inner product of two</w:delText>
        </w:r>
      </w:del>
      <w:del w:id="2649" w:author="PR Preview" w:date="2026-01-01T00:00:00Z">
        <w:r>
          <w:rPr>
            <w:b/>
            <w:bCs/>
          </w:rPr>
          <w:delText xml:space="preserve"> </w:delText>
        </w:r>
      </w:del>
      <m:oMath>
        <m:r>
          <m:t>2</m:t>
        </m:r>
        <m:r>
          <m:rPr>
            <m:sty m:val="p"/>
          </m:rPr>
          <m:t>×</m:t>
        </m:r>
        <m:r>
          <m:t>2</m:t>
        </m:r>
      </m:oMath>
      <w:del w:id="2650" w:author="PR Preview" w:date="2026-01-01T00:00:00Z">
        <w:r>
          <w:rPr>
            <w:b/>
            <w:bCs/>
          </w:rPr>
          <w:delText xml:space="preserve"> </w:delText>
        </w:r>
      </w:del>
      <w:del w:id="2651" w:author="PR Preview" w:date="2026-01-01T00:00:00Z">
        <w:r>
          <w:rPr>
            <w:b/>
            <w:bCs/>
          </w:rPr>
          <w:delText xml:space="preserve">matrices)</w:delText>
        </w:r>
      </w:del>
      <w:del w:id="2652" w:author="PR Preview" w:date="2026-01-01T00:00:00Z">
        <w:r>
          <w:delText xml:space="preserve"> </w:delText>
        </w:r>
      </w:del>
      <w:del w:id="2653" w:author="PR Preview" w:date="2026-01-01T00:00:00Z">
        <w:r>
          <w:delText xml:space="preserve">Let</w:delText>
        </w:r>
      </w:del>
    </w:p>
    <w:p>
      <w:pPr>
        <w:pStyle w:val="FirstParagraph"/>
      </w:pPr>
      <w:ins w:id="2654" w:author="PR Preview" w:date="2026-01-01T00:00:00Z">
        <w:r>
          <w:rPr>
            <w:b/>
            <w:bCs/>
          </w:rPr>
          <w:t xml:space="preserve">Example 147 (The inner product of two</w:t>
        </w:r>
      </w:ins>
      <w:ins w:id="2655" w:author="PR Preview" w:date="2026-01-01T00:00:00Z">
        <w:r>
          <w:rPr>
            <w:b/>
            <w:bCs/>
          </w:rPr>
          <w:t xml:space="preserve"> </w:t>
        </w:r>
      </w:ins>
      <m:oMath>
        <m:r>
          <m:t>2</m:t>
        </m:r>
        <m:r>
          <m:rPr>
            <m:sty m:val="p"/>
          </m:rPr>
          <m:t>×</m:t>
        </m:r>
        <m:r>
          <m:t>2</m:t>
        </m:r>
      </m:oMath>
      <w:ins w:id="2656" w:author="PR Preview" w:date="2026-01-01T00:00:00Z">
        <w:r>
          <w:rPr>
            <w:b/>
            <w:bCs/>
          </w:rPr>
          <w:t xml:space="preserve"> </w:t>
        </w:r>
      </w:ins>
      <w:ins w:id="2657" w:author="PR Preview" w:date="2026-01-01T00:00:00Z">
        <w:r>
          <w:rPr>
            <w:b/>
            <w:bCs/>
          </w:rPr>
          <w:t xml:space="preserve">matrices)</w:t>
        </w:r>
      </w:ins>
      <w:ins w:id="2658" w:author="PR Preview" w:date="2026-01-01T00:00:00Z">
        <w:r>
          <w:t xml:space="preserve"> </w:t>
        </w:r>
      </w:ins>
      <w:ins w:id="2659"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82"/>
    <w:bookmarkStart w:id="483" w:name="rem-matrix-inner-product-dot-product"/>
    <w:p>
      <w:pPr>
        <w:pStyle w:val="FirstParagraph"/>
      </w:pPr>
      <w:del w:id="2660" w:author="PR Preview" w:date="2026-01-01T00:00:00Z">
        <w:r>
          <w:rPr>
            <w:i/>
            <w:iCs/>
          </w:rPr>
          <w:delText xml:space="preserve">Remark 35</w:delText>
        </w:r>
      </w:del>
      <w:del w:id="2661" w:author="PR Preview" w:date="2026-01-01T00:00:00Z">
        <w:r>
          <w:delText xml:space="preserve"> (The matrix inner product as a dot product). </w:delText>
        </w:r>
      </w:del>
      <w:hyperlink w:anchor="thm-matrix-inner-product-entries">
        <w:del w:id="2662" w:author="PR Preview" w:date="2026-01-01T00:00:00Z">
          <w:r>
            <w:rPr>
              <w:rStyle w:val="Hyperlink"/>
            </w:rPr>
            <w:delText xml:space="preserve">Theorem 78</w:delText>
          </w:r>
        </w:del>
      </w:hyperlink>
      <w:del w:id="2663" w:author="PR Preview" w:date="2026-01-01T00:00:00Z">
        <w:r>
          <w:delText xml:space="preserve"> </w:delText>
        </w:r>
      </w:del>
      <w:del w:id="2664" w:author="PR Preview" w:date="2026-01-01T00:00:00Z">
        <w:r>
          <w:delText xml:space="preserve">says that the matrix inner product</w:delText>
        </w:r>
      </w:del>
      <w:del w:id="2665" w:author="PR Preview" w:date="2026-01-01T00:00:00Z">
        <w:r>
          <w:delText xml:space="preserve"> </w:delText>
        </w:r>
      </w:del>
      <w:del w:id="2666" w:author="PR Preview" w:date="2026-01-01T00:00:00Z">
        <w:r>
          <w:delText xml:space="preserve">is the dot product (2) of the two matrices’</w:delText>
        </w:r>
      </w:del>
      <w:del w:id="2667" w:author="PR Preview" w:date="2026-01-01T00:00:00Z">
        <w:r>
          <w:delText xml:space="preserve"> </w:delText>
        </w:r>
      </w:del>
      <w:del w:id="2668" w:author="PR Preview" w:date="2026-01-01T00:00:00Z">
        <w:r>
          <w:delText xml:space="preserve">entries, each listed as one vector of length</w:delText>
        </w:r>
      </w:del>
      <w:del w:id="2669" w:author="PR Preview" w:date="2026-01-01T00:00:00Z">
        <w:r>
          <w:delText xml:space="preserve"> </w:delText>
        </w:r>
      </w:del>
      <m:oMath>
        <m:r>
          <m:t>n</m:t>
        </m:r>
        <m:r>
          <m:t>p</m:t>
        </m:r>
      </m:oMath>
      <w:del w:id="2670" w:author="PR Preview" w:date="2026-01-01T00:00:00Z">
        <w:r>
          <w:delText xml:space="preserve">,</w:delText>
        </w:r>
      </w:del>
      <w:del w:id="2671" w:author="PR Preview" w:date="2026-01-01T00:00:00Z">
        <w:r>
          <w:delText xml:space="preserve"> </w:delText>
        </w:r>
      </w:del>
      <w:del w:id="2672" w:author="PR Preview" w:date="2026-01-01T00:00:00Z">
        <w:r>
          <w:delText xml:space="preserve">with both matrices’ entries listed in the same order.</w:delText>
        </w:r>
      </w:del>
    </w:p>
    <w:p>
      <w:pPr>
        <w:pStyle w:val="BodyText"/>
      </w:pPr>
      <w:del w:id="2673" w:author="PR Preview" w:date="2026-01-01T00:00:00Z">
        <w:r>
          <w:delText xml:space="preserve">For example, listing the entries of</w:delText>
        </w:r>
      </w:del>
      <w:del w:id="2674" w:author="PR Preview" w:date="2026-01-01T00:00:00Z">
        <w:r>
          <w:delText xml:space="preserve"> </w:delText>
        </w:r>
      </w:del>
      <m:oMath>
        <m:r>
          <m:rPr>
            <m:sty m:val="bi"/>
          </m:rPr>
          <m:t>A</m:t>
        </m:r>
      </m:oMath>
      <w:del w:id="2675" w:author="PR Preview" w:date="2026-01-01T00:00:00Z">
        <w:r>
          <w:delText xml:space="preserve"> </w:delText>
        </w:r>
      </w:del>
      <w:del w:id="2676" w:author="PR Preview" w:date="2026-01-01T00:00:00Z">
        <w:r>
          <w:delText xml:space="preserve">and</w:delText>
        </w:r>
      </w:del>
      <w:del w:id="2677" w:author="PR Preview" w:date="2026-01-01T00:00:00Z">
        <w:r>
          <w:delText xml:space="preserve"> </w:delText>
        </w:r>
      </w:del>
      <m:oMath>
        <m:r>
          <m:rPr>
            <m:sty m:val="bi"/>
          </m:rPr>
          <m:t>B</m:t>
        </m:r>
      </m:oMath>
      <w:del w:id="2678" w:author="PR Preview" w:date="2026-01-01T00:00:00Z">
        <w:r>
          <w:delText xml:space="preserve"> </w:delText>
        </w:r>
      </w:del>
      <w:del w:id="2679" w:author="PR Preview" w:date="2026-01-01T00:00:00Z">
        <w:r>
          <w:delText xml:space="preserve">in</w:delText>
        </w:r>
      </w:del>
      <w:del w:id="2680" w:author="PR Preview" w:date="2026-01-01T00:00:00Z">
        <w:r>
          <w:delText xml:space="preserve"> </w:delText>
        </w:r>
      </w:del>
      <w:hyperlink w:anchor="exm-matrix-inner-product">
        <w:del w:id="2681" w:author="PR Preview" w:date="2026-01-01T00:00:00Z">
          <w:r>
            <w:rPr>
              <w:rStyle w:val="Hyperlink"/>
            </w:rPr>
            <w:delText xml:space="preserve">Example 146</w:delText>
          </w:r>
        </w:del>
      </w:hyperlink>
      <w:del w:id="2682" w:author="PR Preview" w:date="2026-01-01T00:00:00Z">
        <w:r>
          <w:delText xml:space="preserve"> </w:delText>
        </w:r>
      </w:del>
      <w:del w:id="2683" w:author="PR Preview" w:date="2026-01-01T00:00:00Z">
        <w:r>
          <w:delText xml:space="preserve">row by row</w:delText>
        </w:r>
      </w:del>
      <w:del w:id="2684" w:author="PR Preview" w:date="2026-01-01T00:00:00Z">
        <w:r>
          <w:delText xml:space="preserve"> </w:delText>
        </w:r>
      </w:del>
      <w:del w:id="2685" w:author="PR Preview" w:date="2026-01-01T00:00:00Z">
        <w:r>
          <w:delText xml:space="preserve">gives</w:delText>
        </w:r>
      </w:del>
      <w:del w:id="2686"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2687" w:author="PR Preview" w:date="2026-01-01T00:00:00Z">
        <w:r>
          <w:delText xml:space="preserve"> </w:delText>
        </w:r>
      </w:del>
      <w:del w:id="2688" w:author="PR Preview" w:date="2026-01-01T00:00:00Z">
        <w:r>
          <w:delText xml:space="preserve">and</w:delText>
        </w:r>
      </w:del>
      <w:del w:id="2689" w:author="PR Preview" w:date="2026-01-01T00:00:00Z">
        <w:r>
          <w:delText xml:space="preserve"> </w:delText>
        </w:r>
      </w:del>
      <m:oMath>
        <m:r>
          <m:rPr>
            <m:sty m:val="p"/>
          </m:rPr>
          <m:t>(</m:t>
        </m:r>
        <m:r>
          <m:t>0</m:t>
        </m:r>
        <m:r>
          <m:rPr>
            <m:sty m:val="p"/>
          </m:rPr>
          <m:t>,</m:t>
        </m:r>
        <m:r>
          <m:t>1</m:t>
        </m:r>
        <m:r>
          <m:rPr>
            <m:sty m:val="p"/>
          </m:rPr>
          <m:t>,</m:t>
        </m:r>
        <m:r>
          <m:rPr>
            <m:sty m:val="p"/>
          </m:rPr>
          <m:t>−</m:t>
        </m:r>
        <m:r>
          <m:t>1</m:t>
        </m:r>
        <m:r>
          <m:rPr>
            <m:sty m:val="p"/>
          </m:rPr>
          <m:t>,</m:t>
        </m:r>
        <m:r>
          <m:t>2</m:t>
        </m:r>
        <m:r>
          <m:rPr>
            <m:sty m:val="p"/>
          </m:rPr>
          <m:t>)</m:t>
        </m:r>
      </m:oMath>
      <w:del w:id="2690" w:author="PR Preview" w:date="2026-01-01T00:00:00Z">
        <w:r>
          <w:delText xml:space="preserve">,</w:delText>
        </w:r>
      </w:del>
      <w:del w:id="2691" w:author="PR Preview" w:date="2026-01-01T00:00:00Z">
        <w:r>
          <w:delText xml:space="preserve"> </w:delText>
        </w:r>
      </w:del>
      <w:del w:id="2692" w:author="PR Preview" w:date="2026-01-01T00:00:00Z">
        <w:r>
          <w:delText xml:space="preserve">and</w:delText>
        </w:r>
      </w:del>
    </w:p>
    <w:p>
      <w:pPr>
        <w:pStyle w:val="FirstParagraph"/>
      </w:pPr>
      <w:ins w:id="2693" w:author="PR Preview" w:date="2026-01-01T00:00:00Z">
        <w:r>
          <w:rPr>
            <w:i/>
            <w:iCs/>
          </w:rPr>
          <w:t xml:space="preserve">Remark 36</w:t>
        </w:r>
      </w:ins>
      <w:ins w:id="2694" w:author="PR Preview" w:date="2026-01-01T00:00:00Z">
        <w:r>
          <w:t xml:space="preserve"> (The matrix inner product as a dot product). </w:t>
        </w:r>
      </w:ins>
      <w:hyperlink w:anchor="thm-matrix-inner-product-entries">
        <w:ins w:id="2695" w:author="PR Preview" w:date="2026-01-01T00:00:00Z">
          <w:r>
            <w:rPr>
              <w:rStyle w:val="Hyperlink"/>
            </w:rPr>
            <w:t xml:space="preserve">Theorem 78</w:t>
          </w:r>
        </w:ins>
      </w:hyperlink>
      <w:ins w:id="2696" w:author="PR Preview" w:date="2026-01-01T00:00:00Z">
        <w:r>
          <w:t xml:space="preserve"> </w:t>
        </w:r>
      </w:ins>
      <w:ins w:id="2697" w:author="PR Preview" w:date="2026-01-01T00:00:00Z">
        <w:r>
          <w:t xml:space="preserve">says that the matrix inner product</w:t>
        </w:r>
      </w:ins>
      <w:ins w:id="2698" w:author="PR Preview" w:date="2026-01-01T00:00:00Z">
        <w:r>
          <w:t xml:space="preserve"> </w:t>
        </w:r>
      </w:ins>
      <w:ins w:id="2699" w:author="PR Preview" w:date="2026-01-01T00:00:00Z">
        <w:r>
          <w:t xml:space="preserve">is the dot product (2) of the two matrices’</w:t>
        </w:r>
      </w:ins>
      <w:ins w:id="2700" w:author="PR Preview" w:date="2026-01-01T00:00:00Z">
        <w:r>
          <w:t xml:space="preserve"> </w:t>
        </w:r>
      </w:ins>
      <w:ins w:id="2701" w:author="PR Preview" w:date="2026-01-01T00:00:00Z">
        <w:r>
          <w:t xml:space="preserve">entries, each listed as one vector of length</w:t>
        </w:r>
      </w:ins>
      <w:ins w:id="2702" w:author="PR Preview" w:date="2026-01-01T00:00:00Z">
        <w:r>
          <w:t xml:space="preserve"> </w:t>
        </w:r>
      </w:ins>
      <m:oMath>
        <m:r>
          <m:t>n</m:t>
        </m:r>
        <m:r>
          <m:t>p</m:t>
        </m:r>
      </m:oMath>
      <w:ins w:id="2703" w:author="PR Preview" w:date="2026-01-01T00:00:00Z">
        <w:r>
          <w:t xml:space="preserve">,</w:t>
        </w:r>
      </w:ins>
      <w:ins w:id="2704" w:author="PR Preview" w:date="2026-01-01T00:00:00Z">
        <w:r>
          <w:t xml:space="preserve"> </w:t>
        </w:r>
      </w:ins>
      <w:ins w:id="2705" w:author="PR Preview" w:date="2026-01-01T00:00:00Z">
        <w:r>
          <w:t xml:space="preserve">with both matrices’ entries listed in the same order.</w:t>
        </w:r>
      </w:ins>
    </w:p>
    <w:p>
      <w:pPr>
        <w:pStyle w:val="BodyText"/>
      </w:pPr>
      <w:ins w:id="2706" w:author="PR Preview" w:date="2026-01-01T00:00:00Z">
        <w:r>
          <w:t xml:space="preserve">For example, listing the entries of</w:t>
        </w:r>
      </w:ins>
      <w:ins w:id="2707" w:author="PR Preview" w:date="2026-01-01T00:00:00Z">
        <w:r>
          <w:t xml:space="preserve"> </w:t>
        </w:r>
      </w:ins>
      <m:oMath>
        <m:r>
          <m:rPr>
            <m:sty m:val="bi"/>
          </m:rPr>
          <m:t>A</m:t>
        </m:r>
      </m:oMath>
      <w:ins w:id="2708" w:author="PR Preview" w:date="2026-01-01T00:00:00Z">
        <w:r>
          <w:t xml:space="preserve"> </w:t>
        </w:r>
      </w:ins>
      <w:ins w:id="2709" w:author="PR Preview" w:date="2026-01-01T00:00:00Z">
        <w:r>
          <w:t xml:space="preserve">and</w:t>
        </w:r>
      </w:ins>
      <w:ins w:id="2710" w:author="PR Preview" w:date="2026-01-01T00:00:00Z">
        <w:r>
          <w:t xml:space="preserve"> </w:t>
        </w:r>
      </w:ins>
      <m:oMath>
        <m:r>
          <m:rPr>
            <m:sty m:val="bi"/>
          </m:rPr>
          <m:t>B</m:t>
        </m:r>
      </m:oMath>
      <w:ins w:id="2711" w:author="PR Preview" w:date="2026-01-01T00:00:00Z">
        <w:r>
          <w:t xml:space="preserve"> </w:t>
        </w:r>
      </w:ins>
      <w:ins w:id="2712" w:author="PR Preview" w:date="2026-01-01T00:00:00Z">
        <w:r>
          <w:t xml:space="preserve">in</w:t>
        </w:r>
      </w:ins>
      <w:ins w:id="2713" w:author="PR Preview" w:date="2026-01-01T00:00:00Z">
        <w:r>
          <w:t xml:space="preserve"> </w:t>
        </w:r>
      </w:ins>
      <w:hyperlink w:anchor="exm-matrix-inner-product">
        <w:ins w:id="2714" w:author="PR Preview" w:date="2026-01-01T00:00:00Z">
          <w:r>
            <w:rPr>
              <w:rStyle w:val="Hyperlink"/>
            </w:rPr>
            <w:t xml:space="preserve">Example 147</w:t>
          </w:r>
        </w:ins>
      </w:hyperlink>
      <w:ins w:id="2715" w:author="PR Preview" w:date="2026-01-01T00:00:00Z">
        <w:r>
          <w:t xml:space="preserve"> </w:t>
        </w:r>
      </w:ins>
      <w:ins w:id="2716" w:author="PR Preview" w:date="2026-01-01T00:00:00Z">
        <w:r>
          <w:t xml:space="preserve">row by row</w:t>
        </w:r>
      </w:ins>
      <w:ins w:id="2717" w:author="PR Preview" w:date="2026-01-01T00:00:00Z">
        <w:r>
          <w:t xml:space="preserve"> </w:t>
        </w:r>
      </w:ins>
      <w:ins w:id="2718" w:author="PR Preview" w:date="2026-01-01T00:00:00Z">
        <w:r>
          <w:t xml:space="preserve">gives</w:t>
        </w:r>
      </w:ins>
      <w:ins w:id="2719"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2720" w:author="PR Preview" w:date="2026-01-01T00:00:00Z">
        <w:r>
          <w:t xml:space="preserve"> </w:t>
        </w:r>
      </w:ins>
      <w:ins w:id="2721" w:author="PR Preview" w:date="2026-01-01T00:00:00Z">
        <w:r>
          <w:t xml:space="preserve">and</w:t>
        </w:r>
      </w:ins>
      <w:ins w:id="2722" w:author="PR Preview" w:date="2026-01-01T00:00:00Z">
        <w:r>
          <w:t xml:space="preserve"> </w:t>
        </w:r>
      </w:ins>
      <m:oMath>
        <m:r>
          <m:rPr>
            <m:sty m:val="p"/>
          </m:rPr>
          <m:t>(</m:t>
        </m:r>
        <m:r>
          <m:t>0</m:t>
        </m:r>
        <m:r>
          <m:rPr>
            <m:sty m:val="p"/>
          </m:rPr>
          <m:t>,</m:t>
        </m:r>
        <m:r>
          <m:t>1</m:t>
        </m:r>
        <m:r>
          <m:rPr>
            <m:sty m:val="p"/>
          </m:rPr>
          <m:t>,</m:t>
        </m:r>
        <m:r>
          <m:rPr>
            <m:sty m:val="p"/>
          </m:rPr>
          <m:t>−</m:t>
        </m:r>
        <m:r>
          <m:t>1</m:t>
        </m:r>
        <m:r>
          <m:rPr>
            <m:sty m:val="p"/>
          </m:rPr>
          <m:t>,</m:t>
        </m:r>
        <m:r>
          <m:t>2</m:t>
        </m:r>
        <m:r>
          <m:rPr>
            <m:sty m:val="p"/>
          </m:rPr>
          <m:t>)</m:t>
        </m:r>
      </m:oMath>
      <w:ins w:id="2723" w:author="PR Preview" w:date="2026-01-01T00:00:00Z">
        <w:r>
          <w:t xml:space="preserve">,</w:t>
        </w:r>
      </w:ins>
      <w:ins w:id="2724" w:author="PR Preview" w:date="2026-01-01T00:00:00Z">
        <w:r>
          <w:t xml:space="preserve"> </w:t>
        </w:r>
      </w:ins>
      <w:ins w:id="2725" w:author="PR Preview" w:date="2026-01-01T00:00:00Z">
        <w:r>
          <w:t xml:space="preserve">and</w:t>
        </w:r>
      </w:ins>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83"/>
    <w:bookmarkStart w:id="484"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4"/>
    <w:bookmarkStart w:id="485" w:name="exm-frobenius-norm"/>
    <w:p>
      <w:pPr>
        <w:pStyle w:val="BodyText"/>
      </w:pPr>
      <w:del w:id="2726" w:author="PR Preview" w:date="2026-01-01T00:00:00Z">
        <w:r>
          <w:rPr>
            <w:b/>
            <w:bCs/>
          </w:rPr>
          <w:delText xml:space="preserve">Example 147 (The Frobenius norm of a</w:delText>
        </w:r>
      </w:del>
      <w:del w:id="2727" w:author="PR Preview" w:date="2026-01-01T00:00:00Z">
        <w:r>
          <w:rPr>
            <w:b/>
            <w:bCs/>
          </w:rPr>
          <w:delText xml:space="preserve"> </w:delText>
        </w:r>
      </w:del>
      <m:oMath>
        <m:r>
          <m:t>2</m:t>
        </m:r>
        <m:r>
          <m:rPr>
            <m:sty m:val="p"/>
          </m:rPr>
          <m:t>×</m:t>
        </m:r>
        <m:r>
          <m:t>2</m:t>
        </m:r>
      </m:oMath>
      <w:del w:id="2728" w:author="PR Preview" w:date="2026-01-01T00:00:00Z">
        <w:r>
          <w:rPr>
            <w:b/>
            <w:bCs/>
          </w:rPr>
          <w:delText xml:space="preserve"> </w:delText>
        </w:r>
      </w:del>
      <w:del w:id="2729" w:author="PR Preview" w:date="2026-01-01T00:00:00Z">
        <w:r>
          <w:rPr>
            <w:b/>
            <w:bCs/>
          </w:rPr>
          <w:delText xml:space="preserve">matrix)</w:delText>
        </w:r>
      </w:del>
      <w:del w:id="2730" w:author="PR Preview" w:date="2026-01-01T00:00:00Z">
        <w:r>
          <w:delText xml:space="preserve"> </w:delText>
        </w:r>
      </w:del>
      <w:del w:id="2731" w:author="PR Preview" w:date="2026-01-01T00:00:00Z">
        <w:r>
          <w:delText xml:space="preserve">For</w:delText>
        </w:r>
      </w:del>
      <w:del w:id="273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733" w:author="PR Preview" w:date="2026-01-01T00:00:00Z">
        <w:r>
          <w:delText xml:space="preserve">:</w:delText>
        </w:r>
      </w:del>
    </w:p>
    <w:p>
      <w:pPr>
        <w:pStyle w:val="BodyText"/>
      </w:pPr>
      <w:ins w:id="2734" w:author="PR Preview" w:date="2026-01-01T00:00:00Z">
        <w:r>
          <w:rPr>
            <w:b/>
            <w:bCs/>
          </w:rPr>
          <w:t xml:space="preserve">Example 148 (The Frobenius norm of a</w:t>
        </w:r>
      </w:ins>
      <w:ins w:id="2735" w:author="PR Preview" w:date="2026-01-01T00:00:00Z">
        <w:r>
          <w:rPr>
            <w:b/>
            <w:bCs/>
          </w:rPr>
          <w:t xml:space="preserve"> </w:t>
        </w:r>
      </w:ins>
      <m:oMath>
        <m:r>
          <m:t>2</m:t>
        </m:r>
        <m:r>
          <m:rPr>
            <m:sty m:val="p"/>
          </m:rPr>
          <m:t>×</m:t>
        </m:r>
        <m:r>
          <m:t>2</m:t>
        </m:r>
      </m:oMath>
      <w:ins w:id="2736" w:author="PR Preview" w:date="2026-01-01T00:00:00Z">
        <w:r>
          <w:rPr>
            <w:b/>
            <w:bCs/>
          </w:rPr>
          <w:t xml:space="preserve"> </w:t>
        </w:r>
      </w:ins>
      <w:ins w:id="2737" w:author="PR Preview" w:date="2026-01-01T00:00:00Z">
        <w:r>
          <w:rPr>
            <w:b/>
            <w:bCs/>
          </w:rPr>
          <w:t xml:space="preserve">matrix)</w:t>
        </w:r>
      </w:ins>
      <w:ins w:id="2738" w:author="PR Preview" w:date="2026-01-01T00:00:00Z">
        <w:r>
          <w:t xml:space="preserve"> </w:t>
        </w:r>
      </w:ins>
      <w:ins w:id="2739" w:author="PR Preview" w:date="2026-01-01T00:00:00Z">
        <w:r>
          <w:t xml:space="preserve">For</w:t>
        </w:r>
      </w:ins>
      <w:ins w:id="274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741"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5"/>
    <w:bookmarkStart w:id="486" w:name="rem-frobenius-norm-entries"/>
    <w:p>
      <w:pPr>
        <w:pStyle w:val="BodyText"/>
      </w:pPr>
      <w:del w:id="2742" w:author="PR Preview" w:date="2026-01-01T00:00:00Z">
        <w:r>
          <w:rPr>
            <w:i/>
            <w:iCs/>
          </w:rPr>
          <w:delText xml:space="preserve">Remark 36</w:delText>
        </w:r>
      </w:del>
      <w:del w:id="2743" w:author="PR Preview" w:date="2026-01-01T00:00:00Z">
        <w:r>
          <w:delText xml:space="preserve"> (The Frobenius norm is the Euclidean norm of the entries). </w:delText>
        </w:r>
      </w:del>
      <w:del w:id="2744" w:author="PR Preview" w:date="2026-01-01T00:00:00Z">
        <w:r>
          <w:delText xml:space="preserve">By</w:delText>
        </w:r>
      </w:del>
      <w:del w:id="2745" w:author="PR Preview" w:date="2026-01-01T00:00:00Z">
        <w:r>
          <w:delText xml:space="preserve"> </w:delText>
        </w:r>
      </w:del>
      <w:hyperlink w:anchor="thm-matrix-inner-product-entries">
        <w:del w:id="2746" w:author="PR Preview" w:date="2026-01-01T00:00:00Z">
          <w:r>
            <w:rPr>
              <w:rStyle w:val="Hyperlink"/>
            </w:rPr>
            <w:delText xml:space="preserve">Theorem 78</w:delText>
          </w:r>
        </w:del>
      </w:hyperlink>
      <w:del w:id="2747" w:author="PR Preview" w:date="2026-01-01T00:00:00Z">
        <w:r>
          <w:delText xml:space="preserve">,</w:delText>
        </w:r>
      </w:del>
      <w:del w:id="2748" w:author="PR Preview" w:date="2026-01-01T00:00:00Z">
        <w:r>
          <w:delText xml:space="preserve"> </w:delText>
        </w:r>
      </w:del>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del w:id="2749" w:author="PR Preview" w:date="2026-01-01T00:00:00Z">
        <w:r>
          <w:delText xml:space="preserve">,</w:delText>
        </w:r>
      </w:del>
      <w:del w:id="2750" w:author="PR Preview" w:date="2026-01-01T00:00:00Z">
        <w:r>
          <w:delText xml:space="preserve"> </w:delText>
        </w:r>
      </w:del>
      <w:del w:id="2751" w:author="PR Preview" w:date="2026-01-01T00:00:00Z">
        <w:r>
          <w:delText xml:space="preserve">a sum of squares, so the square root is always defined.</w:delText>
        </w:r>
      </w:del>
      <w:del w:id="2752" w:author="PR Preview" w:date="2026-01-01T00:00:00Z">
        <w:r>
          <w:delText xml:space="preserve"> </w:delText>
        </w:r>
      </w:del>
      <m:oMath>
        <m:r>
          <m:t>​</m:t>
        </m:r>
        <m:d>
          <m:dPr>
            <m:begChr m:val="∥"/>
            <m:sepChr m:val=""/>
            <m:endChr m:val="∥"/>
            <m:grow/>
          </m:dPr>
          <m:e>
            <m:r>
              <m:rPr>
                <m:sty m:val="bi"/>
              </m:rPr>
              <m:t>A</m:t>
            </m:r>
          </m:e>
        </m:d>
        <m:sSub>
          <m:e>
            <m:r>
              <m:t>​</m:t>
            </m:r>
          </m:e>
          <m:sub>
            <m:r>
              <m:t>F</m:t>
            </m:r>
          </m:sub>
        </m:sSub>
      </m:oMath>
      <w:del w:id="2753" w:author="PR Preview" w:date="2026-01-01T00:00:00Z">
        <w:r>
          <w:delText xml:space="preserve"> </w:delText>
        </w:r>
      </w:del>
      <w:del w:id="2754" w:author="PR Preview" w:date="2026-01-01T00:00:00Z">
        <w:r>
          <w:delText xml:space="preserve">is the Euclidean norm (</w:delText>
        </w:r>
      </w:del>
      <w:hyperlink w:anchor="def-euclidean-norm">
        <w:del w:id="2755" w:author="PR Preview" w:date="2026-01-01T00:00:00Z">
          <w:r>
            <w:rPr>
              <w:rStyle w:val="Hyperlink"/>
            </w:rPr>
            <w:delText xml:space="preserve">Definition 16</w:delText>
          </w:r>
        </w:del>
      </w:hyperlink>
      <w:del w:id="2756" w:author="PR Preview" w:date="2026-01-01T00:00:00Z">
        <w:r>
          <w:delText xml:space="preserve">)</w:delText>
        </w:r>
      </w:del>
      <w:del w:id="2757" w:author="PR Preview" w:date="2026-01-01T00:00:00Z">
        <w:r>
          <w:delText xml:space="preserve"> </w:delText>
        </w:r>
      </w:del>
      <w:del w:id="2758" w:author="PR Preview" w:date="2026-01-01T00:00:00Z">
        <w:r>
          <w:delText xml:space="preserve">of the entries of</w:delText>
        </w:r>
      </w:del>
      <w:del w:id="2759" w:author="PR Preview" w:date="2026-01-01T00:00:00Z">
        <w:r>
          <w:delText xml:space="preserve"> </w:delText>
        </w:r>
      </w:del>
      <m:oMath>
        <m:r>
          <m:rPr>
            <m:sty m:val="bi"/>
          </m:rPr>
          <m:t>A</m:t>
        </m:r>
      </m:oMath>
      <w:del w:id="2760" w:author="PR Preview" w:date="2026-01-01T00:00:00Z">
        <w:r>
          <w:delText xml:space="preserve">, listed as one vector of length</w:delText>
        </w:r>
      </w:del>
      <w:del w:id="2761" w:author="PR Preview" w:date="2026-01-01T00:00:00Z">
        <w:r>
          <w:delText xml:space="preserve"> </w:delText>
        </w:r>
      </w:del>
      <m:oMath>
        <m:r>
          <m:t>n</m:t>
        </m:r>
        <m:r>
          <m:t>p</m:t>
        </m:r>
      </m:oMath>
      <w:del w:id="2762" w:author="PR Preview" w:date="2026-01-01T00:00:00Z">
        <w:r>
          <w:delText xml:space="preserve"> </w:delText>
        </w:r>
      </w:del>
      <w:del w:id="2763" w:author="PR Preview" w:date="2026-01-01T00:00:00Z">
        <w:r>
          <w:delText xml:space="preserve">[47, Ch. 15], Definition 15.4, p. 492</w:delText>
        </w:r>
      </w:del>
      <w:del w:id="2764" w:author="PR Preview" w:date="2026-01-01T00:00:00Z">
        <w:r>
          <w:delText xml:space="preserve">.</w:delText>
        </w:r>
      </w:del>
    </w:p>
    <w:p>
      <w:pPr>
        <w:pStyle w:val="BodyText"/>
      </w:pPr>
      <w:del w:id="2765" w:author="PR Preview" w:date="2026-01-01T00:00:00Z">
        <w:r>
          <w:delText xml:space="preserve">For example, listing the entries of</w:delText>
        </w:r>
      </w:del>
      <w:del w:id="2766" w:author="PR Preview" w:date="2026-01-01T00:00:00Z">
        <w:r>
          <w:delText xml:space="preserve"> </w:delText>
        </w:r>
      </w:del>
      <m:oMath>
        <m:r>
          <m:rPr>
            <m:sty m:val="bi"/>
          </m:rPr>
          <m:t>A</m:t>
        </m:r>
      </m:oMath>
      <w:del w:id="2767" w:author="PR Preview" w:date="2026-01-01T00:00:00Z">
        <w:r>
          <w:delText xml:space="preserve"> </w:delText>
        </w:r>
      </w:del>
      <w:del w:id="2768" w:author="PR Preview" w:date="2026-01-01T00:00:00Z">
        <w:r>
          <w:delText xml:space="preserve">in</w:delText>
        </w:r>
      </w:del>
      <w:del w:id="2769" w:author="PR Preview" w:date="2026-01-01T00:00:00Z">
        <w:r>
          <w:delText xml:space="preserve"> </w:delText>
        </w:r>
      </w:del>
      <w:hyperlink w:anchor="exm-frobenius-norm">
        <w:del w:id="2770" w:author="PR Preview" w:date="2026-01-01T00:00:00Z">
          <w:r>
            <w:rPr>
              <w:rStyle w:val="Hyperlink"/>
            </w:rPr>
            <w:delText xml:space="preserve">Example 147</w:delText>
          </w:r>
        </w:del>
      </w:hyperlink>
      <w:del w:id="2771" w:author="PR Preview" w:date="2026-01-01T00:00:00Z">
        <w:r>
          <w:delText xml:space="preserve"> </w:delText>
        </w:r>
      </w:del>
      <w:del w:id="2772" w:author="PR Preview" w:date="2026-01-01T00:00:00Z">
        <w:r>
          <w:delText xml:space="preserve">row by row gives the vector</w:delText>
        </w:r>
      </w:del>
      <w:del w:id="2773"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2774" w:author="PR Preview" w:date="2026-01-01T00:00:00Z">
        <w:r>
          <w:delText xml:space="preserve"> </w:delText>
        </w:r>
      </w:del>
      <w:del w:id="2775" w:author="PR Preview" w:date="2026-01-01T00:00:00Z">
        <w:r>
          <w:delText xml:space="preserve">of length</w:delText>
        </w:r>
      </w:del>
      <w:del w:id="2776" w:author="PR Preview" w:date="2026-01-01T00:00:00Z">
        <w:r>
          <w:delText xml:space="preserve"> </w:delText>
        </w:r>
      </w:del>
      <m:oMath>
        <m:r>
          <m:t>2</m:t>
        </m:r>
        <m:r>
          <m:rPr>
            <m:sty m:val="p"/>
          </m:rPr>
          <m:t>⋅</m:t>
        </m:r>
        <m:r>
          <m:t>2</m:t>
        </m:r>
        <m:r>
          <m:rPr>
            <m:sty m:val="p"/>
          </m:rPr>
          <m:t>=</m:t>
        </m:r>
        <m:r>
          <m:t>4</m:t>
        </m:r>
      </m:oMath>
      <w:del w:id="2777" w:author="PR Preview" w:date="2026-01-01T00:00:00Z">
        <w:r>
          <w:delText xml:space="preserve">,</w:delText>
        </w:r>
      </w:del>
      <w:del w:id="2778" w:author="PR Preview" w:date="2026-01-01T00:00:00Z">
        <w:r>
          <w:delText xml:space="preserve"> </w:delText>
        </w:r>
      </w:del>
      <w:del w:id="2779" w:author="PR Preview" w:date="2026-01-01T00:00:00Z">
        <w:r>
          <w:delText xml:space="preserve">and</w:delText>
        </w:r>
      </w:del>
    </w:p>
    <w:p>
      <w:pPr>
        <w:pStyle w:val="BodyText"/>
      </w:pPr>
      <w:ins w:id="2780" w:author="PR Preview" w:date="2026-01-01T00:00:00Z">
        <w:r>
          <w:rPr>
            <w:i/>
            <w:iCs/>
          </w:rPr>
          <w:t xml:space="preserve">Remark 37</w:t>
        </w:r>
      </w:ins>
      <w:ins w:id="2781" w:author="PR Preview" w:date="2026-01-01T00:00:00Z">
        <w:r>
          <w:t xml:space="preserve"> (The Frobenius norm is the Euclidean norm of the entries). </w:t>
        </w:r>
      </w:ins>
      <w:ins w:id="2782" w:author="PR Preview" w:date="2026-01-01T00:00:00Z">
        <w:r>
          <w:t xml:space="preserve">By</w:t>
        </w:r>
      </w:ins>
      <w:ins w:id="2783" w:author="PR Preview" w:date="2026-01-01T00:00:00Z">
        <w:r>
          <w:t xml:space="preserve"> </w:t>
        </w:r>
      </w:ins>
      <w:hyperlink w:anchor="thm-matrix-inner-product-entries">
        <w:ins w:id="2784" w:author="PR Preview" w:date="2026-01-01T00:00:00Z">
          <w:r>
            <w:rPr>
              <w:rStyle w:val="Hyperlink"/>
            </w:rPr>
            <w:t xml:space="preserve">Theorem 78</w:t>
          </w:r>
        </w:ins>
      </w:hyperlink>
      <w:ins w:id="2785" w:author="PR Preview" w:date="2026-01-01T00:00:00Z">
        <w:r>
          <w:t xml:space="preserve">,</w:t>
        </w:r>
      </w:ins>
      <w:ins w:id="2786" w:author="PR Preview" w:date="2026-01-01T00:00:00Z">
        <w:r>
          <w:t xml:space="preserve"> </w:t>
        </w:r>
      </w:ins>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ins w:id="2787" w:author="PR Preview" w:date="2026-01-01T00:00:00Z">
        <w:r>
          <w:t xml:space="preserve">,</w:t>
        </w:r>
      </w:ins>
      <w:ins w:id="2788" w:author="PR Preview" w:date="2026-01-01T00:00:00Z">
        <w:r>
          <w:t xml:space="preserve"> </w:t>
        </w:r>
      </w:ins>
      <w:ins w:id="2789" w:author="PR Preview" w:date="2026-01-01T00:00:00Z">
        <w:r>
          <w:t xml:space="preserve">a sum of squares, so the square root is always defined.</w:t>
        </w:r>
      </w:ins>
      <w:ins w:id="2790" w:author="PR Preview" w:date="2026-01-01T00:00:00Z">
        <w:r>
          <w:t xml:space="preserve"> </w:t>
        </w:r>
      </w:ins>
      <m:oMath>
        <m:r>
          <m:t>​</m:t>
        </m:r>
        <m:d>
          <m:dPr>
            <m:begChr m:val="∥"/>
            <m:sepChr m:val=""/>
            <m:endChr m:val="∥"/>
            <m:grow/>
          </m:dPr>
          <m:e>
            <m:r>
              <m:rPr>
                <m:sty m:val="bi"/>
              </m:rPr>
              <m:t>A</m:t>
            </m:r>
          </m:e>
        </m:d>
        <m:sSub>
          <m:e>
            <m:r>
              <m:t>​</m:t>
            </m:r>
          </m:e>
          <m:sub>
            <m:r>
              <m:t>F</m:t>
            </m:r>
          </m:sub>
        </m:sSub>
      </m:oMath>
      <w:ins w:id="2791" w:author="PR Preview" w:date="2026-01-01T00:00:00Z">
        <w:r>
          <w:t xml:space="preserve"> </w:t>
        </w:r>
      </w:ins>
      <w:ins w:id="2792" w:author="PR Preview" w:date="2026-01-01T00:00:00Z">
        <w:r>
          <w:t xml:space="preserve">is the Euclidean norm (</w:t>
        </w:r>
      </w:ins>
      <w:hyperlink w:anchor="def-euclidean-norm">
        <w:ins w:id="2793" w:author="PR Preview" w:date="2026-01-01T00:00:00Z">
          <w:r>
            <w:rPr>
              <w:rStyle w:val="Hyperlink"/>
            </w:rPr>
            <w:t xml:space="preserve">Definition 16</w:t>
          </w:r>
        </w:ins>
      </w:hyperlink>
      <w:ins w:id="2794" w:author="PR Preview" w:date="2026-01-01T00:00:00Z">
        <w:r>
          <w:t xml:space="preserve">)</w:t>
        </w:r>
      </w:ins>
      <w:ins w:id="2795" w:author="PR Preview" w:date="2026-01-01T00:00:00Z">
        <w:r>
          <w:t xml:space="preserve"> </w:t>
        </w:r>
      </w:ins>
      <w:ins w:id="2796" w:author="PR Preview" w:date="2026-01-01T00:00:00Z">
        <w:r>
          <w:t xml:space="preserve">of the entries of</w:t>
        </w:r>
      </w:ins>
      <w:ins w:id="2797" w:author="PR Preview" w:date="2026-01-01T00:00:00Z">
        <w:r>
          <w:t xml:space="preserve"> </w:t>
        </w:r>
      </w:ins>
      <m:oMath>
        <m:r>
          <m:rPr>
            <m:sty m:val="bi"/>
          </m:rPr>
          <m:t>A</m:t>
        </m:r>
      </m:oMath>
      <w:ins w:id="2798" w:author="PR Preview" w:date="2026-01-01T00:00:00Z">
        <w:r>
          <w:t xml:space="preserve">, listed as one vector of length</w:t>
        </w:r>
      </w:ins>
      <w:ins w:id="2799" w:author="PR Preview" w:date="2026-01-01T00:00:00Z">
        <w:r>
          <w:t xml:space="preserve"> </w:t>
        </w:r>
      </w:ins>
      <m:oMath>
        <m:r>
          <m:t>n</m:t>
        </m:r>
        <m:r>
          <m:t>p</m:t>
        </m:r>
      </m:oMath>
      <w:ins w:id="2800" w:author="PR Preview" w:date="2026-01-01T00:00:00Z">
        <w:r>
          <w:t xml:space="preserve"> </w:t>
        </w:r>
      </w:ins>
      <w:ins w:id="2801" w:author="PR Preview" w:date="2026-01-01T00:00:00Z">
        <w:r>
          <w:t xml:space="preserve">[47, Ch. 15], Definition 15.4, p. 492</w:t>
        </w:r>
      </w:ins>
      <w:ins w:id="2802" w:author="PR Preview" w:date="2026-01-01T00:00:00Z">
        <w:r>
          <w:t xml:space="preserve">.</w:t>
        </w:r>
      </w:ins>
    </w:p>
    <w:p>
      <w:pPr>
        <w:pStyle w:val="BodyText"/>
      </w:pPr>
      <w:ins w:id="2803" w:author="PR Preview" w:date="2026-01-01T00:00:00Z">
        <w:r>
          <w:t xml:space="preserve">For example, listing the entries of</w:t>
        </w:r>
      </w:ins>
      <w:ins w:id="2804" w:author="PR Preview" w:date="2026-01-01T00:00:00Z">
        <w:r>
          <w:t xml:space="preserve"> </w:t>
        </w:r>
      </w:ins>
      <m:oMath>
        <m:r>
          <m:rPr>
            <m:sty m:val="bi"/>
          </m:rPr>
          <m:t>A</m:t>
        </m:r>
      </m:oMath>
      <w:ins w:id="2805" w:author="PR Preview" w:date="2026-01-01T00:00:00Z">
        <w:r>
          <w:t xml:space="preserve"> </w:t>
        </w:r>
      </w:ins>
      <w:ins w:id="2806" w:author="PR Preview" w:date="2026-01-01T00:00:00Z">
        <w:r>
          <w:t xml:space="preserve">in</w:t>
        </w:r>
      </w:ins>
      <w:ins w:id="2807" w:author="PR Preview" w:date="2026-01-01T00:00:00Z">
        <w:r>
          <w:t xml:space="preserve"> </w:t>
        </w:r>
      </w:ins>
      <w:hyperlink w:anchor="exm-frobenius-norm">
        <w:ins w:id="2808" w:author="PR Preview" w:date="2026-01-01T00:00:00Z">
          <w:r>
            <w:rPr>
              <w:rStyle w:val="Hyperlink"/>
            </w:rPr>
            <w:t xml:space="preserve">Example 148</w:t>
          </w:r>
        </w:ins>
      </w:hyperlink>
      <w:ins w:id="2809" w:author="PR Preview" w:date="2026-01-01T00:00:00Z">
        <w:r>
          <w:t xml:space="preserve"> </w:t>
        </w:r>
      </w:ins>
      <w:ins w:id="2810" w:author="PR Preview" w:date="2026-01-01T00:00:00Z">
        <w:r>
          <w:t xml:space="preserve">row by row gives the vector</w:t>
        </w:r>
      </w:ins>
      <w:ins w:id="2811"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2812" w:author="PR Preview" w:date="2026-01-01T00:00:00Z">
        <w:r>
          <w:t xml:space="preserve"> </w:t>
        </w:r>
      </w:ins>
      <w:ins w:id="2813" w:author="PR Preview" w:date="2026-01-01T00:00:00Z">
        <w:r>
          <w:t xml:space="preserve">of length</w:t>
        </w:r>
      </w:ins>
      <w:ins w:id="2814" w:author="PR Preview" w:date="2026-01-01T00:00:00Z">
        <w:r>
          <w:t xml:space="preserve"> </w:t>
        </w:r>
      </w:ins>
      <m:oMath>
        <m:r>
          <m:t>2</m:t>
        </m:r>
        <m:r>
          <m:rPr>
            <m:sty m:val="p"/>
          </m:rPr>
          <m:t>⋅</m:t>
        </m:r>
        <m:r>
          <m:t>2</m:t>
        </m:r>
        <m:r>
          <m:rPr>
            <m:sty m:val="p"/>
          </m:rPr>
          <m:t>=</m:t>
        </m:r>
        <m:r>
          <m:t>4</m:t>
        </m:r>
      </m:oMath>
      <w:ins w:id="2815" w:author="PR Preview" w:date="2026-01-01T00:00:00Z">
        <w:r>
          <w:t xml:space="preserve">,</w:t>
        </w:r>
      </w:ins>
      <w:ins w:id="2816" w:author="PR Preview" w:date="2026-01-01T00:00:00Z">
        <w:r>
          <w:t xml:space="preserve"> </w:t>
        </w:r>
      </w:ins>
      <w:ins w:id="2817" w:author="PR Preview" w:date="2026-01-01T00:00:00Z">
        <w:r>
          <w:t xml:space="preserve">and</w:t>
        </w:r>
      </w:ins>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6"/>
    <w:bookmarkStart w:id="487"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del w:id="2818" w:author="PR Preview" w:date="2026-01-01T00:00:00Z">
        <w:r>
          <w:delTex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delText>
        </w:r>
      </w:del>
    </w:p>
    <w:p>
      <w:pPr>
        <w:pStyle w:val="FirstParagraph"/>
      </w:pPr>
      <w:del w:id="2819" w:author="PR Preview" w:date="2026-01-01T00:00:00Z">
        <w:r>
          <w:rPr>
            <w:b/>
            <w:bCs/>
          </w:rPr>
          <w:delText xml:space="preserve">Example 148 (The Frobenius norm of a</w:delText>
        </w:r>
      </w:del>
      <w:del w:id="2820" w:author="PR Preview" w:date="2026-01-01T00:00:00Z">
        <w:r>
          <w:rPr>
            <w:b/>
            <w:bCs/>
          </w:rPr>
          <w:delText xml:space="preserve"> </w:delText>
        </w:r>
      </w:del>
      <m:oMath>
        <m:r>
          <m:t>2</m:t>
        </m:r>
        <m:r>
          <m:rPr>
            <m:sty m:val="p"/>
          </m:rPr>
          <m:t>×</m:t>
        </m:r>
        <m:r>
          <m:t>2</m:t>
        </m:r>
      </m:oMath>
      <w:del w:id="2821" w:author="PR Preview" w:date="2026-01-01T00:00:00Z">
        <w:r>
          <w:rPr>
            <w:b/>
            <w:bCs/>
          </w:rPr>
          <w:delText xml:space="preserve"> </w:delText>
        </w:r>
      </w:del>
      <w:del w:id="2822" w:author="PR Preview" w:date="2026-01-01T00:00:00Z">
        <w:r>
          <w:rPr>
            <w:b/>
            <w:bCs/>
          </w:rPr>
          <w:delText xml:space="preserve">matrix, column by column)</w:delText>
        </w:r>
      </w:del>
      <w:del w:id="2823" w:author="PR Preview" w:date="2026-01-01T00:00:00Z">
        <w:r>
          <w:delText xml:space="preserve"> </w:delText>
        </w:r>
      </w:del>
      <w:del w:id="2824" w:author="PR Preview" w:date="2026-01-01T00:00:00Z">
        <w:r>
          <w:delText xml:space="preserve">The matrix</w:delText>
        </w:r>
      </w:del>
      <w:del w:id="282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826" w:author="PR Preview" w:date="2026-01-01T00:00:00Z">
        <w:r>
          <w:delText xml:space="preserve"> </w:delText>
        </w:r>
      </w:del>
      <w:del w:id="2827" w:author="PR Preview" w:date="2026-01-01T00:00:00Z">
        <w:r>
          <w:delText xml:space="preserve">in</w:delText>
        </w:r>
      </w:del>
      <w:del w:id="2828" w:author="PR Preview" w:date="2026-01-01T00:00:00Z">
        <w:r>
          <w:delText xml:space="preserve"> </w:delText>
        </w:r>
      </w:del>
      <w:hyperlink w:anchor="exm-frobenius-norm">
        <w:del w:id="2829" w:author="PR Preview" w:date="2026-01-01T00:00:00Z">
          <w:r>
            <w:rPr>
              <w:rStyle w:val="Hyperlink"/>
            </w:rPr>
            <w:delText xml:space="preserve">Example 147</w:delText>
          </w:r>
        </w:del>
      </w:hyperlink>
      <w:del w:id="2830" w:author="PR Preview" w:date="2026-01-01T00:00:00Z">
        <w:r>
          <w:delText xml:space="preserve"> </w:delText>
        </w:r>
      </w:del>
      <w:del w:id="2831" w:author="PR Preview" w:date="2026-01-01T00:00:00Z">
        <w:r>
          <w:delText xml:space="preserve">has columns</w:delText>
        </w:r>
      </w:del>
      <w:del w:id="2832" w:author="PR Preview" w:date="2026-01-01T00:00:00Z">
        <w:r>
          <w:delText xml:space="preserve"> </w:delText>
        </w:r>
      </w:del>
      <w:del w:id="2833" w:author="PR Preview" w:date="2026-01-01T00:00:00Z">
        <w:r>
          <w:delText xml:space="preserve">$\mathord{\smash[b]{\underset{\raise.3ex\hbox{$\scriptstyle\sim$}}{a}}\vphantom{a}}_1 = (1, 3)$</w:delText>
        </w:r>
      </w:del>
      <w:del w:id="2834" w:author="PR Preview" w:date="2026-01-01T00:00:00Z">
        <w:r>
          <w:delText xml:space="preserve"> </w:delText>
        </w:r>
      </w:del>
      <w:del w:id="2835" w:author="PR Preview" w:date="2026-01-01T00:00:00Z">
        <w:r>
          <w:delText xml:space="preserve">and</w:delText>
        </w:r>
      </w:del>
      <w:del w:id="2836" w:author="PR Preview" w:date="2026-01-01T00:00:00Z">
        <w:r>
          <w:delText xml:space="preserve"> </w:delText>
        </w:r>
      </w:del>
      <w:del w:id="2837" w:author="PR Preview" w:date="2026-01-01T00:00:00Z">
        <w:r>
          <w:delText xml:space="preserve">$\mathord{\smash[b]{\underset{\raise.3ex\hbox{$\scriptstyle\sim$}}{a}}\vphantom{a}}_2 = (2, 4)$</w:delText>
        </w:r>
      </w:del>
      <w:del w:id="2838" w:author="PR Preview" w:date="2026-01-01T00:00:00Z">
        <w:r>
          <w:delText xml:space="preserve">, so</w:delText>
        </w:r>
      </w:del>
    </w:p>
    <w:p>
      <w:pPr>
        <w:pStyle w:val="BodyText"/>
      </w:pPr>
      <w:ins w:id="2839" w:author="PR Preview" w:date="2026-01-01T00:00:00Z">
        <w:r>
          <w:t xml:space="preserve">$$
    \begin{aligned}
    \mathopen{}\left\lVert\mathbf{A}\right\rVert\mathclose{}_F^2
    &amp;= \sum_{i=1}^n\sum_{j=1}^pa_{ij}^2
    &amp;&amp; \text{(}\text{Remark~37}\text{)}
    \\
    &amp;= \sum_{j=1}^p\sum_{i=1}^na_{ij}^2
    &amp;&amp; \text{(swap the order of two finite sums)}
    \\
    &amp;= \sum_{j=1}^p\mathopen{}\left\lVert\mathord{\smash[b]{\underset{\raise.3ex\hbox{$\scriptstyle\sim$}}{a}}\vphantom{a}}_j\right\rVert\mathclose{}^2
    &amp;&amp; \text{(}\text{Definition~16}\text{, applied to each column)}
    \end{aligned}
    $$</w:t>
        </w:r>
      </w:ins>
    </w:p>
    <w:bookmarkStart w:id="488" w:name="exm-frobenius-norm-columns"/>
    <w:p>
      <w:pPr>
        <w:pStyle w:val="FirstParagraph"/>
      </w:pPr>
      <w:ins w:id="2840" w:author="PR Preview" w:date="2026-01-01T00:00:00Z">
        <w:r>
          <w:rPr>
            <w:b/>
            <w:bCs/>
          </w:rPr>
          <w:t xml:space="preserve">Example 149 (The Frobenius norm of a</w:t>
        </w:r>
      </w:ins>
      <w:ins w:id="2841" w:author="PR Preview" w:date="2026-01-01T00:00:00Z">
        <w:r>
          <w:rPr>
            <w:b/>
            <w:bCs/>
          </w:rPr>
          <w:t xml:space="preserve"> </w:t>
        </w:r>
      </w:ins>
      <m:oMath>
        <m:r>
          <m:t>2</m:t>
        </m:r>
        <m:r>
          <m:rPr>
            <m:sty m:val="p"/>
          </m:rPr>
          <m:t>×</m:t>
        </m:r>
        <m:r>
          <m:t>2</m:t>
        </m:r>
      </m:oMath>
      <w:ins w:id="2842" w:author="PR Preview" w:date="2026-01-01T00:00:00Z">
        <w:r>
          <w:rPr>
            <w:b/>
            <w:bCs/>
          </w:rPr>
          <w:t xml:space="preserve"> </w:t>
        </w:r>
      </w:ins>
      <w:ins w:id="2843" w:author="PR Preview" w:date="2026-01-01T00:00:00Z">
        <w:r>
          <w:rPr>
            <w:b/>
            <w:bCs/>
          </w:rPr>
          <w:t xml:space="preserve">matrix, column by column)</w:t>
        </w:r>
      </w:ins>
      <w:ins w:id="2844" w:author="PR Preview" w:date="2026-01-01T00:00:00Z">
        <w:r>
          <w:t xml:space="preserve"> </w:t>
        </w:r>
      </w:ins>
      <w:ins w:id="2845" w:author="PR Preview" w:date="2026-01-01T00:00:00Z">
        <w:r>
          <w:t xml:space="preserve">The matrix</w:t>
        </w:r>
      </w:ins>
      <w:ins w:id="284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847" w:author="PR Preview" w:date="2026-01-01T00:00:00Z">
        <w:r>
          <w:t xml:space="preserve"> </w:t>
        </w:r>
      </w:ins>
      <w:ins w:id="2848" w:author="PR Preview" w:date="2026-01-01T00:00:00Z">
        <w:r>
          <w:t xml:space="preserve">in</w:t>
        </w:r>
      </w:ins>
      <w:ins w:id="2849" w:author="PR Preview" w:date="2026-01-01T00:00:00Z">
        <w:r>
          <w:t xml:space="preserve"> </w:t>
        </w:r>
      </w:ins>
      <w:hyperlink w:anchor="exm-frobenius-norm">
        <w:ins w:id="2850" w:author="PR Preview" w:date="2026-01-01T00:00:00Z">
          <w:r>
            <w:rPr>
              <w:rStyle w:val="Hyperlink"/>
            </w:rPr>
            <w:t xml:space="preserve">Example 148</w:t>
          </w:r>
        </w:ins>
      </w:hyperlink>
      <w:ins w:id="2851" w:author="PR Preview" w:date="2026-01-01T00:00:00Z">
        <w:r>
          <w:t xml:space="preserve"> </w:t>
        </w:r>
      </w:ins>
      <w:ins w:id="2852" w:author="PR Preview" w:date="2026-01-01T00:00:00Z">
        <w:r>
          <w:t xml:space="preserve">has columns</w:t>
        </w:r>
      </w:ins>
      <w:ins w:id="2853" w:author="PR Preview" w:date="2026-01-01T00:00:00Z">
        <w:r>
          <w:t xml:space="preserve"> </w:t>
        </w:r>
      </w:ins>
      <w:ins w:id="2854" w:author="PR Preview" w:date="2026-01-01T00:00:00Z">
        <w:r>
          <w:t xml:space="preserve">$\mathord{\smash[b]{\underset{\raise.3ex\hbox{$\scriptstyle\sim$}}{a}}\vphantom{a}}_1 = (1, 3)$</w:t>
        </w:r>
      </w:ins>
      <w:ins w:id="2855" w:author="PR Preview" w:date="2026-01-01T00:00:00Z">
        <w:r>
          <w:t xml:space="preserve"> </w:t>
        </w:r>
      </w:ins>
      <w:ins w:id="2856" w:author="PR Preview" w:date="2026-01-01T00:00:00Z">
        <w:r>
          <w:t xml:space="preserve">and</w:t>
        </w:r>
      </w:ins>
      <w:ins w:id="2857" w:author="PR Preview" w:date="2026-01-01T00:00:00Z">
        <w:r>
          <w:t xml:space="preserve"> </w:t>
        </w:r>
      </w:ins>
      <w:ins w:id="2858" w:author="PR Preview" w:date="2026-01-01T00:00:00Z">
        <w:r>
          <w:t xml:space="preserve">$\mathord{\smash[b]{\underset{\raise.3ex\hbox{$\scriptstyle\sim$}}{a}}\vphantom{a}}_2 = (2, 4)$</w:t>
        </w:r>
      </w:ins>
      <w:ins w:id="2859" w:author="PR Preview" w:date="2026-01-01T00:00:00Z">
        <w:r>
          <w:t xml:space="preserve">, so</w:t>
        </w:r>
      </w:ins>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del w:id="2860" w:author="PR Preview" w:date="2026-01-01T00:00:00Z">
        <w:r>
          <w:delText xml:space="preserve">which matches</w:delText>
        </w:r>
      </w:del>
      <w:del w:id="2861" w:author="PR Preview" w:date="2026-01-01T00:00:00Z">
        <w:r>
          <w:delText xml:space="preserve"> </w:delText>
        </w:r>
      </w:del>
      <m:oMath>
        <m:r>
          <m:t>​</m:t>
        </m:r>
        <m:d>
          <m:dPr>
            <m:begChr m:val="∥"/>
            <m:sepChr m:val=""/>
            <m:endChr m:val="∥"/>
            <m:grow/>
          </m:dPr>
          <m:e>
            <m:r>
              <m:rPr>
                <m:sty m:val="bi"/>
              </m:rPr>
              <m:t>A</m:t>
            </m:r>
          </m:e>
        </m:d>
        <m:sSub>
          <m:e>
            <m:r>
              <m:t>​</m:t>
            </m:r>
          </m:e>
          <m:sub>
            <m:r>
              <m:t>F</m:t>
            </m:r>
          </m:sub>
        </m:sSub>
        <m:r>
          <m:rPr>
            <m:sty m:val="p"/>
          </m:rPr>
          <m:t>=</m:t>
        </m:r>
        <m:rad>
          <m:radPr>
            <m:degHide m:val="on"/>
          </m:radPr>
          <m:deg/>
          <m:e>
            <m:r>
              <m:t>30</m:t>
            </m:r>
          </m:e>
        </m:rad>
      </m:oMath>
      <w:del w:id="2862" w:author="PR Preview" w:date="2026-01-01T00:00:00Z">
        <w:r>
          <w:delText xml:space="preserve"> </w:delText>
        </w:r>
      </w:del>
      <w:del w:id="2863" w:author="PR Preview" w:date="2026-01-01T00:00:00Z">
        <w:r>
          <w:delText xml:space="preserve">from</w:delText>
        </w:r>
      </w:del>
      <w:del w:id="2864" w:author="PR Preview" w:date="2026-01-01T00:00:00Z">
        <w:r>
          <w:delText xml:space="preserve"> </w:delText>
        </w:r>
      </w:del>
      <w:hyperlink w:anchor="exm-frobenius-norm">
        <w:del w:id="2865" w:author="PR Preview" w:date="2026-01-01T00:00:00Z">
          <w:r>
            <w:rPr>
              <w:rStyle w:val="Hyperlink"/>
            </w:rPr>
            <w:delText xml:space="preserve">Example 147</w:delText>
          </w:r>
        </w:del>
      </w:hyperlink>
      <w:del w:id="2866" w:author="PR Preview" w:date="2026-01-01T00:00:00Z">
        <w:r>
          <w:delText xml:space="preserve">.</w:delText>
        </w:r>
      </w:del>
    </w:p>
    <w:p>
      <w:pPr>
        <w:pStyle w:val="FirstParagraph"/>
      </w:pPr>
      <w:ins w:id="2867" w:author="PR Preview" w:date="2026-01-01T00:00:00Z">
        <w:r>
          <w:t xml:space="preserve">which matches</w:t>
        </w:r>
      </w:ins>
      <w:ins w:id="2868" w:author="PR Preview" w:date="2026-01-01T00:00:00Z">
        <w:r>
          <w:t xml:space="preserve"> </w:t>
        </w:r>
      </w:ins>
      <m:oMath>
        <m:r>
          <m:t>​</m:t>
        </m:r>
        <m:d>
          <m:dPr>
            <m:begChr m:val="∥"/>
            <m:sepChr m:val=""/>
            <m:endChr m:val="∥"/>
            <m:grow/>
          </m:dPr>
          <m:e>
            <m:r>
              <m:rPr>
                <m:sty m:val="bi"/>
              </m:rPr>
              <m:t>A</m:t>
            </m:r>
          </m:e>
        </m:d>
        <m:sSub>
          <m:e>
            <m:r>
              <m:t>​</m:t>
            </m:r>
          </m:e>
          <m:sub>
            <m:r>
              <m:t>F</m:t>
            </m:r>
          </m:sub>
        </m:sSub>
        <m:r>
          <m:rPr>
            <m:sty m:val="p"/>
          </m:rPr>
          <m:t>=</m:t>
        </m:r>
        <m:rad>
          <m:radPr>
            <m:degHide m:val="on"/>
          </m:radPr>
          <m:deg/>
          <m:e>
            <m:r>
              <m:t>30</m:t>
            </m:r>
          </m:e>
        </m:rad>
      </m:oMath>
      <w:ins w:id="2869" w:author="PR Preview" w:date="2026-01-01T00:00:00Z">
        <w:r>
          <w:t xml:space="preserve"> </w:t>
        </w:r>
      </w:ins>
      <w:ins w:id="2870" w:author="PR Preview" w:date="2026-01-01T00:00:00Z">
        <w:r>
          <w:t xml:space="preserve">from</w:t>
        </w:r>
      </w:ins>
      <w:ins w:id="2871" w:author="PR Preview" w:date="2026-01-01T00:00:00Z">
        <w:r>
          <w:t xml:space="preserve"> </w:t>
        </w:r>
      </w:ins>
      <w:hyperlink w:anchor="exm-frobenius-norm">
        <w:ins w:id="2872" w:author="PR Preview" w:date="2026-01-01T00:00:00Z">
          <w:r>
            <w:rPr>
              <w:rStyle w:val="Hyperlink"/>
            </w:rPr>
            <w:t xml:space="preserve">Example 148</w:t>
          </w:r>
        </w:ins>
      </w:hyperlink>
      <w:ins w:id="2873" w:author="PR Preview" w:date="2026-01-01T00:00:00Z">
        <w:r>
          <w:t xml:space="preserve">.</w:t>
        </w:r>
      </w:ins>
    </w:p>
    <w:bookmarkEnd w:id="488"/>
    <w:bookmarkEnd w:id="489"/>
    <w:bookmarkStart w:id="515" w:name="matrix-decompositions"/>
    <w:p>
      <w:pPr>
        <w:pStyle w:val="Heading2"/>
      </w:pPr>
      <w:r>
        <w:t xml:space="preserve">17 Matrix Decompositions</w:t>
      </w:r>
    </w:p>
    <w:bookmarkStart w:id="490"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90"/>
    <w:bookmarkStart w:id="491"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91"/>
    <w:bookmarkStart w:id="492" w:name="exm-eigenvalue"/>
    <w:p>
      <w:pPr>
        <w:pStyle w:val="BodyText"/>
      </w:pPr>
      <w:del w:id="2874" w:author="PR Preview" w:date="2026-01-01T00:00:00Z">
        <w:r>
          <w:rPr>
            <w:b/>
            <w:bCs/>
          </w:rPr>
          <w:delText xml:space="preserve">Example 149 (Eigenvectors of a</w:delText>
        </w:r>
      </w:del>
      <w:del w:id="2875" w:author="PR Preview" w:date="2026-01-01T00:00:00Z">
        <w:r>
          <w:rPr>
            <w:b/>
            <w:bCs/>
          </w:rPr>
          <w:delText xml:space="preserve"> </w:delText>
        </w:r>
      </w:del>
      <m:oMath>
        <m:r>
          <m:t>2</m:t>
        </m:r>
        <m:r>
          <m:rPr>
            <m:sty m:val="p"/>
          </m:rPr>
          <m:t>×</m:t>
        </m:r>
        <m:r>
          <m:t>2</m:t>
        </m:r>
      </m:oMath>
      <w:del w:id="2876" w:author="PR Preview" w:date="2026-01-01T00:00:00Z">
        <w:r>
          <w:rPr>
            <w:b/>
            <w:bCs/>
          </w:rPr>
          <w:delText xml:space="preserve"> </w:delText>
        </w:r>
      </w:del>
      <w:del w:id="2877" w:author="PR Preview" w:date="2026-01-01T00:00:00Z">
        <w:r>
          <w:rPr>
            <w:b/>
            <w:bCs/>
          </w:rPr>
          <w:delText xml:space="preserve">matrix)</w:delText>
        </w:r>
      </w:del>
      <w:del w:id="2878" w:author="PR Preview" w:date="2026-01-01T00:00:00Z">
        <w:r>
          <w:delText xml:space="preserve"> </w:delText>
        </w:r>
      </w:del>
      <w:del w:id="2879" w:author="PR Preview" w:date="2026-01-01T00:00:00Z">
        <w:r>
          <w:delText xml:space="preserve">Let</w:delText>
        </w:r>
      </w:del>
      <w:del w:id="288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881" w:author="PR Preview" w:date="2026-01-01T00:00:00Z">
        <w:r>
          <w:delText xml:space="preserve">.</w:delText>
        </w:r>
      </w:del>
    </w:p>
    <w:p>
      <w:pPr>
        <w:pStyle w:val="BodyText"/>
      </w:pPr>
      <w:ins w:id="2882" w:author="PR Preview" w:date="2026-01-01T00:00:00Z">
        <w:r>
          <w:rPr>
            <w:b/>
            <w:bCs/>
          </w:rPr>
          <w:t xml:space="preserve">Example 150 (Eigenvectors of a</w:t>
        </w:r>
      </w:ins>
      <w:ins w:id="2883" w:author="PR Preview" w:date="2026-01-01T00:00:00Z">
        <w:r>
          <w:rPr>
            <w:b/>
            <w:bCs/>
          </w:rPr>
          <w:t xml:space="preserve"> </w:t>
        </w:r>
      </w:ins>
      <m:oMath>
        <m:r>
          <m:t>2</m:t>
        </m:r>
        <m:r>
          <m:rPr>
            <m:sty m:val="p"/>
          </m:rPr>
          <m:t>×</m:t>
        </m:r>
        <m:r>
          <m:t>2</m:t>
        </m:r>
      </m:oMath>
      <w:ins w:id="2884" w:author="PR Preview" w:date="2026-01-01T00:00:00Z">
        <w:r>
          <w:rPr>
            <w:b/>
            <w:bCs/>
          </w:rPr>
          <w:t xml:space="preserve"> </w:t>
        </w:r>
      </w:ins>
      <w:ins w:id="2885" w:author="PR Preview" w:date="2026-01-01T00:00:00Z">
        <w:r>
          <w:rPr>
            <w:b/>
            <w:bCs/>
          </w:rPr>
          <w:t xml:space="preserve">matrix)</w:t>
        </w:r>
      </w:ins>
      <w:ins w:id="2886" w:author="PR Preview" w:date="2026-01-01T00:00:00Z">
        <w:r>
          <w:t xml:space="preserve"> </w:t>
        </w:r>
      </w:ins>
      <w:ins w:id="2887" w:author="PR Preview" w:date="2026-01-01T00:00:00Z">
        <w:r>
          <w:t xml:space="preserve">Let</w:t>
        </w:r>
      </w:ins>
      <w:ins w:id="288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889" w:author="PR Preview" w:date="2026-01-01T00:00:00Z">
        <w:r>
          <w:t xml:space="preserve">.</w:t>
        </w:r>
      </w:ins>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92"/>
    <w:bookmarkStart w:id="493" w:name="rem-eigenvector-multiples"/>
    <w:p>
      <w:pPr>
        <w:pStyle w:val="FirstParagraph"/>
      </w:pPr>
      <w:del w:id="2890" w:author="PR Preview" w:date="2026-01-01T00:00:00Z">
        <w:r>
          <w:rPr>
            <w:i/>
            <w:iCs/>
          </w:rPr>
          <w:delText xml:space="preserve">Remark 37</w:delText>
        </w:r>
      </w:del>
      <w:del w:id="2891" w:author="PR Preview" w:date="2026-01-01T00:00:00Z">
        <w:r>
          <w:delText xml:space="preserve"> (Multiples of an eigenvector). </w:delText>
        </w:r>
      </w:del>
      <w:del w:id="2892" w:author="PR Preview" w:date="2026-01-01T00:00:00Z">
        <w:r>
          <w:delText xml:space="preserve">Multiplying by</w:delText>
        </w:r>
      </w:del>
      <w:del w:id="2893" w:author="PR Preview" w:date="2026-01-01T00:00:00Z">
        <w:r>
          <w:delText xml:space="preserve"> </w:delText>
        </w:r>
      </w:del>
      <m:oMath>
        <m:r>
          <m:rPr>
            <m:sty m:val="bi"/>
          </m:rPr>
          <m:t>A</m:t>
        </m:r>
      </m:oMath>
      <w:del w:id="2894" w:author="PR Preview" w:date="2026-01-01T00:00:00Z">
        <w:r>
          <w:delText xml:space="preserve"> </w:delText>
        </w:r>
      </w:del>
      <w:del w:id="2895" w:author="PR Preview" w:date="2026-01-01T00:00:00Z">
        <w:r>
          <w:delText xml:space="preserve">rescales an eigenvector by</w:delText>
        </w:r>
      </w:del>
      <w:del w:id="2896" w:author="PR Preview" w:date="2026-01-01T00:00:00Z">
        <w:r>
          <w:delText xml:space="preserve"> </w:delText>
        </w:r>
      </w:del>
      <m:oMath>
        <m:r>
          <m:t>λ</m:t>
        </m:r>
      </m:oMath>
      <w:del w:id="2897" w:author="PR Preview" w:date="2026-01-01T00:00:00Z">
        <w:r>
          <w:delText xml:space="preserve"> </w:delText>
        </w:r>
      </w:del>
      <w:del w:id="2898" w:author="PR Preview" w:date="2026-01-01T00:00:00Z">
        <w:r>
          <w:delText xml:space="preserve">and does not change the line it lies on.</w:delText>
        </w:r>
      </w:del>
      <w:del w:id="2899" w:author="PR Preview" w:date="2026-01-01T00:00:00Z">
        <w:r>
          <w:delText xml:space="preserve"> </w:delText>
        </w:r>
      </w:del>
      <w:del w:id="2900" w:author="PR Preview" w:date="2026-01-01T00:00:00Z">
        <w:r>
          <w:delText xml:space="preserve">Any nonzero multiple</w:delText>
        </w:r>
      </w:del>
      <w:del w:id="2901" w:author="PR Preview" w:date="2026-01-01T00:00:00Z">
        <w:r>
          <w:delText xml:space="preserve"> </w:delText>
        </w:r>
      </w:del>
      <w:del w:id="2902" w:author="PR Preview" w:date="2026-01-01T00:00:00Z">
        <w:r>
          <w:delText xml:space="preserve">$c\,\mathord{\smash[b]{\underset{\raise.3ex\hbox{$\scriptstyle\sim$}}{v}}\vphantom{v}}$</w:delText>
        </w:r>
      </w:del>
      <w:del w:id="2903" w:author="PR Preview" w:date="2026-01-01T00:00:00Z">
        <w:r>
          <w:delText xml:space="preserve"> </w:delText>
        </w:r>
      </w:del>
      <w:del w:id="2904" w:author="PR Preview" w:date="2026-01-01T00:00:00Z">
        <w:r>
          <w:delText xml:space="preserve">of an eigenvector</w:delText>
        </w:r>
      </w:del>
      <w:del w:id="2905" w:author="PR Preview" w:date="2026-01-01T00:00:00Z">
        <w:r>
          <w:delText xml:space="preserve"> </w:delText>
        </w:r>
      </w:del>
      <w:del w:id="2906" w:author="PR Preview" w:date="2026-01-01T00:00:00Z">
        <w:r>
          <w:delText xml:space="preserve">is also an eigenvector for the same</w:delText>
        </w:r>
      </w:del>
      <w:del w:id="2907" w:author="PR Preview" w:date="2026-01-01T00:00:00Z">
        <w:r>
          <w:delText xml:space="preserve"> </w:delText>
        </w:r>
      </w:del>
      <m:oMath>
        <m:r>
          <m:t>λ</m:t>
        </m:r>
      </m:oMath>
      <w:del w:id="2908" w:author="PR Preview" w:date="2026-01-01T00:00:00Z">
        <w:r>
          <w:delText xml:space="preserve">:</w:delText>
        </w:r>
      </w:del>
    </w:p>
    <w:p>
      <w:pPr>
        <w:pStyle w:val="FirstParagraph"/>
      </w:pPr>
      <w:ins w:id="2909" w:author="PR Preview" w:date="2026-01-01T00:00:00Z">
        <w:r>
          <w:rPr>
            <w:i/>
            <w:iCs/>
          </w:rPr>
          <w:t xml:space="preserve">Remark 38</w:t>
        </w:r>
      </w:ins>
      <w:ins w:id="2910" w:author="PR Preview" w:date="2026-01-01T00:00:00Z">
        <w:r>
          <w:t xml:space="preserve"> (Multiples of an eigenvector). </w:t>
        </w:r>
      </w:ins>
      <w:ins w:id="2911" w:author="PR Preview" w:date="2026-01-01T00:00:00Z">
        <w:r>
          <w:t xml:space="preserve">Multiplying by</w:t>
        </w:r>
      </w:ins>
      <w:ins w:id="2912" w:author="PR Preview" w:date="2026-01-01T00:00:00Z">
        <w:r>
          <w:t xml:space="preserve"> </w:t>
        </w:r>
      </w:ins>
      <m:oMath>
        <m:r>
          <m:rPr>
            <m:sty m:val="bi"/>
          </m:rPr>
          <m:t>A</m:t>
        </m:r>
      </m:oMath>
      <w:ins w:id="2913" w:author="PR Preview" w:date="2026-01-01T00:00:00Z">
        <w:r>
          <w:t xml:space="preserve"> </w:t>
        </w:r>
      </w:ins>
      <w:ins w:id="2914" w:author="PR Preview" w:date="2026-01-01T00:00:00Z">
        <w:r>
          <w:t xml:space="preserve">rescales an eigenvector by</w:t>
        </w:r>
      </w:ins>
      <w:ins w:id="2915" w:author="PR Preview" w:date="2026-01-01T00:00:00Z">
        <w:r>
          <w:t xml:space="preserve"> </w:t>
        </w:r>
      </w:ins>
      <m:oMath>
        <m:r>
          <m:t>λ</m:t>
        </m:r>
      </m:oMath>
      <w:ins w:id="2916" w:author="PR Preview" w:date="2026-01-01T00:00:00Z">
        <w:r>
          <w:t xml:space="preserve"> </w:t>
        </w:r>
      </w:ins>
      <w:ins w:id="2917" w:author="PR Preview" w:date="2026-01-01T00:00:00Z">
        <w:r>
          <w:t xml:space="preserve">and does not change the line it lies on.</w:t>
        </w:r>
      </w:ins>
      <w:ins w:id="2918" w:author="PR Preview" w:date="2026-01-01T00:00:00Z">
        <w:r>
          <w:t xml:space="preserve"> </w:t>
        </w:r>
      </w:ins>
      <w:ins w:id="2919" w:author="PR Preview" w:date="2026-01-01T00:00:00Z">
        <w:r>
          <w:t xml:space="preserve">Any nonzero multiple</w:t>
        </w:r>
      </w:ins>
      <w:ins w:id="2920" w:author="PR Preview" w:date="2026-01-01T00:00:00Z">
        <w:r>
          <w:t xml:space="preserve"> </w:t>
        </w:r>
      </w:ins>
      <w:ins w:id="2921" w:author="PR Preview" w:date="2026-01-01T00:00:00Z">
        <w:r>
          <w:t xml:space="preserve">$c\,\mathord{\smash[b]{\underset{\raise.3ex\hbox{$\scriptstyle\sim$}}{v}}\vphantom{v}}$</w:t>
        </w:r>
      </w:ins>
      <w:ins w:id="2922" w:author="PR Preview" w:date="2026-01-01T00:00:00Z">
        <w:r>
          <w:t xml:space="preserve"> </w:t>
        </w:r>
      </w:ins>
      <w:ins w:id="2923" w:author="PR Preview" w:date="2026-01-01T00:00:00Z">
        <w:r>
          <w:t xml:space="preserve">of an eigenvector</w:t>
        </w:r>
      </w:ins>
      <w:ins w:id="2924" w:author="PR Preview" w:date="2026-01-01T00:00:00Z">
        <w:r>
          <w:t xml:space="preserve"> </w:t>
        </w:r>
      </w:ins>
      <w:ins w:id="2925" w:author="PR Preview" w:date="2026-01-01T00:00:00Z">
        <w:r>
          <w:t xml:space="preserve">is also an eigenvector for the same</w:t>
        </w:r>
      </w:ins>
      <w:ins w:id="2926" w:author="PR Preview" w:date="2026-01-01T00:00:00Z">
        <w:r>
          <w:t xml:space="preserve"> </w:t>
        </w:r>
      </w:ins>
      <m:oMath>
        <m:r>
          <m:t>λ</m:t>
        </m:r>
      </m:oMath>
      <w:ins w:id="2927" w:author="PR Preview" w:date="2026-01-01T00:00:00Z">
        <w:r>
          <w:t xml:space="preserve">:</w:t>
        </w:r>
      </w:ins>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del w:id="2928" w:author="PR Preview" w:date="2026-01-01T00:00:00Z">
        <w:r>
          <w:delText xml:space="preserve">For example, in</w:delText>
        </w:r>
      </w:del>
      <w:del w:id="2929" w:author="PR Preview" w:date="2026-01-01T00:00:00Z">
        <w:r>
          <w:delText xml:space="preserve"> </w:delText>
        </w:r>
      </w:del>
      <w:hyperlink w:anchor="exm-eigenvalue">
        <w:del w:id="2930" w:author="PR Preview" w:date="2026-01-01T00:00:00Z">
          <w:r>
            <w:rPr>
              <w:rStyle w:val="Hyperlink"/>
            </w:rPr>
            <w:delText xml:space="preserve">Example 149</w:delText>
          </w:r>
        </w:del>
      </w:hyperlink>
      <w:del w:id="2931" w:author="PR Preview" w:date="2026-01-01T00:00:00Z">
        <w:r>
          <w:delText xml:space="preserve">,</w:delText>
        </w:r>
      </w:del>
      <w:del w:id="2932" w:author="PR Preview" w:date="2026-01-01T00:00:00Z">
        <w:r>
          <w:delText xml:space="preserve"> </w:delText>
        </w:r>
      </w:del>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del w:id="2933" w:author="PR Preview" w:date="2026-01-01T00:00:00Z">
        <w:r>
          <w:delText xml:space="preserve"> </w:delText>
        </w:r>
      </w:del>
      <w:del w:id="2934" w:author="PR Preview" w:date="2026-01-01T00:00:00Z">
        <w:r>
          <w:delText xml:space="preserve">is also an eigenvector for the eigenvalue</w:delText>
        </w:r>
      </w:del>
      <w:del w:id="2935" w:author="PR Preview" w:date="2026-01-01T00:00:00Z">
        <w:r>
          <w:delText xml:space="preserve"> </w:delText>
        </w:r>
      </w:del>
      <m:oMath>
        <m:r>
          <m:t>3</m:t>
        </m:r>
      </m:oMath>
      <w:del w:id="2936" w:author="PR Preview" w:date="2026-01-01T00:00:00Z">
        <w:r>
          <w:delText xml:space="preserv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p>
      <w:pPr>
        <w:pStyle w:val="FirstParagraph"/>
      </w:pPr>
      <w:del w:id="2937" w:author="PR Preview" w:date="2026-01-01T00:00:00Z">
        <w:r>
          <w:rPr>
            <w:b/>
            <w:bCs/>
          </w:rPr>
          <w:delText xml:space="preserve">Example 150 (A vector that is not an eigenvector)</w:delText>
        </w:r>
      </w:del>
      <w:del w:id="2938" w:author="PR Preview" w:date="2026-01-01T00:00:00Z">
        <w:r>
          <w:delText xml:space="preserve"> </w:delText>
        </w:r>
      </w:del>
      <w:del w:id="2939" w:author="PR Preview" w:date="2026-01-01T00:00:00Z">
        <w:r>
          <w:delText xml:space="preserve">For the same</w:delText>
        </w:r>
      </w:del>
      <w:del w:id="2940" w:author="PR Preview" w:date="2026-01-01T00:00:00Z">
        <w:r>
          <w:delText xml:space="preserve"> </w:delText>
        </w:r>
      </w:del>
      <m:oMath>
        <m:r>
          <m:rPr>
            <m:sty m:val="bi"/>
          </m:rPr>
          <m:t>A</m:t>
        </m:r>
      </m:oMath>
      <w:del w:id="2941" w:author="PR Preview" w:date="2026-01-01T00:00:00Z">
        <w:r>
          <w:delText xml:space="preserve">,</w:delText>
        </w:r>
      </w:del>
      <w:del w:id="2942" w:author="PR Preview" w:date="2026-01-01T00:00:00Z">
        <w:r>
          <w:delText xml:space="preserve"> </w:delText>
        </w:r>
      </w:del>
      <m:oMath>
        <m:r>
          <m:rPr>
            <m:sty m:val="p"/>
          </m:rPr>
          <m:t>(</m:t>
        </m:r>
        <m:r>
          <m:t>1</m:t>
        </m:r>
        <m:r>
          <m:rPr>
            <m:sty m:val="p"/>
          </m:rPr>
          <m:t>,</m:t>
        </m:r>
        <m:r>
          <m:t>0</m:t>
        </m:r>
        <m:r>
          <m:rPr>
            <m:sty m:val="p"/>
          </m:rPr>
          <m:t>)</m:t>
        </m:r>
      </m:oMath>
      <w:del w:id="2943" w:author="PR Preview" w:date="2026-01-01T00:00:00Z">
        <w:r>
          <w:delText xml:space="preserve"> </w:delText>
        </w:r>
      </w:del>
      <w:del w:id="2944" w:author="PR Preview" w:date="2026-01-01T00:00:00Z">
        <w:r>
          <w:delText xml:space="preserve">is not an eigenvector:</w:delText>
        </w:r>
      </w:del>
    </w:p>
    <w:p>
      <w:pPr>
        <w:pStyle w:val="FirstParagraph"/>
      </w:pPr>
      <w:ins w:id="2945" w:author="PR Preview" w:date="2026-01-01T00:00:00Z">
        <w:r>
          <w:t xml:space="preserve">For example, in</w:t>
        </w:r>
      </w:ins>
      <w:ins w:id="2946" w:author="PR Preview" w:date="2026-01-01T00:00:00Z">
        <w:r>
          <w:t xml:space="preserve"> </w:t>
        </w:r>
      </w:ins>
      <w:hyperlink w:anchor="exm-eigenvalue">
        <w:ins w:id="2947" w:author="PR Preview" w:date="2026-01-01T00:00:00Z">
          <w:r>
            <w:rPr>
              <w:rStyle w:val="Hyperlink"/>
            </w:rPr>
            <w:t xml:space="preserve">Example 150</w:t>
          </w:r>
        </w:ins>
      </w:hyperlink>
      <w:ins w:id="2948" w:author="PR Preview" w:date="2026-01-01T00:00:00Z">
        <w:r>
          <w:t xml:space="preserve">,</w:t>
        </w:r>
      </w:ins>
      <w:ins w:id="2949" w:author="PR Preview" w:date="2026-01-01T00:00:00Z">
        <w:r>
          <w:t xml:space="preserve"> </w:t>
        </w:r>
      </w:ins>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ins w:id="2950" w:author="PR Preview" w:date="2026-01-01T00:00:00Z">
        <w:r>
          <w:t xml:space="preserve"> </w:t>
        </w:r>
      </w:ins>
      <w:ins w:id="2951" w:author="PR Preview" w:date="2026-01-01T00:00:00Z">
        <w:r>
          <w:t xml:space="preserve">is also an eigenvector for the eigenvalue</w:t>
        </w:r>
      </w:ins>
      <w:ins w:id="2952" w:author="PR Preview" w:date="2026-01-01T00:00:00Z">
        <w:r>
          <w:t xml:space="preserve"> </w:t>
        </w:r>
      </w:ins>
      <m:oMath>
        <m:r>
          <m:t>3</m:t>
        </m:r>
      </m:oMath>
      <w:ins w:id="2953"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93"/>
    <w:bookmarkStart w:id="494" w:name="exm-not-eigenvector"/>
    <w:p>
      <w:pPr>
        <w:pStyle w:val="FirstParagraph"/>
      </w:pPr>
      <w:ins w:id="2954" w:author="PR Preview" w:date="2026-01-01T00:00:00Z">
        <w:r>
          <w:rPr>
            <w:b/>
            <w:bCs/>
          </w:rPr>
          <w:t xml:space="preserve">Example 151 (A vector that is not an eigenvector)</w:t>
        </w:r>
      </w:ins>
      <w:ins w:id="2955" w:author="PR Preview" w:date="2026-01-01T00:00:00Z">
        <w:r>
          <w:t xml:space="preserve"> </w:t>
        </w:r>
      </w:ins>
      <w:ins w:id="2956" w:author="PR Preview" w:date="2026-01-01T00:00:00Z">
        <w:r>
          <w:t xml:space="preserve">For the same</w:t>
        </w:r>
      </w:ins>
      <w:ins w:id="2957" w:author="PR Preview" w:date="2026-01-01T00:00:00Z">
        <w:r>
          <w:t xml:space="preserve"> </w:t>
        </w:r>
      </w:ins>
      <m:oMath>
        <m:r>
          <m:rPr>
            <m:sty m:val="bi"/>
          </m:rPr>
          <m:t>A</m:t>
        </m:r>
      </m:oMath>
      <w:ins w:id="2958" w:author="PR Preview" w:date="2026-01-01T00:00:00Z">
        <w:r>
          <w:t xml:space="preserve">,</w:t>
        </w:r>
      </w:ins>
      <w:ins w:id="2959" w:author="PR Preview" w:date="2026-01-01T00:00:00Z">
        <w:r>
          <w:t xml:space="preserve"> </w:t>
        </w:r>
      </w:ins>
      <m:oMath>
        <m:r>
          <m:rPr>
            <m:sty m:val="p"/>
          </m:rPr>
          <m:t>(</m:t>
        </m:r>
        <m:r>
          <m:t>1</m:t>
        </m:r>
        <m:r>
          <m:rPr>
            <m:sty m:val="p"/>
          </m:rPr>
          <m:t>,</m:t>
        </m:r>
        <m:r>
          <m:t>0</m:t>
        </m:r>
        <m:r>
          <m:rPr>
            <m:sty m:val="p"/>
          </m:rPr>
          <m:t>)</m:t>
        </m:r>
      </m:oMath>
      <w:ins w:id="2960" w:author="PR Preview" w:date="2026-01-01T00:00:00Z">
        <w:r>
          <w:t xml:space="preserve"> </w:t>
        </w:r>
      </w:ins>
      <w:ins w:id="2961" w:author="PR Preview" w:date="2026-01-01T00:00:00Z">
        <w:r>
          <w:t xml:space="preserve">is not an eigenvector:</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4"/>
    <w:bookmarkStart w:id="496" w:name="rem-real-eigenvalues"/>
    <w:p>
      <w:pPr>
        <w:pStyle w:val="BodyText"/>
      </w:pPr>
      <w:del w:id="2962" w:author="PR Preview" w:date="2026-01-01T00:00:00Z">
        <w:r>
          <w:rPr>
            <w:i/>
            <w:iCs/>
          </w:rPr>
          <w:delText xml:space="preserve">Remark 38</w:delText>
        </w:r>
      </w:del>
      <w:del w:id="2963" w:author="PR Preview" w:date="2026-01-01T00:00:00Z">
        <w:r>
          <w:delText xml:space="preserve"> (Real and complex eigenvalues). </w:delText>
        </w:r>
      </w:del>
      <w:del w:id="2964" w:author="PR Preview" w:date="2026-01-01T00:00:00Z">
        <w:r>
          <w:delText xml:space="preserve">These notes take</w:delText>
        </w:r>
      </w:del>
      <w:del w:id="2965" w:author="PR Preview" w:date="2026-01-01T00:00:00Z">
        <w:r>
          <w:delText xml:space="preserve"> </w:delText>
        </w:r>
      </w:del>
      <m:oMath>
        <m:r>
          <m:t>λ</m:t>
        </m:r>
      </m:oMath>
      <w:del w:id="2966" w:author="PR Preview" w:date="2026-01-01T00:00:00Z">
        <w:r>
          <w:delText xml:space="preserve"> </w:delText>
        </w:r>
      </w:del>
      <w:del w:id="2967" w:author="PR Preview" w:date="2026-01-01T00:00:00Z">
        <w:r>
          <w:delText xml:space="preserve">and</w:delText>
        </w:r>
      </w:del>
      <w:del w:id="2968" w:author="PR Preview" w:date="2026-01-01T00:00:00Z">
        <w:r>
          <w:delText xml:space="preserve"> </w:delText>
        </w:r>
      </w:del>
      <w:del w:id="2969" w:author="PR Preview" w:date="2026-01-01T00:00:00Z">
        <w:r>
          <w:delText xml:space="preserve">$\mathord{\smash[b]{\underset{\raise.3ex\hbox{$\scriptstyle\sim$}}{v}}\vphantom{v}}$</w:delText>
        </w:r>
      </w:del>
      <w:del w:id="2970" w:author="PR Preview" w:date="2026-01-01T00:00:00Z">
        <w:r>
          <w:delText xml:space="preserve"> </w:delText>
        </w:r>
      </w:del>
      <w:del w:id="2971" w:author="PR Preview" w:date="2026-01-01T00:00:00Z">
        <w:r>
          <w:delText xml:space="preserve">to be real.</w:delText>
        </w:r>
      </w:del>
      <w:del w:id="2972" w:author="PR Preview" w:date="2026-01-01T00:00:00Z">
        <w:r>
          <w:delText xml:space="preserve"> </w:delText>
        </w:r>
      </w:del>
      <w:del w:id="2973" w:author="PR Preview" w:date="2026-01-01T00:00:00Z">
        <w:r>
          <w:delText xml:space="preserve">Banerjee and Roy [47, Ch. 11], Definition 11.1, pp. 312-313</w:delText>
        </w:r>
      </w:del>
      <w:del w:id="2974" w:author="PR Preview" w:date="2026-01-01T00:00:00Z">
        <w:r>
          <w:delText xml:space="preserve"> </w:delText>
        </w:r>
      </w:del>
      <w:del w:id="2975" w:author="PR Preview" w:date="2026-01-01T00:00:00Z">
        <w:r>
          <w:delText xml:space="preserve">also allows</w:delText>
        </w:r>
      </w:del>
      <w:del w:id="2976" w:author="PR Preview" w:date="2026-01-01T00:00:00Z">
        <w:r>
          <w:delText xml:space="preserve"> </w:delText>
        </w:r>
      </w:del>
      <w:hyperlink r:id="rId495">
        <w:del w:id="2977" w:author="PR Preview" w:date="2026-01-01T00:00:00Z">
          <w:r>
            <w:rPr>
              <w:rStyle w:val="Hyperlink"/>
            </w:rPr>
            <w:delText xml:space="preserve">complex</w:delText>
          </w:r>
        </w:del>
      </w:hyperlink>
      <w:del w:id="2978" w:author="PR Preview" w:date="2026-01-01T00:00:00Z">
        <w:r>
          <w:delText xml:space="preserve"> </w:delText>
        </w:r>
      </w:del>
      <w:del w:id="2979" w:author="PR Preview" w:date="2026-01-01T00:00:00Z">
        <w:r>
          <w:delText xml:space="preserve">eigenvalues and eigenvectors,</w:delText>
        </w:r>
      </w:del>
      <w:del w:id="2980" w:author="PR Preview" w:date="2026-01-01T00:00:00Z">
        <w:r>
          <w:delText xml:space="preserve"> </w:delText>
        </w:r>
      </w:del>
      <w:del w:id="2981" w:author="PR Preview" w:date="2026-01-01T00:00:00Z">
        <w:r>
          <w:delText xml:space="preserve">because some real matrices, such as a rotation by</w:delText>
        </w:r>
      </w:del>
      <w:del w:id="2982" w:author="PR Preview" w:date="2026-01-01T00:00:00Z">
        <w:r>
          <w:delText xml:space="preserve"> </w:delText>
        </w:r>
      </w:del>
      <m:oMath>
        <m:r>
          <m:t>90</m:t>
        </m:r>
      </m:oMath>
      <w:del w:id="2983" w:author="PR Preview" w:date="2026-01-01T00:00:00Z">
        <w:r>
          <w:delText xml:space="preserve"> </w:delText>
        </w:r>
      </w:del>
      <w:del w:id="2984" w:author="PR Preview" w:date="2026-01-01T00:00:00Z">
        <w:r>
          <w:delText xml:space="preserve">degrees,</w:delText>
        </w:r>
      </w:del>
      <w:del w:id="2985" w:author="PR Preview" w:date="2026-01-01T00:00:00Z">
        <w:r>
          <w:delText xml:space="preserve"> </w:delText>
        </w:r>
      </w:del>
      <w:del w:id="2986" w:author="PR Preview" w:date="2026-01-01T00:00:00Z">
        <w:r>
          <w:delText xml:space="preserve">have no real eigenvalues</w:delText>
        </w:r>
      </w:del>
      <w:del w:id="2987" w:author="PR Preview" w:date="2026-01-01T00:00:00Z">
        <w:r>
          <w:delText xml:space="preserve"> </w:delText>
        </w:r>
      </w:del>
      <w:del w:id="2988" w:author="PR Preview" w:date="2026-01-01T00:00:00Z">
        <w:r>
          <w:delText xml:space="preserve">[47, Ch. 11], Example 11.2, p. 312</w:delText>
        </w:r>
      </w:del>
      <w:del w:id="2989" w:author="PR Preview" w:date="2026-01-01T00:00:00Z">
        <w:r>
          <w:delText xml:space="preserve">.</w:delText>
        </w:r>
      </w:del>
    </w:p>
    <w:p>
      <w:pPr>
        <w:pStyle w:val="BodyText"/>
      </w:pPr>
      <w:ins w:id="2990" w:author="PR Preview" w:date="2026-01-01T00:00:00Z">
        <w:r>
          <w:rPr>
            <w:i/>
            <w:iCs/>
          </w:rPr>
          <w:t xml:space="preserve">Remark 39</w:t>
        </w:r>
      </w:ins>
      <w:ins w:id="2991" w:author="PR Preview" w:date="2026-01-01T00:00:00Z">
        <w:r>
          <w:t xml:space="preserve"> (Real and complex eigenvalues). </w:t>
        </w:r>
      </w:ins>
      <w:ins w:id="2992" w:author="PR Preview" w:date="2026-01-01T00:00:00Z">
        <w:r>
          <w:t xml:space="preserve">These notes take</w:t>
        </w:r>
      </w:ins>
      <w:ins w:id="2993" w:author="PR Preview" w:date="2026-01-01T00:00:00Z">
        <w:r>
          <w:t xml:space="preserve"> </w:t>
        </w:r>
      </w:ins>
      <m:oMath>
        <m:r>
          <m:t>λ</m:t>
        </m:r>
      </m:oMath>
      <w:ins w:id="2994" w:author="PR Preview" w:date="2026-01-01T00:00:00Z">
        <w:r>
          <w:t xml:space="preserve"> </w:t>
        </w:r>
      </w:ins>
      <w:ins w:id="2995" w:author="PR Preview" w:date="2026-01-01T00:00:00Z">
        <w:r>
          <w:t xml:space="preserve">and</w:t>
        </w:r>
      </w:ins>
      <w:ins w:id="2996" w:author="PR Preview" w:date="2026-01-01T00:00:00Z">
        <w:r>
          <w:t xml:space="preserve"> </w:t>
        </w:r>
      </w:ins>
      <w:ins w:id="2997" w:author="PR Preview" w:date="2026-01-01T00:00:00Z">
        <w:r>
          <w:t xml:space="preserve">$\mathord{\smash[b]{\underset{\raise.3ex\hbox{$\scriptstyle\sim$}}{v}}\vphantom{v}}$</w:t>
        </w:r>
      </w:ins>
      <w:ins w:id="2998" w:author="PR Preview" w:date="2026-01-01T00:00:00Z">
        <w:r>
          <w:t xml:space="preserve"> </w:t>
        </w:r>
      </w:ins>
      <w:ins w:id="2999" w:author="PR Preview" w:date="2026-01-01T00:00:00Z">
        <w:r>
          <w:t xml:space="preserve">to be real.</w:t>
        </w:r>
      </w:ins>
      <w:ins w:id="3000" w:author="PR Preview" w:date="2026-01-01T00:00:00Z">
        <w:r>
          <w:t xml:space="preserve"> </w:t>
        </w:r>
      </w:ins>
      <w:ins w:id="3001" w:author="PR Preview" w:date="2026-01-01T00:00:00Z">
        <w:r>
          <w:t xml:space="preserve">Banerjee and Roy [47, Ch. 11], Definition 11.1, pp. 312-313</w:t>
        </w:r>
      </w:ins>
      <w:ins w:id="3002" w:author="PR Preview" w:date="2026-01-01T00:00:00Z">
        <w:r>
          <w:t xml:space="preserve"> </w:t>
        </w:r>
      </w:ins>
      <w:ins w:id="3003" w:author="PR Preview" w:date="2026-01-01T00:00:00Z">
        <w:r>
          <w:t xml:space="preserve">also allows</w:t>
        </w:r>
      </w:ins>
      <w:ins w:id="3004" w:author="PR Preview" w:date="2026-01-01T00:00:00Z">
        <w:r>
          <w:t xml:space="preserve"> </w:t>
        </w:r>
      </w:ins>
      <w:hyperlink r:id="rId495">
        <w:ins w:id="3005" w:author="PR Preview" w:date="2026-01-01T00:00:00Z">
          <w:r>
            <w:rPr>
              <w:rStyle w:val="Hyperlink"/>
            </w:rPr>
            <w:t xml:space="preserve">complex</w:t>
          </w:r>
        </w:ins>
      </w:hyperlink>
      <w:ins w:id="3006" w:author="PR Preview" w:date="2026-01-01T00:00:00Z">
        <w:r>
          <w:t xml:space="preserve"> </w:t>
        </w:r>
      </w:ins>
      <w:ins w:id="3007" w:author="PR Preview" w:date="2026-01-01T00:00:00Z">
        <w:r>
          <w:t xml:space="preserve">eigenvalues and eigenvectors,</w:t>
        </w:r>
      </w:ins>
      <w:ins w:id="3008" w:author="PR Preview" w:date="2026-01-01T00:00:00Z">
        <w:r>
          <w:t xml:space="preserve"> </w:t>
        </w:r>
      </w:ins>
      <w:ins w:id="3009" w:author="PR Preview" w:date="2026-01-01T00:00:00Z">
        <w:r>
          <w:t xml:space="preserve">because some real matrices, such as a rotation by</w:t>
        </w:r>
      </w:ins>
      <w:ins w:id="3010" w:author="PR Preview" w:date="2026-01-01T00:00:00Z">
        <w:r>
          <w:t xml:space="preserve"> </w:t>
        </w:r>
      </w:ins>
      <m:oMath>
        <m:r>
          <m:t>90</m:t>
        </m:r>
      </m:oMath>
      <w:ins w:id="3011" w:author="PR Preview" w:date="2026-01-01T00:00:00Z">
        <w:r>
          <w:t xml:space="preserve"> </w:t>
        </w:r>
      </w:ins>
      <w:ins w:id="3012" w:author="PR Preview" w:date="2026-01-01T00:00:00Z">
        <w:r>
          <w:t xml:space="preserve">degrees,</w:t>
        </w:r>
      </w:ins>
      <w:ins w:id="3013" w:author="PR Preview" w:date="2026-01-01T00:00:00Z">
        <w:r>
          <w:t xml:space="preserve"> </w:t>
        </w:r>
      </w:ins>
      <w:ins w:id="3014" w:author="PR Preview" w:date="2026-01-01T00:00:00Z">
        <w:r>
          <w:t xml:space="preserve">have no real eigenvalues</w:t>
        </w:r>
      </w:ins>
      <w:ins w:id="3015" w:author="PR Preview" w:date="2026-01-01T00:00:00Z">
        <w:r>
          <w:t xml:space="preserve"> </w:t>
        </w:r>
      </w:ins>
      <w:ins w:id="3016" w:author="PR Preview" w:date="2026-01-01T00:00:00Z">
        <w:r>
          <w:t xml:space="preserve">[47, Ch. 11], Example 11.2, p. 312</w:t>
        </w:r>
      </w:ins>
      <w:ins w:id="3017" w:author="PR Preview" w:date="2026-01-01T00:00:00Z">
        <w:r>
          <w:t xml:space="preserve">.</w:t>
        </w:r>
      </w:ins>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7" name="Picture"/>
                  <a:graphic>
                    <a:graphicData uri="http://schemas.openxmlformats.org/drawingml/2006/picture">
                      <pic:pic>
                        <pic:nvPicPr>
                          <pic:cNvPr descr="/opt/quarto/share/formats/docx/tip.png" id="49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500"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500"/>
    <w:bookmarkStart w:id="501" w:name="rem-spectral-equivalent-form"/>
    <w:p>
      <w:pPr>
        <w:pStyle w:val="BodyText"/>
      </w:pPr>
      <w:del w:id="3018" w:author="PR Preview" w:date="2026-01-01T00:00:00Z">
        <w:r>
          <w:rPr>
            <w:i/>
            <w:iCs/>
          </w:rPr>
          <w:delText xml:space="preserve">Remark 39</w:delText>
        </w:r>
      </w:del>
      <w:del w:id="3019" w:author="PR Preview" w:date="2026-01-01T00:00:00Z">
        <w:r>
          <w:delText xml:space="preserve"> (An equivalent form of the spectral theorem). </w:delText>
        </w:r>
      </w:del>
      <w:del w:id="3020" w:author="PR Preview" w:date="2026-01-01T00:00:00Z">
        <w:r>
          <w:delText xml:space="preserve">The proof, by</w:delText>
        </w:r>
      </w:del>
      <w:del w:id="3021" w:author="PR Preview" w:date="2026-01-01T00:00:00Z">
        <w:r>
          <w:delText xml:space="preserve"> </w:delText>
        </w:r>
      </w:del>
      <w:hyperlink r:id="rId146">
        <w:del w:id="3022" w:author="PR Preview" w:date="2026-01-01T00:00:00Z">
          <w:r>
            <w:rPr>
              <w:rStyle w:val="Hyperlink"/>
            </w:rPr>
            <w:delText xml:space="preserve">induction</w:delText>
          </w:r>
        </w:del>
      </w:hyperlink>
      <w:del w:id="3023" w:author="PR Preview" w:date="2026-01-01T00:00:00Z">
        <w:r>
          <w:delText xml:space="preserve"> </w:delText>
        </w:r>
      </w:del>
      <w:del w:id="3024" w:author="PR Preview" w:date="2026-01-01T00:00:00Z">
        <w:r>
          <w:delText xml:space="preserve">on</w:delText>
        </w:r>
      </w:del>
      <w:del w:id="3025" w:author="PR Preview" w:date="2026-01-01T00:00:00Z">
        <w:r>
          <w:delText xml:space="preserve"> </w:delText>
        </w:r>
      </w:del>
      <m:oMath>
        <m:r>
          <m:t>p</m:t>
        </m:r>
      </m:oMath>
      <w:del w:id="3026" w:author="PR Preview" w:date="2026-01-01T00:00:00Z">
        <w:r>
          <w:delText xml:space="preserve">, is outside the scope of these notes;</w:delText>
        </w:r>
      </w:del>
      <w:del w:id="3027" w:author="PR Preview" w:date="2026-01-01T00:00:00Z">
        <w:r>
          <w:delText xml:space="preserve"> </w:delText>
        </w:r>
      </w:del>
      <w:del w:id="3028" w:author="PR Preview" w:date="2026-01-01T00:00:00Z">
        <w:r>
          <w:delText xml:space="preserve">see</w:delText>
        </w:r>
      </w:del>
      <w:del w:id="3029" w:author="PR Preview" w:date="2026-01-01T00:00:00Z">
        <w:r>
          <w:delText xml:space="preserve"> </w:delText>
        </w:r>
      </w:del>
      <w:del w:id="3030" w:author="PR Preview" w:date="2026-01-01T00:00:00Z">
        <w:r>
          <w:delText xml:space="preserve">Banerjee and Roy [47, Ch. 11], Theorem 11.27, p. 349</w:delText>
        </w:r>
      </w:del>
      <w:del w:id="3031" w:author="PR Preview" w:date="2026-01-01T00:00:00Z">
        <w:r>
          <w:delText xml:space="preserve">,</w:delText>
        </w:r>
      </w:del>
      <w:del w:id="3032" w:author="PR Preview" w:date="2026-01-01T00:00:00Z">
        <w:r>
          <w:delText xml:space="preserve"> </w:delText>
        </w:r>
      </w:del>
      <w:del w:id="3033" w:author="PR Preview" w:date="2026-01-01T00:00:00Z">
        <w:r>
          <w:delText xml:space="preserve">which states the result in the equivalent form</w:delText>
        </w:r>
      </w:del>
      <w:del w:id="3034" w:author="PR Preview" w:date="2026-01-01T00:00:00Z">
        <w:r>
          <w:delText xml:space="preserve"> </w:delText>
        </w:r>
      </w:del>
      <m:oMath>
        <m:sSup>
          <m:e>
            <m:r>
              <m:rPr>
                <m:sty m:val="bi"/>
              </m:rPr>
              <m:t>Q</m:t>
            </m:r>
          </m:e>
          <m:sup>
            <m:r>
              <m:rPr>
                <m:sty m:val="p"/>
              </m:rPr>
              <m:t>⊤</m:t>
            </m:r>
          </m:sup>
        </m:sSup>
        <m:r>
          <m:rPr>
            <m:sty m:val="bi"/>
          </m:rPr>
          <m:t>A</m:t>
        </m:r>
        <m:r>
          <m:rPr>
            <m:sty m:val="bi"/>
          </m:rPr>
          <m:t>Q</m:t>
        </m:r>
        <m:r>
          <m:rPr>
            <m:sty m:val="p"/>
          </m:rPr>
          <m:t>=</m:t>
        </m:r>
        <m:r>
          <m:rPr>
            <m:sty m:val="b"/>
          </m:rPr>
          <m:t>Λ</m:t>
        </m:r>
      </m:oMath>
      <w:del w:id="3035" w:author="PR Preview" w:date="2026-01-01T00:00:00Z">
        <w:r>
          <w:delText xml:space="preserve">.</w:delText>
        </w:r>
      </w:del>
      <w:del w:id="3036" w:author="PR Preview" w:date="2026-01-01T00:00:00Z">
        <w:r>
          <w:delText xml:space="preserve"> </w:delText>
        </w:r>
      </w:del>
      <w:del w:id="3037" w:author="PR Preview" w:date="2026-01-01T00:00:00Z">
        <w:r>
          <w:delText xml:space="preserve">The two forms are equivalent because</w:delText>
        </w:r>
      </w:del>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del w:id="3038" w:author="PR Preview" w:date="2026-01-01T00:00:00Z">
        <w:r>
          <w:delText xml:space="preserve">(</w:delText>
        </w:r>
      </w:del>
      <w:hyperlink w:anchor="rem-orthogonal-matrix-columns">
        <w:del w:id="3039" w:author="PR Preview" w:date="2026-01-01T00:00:00Z">
          <w:r>
            <w:rPr>
              <w:rStyle w:val="Hyperlink"/>
            </w:rPr>
            <w:delText xml:space="preserve">Remark 32</w:delText>
          </w:r>
        </w:del>
      </w:hyperlink>
      <w:del w:id="3040" w:author="PR Preview" w:date="2026-01-01T00:00:00Z">
        <w:r>
          <w:delText xml:space="preserve">).</w:delText>
        </w:r>
      </w:del>
      <w:del w:id="3041" w:author="PR Preview" w:date="2026-01-01T00:00:00Z">
        <w:r>
          <w:delText xml:space="preserve"> </w:delText>
        </w:r>
      </w:del>
      <w:del w:id="3042" w:author="PR Preview" w:date="2026-01-01T00:00:00Z">
        <w:r>
          <w:delText xml:space="preserve">Multiplying</w:delText>
        </w:r>
      </w:del>
      <w:del w:id="3043"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3044" w:author="PR Preview" w:date="2026-01-01T00:00:00Z">
        <w:r>
          <w:delText xml:space="preserve"> </w:delText>
        </w:r>
      </w:del>
      <w:del w:id="3045" w:author="PR Preview" w:date="2026-01-01T00:00:00Z">
        <w:r>
          <w:delText xml:space="preserve">by</w:delText>
        </w:r>
      </w:del>
      <w:del w:id="3046" w:author="PR Preview" w:date="2026-01-01T00:00:00Z">
        <w:r>
          <w:delText xml:space="preserve"> </w:delText>
        </w:r>
      </w:del>
      <m:oMath>
        <m:sSup>
          <m:e>
            <m:r>
              <m:rPr>
                <m:sty m:val="bi"/>
              </m:rPr>
              <m:t>Q</m:t>
            </m:r>
          </m:e>
          <m:sup>
            <m:r>
              <m:rPr>
                <m:sty m:val="p"/>
              </m:rPr>
              <m:t>⊤</m:t>
            </m:r>
          </m:sup>
        </m:sSup>
      </m:oMath>
      <w:del w:id="3047" w:author="PR Preview" w:date="2026-01-01T00:00:00Z">
        <w:r>
          <w:delText xml:space="preserve"> </w:delText>
        </w:r>
      </w:del>
      <w:del w:id="3048" w:author="PR Preview" w:date="2026-01-01T00:00:00Z">
        <w:r>
          <w:delText xml:space="preserve">on the left and by</w:delText>
        </w:r>
      </w:del>
      <w:del w:id="3049" w:author="PR Preview" w:date="2026-01-01T00:00:00Z">
        <w:r>
          <w:delText xml:space="preserve"> </w:delText>
        </w:r>
      </w:del>
      <m:oMath>
        <m:r>
          <m:rPr>
            <m:sty m:val="bi"/>
          </m:rPr>
          <m:t>Q</m:t>
        </m:r>
      </m:oMath>
      <w:del w:id="3050" w:author="PR Preview" w:date="2026-01-01T00:00:00Z">
        <w:r>
          <w:delText xml:space="preserve"> </w:delText>
        </w:r>
      </w:del>
      <w:del w:id="3051" w:author="PR Preview" w:date="2026-01-01T00:00:00Z">
        <w:r>
          <w:delText xml:space="preserve">on the right gives</w:delText>
        </w:r>
      </w:del>
    </w:p>
    <w:p>
      <w:pPr>
        <w:pStyle w:val="BodyText"/>
      </w:pPr>
      <w:ins w:id="3052" w:author="PR Preview" w:date="2026-01-01T00:00:00Z">
        <w:r>
          <w:rPr>
            <w:i/>
            <w:iCs/>
          </w:rPr>
          <w:t xml:space="preserve">Remark 40</w:t>
        </w:r>
      </w:ins>
      <w:ins w:id="3053" w:author="PR Preview" w:date="2026-01-01T00:00:00Z">
        <w:r>
          <w:t xml:space="preserve"> (An equivalent form of the spectral theorem). </w:t>
        </w:r>
      </w:ins>
      <w:ins w:id="3054" w:author="PR Preview" w:date="2026-01-01T00:00:00Z">
        <w:r>
          <w:t xml:space="preserve">The proof, by</w:t>
        </w:r>
      </w:ins>
      <w:ins w:id="3055" w:author="PR Preview" w:date="2026-01-01T00:00:00Z">
        <w:r>
          <w:t xml:space="preserve"> </w:t>
        </w:r>
      </w:ins>
      <w:hyperlink r:id="rId146">
        <w:ins w:id="3056" w:author="PR Preview" w:date="2026-01-01T00:00:00Z">
          <w:r>
            <w:rPr>
              <w:rStyle w:val="Hyperlink"/>
            </w:rPr>
            <w:t xml:space="preserve">induction</w:t>
          </w:r>
        </w:ins>
      </w:hyperlink>
      <w:ins w:id="3057" w:author="PR Preview" w:date="2026-01-01T00:00:00Z">
        <w:r>
          <w:t xml:space="preserve"> </w:t>
        </w:r>
      </w:ins>
      <w:ins w:id="3058" w:author="PR Preview" w:date="2026-01-01T00:00:00Z">
        <w:r>
          <w:t xml:space="preserve">on</w:t>
        </w:r>
      </w:ins>
      <w:ins w:id="3059" w:author="PR Preview" w:date="2026-01-01T00:00:00Z">
        <w:r>
          <w:t xml:space="preserve"> </w:t>
        </w:r>
      </w:ins>
      <m:oMath>
        <m:r>
          <m:t>p</m:t>
        </m:r>
      </m:oMath>
      <w:ins w:id="3060" w:author="PR Preview" w:date="2026-01-01T00:00:00Z">
        <w:r>
          <w:t xml:space="preserve">, is outside the scope of these notes;</w:t>
        </w:r>
      </w:ins>
      <w:ins w:id="3061" w:author="PR Preview" w:date="2026-01-01T00:00:00Z">
        <w:r>
          <w:t xml:space="preserve"> </w:t>
        </w:r>
      </w:ins>
      <w:ins w:id="3062" w:author="PR Preview" w:date="2026-01-01T00:00:00Z">
        <w:r>
          <w:t xml:space="preserve">see</w:t>
        </w:r>
      </w:ins>
      <w:ins w:id="3063" w:author="PR Preview" w:date="2026-01-01T00:00:00Z">
        <w:r>
          <w:t xml:space="preserve"> </w:t>
        </w:r>
      </w:ins>
      <w:ins w:id="3064" w:author="PR Preview" w:date="2026-01-01T00:00:00Z">
        <w:r>
          <w:t xml:space="preserve">Banerjee and Roy [47, Ch. 11], Theorem 11.27, p. 349</w:t>
        </w:r>
      </w:ins>
      <w:ins w:id="3065" w:author="PR Preview" w:date="2026-01-01T00:00:00Z">
        <w:r>
          <w:t xml:space="preserve">,</w:t>
        </w:r>
      </w:ins>
      <w:ins w:id="3066" w:author="PR Preview" w:date="2026-01-01T00:00:00Z">
        <w:r>
          <w:t xml:space="preserve"> </w:t>
        </w:r>
      </w:ins>
      <w:ins w:id="3067" w:author="PR Preview" w:date="2026-01-01T00:00:00Z">
        <w:r>
          <w:t xml:space="preserve">which states the result in the equivalent form</w:t>
        </w:r>
      </w:ins>
      <w:ins w:id="3068" w:author="PR Preview" w:date="2026-01-01T00:00:00Z">
        <w:r>
          <w:t xml:space="preserve"> </w:t>
        </w:r>
      </w:ins>
      <m:oMath>
        <m:sSup>
          <m:e>
            <m:r>
              <m:rPr>
                <m:sty m:val="bi"/>
              </m:rPr>
              <m:t>Q</m:t>
            </m:r>
          </m:e>
          <m:sup>
            <m:r>
              <m:rPr>
                <m:sty m:val="p"/>
              </m:rPr>
              <m:t>⊤</m:t>
            </m:r>
          </m:sup>
        </m:sSup>
        <m:r>
          <m:rPr>
            <m:sty m:val="bi"/>
          </m:rPr>
          <m:t>A</m:t>
        </m:r>
        <m:r>
          <m:rPr>
            <m:sty m:val="bi"/>
          </m:rPr>
          <m:t>Q</m:t>
        </m:r>
        <m:r>
          <m:rPr>
            <m:sty m:val="p"/>
          </m:rPr>
          <m:t>=</m:t>
        </m:r>
        <m:r>
          <m:rPr>
            <m:sty m:val="b"/>
          </m:rPr>
          <m:t>Λ</m:t>
        </m:r>
      </m:oMath>
      <w:ins w:id="3069" w:author="PR Preview" w:date="2026-01-01T00:00:00Z">
        <w:r>
          <w:t xml:space="preserve">.</w:t>
        </w:r>
      </w:ins>
      <w:ins w:id="3070" w:author="PR Preview" w:date="2026-01-01T00:00:00Z">
        <w:r>
          <w:t xml:space="preserve"> </w:t>
        </w:r>
      </w:ins>
      <w:ins w:id="3071" w:author="PR Preview" w:date="2026-01-01T00:00:00Z">
        <w:r>
          <w:t xml:space="preserve">The two forms are equivalent because</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ins w:id="3072" w:author="PR Preview" w:date="2026-01-01T00:00:00Z">
        <w:r>
          <w:t xml:space="preserve">(</w:t>
        </w:r>
      </w:ins>
      <w:hyperlink w:anchor="rem-orthogonal-matrix-columns">
        <w:ins w:id="3073" w:author="PR Preview" w:date="2026-01-01T00:00:00Z">
          <w:r>
            <w:rPr>
              <w:rStyle w:val="Hyperlink"/>
            </w:rPr>
            <w:t xml:space="preserve">Remark 33</w:t>
          </w:r>
        </w:ins>
      </w:hyperlink>
      <w:ins w:id="3074" w:author="PR Preview" w:date="2026-01-01T00:00:00Z">
        <w:r>
          <w:t xml:space="preserve">).</w:t>
        </w:r>
      </w:ins>
      <w:ins w:id="3075" w:author="PR Preview" w:date="2026-01-01T00:00:00Z">
        <w:r>
          <w:t xml:space="preserve"> </w:t>
        </w:r>
      </w:ins>
      <w:ins w:id="3076" w:author="PR Preview" w:date="2026-01-01T00:00:00Z">
        <w:r>
          <w:t xml:space="preserve">Multiplying</w:t>
        </w:r>
      </w:ins>
      <w:ins w:id="3077"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3078" w:author="PR Preview" w:date="2026-01-01T00:00:00Z">
        <w:r>
          <w:t xml:space="preserve"> </w:t>
        </w:r>
      </w:ins>
      <w:ins w:id="3079" w:author="PR Preview" w:date="2026-01-01T00:00:00Z">
        <w:r>
          <w:t xml:space="preserve">by</w:t>
        </w:r>
      </w:ins>
      <w:ins w:id="3080" w:author="PR Preview" w:date="2026-01-01T00:00:00Z">
        <w:r>
          <w:t xml:space="preserve"> </w:t>
        </w:r>
      </w:ins>
      <m:oMath>
        <m:sSup>
          <m:e>
            <m:r>
              <m:rPr>
                <m:sty m:val="bi"/>
              </m:rPr>
              <m:t>Q</m:t>
            </m:r>
          </m:e>
          <m:sup>
            <m:r>
              <m:rPr>
                <m:sty m:val="p"/>
              </m:rPr>
              <m:t>⊤</m:t>
            </m:r>
          </m:sup>
        </m:sSup>
      </m:oMath>
      <w:ins w:id="3081" w:author="PR Preview" w:date="2026-01-01T00:00:00Z">
        <w:r>
          <w:t xml:space="preserve"> </w:t>
        </w:r>
      </w:ins>
      <w:ins w:id="3082" w:author="PR Preview" w:date="2026-01-01T00:00:00Z">
        <w:r>
          <w:t xml:space="preserve">on the left and by</w:t>
        </w:r>
      </w:ins>
      <w:ins w:id="3083" w:author="PR Preview" w:date="2026-01-01T00:00:00Z">
        <w:r>
          <w:t xml:space="preserve"> </w:t>
        </w:r>
      </w:ins>
      <m:oMath>
        <m:r>
          <m:rPr>
            <m:sty m:val="bi"/>
          </m:rPr>
          <m:t>Q</m:t>
        </m:r>
      </m:oMath>
      <w:ins w:id="3084" w:author="PR Preview" w:date="2026-01-01T00:00:00Z">
        <w:r>
          <w:t xml:space="preserve"> </w:t>
        </w:r>
      </w:ins>
      <w:ins w:id="3085" w:author="PR Preview" w:date="2026-01-01T00:00:00Z">
        <w:r>
          <w:t xml:space="preserve">on the right gives</w:t>
        </w:r>
      </w:ins>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del w:id="3086" w:author="PR Preview" w:date="2026-01-01T00:00:00Z">
        <w:r>
          <w:delText xml:space="preserve">a diagonal matrix with the eigenvalues</w:delText>
        </w:r>
      </w:del>
      <w:del w:id="3087" w:author="PR Preview" w:date="2026-01-01T00:00:00Z">
        <w:r>
          <w:delText xml:space="preserve"> </w:delText>
        </w:r>
      </w:del>
      <m:oMath>
        <m:r>
          <m:t>3</m:t>
        </m:r>
      </m:oMath>
      <w:del w:id="3088" w:author="PR Preview" w:date="2026-01-01T00:00:00Z">
        <w:r>
          <w:delText xml:space="preserve"> </w:delText>
        </w:r>
      </w:del>
      <w:del w:id="3089" w:author="PR Preview" w:date="2026-01-01T00:00:00Z">
        <w:r>
          <w:delText xml:space="preserve">and</w:delText>
        </w:r>
      </w:del>
      <w:del w:id="3090" w:author="PR Preview" w:date="2026-01-01T00:00:00Z">
        <w:r>
          <w:delText xml:space="preserve"> </w:delText>
        </w:r>
      </w:del>
      <m:oMath>
        <m:r>
          <m:t>1</m:t>
        </m:r>
      </m:oMath>
      <w:del w:id="3091" w:author="PR Preview" w:date="2026-01-01T00:00:00Z">
        <w:r>
          <w:delText xml:space="preserve"> </w:delText>
        </w:r>
      </w:del>
      <w:del w:id="3092" w:author="PR Preview" w:date="2026-01-01T00:00:00Z">
        <w:r>
          <w:delText xml:space="preserve">of</w:delText>
        </w:r>
      </w:del>
      <w:del w:id="3093" w:author="PR Preview" w:date="2026-01-01T00:00:00Z">
        <w:r>
          <w:delText xml:space="preserve"> </w:delText>
        </w:r>
      </w:del>
      <m:oMath>
        <m:r>
          <m:rPr>
            <m:sty m:val="bi"/>
          </m:rPr>
          <m:t>A</m:t>
        </m:r>
      </m:oMath>
      <w:del w:id="3094" w:author="PR Preview" w:date="2026-01-01T00:00:00Z">
        <w:r>
          <w:delText xml:space="preserve"> </w:delText>
        </w:r>
      </w:del>
      <w:del w:id="3095" w:author="PR Preview" w:date="2026-01-01T00:00:00Z">
        <w:r>
          <w:delText xml:space="preserve">from</w:delText>
        </w:r>
      </w:del>
      <w:del w:id="3096" w:author="PR Preview" w:date="2026-01-01T00:00:00Z">
        <w:r>
          <w:delText xml:space="preserve"> </w:delText>
        </w:r>
      </w:del>
      <w:hyperlink w:anchor="exm-eigenvalue">
        <w:del w:id="3097" w:author="PR Preview" w:date="2026-01-01T00:00:00Z">
          <w:r>
            <w:rPr>
              <w:rStyle w:val="Hyperlink"/>
            </w:rPr>
            <w:delText xml:space="preserve">Example 149</w:delText>
          </w:r>
        </w:del>
      </w:hyperlink>
      <w:del w:id="3098" w:author="PR Preview" w:date="2026-01-01T00:00:00Z">
        <w:r>
          <w:delText xml:space="preserve"> </w:delText>
        </w:r>
      </w:del>
      <w:del w:id="3099" w:author="PR Preview" w:date="2026-01-01T00:00:00Z">
        <w:r>
          <w:delText xml:space="preserve">on its diagonal.</w:delText>
        </w:r>
      </w:del>
    </w:p>
    <w:p>
      <w:pPr>
        <w:pStyle w:val="FirstParagraph"/>
      </w:pPr>
      <w:ins w:id="3100" w:author="PR Preview" w:date="2026-01-01T00:00:00Z">
        <w:r>
          <w:t xml:space="preserve">a diagonal matrix with the eigenvalues</w:t>
        </w:r>
      </w:ins>
      <w:ins w:id="3101" w:author="PR Preview" w:date="2026-01-01T00:00:00Z">
        <w:r>
          <w:t xml:space="preserve"> </w:t>
        </w:r>
      </w:ins>
      <m:oMath>
        <m:r>
          <m:t>3</m:t>
        </m:r>
      </m:oMath>
      <w:ins w:id="3102" w:author="PR Preview" w:date="2026-01-01T00:00:00Z">
        <w:r>
          <w:t xml:space="preserve"> </w:t>
        </w:r>
      </w:ins>
      <w:ins w:id="3103" w:author="PR Preview" w:date="2026-01-01T00:00:00Z">
        <w:r>
          <w:t xml:space="preserve">and</w:t>
        </w:r>
      </w:ins>
      <w:ins w:id="3104" w:author="PR Preview" w:date="2026-01-01T00:00:00Z">
        <w:r>
          <w:t xml:space="preserve"> </w:t>
        </w:r>
      </w:ins>
      <m:oMath>
        <m:r>
          <m:t>1</m:t>
        </m:r>
      </m:oMath>
      <w:ins w:id="3105" w:author="PR Preview" w:date="2026-01-01T00:00:00Z">
        <w:r>
          <w:t xml:space="preserve"> </w:t>
        </w:r>
      </w:ins>
      <w:ins w:id="3106" w:author="PR Preview" w:date="2026-01-01T00:00:00Z">
        <w:r>
          <w:t xml:space="preserve">of</w:t>
        </w:r>
      </w:ins>
      <w:ins w:id="3107" w:author="PR Preview" w:date="2026-01-01T00:00:00Z">
        <w:r>
          <w:t xml:space="preserve"> </w:t>
        </w:r>
      </w:ins>
      <m:oMath>
        <m:r>
          <m:rPr>
            <m:sty m:val="bi"/>
          </m:rPr>
          <m:t>A</m:t>
        </m:r>
      </m:oMath>
      <w:ins w:id="3108" w:author="PR Preview" w:date="2026-01-01T00:00:00Z">
        <w:r>
          <w:t xml:space="preserve"> </w:t>
        </w:r>
      </w:ins>
      <w:ins w:id="3109" w:author="PR Preview" w:date="2026-01-01T00:00:00Z">
        <w:r>
          <w:t xml:space="preserve">from</w:t>
        </w:r>
      </w:ins>
      <w:ins w:id="3110" w:author="PR Preview" w:date="2026-01-01T00:00:00Z">
        <w:r>
          <w:t xml:space="preserve"> </w:t>
        </w:r>
      </w:ins>
      <w:hyperlink w:anchor="exm-eigenvalue">
        <w:ins w:id="3111" w:author="PR Preview" w:date="2026-01-01T00:00:00Z">
          <w:r>
            <w:rPr>
              <w:rStyle w:val="Hyperlink"/>
            </w:rPr>
            <w:t xml:space="preserve">Example 150</w:t>
          </w:r>
        </w:ins>
      </w:hyperlink>
      <w:ins w:id="3112" w:author="PR Preview" w:date="2026-01-01T00:00:00Z">
        <w:r>
          <w:t xml:space="preserve"> </w:t>
        </w:r>
      </w:ins>
      <w:ins w:id="3113" w:author="PR Preview" w:date="2026-01-01T00:00:00Z">
        <w:r>
          <w:t xml:space="preserve">on its diagonal.</w:t>
        </w:r>
      </w:ins>
    </w:p>
    <w:bookmarkEnd w:id="501"/>
    <w:bookmarkStart w:id="502"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502"/>
    <w:bookmarkStart w:id="503" w:name="exm-spectral"/>
    <w:p>
      <w:pPr>
        <w:pStyle w:val="BodyText"/>
      </w:pPr>
      <w:del w:id="3114" w:author="PR Preview" w:date="2026-01-01T00:00:00Z">
        <w:r>
          <w:rPr>
            <w:b/>
            <w:bCs/>
          </w:rPr>
          <w:delText xml:space="preserve">Example 151 (An eigendecomposition of a</w:delText>
        </w:r>
      </w:del>
      <w:del w:id="3115" w:author="PR Preview" w:date="2026-01-01T00:00:00Z">
        <w:r>
          <w:rPr>
            <w:b/>
            <w:bCs/>
          </w:rPr>
          <w:delText xml:space="preserve"> </w:delText>
        </w:r>
      </w:del>
      <m:oMath>
        <m:r>
          <m:t>2</m:t>
        </m:r>
        <m:r>
          <m:rPr>
            <m:sty m:val="p"/>
          </m:rPr>
          <m:t>×</m:t>
        </m:r>
        <m:r>
          <m:t>2</m:t>
        </m:r>
      </m:oMath>
      <w:del w:id="3116" w:author="PR Preview" w:date="2026-01-01T00:00:00Z">
        <w:r>
          <w:rPr>
            <w:b/>
            <w:bCs/>
          </w:rPr>
          <w:delText xml:space="preserve"> </w:delText>
        </w:r>
      </w:del>
      <w:del w:id="3117" w:author="PR Preview" w:date="2026-01-01T00:00:00Z">
        <w:r>
          <w:rPr>
            <w:b/>
            <w:bCs/>
          </w:rPr>
          <w:delText xml:space="preserve">symmetric matrix)</w:delText>
        </w:r>
      </w:del>
      <w:del w:id="3118" w:author="PR Preview" w:date="2026-01-01T00:00:00Z">
        <w:r>
          <w:delText xml:space="preserve"> </w:delText>
        </w:r>
      </w:del>
      <w:del w:id="3119" w:author="PR Preview" w:date="2026-01-01T00:00:00Z">
        <w:r>
          <w:delText xml:space="preserve">For</w:delText>
        </w:r>
      </w:del>
      <w:del w:id="312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121" w:author="PR Preview" w:date="2026-01-01T00:00:00Z">
        <w:r>
          <w:delText xml:space="preserve">,</w:delText>
        </w:r>
      </w:del>
      <w:del w:id="3122" w:author="PR Preview" w:date="2026-01-01T00:00:00Z">
        <w:r>
          <w:delText xml:space="preserve"> </w:delText>
        </w:r>
      </w:del>
      <w:hyperlink w:anchor="exm-eigenvalue">
        <w:del w:id="3123" w:author="PR Preview" w:date="2026-01-01T00:00:00Z">
          <w:r>
            <w:rPr>
              <w:rStyle w:val="Hyperlink"/>
            </w:rPr>
            <w:delText xml:space="preserve">Example 149</w:delText>
          </w:r>
        </w:del>
      </w:hyperlink>
      <w:del w:id="3124" w:author="PR Preview" w:date="2026-01-01T00:00:00Z">
        <w:r>
          <w:delText xml:space="preserve"> </w:delText>
        </w:r>
      </w:del>
      <w:del w:id="3125" w:author="PR Preview" w:date="2026-01-01T00:00:00Z">
        <w:r>
          <w:delText xml:space="preserve">found the eigenvectors</w:delText>
        </w:r>
      </w:del>
      <w:del w:id="3126" w:author="PR Preview" w:date="2026-01-01T00:00:00Z">
        <w:r>
          <w:delText xml:space="preserve"> </w:delText>
        </w:r>
      </w:del>
      <m:oMath>
        <m:r>
          <m:rPr>
            <m:sty m:val="p"/>
          </m:rPr>
          <m:t>(</m:t>
        </m:r>
        <m:r>
          <m:t>1</m:t>
        </m:r>
        <m:r>
          <m:rPr>
            <m:sty m:val="p"/>
          </m:rPr>
          <m:t>,</m:t>
        </m:r>
        <m:r>
          <m:t>1</m:t>
        </m:r>
        <m:r>
          <m:rPr>
            <m:sty m:val="p"/>
          </m:rPr>
          <m:t>)</m:t>
        </m:r>
      </m:oMath>
      <w:del w:id="3127" w:author="PR Preview" w:date="2026-01-01T00:00:00Z">
        <w:r>
          <w:delText xml:space="preserve"> </w:delText>
        </w:r>
      </w:del>
      <w:del w:id="3128" w:author="PR Preview" w:date="2026-01-01T00:00:00Z">
        <w:r>
          <w:delText xml:space="preserve">for</w:delText>
        </w:r>
      </w:del>
      <w:del w:id="3129" w:author="PR Preview" w:date="2026-01-01T00:00:00Z">
        <w:r>
          <w:delText xml:space="preserve"> </w:delText>
        </w:r>
      </w:del>
      <m:oMath>
        <m:r>
          <m:t>3</m:t>
        </m:r>
      </m:oMath>
      <w:del w:id="3130" w:author="PR Preview" w:date="2026-01-01T00:00:00Z">
        <w:r>
          <w:delText xml:space="preserve"> </w:delText>
        </w:r>
      </w:del>
      <w:del w:id="3131" w:author="PR Preview" w:date="2026-01-01T00:00:00Z">
        <w:r>
          <w:delText xml:space="preserve">and</w:delText>
        </w:r>
      </w:del>
      <w:del w:id="3132" w:author="PR Preview" w:date="2026-01-01T00:00:00Z">
        <w:r>
          <w:delText xml:space="preserve"> </w:delText>
        </w:r>
      </w:del>
      <m:oMath>
        <m:r>
          <m:rPr>
            <m:sty m:val="p"/>
          </m:rPr>
          <m:t>(</m:t>
        </m:r>
        <m:r>
          <m:t>1</m:t>
        </m:r>
        <m:r>
          <m:rPr>
            <m:sty m:val="p"/>
          </m:rPr>
          <m:t>,</m:t>
        </m:r>
        <m:r>
          <m:rPr>
            <m:sty m:val="p"/>
          </m:rPr>
          <m:t>−</m:t>
        </m:r>
        <m:r>
          <m:t>1</m:t>
        </m:r>
        <m:r>
          <m:rPr>
            <m:sty m:val="p"/>
          </m:rPr>
          <m:t>)</m:t>
        </m:r>
      </m:oMath>
      <w:del w:id="3133" w:author="PR Preview" w:date="2026-01-01T00:00:00Z">
        <w:r>
          <w:delText xml:space="preserve"> </w:delText>
        </w:r>
      </w:del>
      <w:del w:id="3134" w:author="PR Preview" w:date="2026-01-01T00:00:00Z">
        <w:r>
          <w:delText xml:space="preserve">for</w:delText>
        </w:r>
      </w:del>
      <w:del w:id="3135" w:author="PR Preview" w:date="2026-01-01T00:00:00Z">
        <w:r>
          <w:delText xml:space="preserve"> </w:delText>
        </w:r>
      </w:del>
      <m:oMath>
        <m:r>
          <m:t>1</m:t>
        </m:r>
      </m:oMath>
      <w:del w:id="3136" w:author="PR Preview" w:date="2026-01-01T00:00:00Z">
        <w:r>
          <w:delText xml:space="preserve">.</w:delText>
        </w:r>
      </w:del>
      <w:del w:id="3137" w:author="PR Preview" w:date="2026-01-01T00:00:00Z">
        <w:r>
          <w:delText xml:space="preserve"> </w:delText>
        </w:r>
      </w:del>
      <w:del w:id="3138" w:author="PR Preview" w:date="2026-01-01T00:00:00Z">
        <w:r>
          <w:delText xml:space="preserve">They are orthogonal (</w:delText>
        </w:r>
      </w:del>
      <w:hyperlink w:anchor="def-orthogonal-vectors">
        <w:del w:id="3139" w:author="PR Preview" w:date="2026-01-01T00:00:00Z">
          <w:r>
            <w:rPr>
              <w:rStyle w:val="Hyperlink"/>
            </w:rPr>
            <w:delText xml:space="preserve">Definition 15</w:delText>
          </w:r>
        </w:del>
      </w:hyperlink>
      <w:del w:id="3140" w:author="PR Preview" w:date="2026-01-01T00:00:00Z">
        <w:r>
          <w:delText xml:space="preserve">):</w:delText>
        </w:r>
      </w:del>
    </w:p>
    <w:p>
      <w:pPr>
        <w:pStyle w:val="BodyText"/>
      </w:pPr>
      <w:ins w:id="3141" w:author="PR Preview" w:date="2026-01-01T00:00:00Z">
        <w:r>
          <w:rPr>
            <w:b/>
            <w:bCs/>
          </w:rPr>
          <w:t xml:space="preserve">Example 152 (An eigendecomposition of a</w:t>
        </w:r>
      </w:ins>
      <w:ins w:id="3142" w:author="PR Preview" w:date="2026-01-01T00:00:00Z">
        <w:r>
          <w:rPr>
            <w:b/>
            <w:bCs/>
          </w:rPr>
          <w:t xml:space="preserve"> </w:t>
        </w:r>
      </w:ins>
      <m:oMath>
        <m:r>
          <m:t>2</m:t>
        </m:r>
        <m:r>
          <m:rPr>
            <m:sty m:val="p"/>
          </m:rPr>
          <m:t>×</m:t>
        </m:r>
        <m:r>
          <m:t>2</m:t>
        </m:r>
      </m:oMath>
      <w:ins w:id="3143" w:author="PR Preview" w:date="2026-01-01T00:00:00Z">
        <w:r>
          <w:rPr>
            <w:b/>
            <w:bCs/>
          </w:rPr>
          <w:t xml:space="preserve"> </w:t>
        </w:r>
      </w:ins>
      <w:ins w:id="3144" w:author="PR Preview" w:date="2026-01-01T00:00:00Z">
        <w:r>
          <w:rPr>
            <w:b/>
            <w:bCs/>
          </w:rPr>
          <w:t xml:space="preserve">symmetric matrix)</w:t>
        </w:r>
      </w:ins>
      <w:ins w:id="3145" w:author="PR Preview" w:date="2026-01-01T00:00:00Z">
        <w:r>
          <w:t xml:space="preserve"> </w:t>
        </w:r>
      </w:ins>
      <w:ins w:id="3146" w:author="PR Preview" w:date="2026-01-01T00:00:00Z">
        <w:r>
          <w:t xml:space="preserve">For</w:t>
        </w:r>
      </w:ins>
      <w:ins w:id="314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148" w:author="PR Preview" w:date="2026-01-01T00:00:00Z">
        <w:r>
          <w:t xml:space="preserve">,</w:t>
        </w:r>
      </w:ins>
      <w:ins w:id="3149" w:author="PR Preview" w:date="2026-01-01T00:00:00Z">
        <w:r>
          <w:t xml:space="preserve"> </w:t>
        </w:r>
      </w:ins>
      <w:hyperlink w:anchor="exm-eigenvalue">
        <w:ins w:id="3150" w:author="PR Preview" w:date="2026-01-01T00:00:00Z">
          <w:r>
            <w:rPr>
              <w:rStyle w:val="Hyperlink"/>
            </w:rPr>
            <w:t xml:space="preserve">Example 150</w:t>
          </w:r>
        </w:ins>
      </w:hyperlink>
      <w:ins w:id="3151" w:author="PR Preview" w:date="2026-01-01T00:00:00Z">
        <w:r>
          <w:t xml:space="preserve"> </w:t>
        </w:r>
      </w:ins>
      <w:ins w:id="3152" w:author="PR Preview" w:date="2026-01-01T00:00:00Z">
        <w:r>
          <w:t xml:space="preserve">found the eigenvectors</w:t>
        </w:r>
      </w:ins>
      <w:ins w:id="3153" w:author="PR Preview" w:date="2026-01-01T00:00:00Z">
        <w:r>
          <w:t xml:space="preserve"> </w:t>
        </w:r>
      </w:ins>
      <m:oMath>
        <m:r>
          <m:rPr>
            <m:sty m:val="p"/>
          </m:rPr>
          <m:t>(</m:t>
        </m:r>
        <m:r>
          <m:t>1</m:t>
        </m:r>
        <m:r>
          <m:rPr>
            <m:sty m:val="p"/>
          </m:rPr>
          <m:t>,</m:t>
        </m:r>
        <m:r>
          <m:t>1</m:t>
        </m:r>
        <m:r>
          <m:rPr>
            <m:sty m:val="p"/>
          </m:rPr>
          <m:t>)</m:t>
        </m:r>
      </m:oMath>
      <w:ins w:id="3154" w:author="PR Preview" w:date="2026-01-01T00:00:00Z">
        <w:r>
          <w:t xml:space="preserve"> </w:t>
        </w:r>
      </w:ins>
      <w:ins w:id="3155" w:author="PR Preview" w:date="2026-01-01T00:00:00Z">
        <w:r>
          <w:t xml:space="preserve">for</w:t>
        </w:r>
      </w:ins>
      <w:ins w:id="3156" w:author="PR Preview" w:date="2026-01-01T00:00:00Z">
        <w:r>
          <w:t xml:space="preserve"> </w:t>
        </w:r>
      </w:ins>
      <m:oMath>
        <m:r>
          <m:t>3</m:t>
        </m:r>
      </m:oMath>
      <w:ins w:id="3157" w:author="PR Preview" w:date="2026-01-01T00:00:00Z">
        <w:r>
          <w:t xml:space="preserve"> </w:t>
        </w:r>
      </w:ins>
      <w:ins w:id="3158" w:author="PR Preview" w:date="2026-01-01T00:00:00Z">
        <w:r>
          <w:t xml:space="preserve">and</w:t>
        </w:r>
      </w:ins>
      <w:ins w:id="3159" w:author="PR Preview" w:date="2026-01-01T00:00:00Z">
        <w:r>
          <w:t xml:space="preserve"> </w:t>
        </w:r>
      </w:ins>
      <m:oMath>
        <m:r>
          <m:rPr>
            <m:sty m:val="p"/>
          </m:rPr>
          <m:t>(</m:t>
        </m:r>
        <m:r>
          <m:t>1</m:t>
        </m:r>
        <m:r>
          <m:rPr>
            <m:sty m:val="p"/>
          </m:rPr>
          <m:t>,</m:t>
        </m:r>
        <m:r>
          <m:rPr>
            <m:sty m:val="p"/>
          </m:rPr>
          <m:t>−</m:t>
        </m:r>
        <m:r>
          <m:t>1</m:t>
        </m:r>
        <m:r>
          <m:rPr>
            <m:sty m:val="p"/>
          </m:rPr>
          <m:t>)</m:t>
        </m:r>
      </m:oMath>
      <w:ins w:id="3160" w:author="PR Preview" w:date="2026-01-01T00:00:00Z">
        <w:r>
          <w:t xml:space="preserve"> </w:t>
        </w:r>
      </w:ins>
      <w:ins w:id="3161" w:author="PR Preview" w:date="2026-01-01T00:00:00Z">
        <w:r>
          <w:t xml:space="preserve">for</w:t>
        </w:r>
      </w:ins>
      <w:ins w:id="3162" w:author="PR Preview" w:date="2026-01-01T00:00:00Z">
        <w:r>
          <w:t xml:space="preserve"> </w:t>
        </w:r>
      </w:ins>
      <m:oMath>
        <m:r>
          <m:t>1</m:t>
        </m:r>
      </m:oMath>
      <w:ins w:id="3163" w:author="PR Preview" w:date="2026-01-01T00:00:00Z">
        <w:r>
          <w:t xml:space="preserve">.</w:t>
        </w:r>
      </w:ins>
      <w:ins w:id="3164" w:author="PR Preview" w:date="2026-01-01T00:00:00Z">
        <w:r>
          <w:t xml:space="preserve"> </w:t>
        </w:r>
      </w:ins>
      <w:ins w:id="3165" w:author="PR Preview" w:date="2026-01-01T00:00:00Z">
        <w:r>
          <w:t xml:space="preserve">They are orthogonal (</w:t>
        </w:r>
      </w:ins>
      <w:hyperlink w:anchor="def-orthogonal-vectors">
        <w:ins w:id="3166" w:author="PR Preview" w:date="2026-01-01T00:00:00Z">
          <w:r>
            <w:rPr>
              <w:rStyle w:val="Hyperlink"/>
            </w:rPr>
            <w:t xml:space="preserve">Definition 15</w:t>
          </w:r>
        </w:ins>
      </w:hyperlink>
      <w:ins w:id="3167"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503"/>
    <w:bookmarkStart w:id="504" w:name="rem-eigendecomposition-not-unique"/>
    <w:p>
      <w:pPr>
        <w:pStyle w:val="BodyText"/>
      </w:pPr>
      <w:del w:id="3168" w:author="PR Preview" w:date="2026-01-01T00:00:00Z">
        <w:r>
          <w:rPr>
            <w:i/>
            <w:iCs/>
          </w:rPr>
          <w:delText xml:space="preserve">Remark 40</w:delText>
        </w:r>
      </w:del>
      <w:del w:id="3169" w:author="PR Preview" w:date="2026-01-01T00:00:00Z">
        <w:r>
          <w:delText xml:space="preserve"> (An eigendecomposition is not unique). </w:delText>
        </w:r>
      </w:del>
      <w:del w:id="3170" w:author="PR Preview" w:date="2026-01-01T00:00:00Z">
        <w:r>
          <w:delText xml:space="preserve">A symmetric matrix can have more than one eigendecomposition.</w:delText>
        </w:r>
      </w:del>
      <w:del w:id="3171" w:author="PR Preview" w:date="2026-01-01T00:00:00Z">
        <w:r>
          <w:delText xml:space="preserve"> </w:delText>
        </w:r>
      </w:del>
      <w:del w:id="3172" w:author="PR Preview" w:date="2026-01-01T00:00:00Z">
        <w:r>
          <w:delText xml:space="preserve">Reordering the eigenvalues on the diagonal of</w:delText>
        </w:r>
      </w:del>
      <w:del w:id="3173" w:author="PR Preview" w:date="2026-01-01T00:00:00Z">
        <w:r>
          <w:delText xml:space="preserve"> </w:delText>
        </w:r>
      </w:del>
      <m:oMath>
        <m:r>
          <m:rPr>
            <m:sty m:val="b"/>
          </m:rPr>
          <m:t>Λ</m:t>
        </m:r>
      </m:oMath>
      <w:del w:id="3174" w:author="PR Preview" w:date="2026-01-01T00:00:00Z">
        <w:r>
          <w:delText xml:space="preserve">,</w:delText>
        </w:r>
      </w:del>
      <w:del w:id="3175" w:author="PR Preview" w:date="2026-01-01T00:00:00Z">
        <w:r>
          <w:delText xml:space="preserve"> </w:delText>
        </w:r>
      </w:del>
      <w:del w:id="3176" w:author="PR Preview" w:date="2026-01-01T00:00:00Z">
        <w:r>
          <w:delText xml:space="preserve">and the columns of</w:delText>
        </w:r>
      </w:del>
      <w:del w:id="3177" w:author="PR Preview" w:date="2026-01-01T00:00:00Z">
        <w:r>
          <w:delText xml:space="preserve"> </w:delText>
        </w:r>
      </w:del>
      <m:oMath>
        <m:r>
          <m:rPr>
            <m:sty m:val="bi"/>
          </m:rPr>
          <m:t>Q</m:t>
        </m:r>
      </m:oMath>
      <w:del w:id="3178" w:author="PR Preview" w:date="2026-01-01T00:00:00Z">
        <w:r>
          <w:delText xml:space="preserve"> </w:delText>
        </w:r>
      </w:del>
      <w:del w:id="3179" w:author="PR Preview" w:date="2026-01-01T00:00:00Z">
        <w:r>
          <w:delText xml:space="preserve">with them, gives another one,</w:delText>
        </w:r>
      </w:del>
      <w:del w:id="3180" w:author="PR Preview" w:date="2026-01-01T00:00:00Z">
        <w:r>
          <w:delText xml:space="preserve"> </w:delText>
        </w:r>
      </w:del>
      <w:del w:id="3181" w:author="PR Preview" w:date="2026-01-01T00:00:00Z">
        <w:r>
          <w:delText xml:space="preserve">and so does multiplying a column of</w:delText>
        </w:r>
      </w:del>
      <w:del w:id="3182" w:author="PR Preview" w:date="2026-01-01T00:00:00Z">
        <w:r>
          <w:delText xml:space="preserve"> </w:delText>
        </w:r>
      </w:del>
      <m:oMath>
        <m:r>
          <m:rPr>
            <m:sty m:val="bi"/>
          </m:rPr>
          <m:t>Q</m:t>
        </m:r>
      </m:oMath>
      <w:del w:id="3183" w:author="PR Preview" w:date="2026-01-01T00:00:00Z">
        <w:r>
          <w:delText xml:space="preserve"> </w:delText>
        </w:r>
      </w:del>
      <w:del w:id="3184" w:author="PR Preview" w:date="2026-01-01T00:00:00Z">
        <w:r>
          <w:delText xml:space="preserve">by</w:delText>
        </w:r>
      </w:del>
      <w:del w:id="3185" w:author="PR Preview" w:date="2026-01-01T00:00:00Z">
        <w:r>
          <w:delText xml:space="preserve"> </w:delText>
        </w:r>
      </w:del>
      <m:oMath>
        <m:r>
          <m:rPr>
            <m:sty m:val="p"/>
          </m:rPr>
          <m:t>−</m:t>
        </m:r>
        <m:r>
          <m:t>1</m:t>
        </m:r>
      </m:oMath>
      <w:del w:id="3186" w:author="PR Preview" w:date="2026-01-01T00:00:00Z">
        <w:r>
          <w:delText xml:space="preserve">.</w:delText>
        </w:r>
      </w:del>
    </w:p>
    <w:p>
      <w:pPr>
        <w:pStyle w:val="BodyText"/>
      </w:pPr>
      <w:del w:id="3187" w:author="PR Preview" w:date="2026-01-01T00:00:00Z">
        <w:r>
          <w:delText xml:space="preserve">For example, take</w:delText>
        </w:r>
      </w:del>
      <w:del w:id="3188" w:author="PR Preview" w:date="2026-01-01T00:00:00Z">
        <w:r>
          <w:delText xml:space="preserve"> </w:delText>
        </w:r>
      </w:del>
      <m:oMath>
        <m:r>
          <m:rPr>
            <m:sty m:val="bi"/>
          </m:rPr>
          <m:t>A</m:t>
        </m:r>
      </m:oMath>
      <w:del w:id="3189" w:author="PR Preview" w:date="2026-01-01T00:00:00Z">
        <w:r>
          <w:delText xml:space="preserve"> </w:delText>
        </w:r>
      </w:del>
      <w:del w:id="3190" w:author="PR Preview" w:date="2026-01-01T00:00:00Z">
        <w:r>
          <w:delText xml:space="preserve">from</w:delText>
        </w:r>
      </w:del>
      <w:del w:id="3191" w:author="PR Preview" w:date="2026-01-01T00:00:00Z">
        <w:r>
          <w:delText xml:space="preserve"> </w:delText>
        </w:r>
      </w:del>
      <w:hyperlink w:anchor="exm-spectral">
        <w:del w:id="3192" w:author="PR Preview" w:date="2026-01-01T00:00:00Z">
          <w:r>
            <w:rPr>
              <w:rStyle w:val="Hyperlink"/>
            </w:rPr>
            <w:delText xml:space="preserve">Example 151</w:delText>
          </w:r>
        </w:del>
      </w:hyperlink>
      <w:del w:id="3193" w:author="PR Preview" w:date="2026-01-01T00:00:00Z">
        <w:r>
          <w:delText xml:space="preserve">.</w:delText>
        </w:r>
      </w:del>
      <w:del w:id="3194" w:author="PR Preview" w:date="2026-01-01T00:00:00Z">
        <w:r>
          <w:delText xml:space="preserve"> </w:delText>
        </w:r>
      </w:del>
      <w:del w:id="3195" w:author="PR Preview" w:date="2026-01-01T00:00:00Z">
        <w:r>
          <w:delText xml:space="preserve">Swapping the two eigenvalues and the two columns gives</w:delText>
        </w:r>
      </w:del>
    </w:p>
    <w:p>
      <w:pPr>
        <w:pStyle w:val="BodyText"/>
      </w:pPr>
      <w:ins w:id="3196" w:author="PR Preview" w:date="2026-01-01T00:00:00Z">
        <w:r>
          <w:rPr>
            <w:i/>
            <w:iCs/>
          </w:rPr>
          <w:t xml:space="preserve">Remark 41</w:t>
        </w:r>
      </w:ins>
      <w:ins w:id="3197" w:author="PR Preview" w:date="2026-01-01T00:00:00Z">
        <w:r>
          <w:t xml:space="preserve"> (An eigendecomposition is not unique). </w:t>
        </w:r>
      </w:ins>
      <w:ins w:id="3198" w:author="PR Preview" w:date="2026-01-01T00:00:00Z">
        <w:r>
          <w:t xml:space="preserve">A symmetric matrix can have more than one eigendecomposition.</w:t>
        </w:r>
      </w:ins>
      <w:ins w:id="3199" w:author="PR Preview" w:date="2026-01-01T00:00:00Z">
        <w:r>
          <w:t xml:space="preserve"> </w:t>
        </w:r>
      </w:ins>
      <w:ins w:id="3200" w:author="PR Preview" w:date="2026-01-01T00:00:00Z">
        <w:r>
          <w:t xml:space="preserve">Reordering the eigenvalues on the diagonal of</w:t>
        </w:r>
      </w:ins>
      <w:ins w:id="3201" w:author="PR Preview" w:date="2026-01-01T00:00:00Z">
        <w:r>
          <w:t xml:space="preserve"> </w:t>
        </w:r>
      </w:ins>
      <m:oMath>
        <m:r>
          <m:rPr>
            <m:sty m:val="b"/>
          </m:rPr>
          <m:t>Λ</m:t>
        </m:r>
      </m:oMath>
      <w:ins w:id="3202" w:author="PR Preview" w:date="2026-01-01T00:00:00Z">
        <w:r>
          <w:t xml:space="preserve">,</w:t>
        </w:r>
      </w:ins>
      <w:ins w:id="3203" w:author="PR Preview" w:date="2026-01-01T00:00:00Z">
        <w:r>
          <w:t xml:space="preserve"> </w:t>
        </w:r>
      </w:ins>
      <w:ins w:id="3204" w:author="PR Preview" w:date="2026-01-01T00:00:00Z">
        <w:r>
          <w:t xml:space="preserve">and the columns of</w:t>
        </w:r>
      </w:ins>
      <w:ins w:id="3205" w:author="PR Preview" w:date="2026-01-01T00:00:00Z">
        <w:r>
          <w:t xml:space="preserve"> </w:t>
        </w:r>
      </w:ins>
      <m:oMath>
        <m:r>
          <m:rPr>
            <m:sty m:val="bi"/>
          </m:rPr>
          <m:t>Q</m:t>
        </m:r>
      </m:oMath>
      <w:ins w:id="3206" w:author="PR Preview" w:date="2026-01-01T00:00:00Z">
        <w:r>
          <w:t xml:space="preserve"> </w:t>
        </w:r>
      </w:ins>
      <w:ins w:id="3207" w:author="PR Preview" w:date="2026-01-01T00:00:00Z">
        <w:r>
          <w:t xml:space="preserve">with them, gives another one,</w:t>
        </w:r>
      </w:ins>
      <w:ins w:id="3208" w:author="PR Preview" w:date="2026-01-01T00:00:00Z">
        <w:r>
          <w:t xml:space="preserve"> </w:t>
        </w:r>
      </w:ins>
      <w:ins w:id="3209" w:author="PR Preview" w:date="2026-01-01T00:00:00Z">
        <w:r>
          <w:t xml:space="preserve">and so does multiplying a column of</w:t>
        </w:r>
      </w:ins>
      <w:ins w:id="3210" w:author="PR Preview" w:date="2026-01-01T00:00:00Z">
        <w:r>
          <w:t xml:space="preserve"> </w:t>
        </w:r>
      </w:ins>
      <m:oMath>
        <m:r>
          <m:rPr>
            <m:sty m:val="bi"/>
          </m:rPr>
          <m:t>Q</m:t>
        </m:r>
      </m:oMath>
      <w:ins w:id="3211" w:author="PR Preview" w:date="2026-01-01T00:00:00Z">
        <w:r>
          <w:t xml:space="preserve"> </w:t>
        </w:r>
      </w:ins>
      <w:ins w:id="3212" w:author="PR Preview" w:date="2026-01-01T00:00:00Z">
        <w:r>
          <w:t xml:space="preserve">by</w:t>
        </w:r>
      </w:ins>
      <w:ins w:id="3213" w:author="PR Preview" w:date="2026-01-01T00:00:00Z">
        <w:r>
          <w:t xml:space="preserve"> </w:t>
        </w:r>
      </w:ins>
      <m:oMath>
        <m:r>
          <m:rPr>
            <m:sty m:val="p"/>
          </m:rPr>
          <m:t>−</m:t>
        </m:r>
        <m:r>
          <m:t>1</m:t>
        </m:r>
      </m:oMath>
      <w:ins w:id="3214" w:author="PR Preview" w:date="2026-01-01T00:00:00Z">
        <w:r>
          <w:t xml:space="preserve">.</w:t>
        </w:r>
      </w:ins>
    </w:p>
    <w:p>
      <w:pPr>
        <w:pStyle w:val="BodyText"/>
      </w:pPr>
      <w:ins w:id="3215" w:author="PR Preview" w:date="2026-01-01T00:00:00Z">
        <w:r>
          <w:t xml:space="preserve">For example, take</w:t>
        </w:r>
      </w:ins>
      <w:ins w:id="3216" w:author="PR Preview" w:date="2026-01-01T00:00:00Z">
        <w:r>
          <w:t xml:space="preserve"> </w:t>
        </w:r>
      </w:ins>
      <m:oMath>
        <m:r>
          <m:rPr>
            <m:sty m:val="bi"/>
          </m:rPr>
          <m:t>A</m:t>
        </m:r>
      </m:oMath>
      <w:ins w:id="3217" w:author="PR Preview" w:date="2026-01-01T00:00:00Z">
        <w:r>
          <w:t xml:space="preserve"> </w:t>
        </w:r>
      </w:ins>
      <w:ins w:id="3218" w:author="PR Preview" w:date="2026-01-01T00:00:00Z">
        <w:r>
          <w:t xml:space="preserve">from</w:t>
        </w:r>
      </w:ins>
      <w:ins w:id="3219" w:author="PR Preview" w:date="2026-01-01T00:00:00Z">
        <w:r>
          <w:t xml:space="preserve"> </w:t>
        </w:r>
      </w:ins>
      <w:hyperlink w:anchor="exm-spectral">
        <w:ins w:id="3220" w:author="PR Preview" w:date="2026-01-01T00:00:00Z">
          <w:r>
            <w:rPr>
              <w:rStyle w:val="Hyperlink"/>
            </w:rPr>
            <w:t xml:space="preserve">Example 152</w:t>
          </w:r>
        </w:ins>
      </w:hyperlink>
      <w:ins w:id="3221" w:author="PR Preview" w:date="2026-01-01T00:00:00Z">
        <w:r>
          <w:t xml:space="preserve">.</w:t>
        </w:r>
      </w:ins>
      <w:ins w:id="3222" w:author="PR Preview" w:date="2026-01-01T00:00:00Z">
        <w:r>
          <w:t xml:space="preserve"> </w:t>
        </w:r>
      </w:ins>
      <w:ins w:id="3223" w:author="PR Preview" w:date="2026-01-01T00:00:00Z">
        <w:r>
          <w:t xml:space="preserve">Swapping the two eigenvalues and the two columns gives</w:t>
        </w:r>
      </w:ins>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4"/>
    <w:bookmarkStart w:id="505"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5"/>
    <w:bookmarkStart w:id="506" w:name="rem-svd-any-matrix"/>
    <w:p>
      <w:pPr>
        <w:pStyle w:val="BodyText"/>
      </w:pPr>
      <w:del w:id="3224" w:author="PR Preview" w:date="2026-01-01T00:00:00Z">
        <w:r>
          <w:rPr>
            <w:i/>
            <w:iCs/>
          </w:rPr>
          <w:delText xml:space="preserve">Remark 41</w:delText>
        </w:r>
      </w:del>
      <w:del w:id="3225" w:author="PR Preview" w:date="2026-01-01T00:00:00Z">
        <w:r>
          <w:delText xml:space="preserve"> (The SVD applies to every real matrix). </w:delText>
        </w:r>
      </w:del>
      <w:del w:id="3226" w:author="PR Preview" w:date="2026-01-01T00:00:00Z">
        <w:r>
          <w:delText xml:space="preserve">The proof is outside the scope of these notes;</w:delText>
        </w:r>
      </w:del>
      <w:del w:id="3227" w:author="PR Preview" w:date="2026-01-01T00:00:00Z">
        <w:r>
          <w:delText xml:space="preserve"> </w:delText>
        </w:r>
      </w:del>
      <w:del w:id="3228" w:author="PR Preview" w:date="2026-01-01T00:00:00Z">
        <w:r>
          <w:delText xml:space="preserve">see</w:delText>
        </w:r>
      </w:del>
      <w:del w:id="3229" w:author="PR Preview" w:date="2026-01-01T00:00:00Z">
        <w:r>
          <w:delText xml:space="preserve"> </w:delText>
        </w:r>
      </w:del>
      <w:del w:id="3230" w:author="PR Preview" w:date="2026-01-01T00:00:00Z">
        <w:r>
          <w:delText xml:space="preserve">Banerjee and Roy [47, Ch. 12], Theorem 12.1, p. 373</w:delText>
        </w:r>
      </w:del>
      <w:del w:id="3231" w:author="PR Preview" w:date="2026-01-01T00:00:00Z">
        <w:r>
          <w:delText xml:space="preserve">.</w:delText>
        </w:r>
      </w:del>
      <w:del w:id="3232" w:author="PR Preview" w:date="2026-01-01T00:00:00Z">
        <w:r>
          <w:delText xml:space="preserve"> </w:delText>
        </w:r>
      </w:del>
      <w:del w:id="3233" w:author="PR Preview" w:date="2026-01-01T00:00:00Z">
        <w:r>
          <w:delText xml:space="preserve">Unlike the spectral theorem (</w:delText>
        </w:r>
      </w:del>
      <w:hyperlink w:anchor="thm-spectral">
        <w:del w:id="3234" w:author="PR Preview" w:date="2026-01-01T00:00:00Z">
          <w:r>
            <w:rPr>
              <w:rStyle w:val="Hyperlink"/>
            </w:rPr>
            <w:delText xml:space="preserve">Theorem 80</w:delText>
          </w:r>
        </w:del>
      </w:hyperlink>
      <w:del w:id="3235" w:author="PR Preview" w:date="2026-01-01T00:00:00Z">
        <w:r>
          <w:delText xml:space="preserve">),</w:delText>
        </w:r>
      </w:del>
      <w:del w:id="3236" w:author="PR Preview" w:date="2026-01-01T00:00:00Z">
        <w:r>
          <w:delText xml:space="preserve"> </w:delText>
        </w:r>
      </w:del>
      <w:hyperlink w:anchor="thm-svd">
        <w:del w:id="3237" w:author="PR Preview" w:date="2026-01-01T00:00:00Z">
          <w:r>
            <w:rPr>
              <w:rStyle w:val="Hyperlink"/>
            </w:rPr>
            <w:delText xml:space="preserve">Theorem 81</w:delText>
          </w:r>
        </w:del>
      </w:hyperlink>
      <w:del w:id="3238" w:author="PR Preview" w:date="2026-01-01T00:00:00Z">
        <w:r>
          <w:delText xml:space="preserve"> </w:delText>
        </w:r>
      </w:del>
      <w:del w:id="3239" w:author="PR Preview" w:date="2026-01-01T00:00:00Z">
        <w:r>
          <w:delText xml:space="preserve">applies to every real matrix,</w:delText>
        </w:r>
      </w:del>
      <w:del w:id="3240" w:author="PR Preview" w:date="2026-01-01T00:00:00Z">
        <w:r>
          <w:delText xml:space="preserve"> </w:delText>
        </w:r>
      </w:del>
      <w:del w:id="3241" w:author="PR Preview" w:date="2026-01-01T00:00:00Z">
        <w:r>
          <w:delText xml:space="preserve">including one that is not square or not symmetric.</w:delText>
        </w:r>
      </w:del>
    </w:p>
    <w:p>
      <w:pPr>
        <w:pStyle w:val="BodyText"/>
      </w:pPr>
      <w:del w:id="3242" w:author="PR Preview" w:date="2026-01-01T00:00:00Z">
        <w:r>
          <w:delText xml:space="preserve">For example, the</w:delText>
        </w:r>
      </w:del>
      <w:del w:id="3243" w:author="PR Preview" w:date="2026-01-01T00:00:00Z">
        <w:r>
          <w:delText xml:space="preserve"> </w:delText>
        </w:r>
      </w:del>
      <m:oMath>
        <m:r>
          <m:t>1</m:t>
        </m:r>
        <m:r>
          <m:rPr>
            <m:sty m:val="p"/>
          </m:rPr>
          <m:t>×</m:t>
        </m:r>
        <m:r>
          <m:t>2</m:t>
        </m:r>
      </m:oMath>
      <w:del w:id="3244" w:author="PR Preview" w:date="2026-01-01T00:00:00Z">
        <w:r>
          <w:delText xml:space="preserve"> </w:delText>
        </w:r>
      </w:del>
      <w:del w:id="3245" w:author="PR Preview" w:date="2026-01-01T00:00:00Z">
        <w:r>
          <w:delText xml:space="preserve">matrix</w:delText>
        </w:r>
      </w:del>
      <w:del w:id="324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3247" w:author="PR Preview" w:date="2026-01-01T00:00:00Z">
        <w:r>
          <w:delText xml:space="preserve"> </w:delText>
        </w:r>
      </w:del>
      <w:del w:id="3248" w:author="PR Preview" w:date="2026-01-01T00:00:00Z">
        <w:r>
          <w:delText xml:space="preserve">is not square, so</w:delText>
        </w:r>
      </w:del>
      <w:del w:id="3249" w:author="PR Preview" w:date="2026-01-01T00:00:00Z">
        <w:r>
          <w:delText xml:space="preserve"> </w:delText>
        </w:r>
      </w:del>
      <w:hyperlink w:anchor="thm-spectral">
        <w:del w:id="3250" w:author="PR Preview" w:date="2026-01-01T00:00:00Z">
          <w:r>
            <w:rPr>
              <w:rStyle w:val="Hyperlink"/>
            </w:rPr>
            <w:delText xml:space="preserve">Theorem 80</w:delText>
          </w:r>
        </w:del>
      </w:hyperlink>
      <w:del w:id="3251" w:author="PR Preview" w:date="2026-01-01T00:00:00Z">
        <w:r>
          <w:delText xml:space="preserve"> </w:delText>
        </w:r>
      </w:del>
      <w:del w:id="3252" w:author="PR Preview" w:date="2026-01-01T00:00:00Z">
        <w:r>
          <w:delText xml:space="preserve">does not apply to it.</w:delText>
        </w:r>
      </w:del>
      <w:del w:id="3253" w:author="PR Preview" w:date="2026-01-01T00:00:00Z">
        <w:r>
          <w:delText xml:space="preserve"> </w:delText>
        </w:r>
      </w:del>
      <w:del w:id="3254" w:author="PR Preview" w:date="2026-01-01T00:00:00Z">
        <w:r>
          <w:delText xml:space="preserve">It has rank</w:delText>
        </w:r>
      </w:del>
      <w:del w:id="3255" w:author="PR Preview" w:date="2026-01-01T00:00:00Z">
        <w:r>
          <w:delText xml:space="preserve"> </w:delText>
        </w:r>
      </w:del>
      <m:oMath>
        <m:r>
          <m:t>1</m:t>
        </m:r>
      </m:oMath>
      <w:del w:id="3256" w:author="PR Preview" w:date="2026-01-01T00:00:00Z">
        <w:r>
          <w:delText xml:space="preserve">, and</w:delText>
        </w:r>
      </w:del>
      <w:del w:id="3257" w:author="PR Preview" w:date="2026-01-01T00:00:00Z">
        <w:r>
          <w:delText xml:space="preserve"> </w:delText>
        </w:r>
      </w:del>
      <w:hyperlink w:anchor="thm-svd">
        <w:del w:id="3258" w:author="PR Preview" w:date="2026-01-01T00:00:00Z">
          <w:r>
            <w:rPr>
              <w:rStyle w:val="Hyperlink"/>
            </w:rPr>
            <w:delText xml:space="preserve">Theorem 81</w:delText>
          </w:r>
        </w:del>
      </w:hyperlink>
      <w:del w:id="3259" w:author="PR Preview" w:date="2026-01-01T00:00:00Z">
        <w:r>
          <w:delText xml:space="preserve"> </w:delText>
        </w:r>
      </w:del>
      <w:del w:id="3260" w:author="PR Preview" w:date="2026-01-01T00:00:00Z">
        <w:r>
          <w:delText xml:space="preserve">holds with</w:delText>
        </w:r>
      </w:del>
      <w:del w:id="3261"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del w:id="3262" w:author="PR Preview" w:date="2026-01-01T00:00:00Z">
        <w:r>
          <w:delText xml:space="preserve">,</w:delText>
        </w:r>
      </w:del>
      <w:del w:id="3263"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del w:id="3264" w:author="PR Preview" w:date="2026-01-01T00:00:00Z">
        <w:r>
          <w:delText xml:space="preserve">,</w:delText>
        </w:r>
      </w:del>
      <w:del w:id="3265" w:author="PR Preview" w:date="2026-01-01T00:00:00Z">
        <w:r>
          <w:delText xml:space="preserve"> </w:delText>
        </w:r>
      </w:del>
      <w:del w:id="3266" w:author="PR Preview" w:date="2026-01-01T00:00:00Z">
        <w:r>
          <w:delText xml:space="preserve">and</w:delText>
        </w:r>
      </w:del>
      <w:del w:id="3267" w:author="PR Preview" w:date="2026-01-01T00:00:00Z">
        <w:r>
          <w:delText xml:space="preserve"> </w:delText>
        </w:r>
      </w:del>
      <m:oMath>
        <m:r>
          <m:rPr>
            <m:sty m:val="bi"/>
          </m:rPr>
          <m:t>V</m:t>
        </m:r>
      </m:oMath>
      <w:del w:id="3268" w:author="PR Preview" w:date="2026-01-01T00:00:00Z">
        <w:r>
          <w:delText xml:space="preserve"> </w:delText>
        </w:r>
      </w:del>
      <w:del w:id="3269" w:author="PR Preview" w:date="2026-01-01T00:00:00Z">
        <w:r>
          <w:delText xml:space="preserve">the orthogonal matrix</w:delText>
        </w:r>
      </w:del>
      <w:del w:id="3270" w:author="PR Preview" w:date="2026-01-01T00:00:00Z">
        <w:r>
          <w:delText xml:space="preserve"> </w:delText>
        </w:r>
      </w:del>
      <m:oMath>
        <m:r>
          <m:rPr>
            <m:sty m:val="bi"/>
          </m:rPr>
          <m:t>Q</m:t>
        </m:r>
      </m:oMath>
      <w:del w:id="3271" w:author="PR Preview" w:date="2026-01-01T00:00:00Z">
        <w:r>
          <w:delText xml:space="preserve"> </w:delText>
        </w:r>
      </w:del>
      <w:del w:id="3272" w:author="PR Preview" w:date="2026-01-01T00:00:00Z">
        <w:r>
          <w:delText xml:space="preserve">from</w:delText>
        </w:r>
      </w:del>
      <w:del w:id="3273" w:author="PR Preview" w:date="2026-01-01T00:00:00Z">
        <w:r>
          <w:delText xml:space="preserve"> </w:delText>
        </w:r>
      </w:del>
      <w:hyperlink w:anchor="exm-spectral">
        <w:del w:id="3274" w:author="PR Preview" w:date="2026-01-01T00:00:00Z">
          <w:r>
            <w:rPr>
              <w:rStyle w:val="Hyperlink"/>
            </w:rPr>
            <w:delText xml:space="preserve">Example 151</w:delText>
          </w:r>
        </w:del>
      </w:hyperlink>
      <w:del w:id="3275" w:author="PR Preview" w:date="2026-01-01T00:00:00Z">
        <w:r>
          <w:delText xml:space="preserve">,</w:delText>
        </w:r>
      </w:del>
      <w:del w:id="3276" w:author="PR Preview" w:date="2026-01-01T00:00:00Z">
        <w:r>
          <w:delText xml:space="preserve"> </w:delText>
        </w:r>
      </w:del>
      <w:del w:id="3277" w:author="PR Preview" w:date="2026-01-01T00:00:00Z">
        <w:r>
          <w:delText xml:space="preserve">which is symmetric, so</w:delText>
        </w:r>
      </w:del>
      <w:del w:id="3278" w:author="PR Preview" w:date="2026-01-01T00:00:00Z">
        <w:r>
          <w:delText xml:space="preserve"> </w:delText>
        </w:r>
      </w:del>
      <m:oMath>
        <m:sSup>
          <m:e>
            <m:r>
              <m:rPr>
                <m:sty m:val="bi"/>
              </m:rPr>
              <m:t>V</m:t>
            </m:r>
          </m:e>
          <m:sup>
            <m:r>
              <m:rPr>
                <m:sty m:val="p"/>
              </m:rPr>
              <m:t>⊤</m:t>
            </m:r>
          </m:sup>
        </m:sSup>
        <m:r>
          <m:rPr>
            <m:sty m:val="p"/>
          </m:rPr>
          <m:t>=</m:t>
        </m:r>
        <m:r>
          <m:rPr>
            <m:sty m:val="bi"/>
          </m:rPr>
          <m:t>V</m:t>
        </m:r>
      </m:oMath>
      <w:del w:id="3279" w:author="PR Preview" w:date="2026-01-01T00:00:00Z">
        <w:r>
          <w:delText xml:space="preserve">:</w:delText>
        </w:r>
      </w:del>
    </w:p>
    <w:p>
      <w:pPr>
        <w:pStyle w:val="BodyText"/>
      </w:pPr>
      <w:ins w:id="3280" w:author="PR Preview" w:date="2026-01-01T00:00:00Z">
        <w:r>
          <w:rPr>
            <w:i/>
            <w:iCs/>
          </w:rPr>
          <w:t xml:space="preserve">Remark 42</w:t>
        </w:r>
      </w:ins>
      <w:ins w:id="3281" w:author="PR Preview" w:date="2026-01-01T00:00:00Z">
        <w:r>
          <w:t xml:space="preserve"> (The SVD applies to every real matrix). </w:t>
        </w:r>
      </w:ins>
      <w:ins w:id="3282" w:author="PR Preview" w:date="2026-01-01T00:00:00Z">
        <w:r>
          <w:t xml:space="preserve">The proof is outside the scope of these notes;</w:t>
        </w:r>
      </w:ins>
      <w:ins w:id="3283" w:author="PR Preview" w:date="2026-01-01T00:00:00Z">
        <w:r>
          <w:t xml:space="preserve"> </w:t>
        </w:r>
      </w:ins>
      <w:ins w:id="3284" w:author="PR Preview" w:date="2026-01-01T00:00:00Z">
        <w:r>
          <w:t xml:space="preserve">see</w:t>
        </w:r>
      </w:ins>
      <w:ins w:id="3285" w:author="PR Preview" w:date="2026-01-01T00:00:00Z">
        <w:r>
          <w:t xml:space="preserve"> </w:t>
        </w:r>
      </w:ins>
      <w:ins w:id="3286" w:author="PR Preview" w:date="2026-01-01T00:00:00Z">
        <w:r>
          <w:t xml:space="preserve">Banerjee and Roy [47, Ch. 12], Theorem 12.1, p. 373</w:t>
        </w:r>
      </w:ins>
      <w:ins w:id="3287" w:author="PR Preview" w:date="2026-01-01T00:00:00Z">
        <w:r>
          <w:t xml:space="preserve">.</w:t>
        </w:r>
      </w:ins>
      <w:ins w:id="3288" w:author="PR Preview" w:date="2026-01-01T00:00:00Z">
        <w:r>
          <w:t xml:space="preserve"> </w:t>
        </w:r>
      </w:ins>
      <w:ins w:id="3289" w:author="PR Preview" w:date="2026-01-01T00:00:00Z">
        <w:r>
          <w:t xml:space="preserve">Unlike the spectral theorem (</w:t>
        </w:r>
      </w:ins>
      <w:hyperlink w:anchor="thm-spectral">
        <w:ins w:id="3290" w:author="PR Preview" w:date="2026-01-01T00:00:00Z">
          <w:r>
            <w:rPr>
              <w:rStyle w:val="Hyperlink"/>
            </w:rPr>
            <w:t xml:space="preserve">Theorem 80</w:t>
          </w:r>
        </w:ins>
      </w:hyperlink>
      <w:ins w:id="3291" w:author="PR Preview" w:date="2026-01-01T00:00:00Z">
        <w:r>
          <w:t xml:space="preserve">),</w:t>
        </w:r>
      </w:ins>
      <w:ins w:id="3292" w:author="PR Preview" w:date="2026-01-01T00:00:00Z">
        <w:r>
          <w:t xml:space="preserve"> </w:t>
        </w:r>
      </w:ins>
      <w:hyperlink w:anchor="thm-svd">
        <w:ins w:id="3293" w:author="PR Preview" w:date="2026-01-01T00:00:00Z">
          <w:r>
            <w:rPr>
              <w:rStyle w:val="Hyperlink"/>
            </w:rPr>
            <w:t xml:space="preserve">Theorem 81</w:t>
          </w:r>
        </w:ins>
      </w:hyperlink>
      <w:ins w:id="3294" w:author="PR Preview" w:date="2026-01-01T00:00:00Z">
        <w:r>
          <w:t xml:space="preserve"> </w:t>
        </w:r>
      </w:ins>
      <w:ins w:id="3295" w:author="PR Preview" w:date="2026-01-01T00:00:00Z">
        <w:r>
          <w:t xml:space="preserve">applies to every real matrix,</w:t>
        </w:r>
      </w:ins>
      <w:ins w:id="3296" w:author="PR Preview" w:date="2026-01-01T00:00:00Z">
        <w:r>
          <w:t xml:space="preserve"> </w:t>
        </w:r>
      </w:ins>
      <w:ins w:id="3297" w:author="PR Preview" w:date="2026-01-01T00:00:00Z">
        <w:r>
          <w:t xml:space="preserve">including one that is not square or not symmetric.</w:t>
        </w:r>
      </w:ins>
    </w:p>
    <w:p>
      <w:pPr>
        <w:pStyle w:val="BodyText"/>
      </w:pPr>
      <w:ins w:id="3298" w:author="PR Preview" w:date="2026-01-01T00:00:00Z">
        <w:r>
          <w:t xml:space="preserve">For example, the</w:t>
        </w:r>
      </w:ins>
      <w:ins w:id="3299" w:author="PR Preview" w:date="2026-01-01T00:00:00Z">
        <w:r>
          <w:t xml:space="preserve"> </w:t>
        </w:r>
      </w:ins>
      <m:oMath>
        <m:r>
          <m:t>1</m:t>
        </m:r>
        <m:r>
          <m:rPr>
            <m:sty m:val="p"/>
          </m:rPr>
          <m:t>×</m:t>
        </m:r>
        <m:r>
          <m:t>2</m:t>
        </m:r>
      </m:oMath>
      <w:ins w:id="3300" w:author="PR Preview" w:date="2026-01-01T00:00:00Z">
        <w:r>
          <w:t xml:space="preserve"> </w:t>
        </w:r>
      </w:ins>
      <w:ins w:id="3301" w:author="PR Preview" w:date="2026-01-01T00:00:00Z">
        <w:r>
          <w:t xml:space="preserve">matrix</w:t>
        </w:r>
      </w:ins>
      <w:ins w:id="330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3303" w:author="PR Preview" w:date="2026-01-01T00:00:00Z">
        <w:r>
          <w:t xml:space="preserve"> </w:t>
        </w:r>
      </w:ins>
      <w:ins w:id="3304" w:author="PR Preview" w:date="2026-01-01T00:00:00Z">
        <w:r>
          <w:t xml:space="preserve">is not square, so</w:t>
        </w:r>
      </w:ins>
      <w:ins w:id="3305" w:author="PR Preview" w:date="2026-01-01T00:00:00Z">
        <w:r>
          <w:t xml:space="preserve"> </w:t>
        </w:r>
      </w:ins>
      <w:hyperlink w:anchor="thm-spectral">
        <w:ins w:id="3306" w:author="PR Preview" w:date="2026-01-01T00:00:00Z">
          <w:r>
            <w:rPr>
              <w:rStyle w:val="Hyperlink"/>
            </w:rPr>
            <w:t xml:space="preserve">Theorem 80</w:t>
          </w:r>
        </w:ins>
      </w:hyperlink>
      <w:ins w:id="3307" w:author="PR Preview" w:date="2026-01-01T00:00:00Z">
        <w:r>
          <w:t xml:space="preserve"> </w:t>
        </w:r>
      </w:ins>
      <w:ins w:id="3308" w:author="PR Preview" w:date="2026-01-01T00:00:00Z">
        <w:r>
          <w:t xml:space="preserve">does not apply to it.</w:t>
        </w:r>
      </w:ins>
      <w:ins w:id="3309" w:author="PR Preview" w:date="2026-01-01T00:00:00Z">
        <w:r>
          <w:t xml:space="preserve"> </w:t>
        </w:r>
      </w:ins>
      <w:ins w:id="3310" w:author="PR Preview" w:date="2026-01-01T00:00:00Z">
        <w:r>
          <w:t xml:space="preserve">It has rank</w:t>
        </w:r>
      </w:ins>
      <w:ins w:id="3311" w:author="PR Preview" w:date="2026-01-01T00:00:00Z">
        <w:r>
          <w:t xml:space="preserve"> </w:t>
        </w:r>
      </w:ins>
      <m:oMath>
        <m:r>
          <m:t>1</m:t>
        </m:r>
      </m:oMath>
      <w:ins w:id="3312" w:author="PR Preview" w:date="2026-01-01T00:00:00Z">
        <w:r>
          <w:t xml:space="preserve">, and</w:t>
        </w:r>
      </w:ins>
      <w:ins w:id="3313" w:author="PR Preview" w:date="2026-01-01T00:00:00Z">
        <w:r>
          <w:t xml:space="preserve"> </w:t>
        </w:r>
      </w:ins>
      <w:hyperlink w:anchor="thm-svd">
        <w:ins w:id="3314" w:author="PR Preview" w:date="2026-01-01T00:00:00Z">
          <w:r>
            <w:rPr>
              <w:rStyle w:val="Hyperlink"/>
            </w:rPr>
            <w:t xml:space="preserve">Theorem 81</w:t>
          </w:r>
        </w:ins>
      </w:hyperlink>
      <w:ins w:id="3315" w:author="PR Preview" w:date="2026-01-01T00:00:00Z">
        <w:r>
          <w:t xml:space="preserve"> </w:t>
        </w:r>
      </w:ins>
      <w:ins w:id="3316" w:author="PR Preview" w:date="2026-01-01T00:00:00Z">
        <w:r>
          <w:t xml:space="preserve">holds with</w:t>
        </w:r>
      </w:ins>
      <w:ins w:id="3317"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ins w:id="3318" w:author="PR Preview" w:date="2026-01-01T00:00:00Z">
        <w:r>
          <w:t xml:space="preserve">,</w:t>
        </w:r>
      </w:ins>
      <w:ins w:id="3319"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ins w:id="3320" w:author="PR Preview" w:date="2026-01-01T00:00:00Z">
        <w:r>
          <w:t xml:space="preserve">,</w:t>
        </w:r>
      </w:ins>
      <w:ins w:id="3321" w:author="PR Preview" w:date="2026-01-01T00:00:00Z">
        <w:r>
          <w:t xml:space="preserve"> </w:t>
        </w:r>
      </w:ins>
      <w:ins w:id="3322" w:author="PR Preview" w:date="2026-01-01T00:00:00Z">
        <w:r>
          <w:t xml:space="preserve">and</w:t>
        </w:r>
      </w:ins>
      <w:ins w:id="3323" w:author="PR Preview" w:date="2026-01-01T00:00:00Z">
        <w:r>
          <w:t xml:space="preserve"> </w:t>
        </w:r>
      </w:ins>
      <m:oMath>
        <m:r>
          <m:rPr>
            <m:sty m:val="bi"/>
          </m:rPr>
          <m:t>V</m:t>
        </m:r>
      </m:oMath>
      <w:ins w:id="3324" w:author="PR Preview" w:date="2026-01-01T00:00:00Z">
        <w:r>
          <w:t xml:space="preserve"> </w:t>
        </w:r>
      </w:ins>
      <w:ins w:id="3325" w:author="PR Preview" w:date="2026-01-01T00:00:00Z">
        <w:r>
          <w:t xml:space="preserve">the orthogonal matrix</w:t>
        </w:r>
      </w:ins>
      <w:ins w:id="3326" w:author="PR Preview" w:date="2026-01-01T00:00:00Z">
        <w:r>
          <w:t xml:space="preserve"> </w:t>
        </w:r>
      </w:ins>
      <m:oMath>
        <m:r>
          <m:rPr>
            <m:sty m:val="bi"/>
          </m:rPr>
          <m:t>Q</m:t>
        </m:r>
      </m:oMath>
      <w:ins w:id="3327" w:author="PR Preview" w:date="2026-01-01T00:00:00Z">
        <w:r>
          <w:t xml:space="preserve"> </w:t>
        </w:r>
      </w:ins>
      <w:ins w:id="3328" w:author="PR Preview" w:date="2026-01-01T00:00:00Z">
        <w:r>
          <w:t xml:space="preserve">from</w:t>
        </w:r>
      </w:ins>
      <w:ins w:id="3329" w:author="PR Preview" w:date="2026-01-01T00:00:00Z">
        <w:r>
          <w:t xml:space="preserve"> </w:t>
        </w:r>
      </w:ins>
      <w:hyperlink w:anchor="exm-spectral">
        <w:ins w:id="3330" w:author="PR Preview" w:date="2026-01-01T00:00:00Z">
          <w:r>
            <w:rPr>
              <w:rStyle w:val="Hyperlink"/>
            </w:rPr>
            <w:t xml:space="preserve">Example 152</w:t>
          </w:r>
        </w:ins>
      </w:hyperlink>
      <w:ins w:id="3331" w:author="PR Preview" w:date="2026-01-01T00:00:00Z">
        <w:r>
          <w:t xml:space="preserve">,</w:t>
        </w:r>
      </w:ins>
      <w:ins w:id="3332" w:author="PR Preview" w:date="2026-01-01T00:00:00Z">
        <w:r>
          <w:t xml:space="preserve"> </w:t>
        </w:r>
      </w:ins>
      <w:ins w:id="3333" w:author="PR Preview" w:date="2026-01-01T00:00:00Z">
        <w:r>
          <w:t xml:space="preserve">which is symmetric, so</w:t>
        </w:r>
      </w:ins>
      <w:ins w:id="3334" w:author="PR Preview" w:date="2026-01-01T00:00:00Z">
        <w:r>
          <w:t xml:space="preserve"> </w:t>
        </w:r>
      </w:ins>
      <m:oMath>
        <m:sSup>
          <m:e>
            <m:r>
              <m:rPr>
                <m:sty m:val="bi"/>
              </m:rPr>
              <m:t>V</m:t>
            </m:r>
          </m:e>
          <m:sup>
            <m:r>
              <m:rPr>
                <m:sty m:val="p"/>
              </m:rPr>
              <m:t>⊤</m:t>
            </m:r>
          </m:sup>
        </m:sSup>
        <m:r>
          <m:rPr>
            <m:sty m:val="p"/>
          </m:rPr>
          <m:t>=</m:t>
        </m:r>
        <m:r>
          <m:rPr>
            <m:sty m:val="bi"/>
          </m:rPr>
          <m:t>V</m:t>
        </m:r>
      </m:oMath>
      <w:ins w:id="3335" w:author="PR Preview" w:date="2026-01-01T00:00:00Z">
        <w:r>
          <w:t xml:space="preserve">:</w:t>
        </w:r>
      </w:ins>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6"/>
    <w:bookmarkStart w:id="507"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7"/>
    <w:bookmarkStart w:id="508"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8"/>
    <w:bookmarkStart w:id="509" w:name="exm-svd"/>
    <w:p>
      <w:pPr>
        <w:pStyle w:val="BodyText"/>
      </w:pPr>
      <w:del w:id="3336" w:author="PR Preview" w:date="2026-01-01T00:00:00Z">
        <w:r>
          <w:rPr>
            <w:b/>
            <w:bCs/>
          </w:rPr>
          <w:delText xml:space="preserve">Example 152 (An SVD of a</w:delText>
        </w:r>
      </w:del>
      <w:del w:id="3337" w:author="PR Preview" w:date="2026-01-01T00:00:00Z">
        <w:r>
          <w:rPr>
            <w:b/>
            <w:bCs/>
          </w:rPr>
          <w:delText xml:space="preserve"> </w:delText>
        </w:r>
      </w:del>
      <m:oMath>
        <m:r>
          <m:t>3</m:t>
        </m:r>
        <m:r>
          <m:rPr>
            <m:sty m:val="p"/>
          </m:rPr>
          <m:t>×</m:t>
        </m:r>
        <m:r>
          <m:t>2</m:t>
        </m:r>
      </m:oMath>
      <w:del w:id="3338" w:author="PR Preview" w:date="2026-01-01T00:00:00Z">
        <w:r>
          <w:rPr>
            <w:b/>
            <w:bCs/>
          </w:rPr>
          <w:delText xml:space="preserve"> </w:delText>
        </w:r>
      </w:del>
      <w:del w:id="3339" w:author="PR Preview" w:date="2026-01-01T00:00:00Z">
        <w:r>
          <w:rPr>
            <w:b/>
            <w:bCs/>
          </w:rPr>
          <w:delText xml:space="preserve">matrix)</w:delText>
        </w:r>
      </w:del>
      <w:del w:id="3340" w:author="PR Preview" w:date="2026-01-01T00:00:00Z">
        <w:r>
          <w:delText xml:space="preserve"> </w:delText>
        </w:r>
      </w:del>
      <w:del w:id="3341"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3342" w:author="PR Preview" w:date="2026-01-01T00:00:00Z">
        <w:r>
          <w:delText xml:space="preserve"> </w:delText>
        </w:r>
      </w:del>
      <w:del w:id="3343" w:author="PR Preview" w:date="2026-01-01T00:00:00Z">
        <w:r>
          <w:delText xml:space="preserve">is the orthogonal matrix</w:delText>
        </w:r>
      </w:del>
      <w:del w:id="3344" w:author="PR Preview" w:date="2026-01-01T00:00:00Z">
        <w:r>
          <w:delText xml:space="preserve"> </w:delText>
        </w:r>
      </w:del>
      <m:oMath>
        <m:r>
          <m:rPr>
            <m:sty m:val="bi"/>
          </m:rPr>
          <m:t>Q</m:t>
        </m:r>
      </m:oMath>
      <w:del w:id="3345" w:author="PR Preview" w:date="2026-01-01T00:00:00Z">
        <w:r>
          <w:delText xml:space="preserve"> </w:delText>
        </w:r>
      </w:del>
      <w:del w:id="3346" w:author="PR Preview" w:date="2026-01-01T00:00:00Z">
        <w:r>
          <w:delText xml:space="preserve">from</w:delText>
        </w:r>
      </w:del>
      <w:del w:id="3347" w:author="PR Preview" w:date="2026-01-01T00:00:00Z">
        <w:r>
          <w:delText xml:space="preserve"> </w:delText>
        </w:r>
      </w:del>
      <w:hyperlink w:anchor="exm-spectral">
        <w:del w:id="3348" w:author="PR Preview" w:date="2026-01-01T00:00:00Z">
          <w:r>
            <w:rPr>
              <w:rStyle w:val="Hyperlink"/>
            </w:rPr>
            <w:delText xml:space="preserve">Example 151</w:delText>
          </w:r>
        </w:del>
      </w:hyperlink>
      <w:del w:id="3349" w:author="PR Preview" w:date="2026-01-01T00:00:00Z">
        <w:r>
          <w:delText xml:space="preserve">.</w:delText>
        </w:r>
      </w:del>
      <w:del w:id="3350" w:author="PR Preview" w:date="2026-01-01T00:00:00Z">
        <w:r>
          <w:delText xml:space="preserve"> </w:delText>
        </w:r>
      </w:del>
      <m:oMath>
        <m:r>
          <m:rPr>
            <m:sty m:val="bi"/>
          </m:rPr>
          <m:t>U</m:t>
        </m:r>
      </m:oMath>
      <w:del w:id="3351" w:author="PR Preview" w:date="2026-01-01T00:00:00Z">
        <w:r>
          <w:delText xml:space="preserve"> </w:delText>
        </w:r>
      </w:del>
      <w:del w:id="3352" w:author="PR Preview" w:date="2026-01-01T00:00:00Z">
        <w:r>
          <w:delText xml:space="preserve">is orthogonal too.</w:delText>
        </w:r>
      </w:del>
      <w:del w:id="3353" w:author="PR Preview" w:date="2026-01-01T00:00:00Z">
        <w:r>
          <w:delText xml:space="preserve"> </w:delText>
        </w:r>
      </w:del>
      <w:del w:id="3354" w:author="PR Preview" w:date="2026-01-01T00:00:00Z">
        <w:r>
          <w:delText xml:space="preserve">Entry</w:delText>
        </w:r>
      </w:del>
      <w:del w:id="3355" w:author="PR Preview" w:date="2026-01-01T00:00:00Z">
        <w:r>
          <w:delText xml:space="preserve"> </w:delText>
        </w:r>
      </w:del>
      <m:oMath>
        <m:r>
          <m:rPr>
            <m:sty m:val="p"/>
          </m:rPr>
          <m:t>(</m:t>
        </m:r>
        <m:r>
          <m:t>i</m:t>
        </m:r>
        <m:r>
          <m:rPr>
            <m:sty m:val="p"/>
          </m:rPr>
          <m:t>,</m:t>
        </m:r>
        <m:r>
          <m:t>j</m:t>
        </m:r>
        <m:r>
          <m:rPr>
            <m:sty m:val="p"/>
          </m:rPr>
          <m:t>)</m:t>
        </m:r>
      </m:oMath>
      <w:del w:id="3356" w:author="PR Preview" w:date="2026-01-01T00:00:00Z">
        <w:r>
          <w:delText xml:space="preserve"> </w:delText>
        </w:r>
      </w:del>
      <w:del w:id="3357" w:author="PR Preview" w:date="2026-01-01T00:00:00Z">
        <w:r>
          <w:delText xml:space="preserve">of</w:delText>
        </w:r>
      </w:del>
      <w:del w:id="3358" w:author="PR Preview" w:date="2026-01-01T00:00:00Z">
        <w:r>
          <w:delText xml:space="preserve"> </w:delText>
        </w:r>
      </w:del>
      <m:oMath>
        <m:sSup>
          <m:e>
            <m:r>
              <m:rPr>
                <m:sty m:val="bi"/>
              </m:rPr>
              <m:t>U</m:t>
            </m:r>
          </m:e>
          <m:sup>
            <m:r>
              <m:rPr>
                <m:sty m:val="p"/>
              </m:rPr>
              <m:t>⊤</m:t>
            </m:r>
          </m:sup>
        </m:sSup>
        <m:r>
          <m:rPr>
            <m:sty m:val="bi"/>
          </m:rPr>
          <m:t>U</m:t>
        </m:r>
      </m:oMath>
      <w:del w:id="3359" w:author="PR Preview" w:date="2026-01-01T00:00:00Z">
        <w:r>
          <w:delText xml:space="preserve"> </w:delText>
        </w:r>
      </w:del>
      <w:del w:id="3360" w:author="PR Preview" w:date="2026-01-01T00:00:00Z">
        <w:r>
          <w:delText xml:space="preserve">is the dot product of columns</w:delText>
        </w:r>
      </w:del>
      <w:del w:id="3361" w:author="PR Preview" w:date="2026-01-01T00:00:00Z">
        <w:r>
          <w:delText xml:space="preserve"> </w:delText>
        </w:r>
      </w:del>
      <m:oMath>
        <m:r>
          <m:t>i</m:t>
        </m:r>
      </m:oMath>
      <w:del w:id="3362" w:author="PR Preview" w:date="2026-01-01T00:00:00Z">
        <w:r>
          <w:delText xml:space="preserve"> </w:delText>
        </w:r>
      </w:del>
      <w:del w:id="3363" w:author="PR Preview" w:date="2026-01-01T00:00:00Z">
        <w:r>
          <w:delText xml:space="preserve">and</w:delText>
        </w:r>
      </w:del>
      <w:del w:id="3364" w:author="PR Preview" w:date="2026-01-01T00:00:00Z">
        <w:r>
          <w:delText xml:space="preserve"> </w:delText>
        </w:r>
      </w:del>
      <m:oMath>
        <m:r>
          <m:t>j</m:t>
        </m:r>
      </m:oMath>
      <w:del w:id="3365" w:author="PR Preview" w:date="2026-01-01T00:00:00Z">
        <w:r>
          <w:delText xml:space="preserve"> </w:delText>
        </w:r>
      </w:del>
      <w:del w:id="3366" w:author="PR Preview" w:date="2026-01-01T00:00:00Z">
        <w:r>
          <w:delText xml:space="preserve">of</w:delText>
        </w:r>
      </w:del>
      <w:del w:id="3367" w:author="PR Preview" w:date="2026-01-01T00:00:00Z">
        <w:r>
          <w:delText xml:space="preserve"> </w:delText>
        </w:r>
      </w:del>
      <m:oMath>
        <m:r>
          <m:rPr>
            <m:sty m:val="bi"/>
          </m:rPr>
          <m:t>U</m:t>
        </m:r>
      </m:oMath>
      <w:del w:id="3368" w:author="PR Preview" w:date="2026-01-01T00:00:00Z">
        <w:r>
          <w:delText xml:space="preserve">,</w:delText>
        </w:r>
      </w:del>
      <w:del w:id="3369" w:author="PR Preview" w:date="2026-01-01T00:00:00Z">
        <w:r>
          <w:delText xml:space="preserve"> </w:delText>
        </w:r>
      </w:del>
      <w:del w:id="3370" w:author="PR Preview" w:date="2026-01-01T00:00:00Z">
        <w:r>
          <w:delText xml:space="preserve">and those columns are</w:delText>
        </w:r>
      </w:del>
      <w:del w:id="3371" w:author="PR Preview" w:date="2026-01-01T00:00:00Z">
        <w:r>
          <w:delText xml:space="preserve"> </w:delText>
        </w:r>
      </w:del>
      <w:del w:id="3372" w:author="PR Preview" w:date="2026-01-01T00:00:00Z">
        <w:r>
          <w:delText xml:space="preserve">$\mathord{\smash[b]{\underset{\raise.3ex\hbox{$\scriptstyle\sim$}}{u}}\vphantom{u}}_1 = (\frac{1}{\sqrt{2}}, 0, \frac{1}{\sqrt{2}})$</w:delText>
        </w:r>
      </w:del>
      <w:del w:id="3373" w:author="PR Preview" w:date="2026-01-01T00:00:00Z">
        <w:r>
          <w:delText xml:space="preserve">,</w:delText>
        </w:r>
      </w:del>
      <w:del w:id="3374" w:author="PR Preview" w:date="2026-01-01T00:00:00Z">
        <w:r>
          <w:delText xml:space="preserve"> </w:delText>
        </w:r>
      </w:del>
      <w:del w:id="3375" w:author="PR Preview" w:date="2026-01-01T00:00:00Z">
        <w:r>
          <w:delText xml:space="preserve">$\mathord{\smash[b]{\underset{\raise.3ex\hbox{$\scriptstyle\sim$}}{u}}\vphantom{u}}_2 = (0, 1, 0)$</w:delText>
        </w:r>
      </w:del>
      <w:del w:id="3376" w:author="PR Preview" w:date="2026-01-01T00:00:00Z">
        <w:r>
          <w:delText xml:space="preserve"> </w:delText>
        </w:r>
      </w:del>
      <w:del w:id="3377" w:author="PR Preview" w:date="2026-01-01T00:00:00Z">
        <w:r>
          <w:delText xml:space="preserve">and</w:delText>
        </w:r>
      </w:del>
      <w:del w:id="3378" w:author="PR Preview" w:date="2026-01-01T00:00:00Z">
        <w:r>
          <w:delText xml:space="preserve"> </w:delText>
        </w:r>
      </w:del>
      <w:del w:id="3379" w:author="PR Preview" w:date="2026-01-01T00:00:00Z">
        <w:r>
          <w:delText xml:space="preserve">$\mathord{\smash[b]{\underset{\raise.3ex\hbox{$\scriptstyle\sim$}}{u}}\vphantom{u}}_3 = (\frac{1}{\sqrt{2}}, 0, -\frac{1}{\sqrt{2}})$</w:delText>
        </w:r>
      </w:del>
      <w:del w:id="3380" w:author="PR Preview" w:date="2026-01-01T00:00:00Z">
        <w:r>
          <w:delText xml:space="preserve">:</w:delText>
        </w:r>
      </w:del>
    </w:p>
    <w:p>
      <w:pPr>
        <w:pStyle w:val="BodyText"/>
      </w:pPr>
      <w:ins w:id="3381" w:author="PR Preview" w:date="2026-01-01T00:00:00Z">
        <w:r>
          <w:rPr>
            <w:b/>
            <w:bCs/>
          </w:rPr>
          <w:t xml:space="preserve">Example 153 (An SVD of a</w:t>
        </w:r>
      </w:ins>
      <w:ins w:id="3382" w:author="PR Preview" w:date="2026-01-01T00:00:00Z">
        <w:r>
          <w:rPr>
            <w:b/>
            <w:bCs/>
          </w:rPr>
          <w:t xml:space="preserve"> </w:t>
        </w:r>
      </w:ins>
      <m:oMath>
        <m:r>
          <m:t>3</m:t>
        </m:r>
        <m:r>
          <m:rPr>
            <m:sty m:val="p"/>
          </m:rPr>
          <m:t>×</m:t>
        </m:r>
        <m:r>
          <m:t>2</m:t>
        </m:r>
      </m:oMath>
      <w:ins w:id="3383" w:author="PR Preview" w:date="2026-01-01T00:00:00Z">
        <w:r>
          <w:rPr>
            <w:b/>
            <w:bCs/>
          </w:rPr>
          <w:t xml:space="preserve"> </w:t>
        </w:r>
      </w:ins>
      <w:ins w:id="3384" w:author="PR Preview" w:date="2026-01-01T00:00:00Z">
        <w:r>
          <w:rPr>
            <w:b/>
            <w:bCs/>
          </w:rPr>
          <w:t xml:space="preserve">matrix)</w:t>
        </w:r>
      </w:ins>
      <w:ins w:id="3385" w:author="PR Preview" w:date="2026-01-01T00:00:00Z">
        <w:r>
          <w:t xml:space="preserve"> </w:t>
        </w:r>
      </w:ins>
      <w:ins w:id="3386"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ins w:id="3387" w:author="PR Preview" w:date="2026-01-01T00:00:00Z">
        <w:r>
          <w:t xml:space="preserve"> </w:t>
        </w:r>
      </w:ins>
      <w:ins w:id="3388" w:author="PR Preview" w:date="2026-01-01T00:00:00Z">
        <w:r>
          <w:t xml:space="preserve">is the orthogonal matrix</w:t>
        </w:r>
      </w:ins>
      <w:ins w:id="3389" w:author="PR Preview" w:date="2026-01-01T00:00:00Z">
        <w:r>
          <w:t xml:space="preserve"> </w:t>
        </w:r>
      </w:ins>
      <m:oMath>
        <m:r>
          <m:rPr>
            <m:sty m:val="bi"/>
          </m:rPr>
          <m:t>Q</m:t>
        </m:r>
      </m:oMath>
      <w:ins w:id="3390" w:author="PR Preview" w:date="2026-01-01T00:00:00Z">
        <w:r>
          <w:t xml:space="preserve"> </w:t>
        </w:r>
      </w:ins>
      <w:ins w:id="3391" w:author="PR Preview" w:date="2026-01-01T00:00:00Z">
        <w:r>
          <w:t xml:space="preserve">from</w:t>
        </w:r>
      </w:ins>
      <w:ins w:id="3392" w:author="PR Preview" w:date="2026-01-01T00:00:00Z">
        <w:r>
          <w:t xml:space="preserve"> </w:t>
        </w:r>
      </w:ins>
      <w:hyperlink w:anchor="exm-spectral">
        <w:ins w:id="3393" w:author="PR Preview" w:date="2026-01-01T00:00:00Z">
          <w:r>
            <w:rPr>
              <w:rStyle w:val="Hyperlink"/>
            </w:rPr>
            <w:t xml:space="preserve">Example 152</w:t>
          </w:r>
        </w:ins>
      </w:hyperlink>
      <w:ins w:id="3394" w:author="PR Preview" w:date="2026-01-01T00:00:00Z">
        <w:r>
          <w:t xml:space="preserve">.</w:t>
        </w:r>
      </w:ins>
      <w:ins w:id="3395" w:author="PR Preview" w:date="2026-01-01T00:00:00Z">
        <w:r>
          <w:t xml:space="preserve"> </w:t>
        </w:r>
      </w:ins>
      <m:oMath>
        <m:r>
          <m:rPr>
            <m:sty m:val="bi"/>
          </m:rPr>
          <m:t>U</m:t>
        </m:r>
      </m:oMath>
      <w:ins w:id="3396" w:author="PR Preview" w:date="2026-01-01T00:00:00Z">
        <w:r>
          <w:t xml:space="preserve"> </w:t>
        </w:r>
      </w:ins>
      <w:ins w:id="3397" w:author="PR Preview" w:date="2026-01-01T00:00:00Z">
        <w:r>
          <w:t xml:space="preserve">is orthogonal too.</w:t>
        </w:r>
      </w:ins>
      <w:ins w:id="3398" w:author="PR Preview" w:date="2026-01-01T00:00:00Z">
        <w:r>
          <w:t xml:space="preserve"> </w:t>
        </w:r>
      </w:ins>
      <w:ins w:id="3399" w:author="PR Preview" w:date="2026-01-01T00:00:00Z">
        <w:r>
          <w:t xml:space="preserve">Entry</w:t>
        </w:r>
      </w:ins>
      <w:ins w:id="3400" w:author="PR Preview" w:date="2026-01-01T00:00:00Z">
        <w:r>
          <w:t xml:space="preserve"> </w:t>
        </w:r>
      </w:ins>
      <m:oMath>
        <m:r>
          <m:rPr>
            <m:sty m:val="p"/>
          </m:rPr>
          <m:t>(</m:t>
        </m:r>
        <m:r>
          <m:t>i</m:t>
        </m:r>
        <m:r>
          <m:rPr>
            <m:sty m:val="p"/>
          </m:rPr>
          <m:t>,</m:t>
        </m:r>
        <m:r>
          <m:t>j</m:t>
        </m:r>
        <m:r>
          <m:rPr>
            <m:sty m:val="p"/>
          </m:rPr>
          <m:t>)</m:t>
        </m:r>
      </m:oMath>
      <w:ins w:id="3401" w:author="PR Preview" w:date="2026-01-01T00:00:00Z">
        <w:r>
          <w:t xml:space="preserve"> </w:t>
        </w:r>
      </w:ins>
      <w:ins w:id="3402" w:author="PR Preview" w:date="2026-01-01T00:00:00Z">
        <w:r>
          <w:t xml:space="preserve">of</w:t>
        </w:r>
      </w:ins>
      <w:ins w:id="3403" w:author="PR Preview" w:date="2026-01-01T00:00:00Z">
        <w:r>
          <w:t xml:space="preserve"> </w:t>
        </w:r>
      </w:ins>
      <m:oMath>
        <m:sSup>
          <m:e>
            <m:r>
              <m:rPr>
                <m:sty m:val="bi"/>
              </m:rPr>
              <m:t>U</m:t>
            </m:r>
          </m:e>
          <m:sup>
            <m:r>
              <m:rPr>
                <m:sty m:val="p"/>
              </m:rPr>
              <m:t>⊤</m:t>
            </m:r>
          </m:sup>
        </m:sSup>
        <m:r>
          <m:rPr>
            <m:sty m:val="bi"/>
          </m:rPr>
          <m:t>U</m:t>
        </m:r>
      </m:oMath>
      <w:ins w:id="3404" w:author="PR Preview" w:date="2026-01-01T00:00:00Z">
        <w:r>
          <w:t xml:space="preserve"> </w:t>
        </w:r>
      </w:ins>
      <w:ins w:id="3405" w:author="PR Preview" w:date="2026-01-01T00:00:00Z">
        <w:r>
          <w:t xml:space="preserve">is the dot product of columns</w:t>
        </w:r>
      </w:ins>
      <w:ins w:id="3406" w:author="PR Preview" w:date="2026-01-01T00:00:00Z">
        <w:r>
          <w:t xml:space="preserve"> </w:t>
        </w:r>
      </w:ins>
      <m:oMath>
        <m:r>
          <m:t>i</m:t>
        </m:r>
      </m:oMath>
      <w:ins w:id="3407" w:author="PR Preview" w:date="2026-01-01T00:00:00Z">
        <w:r>
          <w:t xml:space="preserve"> </w:t>
        </w:r>
      </w:ins>
      <w:ins w:id="3408" w:author="PR Preview" w:date="2026-01-01T00:00:00Z">
        <w:r>
          <w:t xml:space="preserve">and</w:t>
        </w:r>
      </w:ins>
      <w:ins w:id="3409" w:author="PR Preview" w:date="2026-01-01T00:00:00Z">
        <w:r>
          <w:t xml:space="preserve"> </w:t>
        </w:r>
      </w:ins>
      <m:oMath>
        <m:r>
          <m:t>j</m:t>
        </m:r>
      </m:oMath>
      <w:ins w:id="3410" w:author="PR Preview" w:date="2026-01-01T00:00:00Z">
        <w:r>
          <w:t xml:space="preserve"> </w:t>
        </w:r>
      </w:ins>
      <w:ins w:id="3411" w:author="PR Preview" w:date="2026-01-01T00:00:00Z">
        <w:r>
          <w:t xml:space="preserve">of</w:t>
        </w:r>
      </w:ins>
      <w:ins w:id="3412" w:author="PR Preview" w:date="2026-01-01T00:00:00Z">
        <w:r>
          <w:t xml:space="preserve"> </w:t>
        </w:r>
      </w:ins>
      <m:oMath>
        <m:r>
          <m:rPr>
            <m:sty m:val="bi"/>
          </m:rPr>
          <m:t>U</m:t>
        </m:r>
      </m:oMath>
      <w:ins w:id="3413" w:author="PR Preview" w:date="2026-01-01T00:00:00Z">
        <w:r>
          <w:t xml:space="preserve">,</w:t>
        </w:r>
      </w:ins>
      <w:ins w:id="3414" w:author="PR Preview" w:date="2026-01-01T00:00:00Z">
        <w:r>
          <w:t xml:space="preserve"> </w:t>
        </w:r>
      </w:ins>
      <w:ins w:id="3415" w:author="PR Preview" w:date="2026-01-01T00:00:00Z">
        <w:r>
          <w:t xml:space="preserve">and those columns are</w:t>
        </w:r>
      </w:ins>
      <w:ins w:id="3416" w:author="PR Preview" w:date="2026-01-01T00:00:00Z">
        <w:r>
          <w:t xml:space="preserve"> </w:t>
        </w:r>
      </w:ins>
      <w:ins w:id="3417" w:author="PR Preview" w:date="2026-01-01T00:00:00Z">
        <w:r>
          <w:t xml:space="preserve">$\mathord{\smash[b]{\underset{\raise.3ex\hbox{$\scriptstyle\sim$}}{u}}\vphantom{u}}_1 = (\frac{1}{\sqrt{2}}, 0, \frac{1}{\sqrt{2}})$</w:t>
        </w:r>
      </w:ins>
      <w:ins w:id="3418" w:author="PR Preview" w:date="2026-01-01T00:00:00Z">
        <w:r>
          <w:t xml:space="preserve">,</w:t>
        </w:r>
      </w:ins>
      <w:ins w:id="3419" w:author="PR Preview" w:date="2026-01-01T00:00:00Z">
        <w:r>
          <w:t xml:space="preserve"> </w:t>
        </w:r>
      </w:ins>
      <w:ins w:id="3420" w:author="PR Preview" w:date="2026-01-01T00:00:00Z">
        <w:r>
          <w:t xml:space="preserve">$\mathord{\smash[b]{\underset{\raise.3ex\hbox{$\scriptstyle\sim$}}{u}}\vphantom{u}}_2 = (0, 1, 0)$</w:t>
        </w:r>
      </w:ins>
      <w:ins w:id="3421" w:author="PR Preview" w:date="2026-01-01T00:00:00Z">
        <w:r>
          <w:t xml:space="preserve"> </w:t>
        </w:r>
      </w:ins>
      <w:ins w:id="3422" w:author="PR Preview" w:date="2026-01-01T00:00:00Z">
        <w:r>
          <w:t xml:space="preserve">and</w:t>
        </w:r>
      </w:ins>
      <w:ins w:id="3423" w:author="PR Preview" w:date="2026-01-01T00:00:00Z">
        <w:r>
          <w:t xml:space="preserve"> </w:t>
        </w:r>
      </w:ins>
      <w:ins w:id="3424" w:author="PR Preview" w:date="2026-01-01T00:00:00Z">
        <w:r>
          <w:t xml:space="preserve">$\mathord{\smash[b]{\underset{\raise.3ex\hbox{$\scriptstyle\sim$}}{u}}\vphantom{u}}_3 = (\frac{1}{\sqrt{2}}, 0, -\frac{1}{\sqrt{2}})$</w:t>
        </w:r>
      </w:ins>
      <w:ins w:id="3425" w:author="PR Preview" w:date="2026-01-01T00:00:00Z">
        <w:r>
          <w:t xml:space="preserve">:</w:t>
        </w:r>
      </w:ins>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9"/>
    <w:bookmarkStart w:id="510" w:name="rem-svd-not-unique"/>
    <w:p>
      <w:pPr>
        <w:pStyle w:val="BodyText"/>
      </w:pPr>
      <w:del w:id="3426" w:author="PR Preview" w:date="2026-01-01T00:00:00Z">
        <w:r>
          <w:rPr>
            <w:i/>
            <w:iCs/>
          </w:rPr>
          <w:delText xml:space="preserve">Remark 42</w:delText>
        </w:r>
      </w:del>
      <w:del w:id="3427" w:author="PR Preview" w:date="2026-01-01T00:00:00Z">
        <w:r>
          <w:delText xml:space="preserve"> (An SVD is not unique). </w:delText>
        </w:r>
      </w:del>
      <w:del w:id="3428" w:author="PR Preview" w:date="2026-01-01T00:00:00Z">
        <w:r>
          <w:delText xml:space="preserve">An SVD is not unique</w:delText>
        </w:r>
      </w:del>
      <w:del w:id="3429" w:author="PR Preview" w:date="2026-01-01T00:00:00Z">
        <w:r>
          <w:delText xml:space="preserve"> </w:delText>
        </w:r>
      </w:del>
      <w:del w:id="3430" w:author="PR Preview" w:date="2026-01-01T00:00:00Z">
        <w:r>
          <w:delText xml:space="preserve">[47, Ch. 12], Examples 12.2 and 12.3, p. 378</w:delText>
        </w:r>
      </w:del>
      <w:del w:id="3431" w:author="PR Preview" w:date="2026-01-01T00:00:00Z">
        <w:r>
          <w:delText xml:space="preserve">.</w:delText>
        </w:r>
      </w:del>
      <w:del w:id="3432" w:author="PR Preview" w:date="2026-01-01T00:00:00Z">
        <w:r>
          <w:delText xml:space="preserve"> </w:delText>
        </w:r>
      </w:del>
      <w:del w:id="3433" w:author="PR Preview" w:date="2026-01-01T00:00:00Z">
        <w:r>
          <w:delText xml:space="preserve">For any</w:delText>
        </w:r>
      </w:del>
      <w:del w:id="3434" w:author="PR Preview" w:date="2026-01-01T00:00:00Z">
        <w:r>
          <w:delText xml:space="preserve"> </w:delText>
        </w:r>
      </w:del>
      <m:oMath>
        <m:r>
          <m:t>i</m:t>
        </m:r>
        <m:r>
          <m:rPr>
            <m:sty m:val="p"/>
          </m:rPr>
          <m:t>≤</m:t>
        </m:r>
        <m:r>
          <m:t>r</m:t>
        </m:r>
      </m:oMath>
      <w:del w:id="3435" w:author="PR Preview" w:date="2026-01-01T00:00:00Z">
        <w:r>
          <w:delText xml:space="preserve">,</w:delText>
        </w:r>
      </w:del>
      <w:del w:id="3436" w:author="PR Preview" w:date="2026-01-01T00:00:00Z">
        <w:r>
          <w:delText xml:space="preserve"> </w:delText>
        </w:r>
      </w:del>
      <w:del w:id="3437" w:author="PR Preview" w:date="2026-01-01T00:00:00Z">
        <w:r>
          <w:delText xml:space="preserve">multiplying column</w:delText>
        </w:r>
      </w:del>
      <w:del w:id="3438" w:author="PR Preview" w:date="2026-01-01T00:00:00Z">
        <w:r>
          <w:delText xml:space="preserve"> </w:delText>
        </w:r>
      </w:del>
      <m:oMath>
        <m:r>
          <m:t>i</m:t>
        </m:r>
      </m:oMath>
      <w:del w:id="3439" w:author="PR Preview" w:date="2026-01-01T00:00:00Z">
        <w:r>
          <w:delText xml:space="preserve"> </w:delText>
        </w:r>
      </w:del>
      <w:del w:id="3440" w:author="PR Preview" w:date="2026-01-01T00:00:00Z">
        <w:r>
          <w:delText xml:space="preserve">of both</w:delText>
        </w:r>
      </w:del>
      <w:del w:id="3441" w:author="PR Preview" w:date="2026-01-01T00:00:00Z">
        <w:r>
          <w:delText xml:space="preserve"> </w:delText>
        </w:r>
      </w:del>
      <m:oMath>
        <m:r>
          <m:rPr>
            <m:sty m:val="bi"/>
          </m:rPr>
          <m:t>U</m:t>
        </m:r>
      </m:oMath>
      <w:del w:id="3442" w:author="PR Preview" w:date="2026-01-01T00:00:00Z">
        <w:r>
          <w:delText xml:space="preserve"> </w:delText>
        </w:r>
      </w:del>
      <w:del w:id="3443" w:author="PR Preview" w:date="2026-01-01T00:00:00Z">
        <w:r>
          <w:delText xml:space="preserve">and</w:delText>
        </w:r>
      </w:del>
      <w:del w:id="3444" w:author="PR Preview" w:date="2026-01-01T00:00:00Z">
        <w:r>
          <w:delText xml:space="preserve"> </w:delText>
        </w:r>
      </w:del>
      <m:oMath>
        <m:r>
          <m:rPr>
            <m:sty m:val="bi"/>
          </m:rPr>
          <m:t>V</m:t>
        </m:r>
      </m:oMath>
      <w:del w:id="3445" w:author="PR Preview" w:date="2026-01-01T00:00:00Z">
        <w:r>
          <w:delText xml:space="preserve"> </w:delText>
        </w:r>
      </w:del>
      <w:del w:id="3446" w:author="PR Preview" w:date="2026-01-01T00:00:00Z">
        <w:r>
          <w:delText xml:space="preserve">by</w:delText>
        </w:r>
      </w:del>
      <w:del w:id="3447" w:author="PR Preview" w:date="2026-01-01T00:00:00Z">
        <w:r>
          <w:delText xml:space="preserve"> </w:delText>
        </w:r>
      </w:del>
      <m:oMath>
        <m:r>
          <m:rPr>
            <m:sty m:val="p"/>
          </m:rPr>
          <m:t>−</m:t>
        </m:r>
        <m:r>
          <m:t>1</m:t>
        </m:r>
      </m:oMath>
      <w:del w:id="3448" w:author="PR Preview" w:date="2026-01-01T00:00:00Z">
        <w:r>
          <w:delText xml:space="preserve"> </w:delText>
        </w:r>
      </w:del>
      <w:del w:id="3449" w:author="PR Preview" w:date="2026-01-01T00:00:00Z">
        <w:r>
          <w:delText xml:space="preserve">gives another one.</w:delText>
        </w:r>
      </w:del>
      <w:del w:id="3450" w:author="PR Preview" w:date="2026-01-01T00:00:00Z">
        <w:r>
          <w:delText xml:space="preserve"> </w:delText>
        </w:r>
      </w:del>
      <w:del w:id="3451" w:author="PR Preview" w:date="2026-01-01T00:00:00Z">
        <w:r>
          <w:delText xml:space="preserve">The singular values do not depend on which SVD is chosen</w:delText>
        </w:r>
      </w:del>
      <w:del w:id="3452" w:author="PR Preview" w:date="2026-01-01T00:00:00Z">
        <w:r>
          <w:delText xml:space="preserve"> </w:delText>
        </w:r>
      </w:del>
      <w:del w:id="3453" w:author="PR Preview" w:date="2026-01-01T00:00:00Z">
        <w:r>
          <w:delText xml:space="preserve">[47, Ch. 12], pp. 371 and 378</w:delText>
        </w:r>
      </w:del>
      <w:del w:id="3454" w:author="PR Preview" w:date="2026-01-01T00:00:00Z">
        <w:r>
          <w:delText xml:space="preserve">.</w:delText>
        </w:r>
      </w:del>
    </w:p>
    <w:p>
      <w:pPr>
        <w:pStyle w:val="BodyText"/>
      </w:pPr>
      <w:del w:id="3455" w:author="PR Preview" w:date="2026-01-01T00:00:00Z">
        <w:r>
          <w:delText xml:space="preserve">For example, in</w:delText>
        </w:r>
      </w:del>
      <w:del w:id="3456" w:author="PR Preview" w:date="2026-01-01T00:00:00Z">
        <w:r>
          <w:delText xml:space="preserve"> </w:delText>
        </w:r>
      </w:del>
      <w:hyperlink w:anchor="exm-svd">
        <w:del w:id="3457" w:author="PR Preview" w:date="2026-01-01T00:00:00Z">
          <w:r>
            <w:rPr>
              <w:rStyle w:val="Hyperlink"/>
            </w:rPr>
            <w:delText xml:space="preserve">Example 152</w:delText>
          </w:r>
        </w:del>
      </w:hyperlink>
      <w:del w:id="3458" w:author="PR Preview" w:date="2026-01-01T00:00:00Z">
        <w:r>
          <w:delText xml:space="preserve">,</w:delText>
        </w:r>
      </w:del>
      <w:del w:id="3459" w:author="PR Preview" w:date="2026-01-01T00:00:00Z">
        <w:r>
          <w:delText xml:space="preserve"> </w:delText>
        </w:r>
      </w:del>
      <w:del w:id="3460" w:author="PR Preview" w:date="2026-01-01T00:00:00Z">
        <w:r>
          <w:delText xml:space="preserve">multiplying the first columns of</w:delText>
        </w:r>
      </w:del>
      <w:del w:id="3461" w:author="PR Preview" w:date="2026-01-01T00:00:00Z">
        <w:r>
          <w:delText xml:space="preserve"> </w:delText>
        </w:r>
      </w:del>
      <m:oMath>
        <m:r>
          <m:rPr>
            <m:sty m:val="bi"/>
          </m:rPr>
          <m:t>U</m:t>
        </m:r>
      </m:oMath>
      <w:del w:id="3462" w:author="PR Preview" w:date="2026-01-01T00:00:00Z">
        <w:r>
          <w:delText xml:space="preserve"> </w:delText>
        </w:r>
      </w:del>
      <w:del w:id="3463" w:author="PR Preview" w:date="2026-01-01T00:00:00Z">
        <w:r>
          <w:delText xml:space="preserve">and</w:delText>
        </w:r>
      </w:del>
      <w:del w:id="3464" w:author="PR Preview" w:date="2026-01-01T00:00:00Z">
        <w:r>
          <w:delText xml:space="preserve"> </w:delText>
        </w:r>
      </w:del>
      <m:oMath>
        <m:r>
          <m:rPr>
            <m:sty m:val="bi"/>
          </m:rPr>
          <m:t>V</m:t>
        </m:r>
      </m:oMath>
      <w:del w:id="3465" w:author="PR Preview" w:date="2026-01-01T00:00:00Z">
        <w:r>
          <w:delText xml:space="preserve"> </w:delText>
        </w:r>
      </w:del>
      <w:del w:id="3466" w:author="PR Preview" w:date="2026-01-01T00:00:00Z">
        <w:r>
          <w:delText xml:space="preserve">by</w:delText>
        </w:r>
      </w:del>
      <w:del w:id="3467" w:author="PR Preview" w:date="2026-01-01T00:00:00Z">
        <w:r>
          <w:delText xml:space="preserve"> </w:delText>
        </w:r>
      </w:del>
      <m:oMath>
        <m:r>
          <m:rPr>
            <m:sty m:val="p"/>
          </m:rPr>
          <m:t>−</m:t>
        </m:r>
        <m:r>
          <m:t>1</m:t>
        </m:r>
      </m:oMath>
      <w:del w:id="3468" w:author="PR Preview" w:date="2026-01-01T00:00:00Z">
        <w:r>
          <w:delText xml:space="preserve"> </w:delText>
        </w:r>
      </w:del>
      <w:del w:id="3469" w:author="PR Preview" w:date="2026-01-01T00:00:00Z">
        <w:r>
          <w:delText xml:space="preserve">gives</w:delText>
        </w:r>
      </w:del>
    </w:p>
    <w:p>
      <w:pPr>
        <w:pStyle w:val="BodyText"/>
      </w:pPr>
      <w:ins w:id="3470" w:author="PR Preview" w:date="2026-01-01T00:00:00Z">
        <w:r>
          <w:rPr>
            <w:i/>
            <w:iCs/>
          </w:rPr>
          <w:t xml:space="preserve">Remark 43</w:t>
        </w:r>
      </w:ins>
      <w:ins w:id="3471" w:author="PR Preview" w:date="2026-01-01T00:00:00Z">
        <w:r>
          <w:t xml:space="preserve"> (An SVD is not unique). </w:t>
        </w:r>
      </w:ins>
      <w:ins w:id="3472" w:author="PR Preview" w:date="2026-01-01T00:00:00Z">
        <w:r>
          <w:t xml:space="preserve">An SVD is not unique</w:t>
        </w:r>
      </w:ins>
      <w:ins w:id="3473" w:author="PR Preview" w:date="2026-01-01T00:00:00Z">
        <w:r>
          <w:t xml:space="preserve"> </w:t>
        </w:r>
      </w:ins>
      <w:ins w:id="3474" w:author="PR Preview" w:date="2026-01-01T00:00:00Z">
        <w:r>
          <w:t xml:space="preserve">[47, Ch. 12], Examples 12.2 and 12.3, p. 378</w:t>
        </w:r>
      </w:ins>
      <w:ins w:id="3475" w:author="PR Preview" w:date="2026-01-01T00:00:00Z">
        <w:r>
          <w:t xml:space="preserve">.</w:t>
        </w:r>
      </w:ins>
      <w:ins w:id="3476" w:author="PR Preview" w:date="2026-01-01T00:00:00Z">
        <w:r>
          <w:t xml:space="preserve"> </w:t>
        </w:r>
      </w:ins>
      <w:ins w:id="3477" w:author="PR Preview" w:date="2026-01-01T00:00:00Z">
        <w:r>
          <w:t xml:space="preserve">For any</w:t>
        </w:r>
      </w:ins>
      <w:ins w:id="3478" w:author="PR Preview" w:date="2026-01-01T00:00:00Z">
        <w:r>
          <w:t xml:space="preserve"> </w:t>
        </w:r>
      </w:ins>
      <m:oMath>
        <m:r>
          <m:t>i</m:t>
        </m:r>
        <m:r>
          <m:rPr>
            <m:sty m:val="p"/>
          </m:rPr>
          <m:t>≤</m:t>
        </m:r>
        <m:r>
          <m:t>r</m:t>
        </m:r>
      </m:oMath>
      <w:ins w:id="3479" w:author="PR Preview" w:date="2026-01-01T00:00:00Z">
        <w:r>
          <w:t xml:space="preserve">,</w:t>
        </w:r>
      </w:ins>
      <w:ins w:id="3480" w:author="PR Preview" w:date="2026-01-01T00:00:00Z">
        <w:r>
          <w:t xml:space="preserve"> </w:t>
        </w:r>
      </w:ins>
      <w:ins w:id="3481" w:author="PR Preview" w:date="2026-01-01T00:00:00Z">
        <w:r>
          <w:t xml:space="preserve">multiplying column</w:t>
        </w:r>
      </w:ins>
      <w:ins w:id="3482" w:author="PR Preview" w:date="2026-01-01T00:00:00Z">
        <w:r>
          <w:t xml:space="preserve"> </w:t>
        </w:r>
      </w:ins>
      <m:oMath>
        <m:r>
          <m:t>i</m:t>
        </m:r>
      </m:oMath>
      <w:ins w:id="3483" w:author="PR Preview" w:date="2026-01-01T00:00:00Z">
        <w:r>
          <w:t xml:space="preserve"> </w:t>
        </w:r>
      </w:ins>
      <w:ins w:id="3484" w:author="PR Preview" w:date="2026-01-01T00:00:00Z">
        <w:r>
          <w:t xml:space="preserve">of both</w:t>
        </w:r>
      </w:ins>
      <w:ins w:id="3485" w:author="PR Preview" w:date="2026-01-01T00:00:00Z">
        <w:r>
          <w:t xml:space="preserve"> </w:t>
        </w:r>
      </w:ins>
      <m:oMath>
        <m:r>
          <m:rPr>
            <m:sty m:val="bi"/>
          </m:rPr>
          <m:t>U</m:t>
        </m:r>
      </m:oMath>
      <w:ins w:id="3486" w:author="PR Preview" w:date="2026-01-01T00:00:00Z">
        <w:r>
          <w:t xml:space="preserve"> </w:t>
        </w:r>
      </w:ins>
      <w:ins w:id="3487" w:author="PR Preview" w:date="2026-01-01T00:00:00Z">
        <w:r>
          <w:t xml:space="preserve">and</w:t>
        </w:r>
      </w:ins>
      <w:ins w:id="3488" w:author="PR Preview" w:date="2026-01-01T00:00:00Z">
        <w:r>
          <w:t xml:space="preserve"> </w:t>
        </w:r>
      </w:ins>
      <m:oMath>
        <m:r>
          <m:rPr>
            <m:sty m:val="bi"/>
          </m:rPr>
          <m:t>V</m:t>
        </m:r>
      </m:oMath>
      <w:ins w:id="3489" w:author="PR Preview" w:date="2026-01-01T00:00:00Z">
        <w:r>
          <w:t xml:space="preserve"> </w:t>
        </w:r>
      </w:ins>
      <w:ins w:id="3490" w:author="PR Preview" w:date="2026-01-01T00:00:00Z">
        <w:r>
          <w:t xml:space="preserve">by</w:t>
        </w:r>
      </w:ins>
      <w:ins w:id="3491" w:author="PR Preview" w:date="2026-01-01T00:00:00Z">
        <w:r>
          <w:t xml:space="preserve"> </w:t>
        </w:r>
      </w:ins>
      <m:oMath>
        <m:r>
          <m:rPr>
            <m:sty m:val="p"/>
          </m:rPr>
          <m:t>−</m:t>
        </m:r>
        <m:r>
          <m:t>1</m:t>
        </m:r>
      </m:oMath>
      <w:ins w:id="3492" w:author="PR Preview" w:date="2026-01-01T00:00:00Z">
        <w:r>
          <w:t xml:space="preserve"> </w:t>
        </w:r>
      </w:ins>
      <w:ins w:id="3493" w:author="PR Preview" w:date="2026-01-01T00:00:00Z">
        <w:r>
          <w:t xml:space="preserve">gives another one.</w:t>
        </w:r>
      </w:ins>
      <w:ins w:id="3494" w:author="PR Preview" w:date="2026-01-01T00:00:00Z">
        <w:r>
          <w:t xml:space="preserve"> </w:t>
        </w:r>
      </w:ins>
      <w:ins w:id="3495" w:author="PR Preview" w:date="2026-01-01T00:00:00Z">
        <w:r>
          <w:t xml:space="preserve">The singular values do not depend on which SVD is chosen</w:t>
        </w:r>
      </w:ins>
      <w:ins w:id="3496" w:author="PR Preview" w:date="2026-01-01T00:00:00Z">
        <w:r>
          <w:t xml:space="preserve"> </w:t>
        </w:r>
      </w:ins>
      <w:ins w:id="3497" w:author="PR Preview" w:date="2026-01-01T00:00:00Z">
        <w:r>
          <w:t xml:space="preserve">[47, Ch. 12], pp. 371 and 378</w:t>
        </w:r>
      </w:ins>
      <w:ins w:id="3498" w:author="PR Preview" w:date="2026-01-01T00:00:00Z">
        <w:r>
          <w:t xml:space="preserve">.</w:t>
        </w:r>
      </w:ins>
    </w:p>
    <w:p>
      <w:pPr>
        <w:pStyle w:val="BodyText"/>
      </w:pPr>
      <w:ins w:id="3499" w:author="PR Preview" w:date="2026-01-01T00:00:00Z">
        <w:r>
          <w:t xml:space="preserve">For example, in</w:t>
        </w:r>
      </w:ins>
      <w:ins w:id="3500" w:author="PR Preview" w:date="2026-01-01T00:00:00Z">
        <w:r>
          <w:t xml:space="preserve"> </w:t>
        </w:r>
      </w:ins>
      <w:hyperlink w:anchor="exm-svd">
        <w:ins w:id="3501" w:author="PR Preview" w:date="2026-01-01T00:00:00Z">
          <w:r>
            <w:rPr>
              <w:rStyle w:val="Hyperlink"/>
            </w:rPr>
            <w:t xml:space="preserve">Example 153</w:t>
          </w:r>
        </w:ins>
      </w:hyperlink>
      <w:ins w:id="3502" w:author="PR Preview" w:date="2026-01-01T00:00:00Z">
        <w:r>
          <w:t xml:space="preserve">,</w:t>
        </w:r>
      </w:ins>
      <w:ins w:id="3503" w:author="PR Preview" w:date="2026-01-01T00:00:00Z">
        <w:r>
          <w:t xml:space="preserve"> </w:t>
        </w:r>
      </w:ins>
      <w:ins w:id="3504" w:author="PR Preview" w:date="2026-01-01T00:00:00Z">
        <w:r>
          <w:t xml:space="preserve">multiplying the first columns of</w:t>
        </w:r>
      </w:ins>
      <w:ins w:id="3505" w:author="PR Preview" w:date="2026-01-01T00:00:00Z">
        <w:r>
          <w:t xml:space="preserve"> </w:t>
        </w:r>
      </w:ins>
      <m:oMath>
        <m:r>
          <m:rPr>
            <m:sty m:val="bi"/>
          </m:rPr>
          <m:t>U</m:t>
        </m:r>
      </m:oMath>
      <w:ins w:id="3506" w:author="PR Preview" w:date="2026-01-01T00:00:00Z">
        <w:r>
          <w:t xml:space="preserve"> </w:t>
        </w:r>
      </w:ins>
      <w:ins w:id="3507" w:author="PR Preview" w:date="2026-01-01T00:00:00Z">
        <w:r>
          <w:t xml:space="preserve">and</w:t>
        </w:r>
      </w:ins>
      <w:ins w:id="3508" w:author="PR Preview" w:date="2026-01-01T00:00:00Z">
        <w:r>
          <w:t xml:space="preserve"> </w:t>
        </w:r>
      </w:ins>
      <m:oMath>
        <m:r>
          <m:rPr>
            <m:sty m:val="bi"/>
          </m:rPr>
          <m:t>V</m:t>
        </m:r>
      </m:oMath>
      <w:ins w:id="3509" w:author="PR Preview" w:date="2026-01-01T00:00:00Z">
        <w:r>
          <w:t xml:space="preserve"> </w:t>
        </w:r>
      </w:ins>
      <w:ins w:id="3510" w:author="PR Preview" w:date="2026-01-01T00:00:00Z">
        <w:r>
          <w:t xml:space="preserve">by</w:t>
        </w:r>
      </w:ins>
      <w:ins w:id="3511" w:author="PR Preview" w:date="2026-01-01T00:00:00Z">
        <w:r>
          <w:t xml:space="preserve"> </w:t>
        </w:r>
      </w:ins>
      <m:oMath>
        <m:r>
          <m:rPr>
            <m:sty m:val="p"/>
          </m:rPr>
          <m:t>−</m:t>
        </m:r>
        <m:r>
          <m:t>1</m:t>
        </m:r>
      </m:oMath>
      <w:ins w:id="3512" w:author="PR Preview" w:date="2026-01-01T00:00:00Z">
        <w:r>
          <w:t xml:space="preserve"> </w:t>
        </w:r>
      </w:ins>
      <w:ins w:id="3513" w:author="PR Preview" w:date="2026-01-01T00:00:00Z">
        <w:r>
          <w:t xml:space="preserve">gives</w:t>
        </w:r>
      </w:ins>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10"/>
    <w:bookmarkStart w:id="511" w:name="rem-svd-zero-singular-values"/>
    <w:p>
      <w:pPr>
        <w:pStyle w:val="BodyText"/>
      </w:pPr>
      <w:del w:id="3514" w:author="PR Preview" w:date="2026-01-01T00:00:00Z">
        <w:r>
          <w:rPr>
            <w:i/>
            <w:iCs/>
          </w:rPr>
          <w:delText xml:space="preserve">Remark 43</w:delText>
        </w:r>
      </w:del>
      <w:del w:id="3515" w:author="PR Preview" w:date="2026-01-01T00:00:00Z">
        <w:r>
          <w:delText xml:space="preserve"> (Counting zero singular values). </w:delText>
        </w:r>
      </w:del>
      <w:del w:id="3516" w:author="PR Preview" w:date="2026-01-01T00:00:00Z">
        <w:r>
          <w:delText xml:space="preserve">Some texts, and R’s</w:delText>
        </w:r>
      </w:del>
      <w:del w:id="3517" w:author="PR Preview" w:date="2026-01-01T00:00:00Z">
        <w:r>
          <w:delText xml:space="preserve"> </w:delText>
        </w:r>
      </w:del>
      <w:del w:id="3518" w:author="PR Preview" w:date="2026-01-01T00:00:00Z">
        <w:r>
          <w:rPr>
            <w:rStyle w:val="VerbatimChar"/>
          </w:rPr>
          <w:delText xml:space="preserve">svd()</w:delText>
        </w:r>
      </w:del>
      <w:del w:id="3519" w:author="PR Preview" w:date="2026-01-01T00:00:00Z">
        <w:r>
          <w:delText xml:space="preserve">,</w:delText>
        </w:r>
      </w:del>
      <w:del w:id="3520" w:author="PR Preview" w:date="2026-01-01T00:00:00Z">
        <w:r>
          <w:delText xml:space="preserve"> </w:delText>
        </w:r>
      </w:del>
      <w:del w:id="3521" w:author="PR Preview" w:date="2026-01-01T00:00:00Z">
        <w:r>
          <w:delText xml:space="preserve">also count</w:delText>
        </w:r>
      </w:del>
      <w:del w:id="3522" w:author="PR Preview" w:date="2026-01-01T00:00:00Z">
        <w:r>
          <w:delText xml:space="preserve"> </w:delText>
        </w:r>
      </w:del>
      <m:oMath>
        <m:r>
          <m:rPr>
            <m:sty m:val="p"/>
          </m:rPr>
          <m:t>min</m:t>
        </m:r>
        <m:r>
          <m:rPr>
            <m:sty m:val="p"/>
          </m:rPr>
          <m:t>(</m:t>
        </m:r>
        <m:r>
          <m:t>n</m:t>
        </m:r>
        <m:r>
          <m:rPr>
            <m:sty m:val="p"/>
          </m:rPr>
          <m:t>,</m:t>
        </m:r>
        <m:r>
          <m:t>p</m:t>
        </m:r>
        <m:r>
          <m:rPr>
            <m:sty m:val="p"/>
          </m:rPr>
          <m:t>)</m:t>
        </m:r>
        <m:r>
          <m:rPr>
            <m:sty m:val="p"/>
          </m:rPr>
          <m:t>−</m:t>
        </m:r>
        <m:r>
          <m:t>r</m:t>
        </m:r>
      </m:oMath>
      <w:del w:id="3523" w:author="PR Preview" w:date="2026-01-01T00:00:00Z">
        <w:r>
          <w:delText xml:space="preserve"> </w:delText>
        </w:r>
      </w:del>
      <w:del w:id="3524" w:author="PR Preview" w:date="2026-01-01T00:00:00Z">
        <w:r>
          <w:delText xml:space="preserve">singular values equal to</w:delText>
        </w:r>
      </w:del>
      <w:del w:id="3525" w:author="PR Preview" w:date="2026-01-01T00:00:00Z">
        <w:r>
          <w:delText xml:space="preserve"> </w:delText>
        </w:r>
      </w:del>
      <m:oMath>
        <m:r>
          <m:t>0</m:t>
        </m:r>
      </m:oMath>
      <w:del w:id="3526" w:author="PR Preview" w:date="2026-01-01T00:00:00Z">
        <w:r>
          <w:delText xml:space="preserve">,</w:delText>
        </w:r>
      </w:del>
      <w:del w:id="3527" w:author="PR Preview" w:date="2026-01-01T00:00:00Z">
        <w:r>
          <w:delText xml:space="preserve"> </w:delText>
        </w:r>
      </w:del>
      <w:del w:id="3528" w:author="PR Preview" w:date="2026-01-01T00:00:00Z">
        <w:r>
          <w:delText xml:space="preserve">so that every</w:delText>
        </w:r>
      </w:del>
      <w:del w:id="3529" w:author="PR Preview" w:date="2026-01-01T00:00:00Z">
        <w:r>
          <w:delText xml:space="preserve"> </w:delText>
        </w:r>
      </w:del>
      <m:oMath>
        <m:r>
          <m:t>n</m:t>
        </m:r>
        <m:r>
          <m:rPr>
            <m:sty m:val="p"/>
          </m:rPr>
          <m:t>×</m:t>
        </m:r>
        <m:r>
          <m:t>p</m:t>
        </m:r>
      </m:oMath>
      <w:del w:id="3530" w:author="PR Preview" w:date="2026-01-01T00:00:00Z">
        <w:r>
          <w:delText xml:space="preserve"> </w:delText>
        </w:r>
      </w:del>
      <w:del w:id="3531" w:author="PR Preview" w:date="2026-01-01T00:00:00Z">
        <w:r>
          <w:delText xml:space="preserve">matrix has</w:delText>
        </w:r>
      </w:del>
      <w:del w:id="3532" w:author="PR Preview" w:date="2026-01-01T00:00:00Z">
        <w:r>
          <w:delText xml:space="preserve"> </w:delText>
        </w:r>
      </w:del>
      <m:oMath>
        <m:r>
          <m:rPr>
            <m:sty m:val="p"/>
          </m:rPr>
          <m:t>min</m:t>
        </m:r>
        <m:r>
          <m:rPr>
            <m:sty m:val="p"/>
          </m:rPr>
          <m:t>(</m:t>
        </m:r>
        <m:r>
          <m:t>n</m:t>
        </m:r>
        <m:r>
          <m:rPr>
            <m:sty m:val="p"/>
          </m:rPr>
          <m:t>,</m:t>
        </m:r>
        <m:r>
          <m:t>p</m:t>
        </m:r>
        <m:r>
          <m:rPr>
            <m:sty m:val="p"/>
          </m:rPr>
          <m:t>)</m:t>
        </m:r>
      </m:oMath>
      <w:del w:id="3533" w:author="PR Preview" w:date="2026-01-01T00:00:00Z">
        <w:r>
          <w:delText xml:space="preserve"> </w:delText>
        </w:r>
      </w:del>
      <w:del w:id="3534" w:author="PR Preview" w:date="2026-01-01T00:00:00Z">
        <w:r>
          <w:delText xml:space="preserve">singular values.</w:delText>
        </w:r>
      </w:del>
    </w:p>
    <w:p>
      <w:pPr>
        <w:pStyle w:val="BodyText"/>
      </w:pPr>
      <w:ins w:id="3535" w:author="PR Preview" w:date="2026-01-01T00:00:00Z">
        <w:r>
          <w:rPr>
            <w:i/>
            <w:iCs/>
          </w:rPr>
          <w:t xml:space="preserve">Remark 44</w:t>
        </w:r>
      </w:ins>
      <w:ins w:id="3536" w:author="PR Preview" w:date="2026-01-01T00:00:00Z">
        <w:r>
          <w:t xml:space="preserve"> (Counting zero singular values). </w:t>
        </w:r>
      </w:ins>
      <w:ins w:id="3537" w:author="PR Preview" w:date="2026-01-01T00:00:00Z">
        <w:r>
          <w:t xml:space="preserve">Some texts, and R’s</w:t>
        </w:r>
      </w:ins>
      <w:ins w:id="3538" w:author="PR Preview" w:date="2026-01-01T00:00:00Z">
        <w:r>
          <w:t xml:space="preserve"> </w:t>
        </w:r>
      </w:ins>
      <w:ins w:id="3539" w:author="PR Preview" w:date="2026-01-01T00:00:00Z">
        <w:r>
          <w:rPr>
            <w:rStyle w:val="VerbatimChar"/>
          </w:rPr>
          <w:t xml:space="preserve">svd()</w:t>
        </w:r>
      </w:ins>
      <w:ins w:id="3540" w:author="PR Preview" w:date="2026-01-01T00:00:00Z">
        <w:r>
          <w:t xml:space="preserve">,</w:t>
        </w:r>
      </w:ins>
      <w:ins w:id="3541" w:author="PR Preview" w:date="2026-01-01T00:00:00Z">
        <w:r>
          <w:t xml:space="preserve"> </w:t>
        </w:r>
      </w:ins>
      <w:ins w:id="3542" w:author="PR Preview" w:date="2026-01-01T00:00:00Z">
        <w:r>
          <w:t xml:space="preserve">also count</w:t>
        </w:r>
      </w:ins>
      <w:ins w:id="3543" w:author="PR Preview" w:date="2026-01-01T00:00:00Z">
        <w:r>
          <w:t xml:space="preserve"> </w:t>
        </w:r>
      </w:ins>
      <m:oMath>
        <m:r>
          <m:rPr>
            <m:sty m:val="p"/>
          </m:rPr>
          <m:t>min</m:t>
        </m:r>
        <m:r>
          <m:rPr>
            <m:sty m:val="p"/>
          </m:rPr>
          <m:t>(</m:t>
        </m:r>
        <m:r>
          <m:t>n</m:t>
        </m:r>
        <m:r>
          <m:rPr>
            <m:sty m:val="p"/>
          </m:rPr>
          <m:t>,</m:t>
        </m:r>
        <m:r>
          <m:t>p</m:t>
        </m:r>
        <m:r>
          <m:rPr>
            <m:sty m:val="p"/>
          </m:rPr>
          <m:t>)</m:t>
        </m:r>
        <m:r>
          <m:rPr>
            <m:sty m:val="p"/>
          </m:rPr>
          <m:t>−</m:t>
        </m:r>
        <m:r>
          <m:t>r</m:t>
        </m:r>
      </m:oMath>
      <w:ins w:id="3544" w:author="PR Preview" w:date="2026-01-01T00:00:00Z">
        <w:r>
          <w:t xml:space="preserve"> </w:t>
        </w:r>
      </w:ins>
      <w:ins w:id="3545" w:author="PR Preview" w:date="2026-01-01T00:00:00Z">
        <w:r>
          <w:t xml:space="preserve">singular values equal to</w:t>
        </w:r>
      </w:ins>
      <w:ins w:id="3546" w:author="PR Preview" w:date="2026-01-01T00:00:00Z">
        <w:r>
          <w:t xml:space="preserve"> </w:t>
        </w:r>
      </w:ins>
      <m:oMath>
        <m:r>
          <m:t>0</m:t>
        </m:r>
      </m:oMath>
      <w:ins w:id="3547" w:author="PR Preview" w:date="2026-01-01T00:00:00Z">
        <w:r>
          <w:t xml:space="preserve">,</w:t>
        </w:r>
      </w:ins>
      <w:ins w:id="3548" w:author="PR Preview" w:date="2026-01-01T00:00:00Z">
        <w:r>
          <w:t xml:space="preserve"> </w:t>
        </w:r>
      </w:ins>
      <w:ins w:id="3549" w:author="PR Preview" w:date="2026-01-01T00:00:00Z">
        <w:r>
          <w:t xml:space="preserve">so that every</w:t>
        </w:r>
      </w:ins>
      <w:ins w:id="3550" w:author="PR Preview" w:date="2026-01-01T00:00:00Z">
        <w:r>
          <w:t xml:space="preserve"> </w:t>
        </w:r>
      </w:ins>
      <m:oMath>
        <m:r>
          <m:t>n</m:t>
        </m:r>
        <m:r>
          <m:rPr>
            <m:sty m:val="p"/>
          </m:rPr>
          <m:t>×</m:t>
        </m:r>
        <m:r>
          <m:t>p</m:t>
        </m:r>
      </m:oMath>
      <w:ins w:id="3551" w:author="PR Preview" w:date="2026-01-01T00:00:00Z">
        <w:r>
          <w:t xml:space="preserve"> </w:t>
        </w:r>
      </w:ins>
      <w:ins w:id="3552" w:author="PR Preview" w:date="2026-01-01T00:00:00Z">
        <w:r>
          <w:t xml:space="preserve">matrix has</w:t>
        </w:r>
      </w:ins>
      <w:ins w:id="3553" w:author="PR Preview" w:date="2026-01-01T00:00:00Z">
        <w:r>
          <w:t xml:space="preserve"> </w:t>
        </w:r>
      </w:ins>
      <m:oMath>
        <m:r>
          <m:rPr>
            <m:sty m:val="p"/>
          </m:rPr>
          <m:t>min</m:t>
        </m:r>
        <m:r>
          <m:rPr>
            <m:sty m:val="p"/>
          </m:rPr>
          <m:t>(</m:t>
        </m:r>
        <m:r>
          <m:t>n</m:t>
        </m:r>
        <m:r>
          <m:rPr>
            <m:sty m:val="p"/>
          </m:rPr>
          <m:t>,</m:t>
        </m:r>
        <m:r>
          <m:t>p</m:t>
        </m:r>
        <m:r>
          <m:rPr>
            <m:sty m:val="p"/>
          </m:rPr>
          <m:t>)</m:t>
        </m:r>
      </m:oMath>
      <w:ins w:id="3554" w:author="PR Preview" w:date="2026-01-01T00:00:00Z">
        <w:r>
          <w:t xml:space="preserve"> </w:t>
        </w:r>
      </w:ins>
      <w:ins w:id="3555" w:author="PR Preview" w:date="2026-01-01T00:00:00Z">
        <w:r>
          <w:t xml:space="preserve">singular values.</w:t>
        </w:r>
      </w:ins>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11"/>
    <w:bookmarkStart w:id="512"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1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13" w:name="exm-svd-evd"/>
    <w:p>
      <w:pPr>
        <w:pStyle w:val="BodyText"/>
      </w:pPr>
      <w:del w:id="3556" w:author="PR Preview" w:date="2026-01-01T00:00:00Z">
        <w:r>
          <w:rPr>
            <w:b/>
            <w:bCs/>
          </w:rPr>
          <w:delText xml:space="preserve">Example 153 (</w:delText>
        </w:r>
      </w:del>
      <m:oMath>
        <m:sSup>
          <m:e>
            <m:r>
              <m:rPr>
                <m:sty m:val="bi"/>
              </m:rPr>
              <m:t>A</m:t>
            </m:r>
          </m:e>
          <m:sup>
            <m:r>
              <m:rPr>
                <m:sty m:val="p"/>
              </m:rPr>
              <m:t>⊤</m:t>
            </m:r>
          </m:sup>
        </m:sSup>
        <m:r>
          <m:rPr>
            <m:sty m:val="bi"/>
          </m:rPr>
          <m:t>A</m:t>
        </m:r>
      </m:oMath>
      <w:del w:id="3557" w:author="PR Preview" w:date="2026-01-01T00:00:00Z">
        <w:r>
          <w:rPr>
            <w:b/>
            <w:bCs/>
          </w:rPr>
          <w:delText xml:space="preserve"> </w:delText>
        </w:r>
      </w:del>
      <w:del w:id="3558" w:author="PR Preview" w:date="2026-01-01T00:00:00Z">
        <w:r>
          <w:rPr>
            <w:b/>
            <w:bCs/>
          </w:rPr>
          <w:delText xml:space="preserve">for the matrix of the SVD example)</w:delText>
        </w:r>
      </w:del>
      <w:del w:id="3559" w:author="PR Preview" w:date="2026-01-01T00:00:00Z">
        <w:r>
          <w:delText xml:space="preserve"> </w:delText>
        </w:r>
      </w:del>
      <w:del w:id="3560" w:author="PR Preview" w:date="2026-01-01T00:00:00Z">
        <w:r>
          <w:delText xml:space="preserve">For</w:delText>
        </w:r>
      </w:del>
      <w:del w:id="3561" w:author="PR Preview" w:date="2026-01-01T00:00:00Z">
        <w:r>
          <w:delText xml:space="preserve"> </w:delText>
        </w:r>
      </w:del>
      <m:oMath>
        <m:r>
          <m:rPr>
            <m:sty m:val="bi"/>
          </m:rPr>
          <m:t>A</m:t>
        </m:r>
      </m:oMath>
      <w:del w:id="3562" w:author="PR Preview" w:date="2026-01-01T00:00:00Z">
        <w:r>
          <w:delText xml:space="preserve"> </w:delText>
        </w:r>
      </w:del>
      <w:del w:id="3563" w:author="PR Preview" w:date="2026-01-01T00:00:00Z">
        <w:r>
          <w:delText xml:space="preserve">in</w:delText>
        </w:r>
      </w:del>
      <w:del w:id="3564" w:author="PR Preview" w:date="2026-01-01T00:00:00Z">
        <w:r>
          <w:delText xml:space="preserve"> </w:delText>
        </w:r>
      </w:del>
      <w:hyperlink w:anchor="exm-svd">
        <w:del w:id="3565" w:author="PR Preview" w:date="2026-01-01T00:00:00Z">
          <w:r>
            <w:rPr>
              <w:rStyle w:val="Hyperlink"/>
            </w:rPr>
            <w:delText xml:space="preserve">Example 152</w:delText>
          </w:r>
        </w:del>
      </w:hyperlink>
      <w:del w:id="3566" w:author="PR Preview" w:date="2026-01-01T00:00:00Z">
        <w:r>
          <w:delText xml:space="preserve">:</w:delText>
        </w:r>
      </w:del>
    </w:p>
    <w:p>
      <w:pPr>
        <w:pStyle w:val="BodyText"/>
      </w:pPr>
      <w:ins w:id="3567" w:author="PR Preview" w:date="2026-01-01T00:00:00Z">
        <w:r>
          <w:rPr>
            <w:b/>
            <w:bCs/>
          </w:rPr>
          <w:t xml:space="preserve">Example 154 (</w:t>
        </w:r>
      </w:ins>
      <m:oMath>
        <m:sSup>
          <m:e>
            <m:r>
              <m:rPr>
                <m:sty m:val="bi"/>
              </m:rPr>
              <m:t>A</m:t>
            </m:r>
          </m:e>
          <m:sup>
            <m:r>
              <m:rPr>
                <m:sty m:val="p"/>
              </m:rPr>
              <m:t>⊤</m:t>
            </m:r>
          </m:sup>
        </m:sSup>
        <m:r>
          <m:rPr>
            <m:sty m:val="bi"/>
          </m:rPr>
          <m:t>A</m:t>
        </m:r>
      </m:oMath>
      <w:ins w:id="3568" w:author="PR Preview" w:date="2026-01-01T00:00:00Z">
        <w:r>
          <w:rPr>
            <w:b/>
            <w:bCs/>
          </w:rPr>
          <w:t xml:space="preserve"> </w:t>
        </w:r>
      </w:ins>
      <w:ins w:id="3569" w:author="PR Preview" w:date="2026-01-01T00:00:00Z">
        <w:r>
          <w:rPr>
            <w:b/>
            <w:bCs/>
          </w:rPr>
          <w:t xml:space="preserve">for the matrix of the SVD example)</w:t>
        </w:r>
      </w:ins>
      <w:ins w:id="3570" w:author="PR Preview" w:date="2026-01-01T00:00:00Z">
        <w:r>
          <w:t xml:space="preserve"> </w:t>
        </w:r>
      </w:ins>
      <w:ins w:id="3571" w:author="PR Preview" w:date="2026-01-01T00:00:00Z">
        <w:r>
          <w:t xml:space="preserve">For</w:t>
        </w:r>
      </w:ins>
      <w:ins w:id="3572" w:author="PR Preview" w:date="2026-01-01T00:00:00Z">
        <w:r>
          <w:t xml:space="preserve"> </w:t>
        </w:r>
      </w:ins>
      <m:oMath>
        <m:r>
          <m:rPr>
            <m:sty m:val="bi"/>
          </m:rPr>
          <m:t>A</m:t>
        </m:r>
      </m:oMath>
      <w:ins w:id="3573" w:author="PR Preview" w:date="2026-01-01T00:00:00Z">
        <w:r>
          <w:t xml:space="preserve"> </w:t>
        </w:r>
      </w:ins>
      <w:ins w:id="3574" w:author="PR Preview" w:date="2026-01-01T00:00:00Z">
        <w:r>
          <w:t xml:space="preserve">in</w:t>
        </w:r>
      </w:ins>
      <w:ins w:id="3575" w:author="PR Preview" w:date="2026-01-01T00:00:00Z">
        <w:r>
          <w:t xml:space="preserve"> </w:t>
        </w:r>
      </w:ins>
      <w:hyperlink w:anchor="exm-svd">
        <w:ins w:id="3576" w:author="PR Preview" w:date="2026-01-01T00:00:00Z">
          <w:r>
            <w:rPr>
              <w:rStyle w:val="Hyperlink"/>
            </w:rPr>
            <w:t xml:space="preserve">Example 153</w:t>
          </w:r>
        </w:ins>
      </w:hyperlink>
      <w:ins w:id="3577"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13"/>
    <w:bookmarkStart w:id="514" w:name="rem-svd-from-evd"/>
    <w:p>
      <w:pPr>
        <w:pStyle w:val="FirstParagraph"/>
      </w:pPr>
      <w:del w:id="3578" w:author="PR Preview" w:date="2026-01-01T00:00:00Z">
        <w:r>
          <w:rPr>
            <w:i/>
            <w:iCs/>
          </w:rPr>
          <w:delText xml:space="preserve">Remark 44</w:delText>
        </w:r>
      </w:del>
      <w:del w:id="3579" w:author="PR Preview" w:date="2026-01-01T00:00:00Z">
        <w:r>
          <w:delText xml:space="preserve"> (Building an SVD from an eigendecomposition). </w:delText>
        </w:r>
      </w:del>
      <w:hyperlink w:anchor="thm-svd-evd">
        <w:del w:id="3580" w:author="PR Preview" w:date="2026-01-01T00:00:00Z">
          <w:r>
            <w:rPr>
              <w:rStyle w:val="Hyperlink"/>
            </w:rPr>
            <w:delText xml:space="preserve">Theorem 82</w:delText>
          </w:r>
        </w:del>
      </w:hyperlink>
      <w:del w:id="3581" w:author="PR Preview" w:date="2026-01-01T00:00:00Z">
        <w:r>
          <w:delText xml:space="preserve"> </w:delText>
        </w:r>
      </w:del>
      <w:del w:id="3582" w:author="PR Preview" w:date="2026-01-01T00:00:00Z">
        <w:r>
          <w:delText xml:space="preserve">matches</w:delText>
        </w:r>
      </w:del>
      <w:del w:id="3583" w:author="PR Preview" w:date="2026-01-01T00:00:00Z">
        <w:r>
          <w:delText xml:space="preserve"> </w:delText>
        </w:r>
      </w:del>
      <w:del w:id="3584" w:author="PR Preview" w:date="2026-01-01T00:00:00Z">
        <w:r>
          <w:delText xml:space="preserve">Banerjee and Roy [47, Ch. 12], pp. 372-373</w:delText>
        </w:r>
      </w:del>
      <w:del w:id="3585" w:author="PR Preview" w:date="2026-01-01T00:00:00Z">
        <w:r>
          <w:delText xml:space="preserve">,</w:delText>
        </w:r>
      </w:del>
      <w:del w:id="3586" w:author="PR Preview" w:date="2026-01-01T00:00:00Z">
        <w:r>
          <w:delText xml:space="preserve"> </w:delText>
        </w:r>
      </w:del>
      <w:del w:id="3587" w:author="PR Preview" w:date="2026-01-01T00:00:00Z">
        <w:r>
          <w:delText xml:space="preserve">which works in the other direction:</w:delText>
        </w:r>
      </w:del>
      <w:del w:id="3588" w:author="PR Preview" w:date="2026-01-01T00:00:00Z">
        <w:r>
          <w:delText xml:space="preserve"> </w:delText>
        </w:r>
      </w:del>
      <w:del w:id="3589" w:author="PR Preview" w:date="2026-01-01T00:00:00Z">
        <w:r>
          <w:delText xml:space="preserve">it constructs an SVD from a spectral decomposition of</w:delText>
        </w:r>
      </w:del>
      <w:del w:id="3590" w:author="PR Preview" w:date="2026-01-01T00:00:00Z">
        <w:r>
          <w:delText xml:space="preserve"> </w:delText>
        </w:r>
      </w:del>
      <m:oMath>
        <m:sSup>
          <m:e>
            <m:r>
              <m:rPr>
                <m:sty m:val="bi"/>
              </m:rPr>
              <m:t>A</m:t>
            </m:r>
          </m:e>
          <m:sup>
            <m:r>
              <m:rPr>
                <m:sty m:val="p"/>
              </m:rPr>
              <m:t>⊤</m:t>
            </m:r>
          </m:sup>
        </m:sSup>
        <m:r>
          <m:rPr>
            <m:sty m:val="bi"/>
          </m:rPr>
          <m:t>A</m:t>
        </m:r>
      </m:oMath>
      <w:del w:id="3591" w:author="PR Preview" w:date="2026-01-01T00:00:00Z">
        <w:r>
          <w:delText xml:space="preserve"> </w:delText>
        </w:r>
      </w:del>
      <w:del w:id="3592" w:author="PR Preview" w:date="2026-01-01T00:00:00Z">
        <w:r>
          <w:delText xml:space="preserve">and sets</w:delText>
        </w:r>
      </w:del>
      <w:del w:id="3593" w:author="PR Preview" w:date="2026-01-01T00:00:00Z">
        <w:r>
          <w:delText xml:space="preserve"> </w:delText>
        </w:r>
      </w:del>
      <m:oMath>
        <m:sSub>
          <m:e>
            <m:r>
              <m:t>σ</m:t>
            </m:r>
          </m:e>
          <m:sub>
            <m:r>
              <m:t>i</m:t>
            </m:r>
          </m:sub>
        </m:sSub>
        <m:r>
          <m:rPr>
            <m:sty m:val="p"/>
          </m:rPr>
          <m:t>=</m:t>
        </m:r>
        <m:rad>
          <m:radPr>
            <m:degHide m:val="on"/>
          </m:radPr>
          <m:deg/>
          <m:e>
            <m:sSub>
              <m:e>
                <m:r>
                  <m:t>λ</m:t>
                </m:r>
              </m:e>
              <m:sub>
                <m:r>
                  <m:t>i</m:t>
                </m:r>
              </m:sub>
            </m:sSub>
          </m:e>
        </m:rad>
      </m:oMath>
      <w:del w:id="3594" w:author="PR Preview" w:date="2026-01-01T00:00:00Z">
        <w:r>
          <w:delText xml:space="preserve">.</w:delText>
        </w:r>
      </w:del>
    </w:p>
    <w:p>
      <w:pPr>
        <w:pStyle w:val="BodyText"/>
      </w:pPr>
      <w:del w:id="3595" w:author="PR Preview" w:date="2026-01-01T00:00:00Z">
        <w:r>
          <w:delText xml:space="preserve">For example, in</w:delText>
        </w:r>
      </w:del>
      <w:del w:id="3596" w:author="PR Preview" w:date="2026-01-01T00:00:00Z">
        <w:r>
          <w:delText xml:space="preserve"> </w:delText>
        </w:r>
      </w:del>
      <w:hyperlink w:anchor="exm-svd-evd">
        <w:del w:id="3597" w:author="PR Preview" w:date="2026-01-01T00:00:00Z">
          <w:r>
            <w:rPr>
              <w:rStyle w:val="Hyperlink"/>
            </w:rPr>
            <w:delText xml:space="preserve">Example 153</w:delText>
          </w:r>
        </w:del>
      </w:hyperlink>
      <w:del w:id="3598" w:author="PR Preview" w:date="2026-01-01T00:00:00Z">
        <w:r>
          <w:delText xml:space="preserve"> </w:delText>
        </w:r>
      </w:del>
      <w:del w:id="3599" w:author="PR Preview" w:date="2026-01-01T00:00:00Z">
        <w:r>
          <w:delText xml:space="preserve">the eigenvalues of</w:delText>
        </w:r>
      </w:del>
      <w:del w:id="3600" w:author="PR Preview" w:date="2026-01-01T00:00:00Z">
        <w:r>
          <w:delText xml:space="preserve"> </w:delText>
        </w:r>
      </w:del>
      <m:oMath>
        <m:sSup>
          <m:e>
            <m:r>
              <m:rPr>
                <m:sty m:val="bi"/>
              </m:rPr>
              <m:t>A</m:t>
            </m:r>
          </m:e>
          <m:sup>
            <m:r>
              <m:rPr>
                <m:sty m:val="p"/>
              </m:rPr>
              <m:t>⊤</m:t>
            </m:r>
          </m:sup>
        </m:sSup>
        <m:r>
          <m:rPr>
            <m:sty m:val="bi"/>
          </m:rPr>
          <m:t>A</m:t>
        </m:r>
      </m:oMath>
      <w:del w:id="3601" w:author="PR Preview" w:date="2026-01-01T00:00:00Z">
        <w:r>
          <w:delText xml:space="preserve"> </w:delText>
        </w:r>
      </w:del>
      <w:del w:id="3602" w:author="PR Preview" w:date="2026-01-01T00:00:00Z">
        <w:r>
          <w:delText xml:space="preserve">are</w:delText>
        </w:r>
      </w:del>
      <w:del w:id="3603" w:author="PR Preview" w:date="2026-01-01T00:00:00Z">
        <w:r>
          <w:delText xml:space="preserve"> </w:delText>
        </w:r>
      </w:del>
      <m:oMath>
        <m:r>
          <m:t>4</m:t>
        </m:r>
      </m:oMath>
      <w:del w:id="3604" w:author="PR Preview" w:date="2026-01-01T00:00:00Z">
        <w:r>
          <w:delText xml:space="preserve"> </w:delText>
        </w:r>
      </w:del>
      <w:del w:id="3605" w:author="PR Preview" w:date="2026-01-01T00:00:00Z">
        <w:r>
          <w:delText xml:space="preserve">and</w:delText>
        </w:r>
      </w:del>
      <w:del w:id="3606" w:author="PR Preview" w:date="2026-01-01T00:00:00Z">
        <w:r>
          <w:delText xml:space="preserve"> </w:delText>
        </w:r>
      </w:del>
      <m:oMath>
        <m:r>
          <m:t>2</m:t>
        </m:r>
      </m:oMath>
      <w:del w:id="3607" w:author="PR Preview" w:date="2026-01-01T00:00:00Z">
        <w:r>
          <w:delText xml:space="preserve">,</w:delText>
        </w:r>
      </w:del>
      <w:del w:id="3608" w:author="PR Preview" w:date="2026-01-01T00:00:00Z">
        <w:r>
          <w:delText xml:space="preserve"> </w:delText>
        </w:r>
      </w:del>
      <w:del w:id="3609" w:author="PR Preview" w:date="2026-01-01T00:00:00Z">
        <w:r>
          <w:delText xml:space="preserve">and</w:delText>
        </w:r>
      </w:del>
      <w:del w:id="3610" w:author="PR Preview" w:date="2026-01-01T00:00:00Z">
        <w:r>
          <w:delText xml:space="preserve"> </w:delText>
        </w:r>
      </w:del>
      <m:oMath>
        <m:rad>
          <m:radPr>
            <m:degHide m:val="on"/>
          </m:radPr>
          <m:deg/>
          <m:e>
            <m:r>
              <m:t>4</m:t>
            </m:r>
          </m:e>
        </m:rad>
        <m:r>
          <m:rPr>
            <m:sty m:val="p"/>
          </m:rPr>
          <m:t>=</m:t>
        </m:r>
        <m:r>
          <m:t>2</m:t>
        </m:r>
      </m:oMath>
      <w:del w:id="3611" w:author="PR Preview" w:date="2026-01-01T00:00:00Z">
        <w:r>
          <w:delText xml:space="preserve"> </w:delText>
        </w:r>
      </w:del>
      <w:del w:id="3612" w:author="PR Preview" w:date="2026-01-01T00:00:00Z">
        <w:r>
          <w:delText xml:space="preserve">and</w:delText>
        </w:r>
      </w:del>
      <w:del w:id="3613" w:author="PR Preview" w:date="2026-01-01T00:00:00Z">
        <w:r>
          <w:delText xml:space="preserve"> </w:delText>
        </w:r>
      </w:del>
      <m:oMath>
        <m:rad>
          <m:radPr>
            <m:degHide m:val="on"/>
          </m:radPr>
          <m:deg/>
          <m:e>
            <m:r>
              <m:t>2</m:t>
            </m:r>
          </m:e>
        </m:rad>
      </m:oMath>
      <w:del w:id="3614" w:author="PR Preview" w:date="2026-01-01T00:00:00Z">
        <w:r>
          <w:delText xml:space="preserve"> </w:delText>
        </w:r>
      </w:del>
      <w:del w:id="3615" w:author="PR Preview" w:date="2026-01-01T00:00:00Z">
        <w:r>
          <w:delText xml:space="preserve">are the singular values</w:delText>
        </w:r>
      </w:del>
      <w:del w:id="3616" w:author="PR Preview" w:date="2026-01-01T00:00:00Z">
        <w:r>
          <w:delText xml:space="preserve"> </w:delText>
        </w:r>
      </w:del>
      <m:oMath>
        <m:sSub>
          <m:e>
            <m:r>
              <m:t>σ</m:t>
            </m:r>
          </m:e>
          <m:sub>
            <m:r>
              <m:t>1</m:t>
            </m:r>
          </m:sub>
        </m:sSub>
      </m:oMath>
      <w:del w:id="3617" w:author="PR Preview" w:date="2026-01-01T00:00:00Z">
        <w:r>
          <w:delText xml:space="preserve"> </w:delText>
        </w:r>
      </w:del>
      <w:del w:id="3618" w:author="PR Preview" w:date="2026-01-01T00:00:00Z">
        <w:r>
          <w:delText xml:space="preserve">and</w:delText>
        </w:r>
      </w:del>
      <w:del w:id="3619" w:author="PR Preview" w:date="2026-01-01T00:00:00Z">
        <w:r>
          <w:delText xml:space="preserve"> </w:delText>
        </w:r>
      </w:del>
      <m:oMath>
        <m:sSub>
          <m:e>
            <m:r>
              <m:t>σ</m:t>
            </m:r>
          </m:e>
          <m:sub>
            <m:r>
              <m:t>2</m:t>
            </m:r>
          </m:sub>
        </m:sSub>
      </m:oMath>
      <w:del w:id="3620" w:author="PR Preview" w:date="2026-01-01T00:00:00Z">
        <w:r>
          <w:delText xml:space="preserve"> </w:delText>
        </w:r>
      </w:del>
      <w:del w:id="3621" w:author="PR Preview" w:date="2026-01-01T00:00:00Z">
        <w:r>
          <w:delText xml:space="preserve">of</w:delText>
        </w:r>
      </w:del>
      <w:del w:id="3622" w:author="PR Preview" w:date="2026-01-01T00:00:00Z">
        <w:r>
          <w:delText xml:space="preserve"> </w:delText>
        </w:r>
      </w:del>
      <m:oMath>
        <m:r>
          <m:rPr>
            <m:sty m:val="bi"/>
          </m:rPr>
          <m:t>A</m:t>
        </m:r>
      </m:oMath>
      <w:del w:id="3623" w:author="PR Preview" w:date="2026-01-01T00:00:00Z">
        <w:r>
          <w:delText xml:space="preserve"> </w:delText>
        </w:r>
      </w:del>
      <w:del w:id="3624" w:author="PR Preview" w:date="2026-01-01T00:00:00Z">
        <w:r>
          <w:delText xml:space="preserve">from</w:delText>
        </w:r>
      </w:del>
      <w:del w:id="3625" w:author="PR Preview" w:date="2026-01-01T00:00:00Z">
        <w:r>
          <w:delText xml:space="preserve"> </w:delText>
        </w:r>
      </w:del>
      <w:hyperlink w:anchor="exm-svd">
        <w:del w:id="3626" w:author="PR Preview" w:date="2026-01-01T00:00:00Z">
          <w:r>
            <w:rPr>
              <w:rStyle w:val="Hyperlink"/>
            </w:rPr>
            <w:delText xml:space="preserve">Example 152</w:delText>
          </w:r>
        </w:del>
      </w:hyperlink>
      <w:del w:id="3627" w:author="PR Preview" w:date="2026-01-01T00:00:00Z">
        <w:r>
          <w:delText xml:space="preserve">.</w:delText>
        </w:r>
      </w:del>
    </w:p>
    <w:p>
      <w:pPr>
        <w:pStyle w:val="FirstParagraph"/>
      </w:pPr>
      <w:ins w:id="3628" w:author="PR Preview" w:date="2026-01-01T00:00:00Z">
        <w:r>
          <w:rPr>
            <w:i/>
            <w:iCs/>
          </w:rPr>
          <w:t xml:space="preserve">Remark 45</w:t>
        </w:r>
      </w:ins>
      <w:ins w:id="3629" w:author="PR Preview" w:date="2026-01-01T00:00:00Z">
        <w:r>
          <w:t xml:space="preserve"> (Building an SVD from an eigendecomposition). </w:t>
        </w:r>
      </w:ins>
      <w:hyperlink w:anchor="thm-svd-evd">
        <w:ins w:id="3630" w:author="PR Preview" w:date="2026-01-01T00:00:00Z">
          <w:r>
            <w:rPr>
              <w:rStyle w:val="Hyperlink"/>
            </w:rPr>
            <w:t xml:space="preserve">Theorem 82</w:t>
          </w:r>
        </w:ins>
      </w:hyperlink>
      <w:ins w:id="3631" w:author="PR Preview" w:date="2026-01-01T00:00:00Z">
        <w:r>
          <w:t xml:space="preserve"> </w:t>
        </w:r>
      </w:ins>
      <w:ins w:id="3632" w:author="PR Preview" w:date="2026-01-01T00:00:00Z">
        <w:r>
          <w:t xml:space="preserve">matches</w:t>
        </w:r>
      </w:ins>
      <w:ins w:id="3633" w:author="PR Preview" w:date="2026-01-01T00:00:00Z">
        <w:r>
          <w:t xml:space="preserve"> </w:t>
        </w:r>
      </w:ins>
      <w:ins w:id="3634" w:author="PR Preview" w:date="2026-01-01T00:00:00Z">
        <w:r>
          <w:t xml:space="preserve">Banerjee and Roy [47, Ch. 12], pp. 372-373</w:t>
        </w:r>
      </w:ins>
      <w:ins w:id="3635" w:author="PR Preview" w:date="2026-01-01T00:00:00Z">
        <w:r>
          <w:t xml:space="preserve">,</w:t>
        </w:r>
      </w:ins>
      <w:ins w:id="3636" w:author="PR Preview" w:date="2026-01-01T00:00:00Z">
        <w:r>
          <w:t xml:space="preserve"> </w:t>
        </w:r>
      </w:ins>
      <w:ins w:id="3637" w:author="PR Preview" w:date="2026-01-01T00:00:00Z">
        <w:r>
          <w:t xml:space="preserve">which works in the other direction:</w:t>
        </w:r>
      </w:ins>
      <w:ins w:id="3638" w:author="PR Preview" w:date="2026-01-01T00:00:00Z">
        <w:r>
          <w:t xml:space="preserve"> </w:t>
        </w:r>
      </w:ins>
      <w:ins w:id="3639" w:author="PR Preview" w:date="2026-01-01T00:00:00Z">
        <w:r>
          <w:t xml:space="preserve">it constructs an SVD from a spectral decomposition of</w:t>
        </w:r>
      </w:ins>
      <w:ins w:id="3640" w:author="PR Preview" w:date="2026-01-01T00:00:00Z">
        <w:r>
          <w:t xml:space="preserve"> </w:t>
        </w:r>
      </w:ins>
      <m:oMath>
        <m:sSup>
          <m:e>
            <m:r>
              <m:rPr>
                <m:sty m:val="bi"/>
              </m:rPr>
              <m:t>A</m:t>
            </m:r>
          </m:e>
          <m:sup>
            <m:r>
              <m:rPr>
                <m:sty m:val="p"/>
              </m:rPr>
              <m:t>⊤</m:t>
            </m:r>
          </m:sup>
        </m:sSup>
        <m:r>
          <m:rPr>
            <m:sty m:val="bi"/>
          </m:rPr>
          <m:t>A</m:t>
        </m:r>
      </m:oMath>
      <w:ins w:id="3641" w:author="PR Preview" w:date="2026-01-01T00:00:00Z">
        <w:r>
          <w:t xml:space="preserve"> </w:t>
        </w:r>
      </w:ins>
      <w:ins w:id="3642" w:author="PR Preview" w:date="2026-01-01T00:00:00Z">
        <w:r>
          <w:t xml:space="preserve">and sets</w:t>
        </w:r>
      </w:ins>
      <w:ins w:id="3643" w:author="PR Preview" w:date="2026-01-01T00:00:00Z">
        <w:r>
          <w:t xml:space="preserve"> </w:t>
        </w:r>
      </w:ins>
      <m:oMath>
        <m:sSub>
          <m:e>
            <m:r>
              <m:t>σ</m:t>
            </m:r>
          </m:e>
          <m:sub>
            <m:r>
              <m:t>i</m:t>
            </m:r>
          </m:sub>
        </m:sSub>
        <m:r>
          <m:rPr>
            <m:sty m:val="p"/>
          </m:rPr>
          <m:t>=</m:t>
        </m:r>
        <m:rad>
          <m:radPr>
            <m:degHide m:val="on"/>
          </m:radPr>
          <m:deg/>
          <m:e>
            <m:sSub>
              <m:e>
                <m:r>
                  <m:t>λ</m:t>
                </m:r>
              </m:e>
              <m:sub>
                <m:r>
                  <m:t>i</m:t>
                </m:r>
              </m:sub>
            </m:sSub>
          </m:e>
        </m:rad>
      </m:oMath>
      <w:ins w:id="3644" w:author="PR Preview" w:date="2026-01-01T00:00:00Z">
        <w:r>
          <w:t xml:space="preserve">.</w:t>
        </w:r>
      </w:ins>
    </w:p>
    <w:p>
      <w:pPr>
        <w:pStyle w:val="BodyText"/>
      </w:pPr>
      <w:ins w:id="3645" w:author="PR Preview" w:date="2026-01-01T00:00:00Z">
        <w:r>
          <w:t xml:space="preserve">For example, in</w:t>
        </w:r>
      </w:ins>
      <w:ins w:id="3646" w:author="PR Preview" w:date="2026-01-01T00:00:00Z">
        <w:r>
          <w:t xml:space="preserve"> </w:t>
        </w:r>
      </w:ins>
      <w:hyperlink w:anchor="exm-svd-evd">
        <w:ins w:id="3647" w:author="PR Preview" w:date="2026-01-01T00:00:00Z">
          <w:r>
            <w:rPr>
              <w:rStyle w:val="Hyperlink"/>
            </w:rPr>
            <w:t xml:space="preserve">Example 154</w:t>
          </w:r>
        </w:ins>
      </w:hyperlink>
      <w:ins w:id="3648" w:author="PR Preview" w:date="2026-01-01T00:00:00Z">
        <w:r>
          <w:t xml:space="preserve"> </w:t>
        </w:r>
      </w:ins>
      <w:ins w:id="3649" w:author="PR Preview" w:date="2026-01-01T00:00:00Z">
        <w:r>
          <w:t xml:space="preserve">the eigenvalues of</w:t>
        </w:r>
      </w:ins>
      <w:ins w:id="3650" w:author="PR Preview" w:date="2026-01-01T00:00:00Z">
        <w:r>
          <w:t xml:space="preserve"> </w:t>
        </w:r>
      </w:ins>
      <m:oMath>
        <m:sSup>
          <m:e>
            <m:r>
              <m:rPr>
                <m:sty m:val="bi"/>
              </m:rPr>
              <m:t>A</m:t>
            </m:r>
          </m:e>
          <m:sup>
            <m:r>
              <m:rPr>
                <m:sty m:val="p"/>
              </m:rPr>
              <m:t>⊤</m:t>
            </m:r>
          </m:sup>
        </m:sSup>
        <m:r>
          <m:rPr>
            <m:sty m:val="bi"/>
          </m:rPr>
          <m:t>A</m:t>
        </m:r>
      </m:oMath>
      <w:ins w:id="3651" w:author="PR Preview" w:date="2026-01-01T00:00:00Z">
        <w:r>
          <w:t xml:space="preserve"> </w:t>
        </w:r>
      </w:ins>
      <w:ins w:id="3652" w:author="PR Preview" w:date="2026-01-01T00:00:00Z">
        <w:r>
          <w:t xml:space="preserve">are</w:t>
        </w:r>
      </w:ins>
      <w:ins w:id="3653" w:author="PR Preview" w:date="2026-01-01T00:00:00Z">
        <w:r>
          <w:t xml:space="preserve"> </w:t>
        </w:r>
      </w:ins>
      <m:oMath>
        <m:r>
          <m:t>4</m:t>
        </m:r>
      </m:oMath>
      <w:ins w:id="3654" w:author="PR Preview" w:date="2026-01-01T00:00:00Z">
        <w:r>
          <w:t xml:space="preserve"> </w:t>
        </w:r>
      </w:ins>
      <w:ins w:id="3655" w:author="PR Preview" w:date="2026-01-01T00:00:00Z">
        <w:r>
          <w:t xml:space="preserve">and</w:t>
        </w:r>
      </w:ins>
      <w:ins w:id="3656" w:author="PR Preview" w:date="2026-01-01T00:00:00Z">
        <w:r>
          <w:t xml:space="preserve"> </w:t>
        </w:r>
      </w:ins>
      <m:oMath>
        <m:r>
          <m:t>2</m:t>
        </m:r>
      </m:oMath>
      <w:ins w:id="3657" w:author="PR Preview" w:date="2026-01-01T00:00:00Z">
        <w:r>
          <w:t xml:space="preserve">,</w:t>
        </w:r>
      </w:ins>
      <w:ins w:id="3658" w:author="PR Preview" w:date="2026-01-01T00:00:00Z">
        <w:r>
          <w:t xml:space="preserve"> </w:t>
        </w:r>
      </w:ins>
      <w:ins w:id="3659" w:author="PR Preview" w:date="2026-01-01T00:00:00Z">
        <w:r>
          <w:t xml:space="preserve">and</w:t>
        </w:r>
      </w:ins>
      <w:ins w:id="3660" w:author="PR Preview" w:date="2026-01-01T00:00:00Z">
        <w:r>
          <w:t xml:space="preserve"> </w:t>
        </w:r>
      </w:ins>
      <m:oMath>
        <m:rad>
          <m:radPr>
            <m:degHide m:val="on"/>
          </m:radPr>
          <m:deg/>
          <m:e>
            <m:r>
              <m:t>4</m:t>
            </m:r>
          </m:e>
        </m:rad>
        <m:r>
          <m:rPr>
            <m:sty m:val="p"/>
          </m:rPr>
          <m:t>=</m:t>
        </m:r>
        <m:r>
          <m:t>2</m:t>
        </m:r>
      </m:oMath>
      <w:ins w:id="3661" w:author="PR Preview" w:date="2026-01-01T00:00:00Z">
        <w:r>
          <w:t xml:space="preserve"> </w:t>
        </w:r>
      </w:ins>
      <w:ins w:id="3662" w:author="PR Preview" w:date="2026-01-01T00:00:00Z">
        <w:r>
          <w:t xml:space="preserve">and</w:t>
        </w:r>
      </w:ins>
      <w:ins w:id="3663" w:author="PR Preview" w:date="2026-01-01T00:00:00Z">
        <w:r>
          <w:t xml:space="preserve"> </w:t>
        </w:r>
      </w:ins>
      <m:oMath>
        <m:rad>
          <m:radPr>
            <m:degHide m:val="on"/>
          </m:radPr>
          <m:deg/>
          <m:e>
            <m:r>
              <m:t>2</m:t>
            </m:r>
          </m:e>
        </m:rad>
      </m:oMath>
      <w:ins w:id="3664" w:author="PR Preview" w:date="2026-01-01T00:00:00Z">
        <w:r>
          <w:t xml:space="preserve"> </w:t>
        </w:r>
      </w:ins>
      <w:ins w:id="3665" w:author="PR Preview" w:date="2026-01-01T00:00:00Z">
        <w:r>
          <w:t xml:space="preserve">are the singular values</w:t>
        </w:r>
      </w:ins>
      <w:ins w:id="3666" w:author="PR Preview" w:date="2026-01-01T00:00:00Z">
        <w:r>
          <w:t xml:space="preserve"> </w:t>
        </w:r>
      </w:ins>
      <m:oMath>
        <m:sSub>
          <m:e>
            <m:r>
              <m:t>σ</m:t>
            </m:r>
          </m:e>
          <m:sub>
            <m:r>
              <m:t>1</m:t>
            </m:r>
          </m:sub>
        </m:sSub>
      </m:oMath>
      <w:ins w:id="3667" w:author="PR Preview" w:date="2026-01-01T00:00:00Z">
        <w:r>
          <w:t xml:space="preserve"> </w:t>
        </w:r>
      </w:ins>
      <w:ins w:id="3668" w:author="PR Preview" w:date="2026-01-01T00:00:00Z">
        <w:r>
          <w:t xml:space="preserve">and</w:t>
        </w:r>
      </w:ins>
      <w:ins w:id="3669" w:author="PR Preview" w:date="2026-01-01T00:00:00Z">
        <w:r>
          <w:t xml:space="preserve"> </w:t>
        </w:r>
      </w:ins>
      <m:oMath>
        <m:sSub>
          <m:e>
            <m:r>
              <m:t>σ</m:t>
            </m:r>
          </m:e>
          <m:sub>
            <m:r>
              <m:t>2</m:t>
            </m:r>
          </m:sub>
        </m:sSub>
      </m:oMath>
      <w:ins w:id="3670" w:author="PR Preview" w:date="2026-01-01T00:00:00Z">
        <w:r>
          <w:t xml:space="preserve"> </w:t>
        </w:r>
      </w:ins>
      <w:ins w:id="3671" w:author="PR Preview" w:date="2026-01-01T00:00:00Z">
        <w:r>
          <w:t xml:space="preserve">of</w:t>
        </w:r>
      </w:ins>
      <w:ins w:id="3672" w:author="PR Preview" w:date="2026-01-01T00:00:00Z">
        <w:r>
          <w:t xml:space="preserve"> </w:t>
        </w:r>
      </w:ins>
      <m:oMath>
        <m:r>
          <m:rPr>
            <m:sty m:val="bi"/>
          </m:rPr>
          <m:t>A</m:t>
        </m:r>
      </m:oMath>
      <w:ins w:id="3673" w:author="PR Preview" w:date="2026-01-01T00:00:00Z">
        <w:r>
          <w:t xml:space="preserve"> </w:t>
        </w:r>
      </w:ins>
      <w:ins w:id="3674" w:author="PR Preview" w:date="2026-01-01T00:00:00Z">
        <w:r>
          <w:t xml:space="preserve">from</w:t>
        </w:r>
      </w:ins>
      <w:ins w:id="3675" w:author="PR Preview" w:date="2026-01-01T00:00:00Z">
        <w:r>
          <w:t xml:space="preserve"> </w:t>
        </w:r>
      </w:ins>
      <w:hyperlink w:anchor="exm-svd">
        <w:ins w:id="3676" w:author="PR Preview" w:date="2026-01-01T00:00:00Z">
          <w:r>
            <w:rPr>
              <w:rStyle w:val="Hyperlink"/>
            </w:rPr>
            <w:t xml:space="preserve">Example 153</w:t>
          </w:r>
        </w:ins>
      </w:hyperlink>
      <w:ins w:id="3677" w:author="PR Preview" w:date="2026-01-01T00:00:00Z">
        <w:r>
          <w:t xml:space="preserve">.</w:t>
        </w:r>
      </w:ins>
    </w:p>
    <w:bookmarkEnd w:id="514"/>
    <w:bookmarkEnd w:id="515"/>
    <w:bookmarkStart w:id="536" w:name="definite-matrices"/>
    <w:p>
      <w:pPr>
        <w:pStyle w:val="Heading2"/>
      </w:pPr>
      <w:r>
        <w:t xml:space="preserve">18 Definite Matrices</w:t>
      </w:r>
    </w:p>
    <w:bookmarkStart w:id="516"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6"/>
    <w:bookmarkStart w:id="517" w:name="exm-positive-semidefinite"/>
    <w:p>
      <w:pPr>
        <w:pStyle w:val="FirstParagraph"/>
      </w:pPr>
      <w:del w:id="3678" w:author="PR Preview" w:date="2026-01-01T00:00:00Z">
        <w:r>
          <w:rPr>
            <w:b/>
            <w:bCs/>
          </w:rPr>
          <w:delText xml:space="preserve">Example 154 (A positive semidefinite matrix)</w:delText>
        </w:r>
      </w:del>
      <w:del w:id="3679" w:author="PR Preview" w:date="2026-01-01T00:00:00Z">
        <w:r>
          <w:delText xml:space="preserve"> </w:delText>
        </w:r>
      </w:del>
      <w:del w:id="3680" w:author="PR Preview" w:date="2026-01-01T00:00:00Z">
        <w:r>
          <w:delText xml:space="preserve">Let</w:delText>
        </w:r>
      </w:del>
      <w:del w:id="368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682" w:author="PR Preview" w:date="2026-01-01T00:00:00Z">
        <w:r>
          <w:delText xml:space="preserve">,</w:delText>
        </w:r>
      </w:del>
      <w:del w:id="3683" w:author="PR Preview" w:date="2026-01-01T00:00:00Z">
        <w:r>
          <w:delText xml:space="preserve"> </w:delText>
        </w:r>
      </w:del>
      <w:del w:id="3684" w:author="PR Preview" w:date="2026-01-01T00:00:00Z">
        <w:r>
          <w:delText xml:space="preserve">which is symmetric.</w:delText>
        </w:r>
      </w:del>
      <w:del w:id="3685" w:author="PR Preview" w:date="2026-01-01T00:00:00Z">
        <w:r>
          <w:delText xml:space="preserve"> </w:delText>
        </w:r>
      </w:del>
      <w:del w:id="3686" w:author="PR Preview" w:date="2026-01-01T00:00:00Z">
        <w:r>
          <w:delText xml:space="preserve">For any</w:delText>
        </w:r>
      </w:del>
      <w:del w:id="3687" w:author="PR Preview" w:date="2026-01-01T00:00:00Z">
        <w:r>
          <w:delText xml:space="preserve"> </w:delText>
        </w:r>
      </w:del>
      <w:del w:id="3688" w:author="PR Preview" w:date="2026-01-01T00:00:00Z">
        <w:r>
          <w:delText xml:space="preserve">$\mathord{\smash[b]{\underset{\raise.3ex\hbox{$\scriptstyle\sim$}}{x}}\vphantom{x}}= (x_1, x_2)$</w:delText>
        </w:r>
      </w:del>
      <w:del w:id="3689" w:author="PR Preview" w:date="2026-01-01T00:00:00Z">
        <w:r>
          <w:delText xml:space="preserve">:</w:delText>
        </w:r>
      </w:del>
    </w:p>
    <w:p>
      <w:pPr>
        <w:pStyle w:val="FirstParagraph"/>
      </w:pPr>
      <w:ins w:id="3690" w:author="PR Preview" w:date="2026-01-01T00:00:00Z">
        <w:r>
          <w:rPr>
            <w:b/>
            <w:bCs/>
          </w:rPr>
          <w:t xml:space="preserve">Example 155 (A positive semidefinite matrix)</w:t>
        </w:r>
      </w:ins>
      <w:ins w:id="3691" w:author="PR Preview" w:date="2026-01-01T00:00:00Z">
        <w:r>
          <w:t xml:space="preserve"> </w:t>
        </w:r>
      </w:ins>
      <w:ins w:id="3692" w:author="PR Preview" w:date="2026-01-01T00:00:00Z">
        <w:r>
          <w:t xml:space="preserve">Let</w:t>
        </w:r>
      </w:ins>
      <w:ins w:id="3693"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694" w:author="PR Preview" w:date="2026-01-01T00:00:00Z">
        <w:r>
          <w:t xml:space="preserve">,</w:t>
        </w:r>
      </w:ins>
      <w:ins w:id="3695" w:author="PR Preview" w:date="2026-01-01T00:00:00Z">
        <w:r>
          <w:t xml:space="preserve"> </w:t>
        </w:r>
      </w:ins>
      <w:ins w:id="3696" w:author="PR Preview" w:date="2026-01-01T00:00:00Z">
        <w:r>
          <w:t xml:space="preserve">which is symmetric.</w:t>
        </w:r>
      </w:ins>
      <w:ins w:id="3697" w:author="PR Preview" w:date="2026-01-01T00:00:00Z">
        <w:r>
          <w:t xml:space="preserve"> </w:t>
        </w:r>
      </w:ins>
      <w:ins w:id="3698" w:author="PR Preview" w:date="2026-01-01T00:00:00Z">
        <w:r>
          <w:t xml:space="preserve">For any</w:t>
        </w:r>
      </w:ins>
      <w:ins w:id="3699" w:author="PR Preview" w:date="2026-01-01T00:00:00Z">
        <w:r>
          <w:t xml:space="preserve"> </w:t>
        </w:r>
      </w:ins>
      <w:ins w:id="3700" w:author="PR Preview" w:date="2026-01-01T00:00:00Z">
        <w:r>
          <w:t xml:space="preserve">$\mathord{\smash[b]{\underset{\raise.3ex\hbox{$\scriptstyle\sim$}}{x}}\vphantom{x}}= (x_1, x_2)$</w:t>
        </w:r>
      </w:ins>
      <w:ins w:id="3701" w:author="PR Preview" w:date="2026-01-01T00:00:00Z">
        <w:r>
          <w:t xml:space="preserve">:</w:t>
        </w:r>
      </w:ins>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7"/>
    <w:bookmarkStart w:id="518"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8"/>
    <w:bookmarkStart w:id="519" w:name="exm-positive-definite"/>
    <w:p>
      <w:pPr>
        <w:pStyle w:val="FirstParagraph"/>
      </w:pPr>
      <w:del w:id="3702" w:author="PR Preview" w:date="2026-01-01T00:00:00Z">
        <w:r>
          <w:rPr>
            <w:b/>
            <w:bCs/>
          </w:rPr>
          <w:delText xml:space="preserve">Example 155 (Positive definite, semidefinite, and neither)</w:delText>
        </w:r>
      </w:del>
      <w:del w:id="3703" w:author="PR Preview" w:date="2026-01-01T00:00:00Z">
        <w:r>
          <w:delText xml:space="preserve"> </w:delText>
        </w:r>
      </w:del>
      <w:del w:id="3704" w:author="PR Preview" w:date="2026-01-01T00:00:00Z">
        <w:r>
          <w:delText xml:space="preserve"> </w:delText>
        </w:r>
      </w:del>
    </w:p>
    <w:p>
      <w:pPr>
        <w:pStyle w:val="FirstParagraph"/>
      </w:pPr>
      <w:ins w:id="3705" w:author="PR Preview" w:date="2026-01-01T00:00:00Z">
        <w:r>
          <w:rPr>
            <w:b/>
            <w:bCs/>
          </w:rPr>
          <w:t xml:space="preserve">Example 156 (Positive definite, semidefinite, and neither)</w:t>
        </w:r>
      </w:ins>
      <w:ins w:id="3706" w:author="PR Preview" w:date="2026-01-01T00:00:00Z">
        <w:r>
          <w:t xml:space="preserve"> </w:t>
        </w:r>
      </w:ins>
      <w:ins w:id="3707" w:author="PR Preview" w:date="2026-01-01T00:00:00Z">
        <w:r>
          <w:t xml:space="preserve"> </w:t>
        </w:r>
      </w:ins>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708" w:author="PR Preview" w:date="2026-01-01T00:00:00Z">
        <w:r>
          <w:delText xml:space="preserve"> </w:delText>
        </w:r>
      </w:del>
      <w:del w:id="3709" w:author="PR Preview" w:date="2026-01-01T00:00:00Z">
        <w:r>
          <w:delText xml:space="preserve">from</w:delText>
        </w:r>
      </w:del>
      <w:del w:id="3710" w:author="PR Preview" w:date="2026-01-01T00:00:00Z">
        <w:r>
          <w:delText xml:space="preserve"> </w:delText>
        </w:r>
      </w:del>
      <w:hyperlink w:anchor="exm-positive-semidefinite">
        <w:del w:id="3711" w:author="PR Preview" w:date="2026-01-01T00:00:00Z">
          <w:r>
            <w:rPr>
              <w:rStyle w:val="Hyperlink"/>
            </w:rPr>
            <w:delText xml:space="preserve">Example 154</w:delText>
          </w:r>
        </w:del>
      </w:hyperlink>
      <w:del w:id="3712" w:author="PR Preview" w:date="2026-01-01T00:00:00Z">
        <w:r>
          <w:delText xml:space="preserve"> </w:delText>
        </w:r>
      </w:del>
      <w:del w:id="3713" w:author="PR Preview" w:date="2026-01-01T00:00:00Z">
        <w:r>
          <w:delText xml:space="preserve">is positive semidefinite</w:delText>
        </w:r>
      </w:del>
      <w:del w:id="3714" w:author="PR Preview" w:date="2026-01-01T00:00:00Z">
        <w:r>
          <w:delText xml:space="preserve"> </w:delText>
        </w:r>
      </w:del>
      <w:del w:id="3715" w:author="PR Preview" w:date="2026-01-01T00:00:00Z">
        <w:r>
          <w:delText xml:space="preserve">but not positive definite:</w:delText>
        </w:r>
      </w:del>
      <w:del w:id="3716" w:author="PR Preview" w:date="2026-01-01T00:00:00Z">
        <w:r>
          <w:delText xml:space="preserve"> </w:delText>
        </w:r>
      </w:del>
      <w:del w:id="3717" w:author="PR Preview" w:date="2026-01-01T00:00:00Z">
        <w:r>
          <w:delText xml:space="preserve">at</w:delText>
        </w:r>
      </w:del>
      <w:del w:id="3718" w:author="PR Preview" w:date="2026-01-01T00:00:00Z">
        <w:r>
          <w:delText xml:space="preserve"> </w:delText>
        </w:r>
      </w:del>
      <w:del w:id="3719" w:author="PR Preview" w:date="2026-01-01T00:00:00Z">
        <w:r>
          <w:delText xml:space="preserve">$\mathord{\smash[b]{\underset{\raise.3ex\hbox{$\scriptstyle\sim$}}{x}}\vphantom{x}}= (1, -1) \neq \mathord{\smash[b]{\underset{\raise.3ex\hbox{$\scriptstyle\sim$}}{0}}\vphantom{0}}$</w:delText>
        </w:r>
      </w:del>
      <w:del w:id="3720" w:author="PR Preview" w:date="2026-01-01T00:00:00Z">
        <w:r>
          <w:delText xml:space="preserve">,</w:delText>
        </w:r>
      </w:del>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721" w:author="PR Preview" w:date="2026-01-01T00:00:00Z">
        <w:r>
          <w:t xml:space="preserve"> </w:t>
        </w:r>
      </w:ins>
      <w:ins w:id="3722" w:author="PR Preview" w:date="2026-01-01T00:00:00Z">
        <w:r>
          <w:t xml:space="preserve">from</w:t>
        </w:r>
      </w:ins>
      <w:ins w:id="3723" w:author="PR Preview" w:date="2026-01-01T00:00:00Z">
        <w:r>
          <w:t xml:space="preserve"> </w:t>
        </w:r>
      </w:ins>
      <w:hyperlink w:anchor="exm-positive-semidefinite">
        <w:ins w:id="3724" w:author="PR Preview" w:date="2026-01-01T00:00:00Z">
          <w:r>
            <w:rPr>
              <w:rStyle w:val="Hyperlink"/>
            </w:rPr>
            <w:t xml:space="preserve">Example 155</w:t>
          </w:r>
        </w:ins>
      </w:hyperlink>
      <w:ins w:id="3725" w:author="PR Preview" w:date="2026-01-01T00:00:00Z">
        <w:r>
          <w:t xml:space="preserve"> </w:t>
        </w:r>
      </w:ins>
      <w:ins w:id="3726" w:author="PR Preview" w:date="2026-01-01T00:00:00Z">
        <w:r>
          <w:t xml:space="preserve">is positive semidefinite</w:t>
        </w:r>
      </w:ins>
      <w:ins w:id="3727" w:author="PR Preview" w:date="2026-01-01T00:00:00Z">
        <w:r>
          <w:t xml:space="preserve"> </w:t>
        </w:r>
      </w:ins>
      <w:ins w:id="3728" w:author="PR Preview" w:date="2026-01-01T00:00:00Z">
        <w:r>
          <w:t xml:space="preserve">but not positive definite:</w:t>
        </w:r>
      </w:ins>
      <w:ins w:id="3729" w:author="PR Preview" w:date="2026-01-01T00:00:00Z">
        <w:r>
          <w:t xml:space="preserve"> </w:t>
        </w:r>
      </w:ins>
      <w:ins w:id="3730" w:author="PR Preview" w:date="2026-01-01T00:00:00Z">
        <w:r>
          <w:t xml:space="preserve">at</w:t>
        </w:r>
      </w:ins>
      <w:ins w:id="3731" w:author="PR Preview" w:date="2026-01-01T00:00:00Z">
        <w:r>
          <w:t xml:space="preserve"> </w:t>
        </w:r>
      </w:ins>
      <w:ins w:id="3732" w:author="PR Preview" w:date="2026-01-01T00:00:00Z">
        <w:r>
          <w:t xml:space="preserve">$\mathord{\smash[b]{\underset{\raise.3ex\hbox{$\scriptstyle\sim$}}{x}}\vphantom{x}}= (1, -1) \neq \mathord{\smash[b]{\underset{\raise.3ex\hbox{$\scriptstyle\sim$}}{0}}\vphantom{0}}$</w:t>
        </w:r>
      </w:ins>
      <w:ins w:id="3733" w:author="PR Preview" w:date="2026-01-01T00:00:00Z">
        <w:r>
          <w:t xml:space="preserve">,</w:t>
        </w:r>
      </w:ins>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9"/>
    <w:bookmarkStart w:id="520" w:name="rem-positive-definite-symmetry"/>
    <w:p>
      <w:pPr>
        <w:pStyle w:val="FirstParagraph"/>
      </w:pPr>
      <w:del w:id="3734" w:author="PR Preview" w:date="2026-01-01T00:00:00Z">
        <w:r>
          <w:rPr>
            <w:i/>
            <w:iCs/>
          </w:rPr>
          <w:delText xml:space="preserve">Remark 45</w:delText>
        </w:r>
      </w:del>
      <w:del w:id="3735" w:author="PR Preview" w:date="2026-01-01T00:00:00Z">
        <w:r>
          <w:delText xml:space="preserve"> (Why the definition requires symmetry). </w:delText>
        </w:r>
      </w:del>
      <w:del w:id="3736" w:author="PR Preview" w:date="2026-01-01T00:00:00Z">
        <w:r>
          <w:delText xml:space="preserve">A positive definite matrix is positive semidefinite</w:delText>
        </w:r>
      </w:del>
      <w:del w:id="3737" w:author="PR Preview" w:date="2026-01-01T00:00:00Z">
        <w:r>
          <w:delText xml:space="preserve"> </w:delText>
        </w:r>
      </w:del>
      <w:del w:id="3738" w:author="PR Preview" w:date="2026-01-01T00:00:00Z">
        <w:r>
          <w:delText xml:space="preserve">(</w:delText>
        </w:r>
      </w:del>
      <w:hyperlink w:anchor="def-positive-semidefinite">
        <w:del w:id="3739" w:author="PR Preview" w:date="2026-01-01T00:00:00Z">
          <w:r>
            <w:rPr>
              <w:rStyle w:val="Hyperlink"/>
            </w:rPr>
            <w:delText xml:space="preserve">Definition 100</w:delText>
          </w:r>
        </w:del>
      </w:hyperlink>
      <w:del w:id="3740" w:author="PR Preview" w:date="2026-01-01T00:00:00Z">
        <w:r>
          <w:delText xml:space="preserve">):</w:delText>
        </w:r>
      </w:del>
      <w:del w:id="3741" w:author="PR Preview" w:date="2026-01-01T00:00:00Z">
        <w:r>
          <w:delText xml:space="preserve"> </w:delText>
        </w:r>
      </w:del>
      <w:del w:id="3742" w:author="PR Preview" w:date="2026-01-01T00:00:00Z">
        <w:r>
          <w:delText xml:space="preserve">${\mathord{\smash[b]{\underset{\raise.3ex\hbox{$\scriptstyle\sim$}}{x}}\vphantom{x}}}^{\top} \mathbf{A} \mathord{\smash[b]{\underset{\raise.3ex\hbox{$\scriptstyle\sim$}}{x}}\vphantom{x}} &gt; 0$</w:delText>
        </w:r>
      </w:del>
      <w:del w:id="3743" w:author="PR Preview" w:date="2026-01-01T00:00:00Z">
        <w:r>
          <w:delText xml:space="preserve"> </w:delText>
        </w:r>
      </w:del>
      <w:del w:id="3744" w:author="PR Preview" w:date="2026-01-01T00:00:00Z">
        <w:r>
          <w:delText xml:space="preserve">for every</w:delText>
        </w:r>
      </w:del>
      <w:del w:id="3745" w:author="PR Preview" w:date="2026-01-01T00:00:00Z">
        <w:r>
          <w:delText xml:space="preserve"> </w:delText>
        </w:r>
      </w:del>
      <w:del w:id="3746" w:author="PR Preview" w:date="2026-01-01T00:00:00Z">
        <w:r>
          <w:delText xml:space="preserve">$\mathord{\smash[b]{\underset{\raise.3ex\hbox{$\scriptstyle\sim$}}{x}}\vphantom{x}}\neq \mathord{\smash[b]{\underset{\raise.3ex\hbox{$\scriptstyle\sim$}}{0}}\vphantom{0}}$</w:delText>
        </w:r>
      </w:del>
      <w:del w:id="3747" w:author="PR Preview" w:date="2026-01-01T00:00:00Z">
        <w:r>
          <w:delText xml:space="preserve">,</w:delText>
        </w:r>
      </w:del>
      <w:del w:id="3748" w:author="PR Preview" w:date="2026-01-01T00:00:00Z">
        <w:r>
          <w:delText xml:space="preserve"> </w:delText>
        </w:r>
      </w:del>
      <w:del w:id="3749" w:author="PR Preview" w:date="2026-01-01T00:00:00Z">
        <w:r>
          <w:delText xml:space="preserve">and</w:delText>
        </w:r>
      </w:del>
      <w:del w:id="3750" w:author="PR Preview" w:date="2026-01-01T00:00:00Z">
        <w:r>
          <w:delText xml:space="preserve"> </w:delText>
        </w:r>
      </w:del>
      <w:del w:id="3751" w:author="PR Preview" w:date="2026-01-01T00:00:00Z">
        <w:r>
          <w:delText xml:space="preserve">${\mathord{\smash[b]{\underset{\raise.3ex\hbox{$\scriptstyle\sim$}}{0}}\vphantom{0}}}^{\top}\mathbf{A}\mathord{\smash[b]{\underset{\raise.3ex\hbox{$\scriptstyle\sim$}}{0}}\vphantom{0}}= 0$</w:delText>
        </w:r>
      </w:del>
      <w:del w:id="3752" w:author="PR Preview" w:date="2026-01-01T00:00:00Z">
        <w:r>
          <w:delText xml:space="preserve">.</w:delText>
        </w:r>
      </w:del>
      <w:del w:id="3753" w:author="PR Preview" w:date="2026-01-01T00:00:00Z">
        <w:r>
          <w:delText xml:space="preserve"> </w:delText>
        </w:r>
      </w:del>
      <w:del w:id="3754" w:author="PR Preview" w:date="2026-01-01T00:00:00Z">
        <w:r>
          <w:delText xml:space="preserve">For example,</w:delText>
        </w:r>
      </w:del>
      <w:del w:id="3755" w:author="PR Preview" w:date="2026-01-01T00:00:00Z">
        <w:r>
          <w:delText xml:space="preserve"> </w:delText>
        </w:r>
      </w:del>
      <m:oMath>
        <m:sSub>
          <m:e>
            <m:r>
              <m:rPr>
                <m:sty m:val="bi"/>
              </m:rPr>
              <m:t>I</m:t>
            </m:r>
          </m:e>
          <m:sub>
            <m:r>
              <m:t>p</m:t>
            </m:r>
          </m:sub>
        </m:sSub>
      </m:oMath>
      <w:del w:id="3756" w:author="PR Preview" w:date="2026-01-01T00:00:00Z">
        <w:r>
          <w:delText xml:space="preserve"> </w:delText>
        </w:r>
      </w:del>
      <w:del w:id="3757" w:author="PR Preview" w:date="2026-01-01T00:00:00Z">
        <w:r>
          <w:delText xml:space="preserve">in</w:delText>
        </w:r>
      </w:del>
      <w:del w:id="3758" w:author="PR Preview" w:date="2026-01-01T00:00:00Z">
        <w:r>
          <w:delText xml:space="preserve"> </w:delText>
        </w:r>
      </w:del>
      <w:hyperlink w:anchor="exm-positive-definite">
        <w:del w:id="3759" w:author="PR Preview" w:date="2026-01-01T00:00:00Z">
          <w:r>
            <w:rPr>
              <w:rStyle w:val="Hyperlink"/>
            </w:rPr>
            <w:delText xml:space="preserve">Example 155</w:delText>
          </w:r>
        </w:del>
      </w:hyperlink>
      <w:del w:id="3760" w:author="PR Preview" w:date="2026-01-01T00:00:00Z">
        <w:r>
          <w:delText xml:space="preserve"> </w:delText>
        </w:r>
      </w:del>
      <w:del w:id="3761" w:author="PR Preview" w:date="2026-01-01T00:00:00Z">
        <w:r>
          <w:delText xml:space="preserve">is both.</w:delText>
        </w:r>
      </w:del>
    </w:p>
    <w:p>
      <w:pPr>
        <w:pStyle w:val="FirstParagraph"/>
      </w:pPr>
      <w:ins w:id="3762" w:author="PR Preview" w:date="2026-01-01T00:00:00Z">
        <w:r>
          <w:rPr>
            <w:i/>
            <w:iCs/>
          </w:rPr>
          <w:t xml:space="preserve">Remark 46</w:t>
        </w:r>
      </w:ins>
      <w:ins w:id="3763" w:author="PR Preview" w:date="2026-01-01T00:00:00Z">
        <w:r>
          <w:t xml:space="preserve"> (Why the definition requires symmetry). </w:t>
        </w:r>
      </w:ins>
      <w:ins w:id="3764" w:author="PR Preview" w:date="2026-01-01T00:00:00Z">
        <w:r>
          <w:t xml:space="preserve">A positive definite matrix is positive semidefinite</w:t>
        </w:r>
      </w:ins>
      <w:ins w:id="3765" w:author="PR Preview" w:date="2026-01-01T00:00:00Z">
        <w:r>
          <w:t xml:space="preserve"> </w:t>
        </w:r>
      </w:ins>
      <w:ins w:id="3766" w:author="PR Preview" w:date="2026-01-01T00:00:00Z">
        <w:r>
          <w:t xml:space="preserve">(</w:t>
        </w:r>
      </w:ins>
      <w:hyperlink w:anchor="def-positive-semidefinite">
        <w:ins w:id="3767" w:author="PR Preview" w:date="2026-01-01T00:00:00Z">
          <w:r>
            <w:rPr>
              <w:rStyle w:val="Hyperlink"/>
            </w:rPr>
            <w:t xml:space="preserve">Definition 100</w:t>
          </w:r>
        </w:ins>
      </w:hyperlink>
      <w:ins w:id="3768" w:author="PR Preview" w:date="2026-01-01T00:00:00Z">
        <w:r>
          <w:t xml:space="preserve">):</w:t>
        </w:r>
      </w:ins>
      <w:ins w:id="3769" w:author="PR Preview" w:date="2026-01-01T00:00:00Z">
        <w:r>
          <w:t xml:space="preserve"> </w:t>
        </w:r>
      </w:ins>
      <w:ins w:id="3770" w:author="PR Preview" w:date="2026-01-01T00:00:00Z">
        <w:r>
          <w:t xml:space="preserve">${\mathord{\smash[b]{\underset{\raise.3ex\hbox{$\scriptstyle\sim$}}{x}}\vphantom{x}}}^{\top} \mathbf{A} \mathord{\smash[b]{\underset{\raise.3ex\hbox{$\scriptstyle\sim$}}{x}}\vphantom{x}} &gt; 0$</w:t>
        </w:r>
      </w:ins>
      <w:ins w:id="3771" w:author="PR Preview" w:date="2026-01-01T00:00:00Z">
        <w:r>
          <w:t xml:space="preserve"> </w:t>
        </w:r>
      </w:ins>
      <w:ins w:id="3772" w:author="PR Preview" w:date="2026-01-01T00:00:00Z">
        <w:r>
          <w:t xml:space="preserve">for every</w:t>
        </w:r>
      </w:ins>
      <w:ins w:id="3773" w:author="PR Preview" w:date="2026-01-01T00:00:00Z">
        <w:r>
          <w:t xml:space="preserve"> </w:t>
        </w:r>
      </w:ins>
      <w:ins w:id="3774" w:author="PR Preview" w:date="2026-01-01T00:00:00Z">
        <w:r>
          <w:t xml:space="preserve">$\mathord{\smash[b]{\underset{\raise.3ex\hbox{$\scriptstyle\sim$}}{x}}\vphantom{x}}\neq \mathord{\smash[b]{\underset{\raise.3ex\hbox{$\scriptstyle\sim$}}{0}}\vphantom{0}}$</w:t>
        </w:r>
      </w:ins>
      <w:ins w:id="3775" w:author="PR Preview" w:date="2026-01-01T00:00:00Z">
        <w:r>
          <w:t xml:space="preserve">,</w:t>
        </w:r>
      </w:ins>
      <w:ins w:id="3776" w:author="PR Preview" w:date="2026-01-01T00:00:00Z">
        <w:r>
          <w:t xml:space="preserve"> </w:t>
        </w:r>
      </w:ins>
      <w:ins w:id="3777" w:author="PR Preview" w:date="2026-01-01T00:00:00Z">
        <w:r>
          <w:t xml:space="preserve">and</w:t>
        </w:r>
      </w:ins>
      <w:ins w:id="3778" w:author="PR Preview" w:date="2026-01-01T00:00:00Z">
        <w:r>
          <w:t xml:space="preserve"> </w:t>
        </w:r>
      </w:ins>
      <w:ins w:id="3779" w:author="PR Preview" w:date="2026-01-01T00:00:00Z">
        <w:r>
          <w:t xml:space="preserve">${\mathord{\smash[b]{\underset{\raise.3ex\hbox{$\scriptstyle\sim$}}{0}}\vphantom{0}}}^{\top}\mathbf{A}\mathord{\smash[b]{\underset{\raise.3ex\hbox{$\scriptstyle\sim$}}{0}}\vphantom{0}}= 0$</w:t>
        </w:r>
      </w:ins>
      <w:ins w:id="3780" w:author="PR Preview" w:date="2026-01-01T00:00:00Z">
        <w:r>
          <w:t xml:space="preserve">.</w:t>
        </w:r>
      </w:ins>
      <w:ins w:id="3781" w:author="PR Preview" w:date="2026-01-01T00:00:00Z">
        <w:r>
          <w:t xml:space="preserve"> </w:t>
        </w:r>
      </w:ins>
      <w:ins w:id="3782" w:author="PR Preview" w:date="2026-01-01T00:00:00Z">
        <w:r>
          <w:t xml:space="preserve">For example,</w:t>
        </w:r>
      </w:ins>
      <w:ins w:id="3783" w:author="PR Preview" w:date="2026-01-01T00:00:00Z">
        <w:r>
          <w:t xml:space="preserve"> </w:t>
        </w:r>
      </w:ins>
      <m:oMath>
        <m:sSub>
          <m:e>
            <m:r>
              <m:rPr>
                <m:sty m:val="bi"/>
              </m:rPr>
              <m:t>I</m:t>
            </m:r>
          </m:e>
          <m:sub>
            <m:r>
              <m:t>p</m:t>
            </m:r>
          </m:sub>
        </m:sSub>
      </m:oMath>
      <w:ins w:id="3784" w:author="PR Preview" w:date="2026-01-01T00:00:00Z">
        <w:r>
          <w:t xml:space="preserve"> </w:t>
        </w:r>
      </w:ins>
      <w:ins w:id="3785" w:author="PR Preview" w:date="2026-01-01T00:00:00Z">
        <w:r>
          <w:t xml:space="preserve">in</w:t>
        </w:r>
      </w:ins>
      <w:ins w:id="3786" w:author="PR Preview" w:date="2026-01-01T00:00:00Z">
        <w:r>
          <w:t xml:space="preserve"> </w:t>
        </w:r>
      </w:ins>
      <w:hyperlink w:anchor="exm-positive-definite">
        <w:ins w:id="3787" w:author="PR Preview" w:date="2026-01-01T00:00:00Z">
          <w:r>
            <w:rPr>
              <w:rStyle w:val="Hyperlink"/>
            </w:rPr>
            <w:t xml:space="preserve">Example 156</w:t>
          </w:r>
        </w:ins>
      </w:hyperlink>
      <w:ins w:id="3788" w:author="PR Preview" w:date="2026-01-01T00:00:00Z">
        <w:r>
          <w:t xml:space="preserve"> </w:t>
        </w:r>
      </w:ins>
      <w:ins w:id="3789" w:author="PR Preview" w:date="2026-01-01T00:00:00Z">
        <w:r>
          <w:t xml:space="preserve">is both.</w:t>
        </w:r>
      </w:ins>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20"/>
    <w:p>
      <w:pPr>
        <w:pStyle w:val="BodyText"/>
      </w:pPr>
      <w:r>
        <w:t xml:space="preserve">See also</w:t>
      </w:r>
      <w:r>
        <w:t xml:space="preserve"> </w:t>
      </w:r>
      <w:r>
        <w:t xml:space="preserve">[73]</w:t>
      </w:r>
      <w:r>
        <w:t xml:space="preserve">.</w:t>
      </w:r>
    </w:p>
    <w:bookmarkStart w:id="521"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21"/>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22" w:name="exm-definite-eigenvalues"/>
    <w:p>
      <w:pPr>
        <w:pStyle w:val="BodyText"/>
      </w:pPr>
      <w:del w:id="3790" w:author="PR Preview" w:date="2026-01-01T00:00:00Z">
        <w:r>
          <w:rPr>
            <w:b/>
            <w:bCs/>
          </w:rPr>
          <w:delText xml:space="preserve">Example 156 (Reading definiteness off the eigenvalues)</w:delText>
        </w:r>
      </w:del>
      <w:del w:id="3791" w:author="PR Preview" w:date="2026-01-01T00:00:00Z">
        <w:r>
          <w:delText xml:space="preserve"> </w:delText>
        </w:r>
      </w:del>
      <w:del w:id="3792" w:author="PR Preview" w:date="2026-01-01T00:00:00Z">
        <w:r>
          <w:delText xml:space="preserve"> </w:delText>
        </w:r>
      </w:del>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793" w:author="PR Preview" w:date="2026-01-01T00:00:00Z">
        <w:r>
          <w:delText xml:space="preserve"> </w:delText>
        </w:r>
      </w:del>
      <w:del w:id="3794" w:author="PR Preview" w:date="2026-01-01T00:00:00Z">
        <w:r>
          <w:delText xml:space="preserve">has eigenvalues</w:delText>
        </w:r>
      </w:del>
      <w:del w:id="3795" w:author="PR Preview" w:date="2026-01-01T00:00:00Z">
        <w:r>
          <w:delText xml:space="preserve"> </w:delText>
        </w:r>
      </w:del>
      <m:oMath>
        <m:r>
          <m:t>3</m:t>
        </m:r>
      </m:oMath>
      <w:del w:id="3796" w:author="PR Preview" w:date="2026-01-01T00:00:00Z">
        <w:r>
          <w:delText xml:space="preserve"> </w:delText>
        </w:r>
      </w:del>
      <w:del w:id="3797" w:author="PR Preview" w:date="2026-01-01T00:00:00Z">
        <w:r>
          <w:delText xml:space="preserve">and</w:delText>
        </w:r>
      </w:del>
      <w:del w:id="3798" w:author="PR Preview" w:date="2026-01-01T00:00:00Z">
        <w:r>
          <w:delText xml:space="preserve"> </w:delText>
        </w:r>
      </w:del>
      <m:oMath>
        <m:r>
          <m:t>1</m:t>
        </m:r>
      </m:oMath>
      <w:del w:id="3799" w:author="PR Preview" w:date="2026-01-01T00:00:00Z">
        <w:r>
          <w:delText xml:space="preserve"> </w:delText>
        </w:r>
      </w:del>
      <w:del w:id="3800" w:author="PR Preview" w:date="2026-01-01T00:00:00Z">
        <w:r>
          <w:delText xml:space="preserve">(</w:delText>
        </w:r>
      </w:del>
      <w:hyperlink w:anchor="exm-eigenvalue">
        <w:del w:id="3801" w:author="PR Preview" w:date="2026-01-01T00:00:00Z">
          <w:r>
            <w:rPr>
              <w:rStyle w:val="Hyperlink"/>
            </w:rPr>
            <w:delText xml:space="preserve">Example 149</w:delText>
          </w:r>
        </w:del>
      </w:hyperlink>
      <w:del w:id="3802" w:author="PR Preview" w:date="2026-01-01T00:00:00Z">
        <w:r>
          <w:delText xml:space="preserve">),</w:delText>
        </w:r>
      </w:del>
      <w:del w:id="3803" w:author="PR Preview" w:date="2026-01-01T00:00:00Z">
        <w:r>
          <w:delText xml:space="preserve"> </w:delText>
        </w:r>
      </w:del>
      <w:del w:id="3804" w:author="PR Preview" w:date="2026-01-01T00:00:00Z">
        <w:r>
          <w:delText xml:space="preserve">both positive, so it is positive definite.</w:delText>
        </w:r>
      </w:del>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805" w:author="PR Preview" w:date="2026-01-01T00:00:00Z">
        <w:r>
          <w:delText xml:space="preserve"> </w:delText>
        </w:r>
      </w:del>
      <w:del w:id="3806" w:author="PR Preview" w:date="2026-01-01T00:00:00Z">
        <w:r>
          <w:delText xml:space="preserve">has eigenvalues</w:delText>
        </w:r>
      </w:del>
      <w:del w:id="3807" w:author="PR Preview" w:date="2026-01-01T00:00:00Z">
        <w:r>
          <w:delText xml:space="preserve"> </w:delText>
        </w:r>
      </w:del>
      <m:oMath>
        <m:r>
          <m:t>2</m:t>
        </m:r>
      </m:oMath>
      <w:del w:id="3808" w:author="PR Preview" w:date="2026-01-01T00:00:00Z">
        <w:r>
          <w:delText xml:space="preserve">, for the eigenvector</w:delText>
        </w:r>
      </w:del>
      <w:del w:id="3809" w:author="PR Preview" w:date="2026-01-01T00:00:00Z">
        <w:r>
          <w:delText xml:space="preserve"> </w:delText>
        </w:r>
      </w:del>
      <m:oMath>
        <m:r>
          <m:rPr>
            <m:sty m:val="p"/>
          </m:rPr>
          <m:t>(</m:t>
        </m:r>
        <m:r>
          <m:t>1</m:t>
        </m:r>
        <m:r>
          <m:rPr>
            <m:sty m:val="p"/>
          </m:rPr>
          <m:t>,</m:t>
        </m:r>
        <m:r>
          <m:t>1</m:t>
        </m:r>
        <m:r>
          <m:rPr>
            <m:sty m:val="p"/>
          </m:rPr>
          <m:t>)</m:t>
        </m:r>
      </m:oMath>
      <w:del w:id="3810" w:author="PR Preview" w:date="2026-01-01T00:00:00Z">
        <w:r>
          <w:delText xml:space="preserve">,</w:delText>
        </w:r>
      </w:del>
      <w:del w:id="3811" w:author="PR Preview" w:date="2026-01-01T00:00:00Z">
        <w:r>
          <w:delText xml:space="preserve"> </w:delText>
        </w:r>
      </w:del>
      <w:del w:id="3812" w:author="PR Preview" w:date="2026-01-01T00:00:00Z">
        <w:r>
          <w:delText xml:space="preserve">and</w:delText>
        </w:r>
      </w:del>
      <w:del w:id="3813" w:author="PR Preview" w:date="2026-01-01T00:00:00Z">
        <w:r>
          <w:delText xml:space="preserve"> </w:delText>
        </w:r>
      </w:del>
      <m:oMath>
        <m:r>
          <m:t>0</m:t>
        </m:r>
      </m:oMath>
      <w:del w:id="3814" w:author="PR Preview" w:date="2026-01-01T00:00:00Z">
        <w:r>
          <w:delText xml:space="preserve">, for the eigenvector</w:delText>
        </w:r>
      </w:del>
      <w:del w:id="3815" w:author="PR Preview" w:date="2026-01-01T00:00:00Z">
        <w:r>
          <w:delText xml:space="preserve"> </w:delText>
        </w:r>
      </w:del>
      <m:oMath>
        <m:r>
          <m:rPr>
            <m:sty m:val="p"/>
          </m:rPr>
          <m:t>(</m:t>
        </m:r>
        <m:r>
          <m:t>1</m:t>
        </m:r>
        <m:r>
          <m:rPr>
            <m:sty m:val="p"/>
          </m:rPr>
          <m:t>,</m:t>
        </m:r>
        <m:r>
          <m:rPr>
            <m:sty m:val="p"/>
          </m:rPr>
          <m:t>−</m:t>
        </m:r>
        <m:r>
          <m:t>1</m:t>
        </m:r>
        <m:r>
          <m:rPr>
            <m:sty m:val="p"/>
          </m:rPr>
          <m:t>)</m:t>
        </m:r>
      </m:oMath>
      <w:del w:id="3816" w:author="PR Preview" w:date="2026-01-01T00:00:00Z">
        <w:r>
          <w:delText xml:space="preserve">,</w:delText>
        </w:r>
      </w:del>
      <w:del w:id="3817" w:author="PR Preview" w:date="2026-01-01T00:00:00Z">
        <w:r>
          <w:delText xml:space="preserve"> </w:delText>
        </w:r>
      </w:del>
      <w:del w:id="3818" w:author="PR Preview" w:date="2026-01-01T00:00:00Z">
        <w:r>
          <w:delText xml:space="preserve">so it is positive semidefinite but not positive definite,</w:delText>
        </w:r>
      </w:del>
      <w:del w:id="3819" w:author="PR Preview" w:date="2026-01-01T00:00:00Z">
        <w:r>
          <w:delText xml:space="preserve"> </w:delText>
        </w:r>
      </w:del>
      <w:del w:id="3820" w:author="PR Preview" w:date="2026-01-01T00:00:00Z">
        <w:r>
          <w:delText xml:space="preserve">as</w:delText>
        </w:r>
      </w:del>
      <w:del w:id="3821" w:author="PR Preview" w:date="2026-01-01T00:00:00Z">
        <w:r>
          <w:delText xml:space="preserve"> </w:delText>
        </w:r>
      </w:del>
      <w:hyperlink w:anchor="exm-positive-definite">
        <w:del w:id="3822" w:author="PR Preview" w:date="2026-01-01T00:00:00Z">
          <w:r>
            <w:rPr>
              <w:rStyle w:val="Hyperlink"/>
            </w:rPr>
            <w:delText xml:space="preserve">Example 155</w:delText>
          </w:r>
        </w:del>
      </w:hyperlink>
      <w:del w:id="3823" w:author="PR Preview" w:date="2026-01-01T00:00:00Z">
        <w:r>
          <w:delText xml:space="preserve"> </w:delText>
        </w:r>
      </w:del>
      <w:del w:id="3824" w:author="PR Preview" w:date="2026-01-01T00:00:00Z">
        <w:r>
          <w:delText xml:space="preserve">found directly.</w:delText>
        </w:r>
      </w:del>
    </w:p>
    <w:p>
      <w:pPr>
        <w:pStyle w:val="BodyText"/>
      </w:pPr>
      <w:ins w:id="3825" w:author="PR Preview" w:date="2026-01-01T00:00:00Z">
        <w:r>
          <w:rPr>
            <w:b/>
            <w:bCs/>
          </w:rPr>
          <w:t xml:space="preserve">Example 157 (Reading definiteness off the eigenvalues)</w:t>
        </w:r>
      </w:ins>
      <w:ins w:id="3826" w:author="PR Preview" w:date="2026-01-01T00:00:00Z">
        <w:r>
          <w:t xml:space="preserve"> </w:t>
        </w:r>
      </w:ins>
      <w:ins w:id="3827" w:author="PR Preview" w:date="2026-01-01T00:00:00Z">
        <w:r>
          <w:t xml:space="preserve"> </w:t>
        </w:r>
      </w:ins>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828" w:author="PR Preview" w:date="2026-01-01T00:00:00Z">
        <w:r>
          <w:t xml:space="preserve"> </w:t>
        </w:r>
      </w:ins>
      <w:ins w:id="3829" w:author="PR Preview" w:date="2026-01-01T00:00:00Z">
        <w:r>
          <w:t xml:space="preserve">has eigenvalues</w:t>
        </w:r>
      </w:ins>
      <w:ins w:id="3830" w:author="PR Preview" w:date="2026-01-01T00:00:00Z">
        <w:r>
          <w:t xml:space="preserve"> </w:t>
        </w:r>
      </w:ins>
      <m:oMath>
        <m:r>
          <m:t>3</m:t>
        </m:r>
      </m:oMath>
      <w:ins w:id="3831" w:author="PR Preview" w:date="2026-01-01T00:00:00Z">
        <w:r>
          <w:t xml:space="preserve"> </w:t>
        </w:r>
      </w:ins>
      <w:ins w:id="3832" w:author="PR Preview" w:date="2026-01-01T00:00:00Z">
        <w:r>
          <w:t xml:space="preserve">and</w:t>
        </w:r>
      </w:ins>
      <w:ins w:id="3833" w:author="PR Preview" w:date="2026-01-01T00:00:00Z">
        <w:r>
          <w:t xml:space="preserve"> </w:t>
        </w:r>
      </w:ins>
      <m:oMath>
        <m:r>
          <m:t>1</m:t>
        </m:r>
      </m:oMath>
      <w:ins w:id="3834" w:author="PR Preview" w:date="2026-01-01T00:00:00Z">
        <w:r>
          <w:t xml:space="preserve"> </w:t>
        </w:r>
      </w:ins>
      <w:ins w:id="3835" w:author="PR Preview" w:date="2026-01-01T00:00:00Z">
        <w:r>
          <w:t xml:space="preserve">(</w:t>
        </w:r>
      </w:ins>
      <w:hyperlink w:anchor="exm-eigenvalue">
        <w:ins w:id="3836" w:author="PR Preview" w:date="2026-01-01T00:00:00Z">
          <w:r>
            <w:rPr>
              <w:rStyle w:val="Hyperlink"/>
            </w:rPr>
            <w:t xml:space="preserve">Example 150</w:t>
          </w:r>
        </w:ins>
      </w:hyperlink>
      <w:ins w:id="3837" w:author="PR Preview" w:date="2026-01-01T00:00:00Z">
        <w:r>
          <w:t xml:space="preserve">),</w:t>
        </w:r>
      </w:ins>
      <w:ins w:id="3838" w:author="PR Preview" w:date="2026-01-01T00:00:00Z">
        <w:r>
          <w:t xml:space="preserve"> </w:t>
        </w:r>
      </w:ins>
      <w:ins w:id="3839" w:author="PR Preview" w:date="2026-01-01T00:00:00Z">
        <w:r>
          <w:t xml:space="preserve">both positive, so it is positive definite.</w:t>
        </w:r>
      </w:ins>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840" w:author="PR Preview" w:date="2026-01-01T00:00:00Z">
        <w:r>
          <w:t xml:space="preserve"> </w:t>
        </w:r>
      </w:ins>
      <w:ins w:id="3841" w:author="PR Preview" w:date="2026-01-01T00:00:00Z">
        <w:r>
          <w:t xml:space="preserve">has eigenvalues</w:t>
        </w:r>
      </w:ins>
      <w:ins w:id="3842" w:author="PR Preview" w:date="2026-01-01T00:00:00Z">
        <w:r>
          <w:t xml:space="preserve"> </w:t>
        </w:r>
      </w:ins>
      <m:oMath>
        <m:r>
          <m:t>2</m:t>
        </m:r>
      </m:oMath>
      <w:ins w:id="3843" w:author="PR Preview" w:date="2026-01-01T00:00:00Z">
        <w:r>
          <w:t xml:space="preserve">, for the eigenvector</w:t>
        </w:r>
      </w:ins>
      <w:ins w:id="3844" w:author="PR Preview" w:date="2026-01-01T00:00:00Z">
        <w:r>
          <w:t xml:space="preserve"> </w:t>
        </w:r>
      </w:ins>
      <m:oMath>
        <m:r>
          <m:rPr>
            <m:sty m:val="p"/>
          </m:rPr>
          <m:t>(</m:t>
        </m:r>
        <m:r>
          <m:t>1</m:t>
        </m:r>
        <m:r>
          <m:rPr>
            <m:sty m:val="p"/>
          </m:rPr>
          <m:t>,</m:t>
        </m:r>
        <m:r>
          <m:t>1</m:t>
        </m:r>
        <m:r>
          <m:rPr>
            <m:sty m:val="p"/>
          </m:rPr>
          <m:t>)</m:t>
        </m:r>
      </m:oMath>
      <w:ins w:id="3845" w:author="PR Preview" w:date="2026-01-01T00:00:00Z">
        <w:r>
          <w:t xml:space="preserve">,</w:t>
        </w:r>
      </w:ins>
      <w:ins w:id="3846" w:author="PR Preview" w:date="2026-01-01T00:00:00Z">
        <w:r>
          <w:t xml:space="preserve"> </w:t>
        </w:r>
      </w:ins>
      <w:ins w:id="3847" w:author="PR Preview" w:date="2026-01-01T00:00:00Z">
        <w:r>
          <w:t xml:space="preserve">and</w:t>
        </w:r>
      </w:ins>
      <w:ins w:id="3848" w:author="PR Preview" w:date="2026-01-01T00:00:00Z">
        <w:r>
          <w:t xml:space="preserve"> </w:t>
        </w:r>
      </w:ins>
      <m:oMath>
        <m:r>
          <m:t>0</m:t>
        </m:r>
      </m:oMath>
      <w:ins w:id="3849" w:author="PR Preview" w:date="2026-01-01T00:00:00Z">
        <w:r>
          <w:t xml:space="preserve">, for the eigenvector</w:t>
        </w:r>
      </w:ins>
      <w:ins w:id="3850" w:author="PR Preview" w:date="2026-01-01T00:00:00Z">
        <w:r>
          <w:t xml:space="preserve"> </w:t>
        </w:r>
      </w:ins>
      <m:oMath>
        <m:r>
          <m:rPr>
            <m:sty m:val="p"/>
          </m:rPr>
          <m:t>(</m:t>
        </m:r>
        <m:r>
          <m:t>1</m:t>
        </m:r>
        <m:r>
          <m:rPr>
            <m:sty m:val="p"/>
          </m:rPr>
          <m:t>,</m:t>
        </m:r>
        <m:r>
          <m:rPr>
            <m:sty m:val="p"/>
          </m:rPr>
          <m:t>−</m:t>
        </m:r>
        <m:r>
          <m:t>1</m:t>
        </m:r>
        <m:r>
          <m:rPr>
            <m:sty m:val="p"/>
          </m:rPr>
          <m:t>)</m:t>
        </m:r>
      </m:oMath>
      <w:ins w:id="3851" w:author="PR Preview" w:date="2026-01-01T00:00:00Z">
        <w:r>
          <w:t xml:space="preserve">,</w:t>
        </w:r>
      </w:ins>
      <w:ins w:id="3852" w:author="PR Preview" w:date="2026-01-01T00:00:00Z">
        <w:r>
          <w:t xml:space="preserve"> </w:t>
        </w:r>
      </w:ins>
      <w:ins w:id="3853" w:author="PR Preview" w:date="2026-01-01T00:00:00Z">
        <w:r>
          <w:t xml:space="preserve">so it is positive semidefinite but not positive definite,</w:t>
        </w:r>
      </w:ins>
      <w:ins w:id="3854" w:author="PR Preview" w:date="2026-01-01T00:00:00Z">
        <w:r>
          <w:t xml:space="preserve"> </w:t>
        </w:r>
      </w:ins>
      <w:ins w:id="3855" w:author="PR Preview" w:date="2026-01-01T00:00:00Z">
        <w:r>
          <w:t xml:space="preserve">as</w:t>
        </w:r>
      </w:ins>
      <w:ins w:id="3856" w:author="PR Preview" w:date="2026-01-01T00:00:00Z">
        <w:r>
          <w:t xml:space="preserve"> </w:t>
        </w:r>
      </w:ins>
      <w:hyperlink w:anchor="exm-positive-definite">
        <w:ins w:id="3857" w:author="PR Preview" w:date="2026-01-01T00:00:00Z">
          <w:r>
            <w:rPr>
              <w:rStyle w:val="Hyperlink"/>
            </w:rPr>
            <w:t xml:space="preserve">Example 156</w:t>
          </w:r>
        </w:ins>
      </w:hyperlink>
      <w:ins w:id="3858" w:author="PR Preview" w:date="2026-01-01T00:00:00Z">
        <w:r>
          <w:t xml:space="preserve"> </w:t>
        </w:r>
      </w:ins>
      <w:ins w:id="3859" w:author="PR Preview" w:date="2026-01-01T00:00:00Z">
        <w:r>
          <w:t xml:space="preserve">found directly.</w:t>
        </w:r>
      </w:ins>
    </w:p>
    <w:bookmarkEnd w:id="522"/>
    <w:bookmarkStart w:id="523"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23"/>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4" w:name="exm-pd-inverse"/>
    <w:p>
      <w:pPr>
        <w:pStyle w:val="BodyText"/>
      </w:pPr>
      <w:del w:id="3860" w:author="PR Preview" w:date="2026-01-01T00:00:00Z">
        <w:r>
          <w:rPr>
            <w:b/>
            <w:bCs/>
          </w:rPr>
          <w:delText xml:space="preserve">Example 157 (Inverting a positive definite matrix)</w:delText>
        </w:r>
      </w:del>
      <w:del w:id="3861" w:author="PR Preview" w:date="2026-01-01T00:00:00Z">
        <w:r>
          <w:delText xml:space="preserve"> </w:delText>
        </w:r>
      </w:del>
      <w:del w:id="3862" w:author="PR Preview" w:date="2026-01-01T00:00:00Z">
        <w:r>
          <w:delText xml:space="preserve">For</w:delText>
        </w:r>
      </w:del>
      <w:del w:id="386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864" w:author="PR Preview" w:date="2026-01-01T00:00:00Z">
        <w:r>
          <w:delText xml:space="preserve">,</w:delText>
        </w:r>
      </w:del>
      <w:del w:id="3865" w:author="PR Preview" w:date="2026-01-01T00:00:00Z">
        <w:r>
          <w:delText xml:space="preserve"> </w:delText>
        </w:r>
      </w:del>
      <w:hyperlink w:anchor="exm-spectral">
        <w:del w:id="3866" w:author="PR Preview" w:date="2026-01-01T00:00:00Z">
          <w:r>
            <w:rPr>
              <w:rStyle w:val="Hyperlink"/>
            </w:rPr>
            <w:delText xml:space="preserve">Example 151</w:delText>
          </w:r>
        </w:del>
      </w:hyperlink>
      <w:del w:id="3867" w:author="PR Preview" w:date="2026-01-01T00:00:00Z">
        <w:r>
          <w:delText xml:space="preserve"> </w:delText>
        </w:r>
      </w:del>
      <w:del w:id="3868" w:author="PR Preview" w:date="2026-01-01T00:00:00Z">
        <w:r>
          <w:delText xml:space="preserve">gives</w:delText>
        </w:r>
      </w:del>
      <w:del w:id="3869" w:author="PR Preview" w:date="2026-01-01T00:00:00Z">
        <w:r>
          <w:delText xml:space="preserve"> </w:delText>
        </w:r>
      </w:del>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3870" w:author="PR Preview" w:date="2026-01-01T00:00:00Z">
        <w:r>
          <w:delText xml:space="preserve"> </w:delText>
        </w:r>
      </w:del>
      <w:del w:id="3871" w:author="PR Preview" w:date="2026-01-01T00:00:00Z">
        <w:r>
          <w:delText xml:space="preserve">and eigenvalues</w:delText>
        </w:r>
      </w:del>
      <w:del w:id="3872" w:author="PR Preview" w:date="2026-01-01T00:00:00Z">
        <w:r>
          <w:delText xml:space="preserve"> </w:delText>
        </w:r>
      </w:del>
      <m:oMath>
        <m:r>
          <m:t>3</m:t>
        </m:r>
      </m:oMath>
      <w:del w:id="3873" w:author="PR Preview" w:date="2026-01-01T00:00:00Z">
        <w:r>
          <w:delText xml:space="preserve"> </w:delText>
        </w:r>
      </w:del>
      <w:del w:id="3874" w:author="PR Preview" w:date="2026-01-01T00:00:00Z">
        <w:r>
          <w:delText xml:space="preserve">and</w:delText>
        </w:r>
      </w:del>
      <w:del w:id="3875" w:author="PR Preview" w:date="2026-01-01T00:00:00Z">
        <w:r>
          <w:delText xml:space="preserve"> </w:delText>
        </w:r>
      </w:del>
      <m:oMath>
        <m:r>
          <m:t>1</m:t>
        </m:r>
      </m:oMath>
      <w:del w:id="3876" w:author="PR Preview" w:date="2026-01-01T00:00:00Z">
        <w:r>
          <w:delText xml:space="preserve">, so:</w:delText>
        </w:r>
      </w:del>
    </w:p>
    <w:p>
      <w:pPr>
        <w:pStyle w:val="BodyText"/>
      </w:pPr>
      <w:ins w:id="3877" w:author="PR Preview" w:date="2026-01-01T00:00:00Z">
        <w:r>
          <w:rPr>
            <w:b/>
            <w:bCs/>
          </w:rPr>
          <w:t xml:space="preserve">Example 158 (Inverting a positive definite matrix)</w:t>
        </w:r>
      </w:ins>
      <w:ins w:id="3878" w:author="PR Preview" w:date="2026-01-01T00:00:00Z">
        <w:r>
          <w:t xml:space="preserve"> </w:t>
        </w:r>
      </w:ins>
      <w:ins w:id="3879" w:author="PR Preview" w:date="2026-01-01T00:00:00Z">
        <w:r>
          <w:t xml:space="preserve">For</w:t>
        </w:r>
      </w:ins>
      <w:ins w:id="388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881" w:author="PR Preview" w:date="2026-01-01T00:00:00Z">
        <w:r>
          <w:t xml:space="preserve">,</w:t>
        </w:r>
      </w:ins>
      <w:ins w:id="3882" w:author="PR Preview" w:date="2026-01-01T00:00:00Z">
        <w:r>
          <w:t xml:space="preserve"> </w:t>
        </w:r>
      </w:ins>
      <w:hyperlink w:anchor="exm-spectral">
        <w:ins w:id="3883" w:author="PR Preview" w:date="2026-01-01T00:00:00Z">
          <w:r>
            <w:rPr>
              <w:rStyle w:val="Hyperlink"/>
            </w:rPr>
            <w:t xml:space="preserve">Example 152</w:t>
          </w:r>
        </w:ins>
      </w:hyperlink>
      <w:ins w:id="3884" w:author="PR Preview" w:date="2026-01-01T00:00:00Z">
        <w:r>
          <w:t xml:space="preserve"> </w:t>
        </w:r>
      </w:ins>
      <w:ins w:id="3885" w:author="PR Preview" w:date="2026-01-01T00:00:00Z">
        <w:r>
          <w:t xml:space="preserve">gives</w:t>
        </w:r>
      </w:ins>
      <w:ins w:id="3886" w:author="PR Preview" w:date="2026-01-01T00:00:00Z">
        <w:r>
          <w:t xml:space="preserve"> </w:t>
        </w:r>
      </w:ins>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3887" w:author="PR Preview" w:date="2026-01-01T00:00:00Z">
        <w:r>
          <w:t xml:space="preserve"> </w:t>
        </w:r>
      </w:ins>
      <w:ins w:id="3888" w:author="PR Preview" w:date="2026-01-01T00:00:00Z">
        <w:r>
          <w:t xml:space="preserve">and eigenvalues</w:t>
        </w:r>
      </w:ins>
      <w:ins w:id="3889" w:author="PR Preview" w:date="2026-01-01T00:00:00Z">
        <w:r>
          <w:t xml:space="preserve"> </w:t>
        </w:r>
      </w:ins>
      <m:oMath>
        <m:r>
          <m:t>3</m:t>
        </m:r>
      </m:oMath>
      <w:ins w:id="3890" w:author="PR Preview" w:date="2026-01-01T00:00:00Z">
        <w:r>
          <w:t xml:space="preserve"> </w:t>
        </w:r>
      </w:ins>
      <w:ins w:id="3891" w:author="PR Preview" w:date="2026-01-01T00:00:00Z">
        <w:r>
          <w:t xml:space="preserve">and</w:t>
        </w:r>
      </w:ins>
      <w:ins w:id="3892" w:author="PR Preview" w:date="2026-01-01T00:00:00Z">
        <w:r>
          <w:t xml:space="preserve"> </w:t>
        </w:r>
      </w:ins>
      <m:oMath>
        <m:r>
          <m:t>1</m:t>
        </m:r>
      </m:oMath>
      <w:ins w:id="3893" w:author="PR Preview" w:date="2026-01-01T00:00:00Z">
        <w:r>
          <w:t xml:space="preserve">, so:</w:t>
        </w:r>
      </w:ins>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4"/>
    <w:bookmarkStart w:id="525"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5"/>
    <w:bookmarkStart w:id="526"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6"/>
    <w:bookmarkStart w:id="528" w:name="exm-paraboloid"/>
    <w:p>
      <w:pPr>
        <w:pStyle w:val="BodyText"/>
      </w:pPr>
      <w:del w:id="3894" w:author="PR Preview" w:date="2026-01-01T00:00:00Z">
        <w:r>
          <w:rPr>
            <w:b/>
            <w:bCs/>
          </w:rPr>
          <w:delText xml:space="preserve">Example 158 (A bowl with its lowest point at the origin)</w:delText>
        </w:r>
      </w:del>
      <w:del w:id="3895" w:author="PR Preview" w:date="2026-01-01T00:00:00Z">
        <w:r>
          <w:delText xml:space="preserve"> </w:delText>
        </w:r>
      </w:del>
      <w:del w:id="3896" w:author="PR Preview" w:date="2026-01-01T00:00:00Z">
        <w:r>
          <w:delText xml:space="preserve">Take</w:delText>
        </w:r>
      </w:del>
      <w:del w:id="3897" w:author="PR Preview" w:date="2026-01-01T00:00:00Z">
        <w:r>
          <w:delText xml:space="preserve"> </w:delText>
        </w:r>
      </w:del>
      <m:oMath>
        <m:r>
          <m:t>p</m:t>
        </m:r>
        <m:r>
          <m:rPr>
            <m:sty m:val="p"/>
          </m:rPr>
          <m:t>=</m:t>
        </m:r>
        <m:r>
          <m:t>2</m:t>
        </m:r>
      </m:oMath>
      <w:del w:id="3898" w:author="PR Preview" w:date="2026-01-01T00:00:00Z">
        <w:r>
          <w:delText xml:space="preserve">,</w:delText>
        </w:r>
      </w:del>
      <w:del w:id="3899" w:author="PR Preview" w:date="2026-01-01T00:00:00Z">
        <w:r>
          <w:delText xml:space="preserve"> </w:delText>
        </w:r>
      </w:del>
      <m:oMath>
        <m:r>
          <m:rPr>
            <m:sty m:val="bi"/>
          </m:rPr>
          <m:t>S</m:t>
        </m:r>
        <m:r>
          <m:rPr>
            <m:sty m:val="p"/>
          </m:rPr>
          <m:t>=</m:t>
        </m:r>
        <m:sSub>
          <m:e>
            <m:r>
              <m:rPr>
                <m:sty m:val="bi"/>
              </m:rPr>
              <m:t>I</m:t>
            </m:r>
          </m:e>
          <m:sub>
            <m:r>
              <m:t>2</m:t>
            </m:r>
          </m:sub>
        </m:sSub>
      </m:oMath>
      <w:del w:id="3900" w:author="PR Preview" w:date="2026-01-01T00:00:00Z">
        <w:r>
          <w:delText xml:space="preserve">,</w:delText>
        </w:r>
      </w:del>
      <w:del w:id="3901" w:author="PR Preview" w:date="2026-01-01T00:00:00Z">
        <w:r>
          <w:delText xml:space="preserve"> </w:delText>
        </w:r>
      </w:del>
      <w:del w:id="3902" w:author="PR Preview" w:date="2026-01-01T00:00:00Z">
        <w:r>
          <w:delText xml:space="preserve">$\mathord{\smash[b]{\underset{\raise.3ex\hbox{$\scriptstyle\sim$}}{b}}\vphantom{b}} = \mathord{\smash[b]{\underset{\raise.3ex\hbox{$\scriptstyle\sim$}}{0}}\vphantom{0}}_{2 \times 1}$</w:delText>
        </w:r>
      </w:del>
      <w:del w:id="3903" w:author="PR Preview" w:date="2026-01-01T00:00:00Z">
        <w:r>
          <w:delText xml:space="preserve"> </w:delText>
        </w:r>
      </w:del>
      <w:del w:id="3904" w:author="PR Preview" w:date="2026-01-01T00:00:00Z">
        <w:r>
          <w:delText xml:space="preserve">and</w:delText>
        </w:r>
      </w:del>
      <w:del w:id="3905" w:author="PR Preview" w:date="2026-01-01T00:00:00Z">
        <w:r>
          <w:delText xml:space="preserve"> </w:delText>
        </w:r>
      </w:del>
      <m:oMath>
        <m:r>
          <m:t>c</m:t>
        </m:r>
        <m:r>
          <m:rPr>
            <m:sty m:val="p"/>
          </m:rPr>
          <m:t>=</m:t>
        </m:r>
        <m:r>
          <m:t>0</m:t>
        </m:r>
      </m:oMath>
      <w:del w:id="3906" w:author="PR Preview" w:date="2026-01-01T00:00:00Z">
        <w:r>
          <w:delText xml:space="preserve">.</w:delText>
        </w:r>
      </w:del>
      <w:del w:id="3907" w:author="PR Preview" w:date="2026-01-01T00:00:00Z">
        <w:r>
          <w:delText xml:space="preserve"> </w:delText>
        </w:r>
      </w:del>
      <w:del w:id="3908" w:author="PR Preview" w:date="2026-01-01T00:00:00Z">
        <w:r>
          <w:delText xml:space="preserve">Then</w:delText>
        </w:r>
      </w:del>
      <w:del w:id="3909" w:author="PR Preview" w:date="2026-01-01T00:00:00Z">
        <w:r>
          <w:delText xml:space="preserve"> </w:delText>
        </w:r>
      </w:del>
      <m:oMath>
        <m:r>
          <m:rPr>
            <m:sty m:val="bi"/>
          </m:rPr>
          <m:t>S</m:t>
        </m:r>
      </m:oMath>
      <w:del w:id="3910" w:author="PR Preview" w:date="2026-01-01T00:00:00Z">
        <w:r>
          <w:delText xml:space="preserve"> </w:delText>
        </w:r>
      </w:del>
      <w:del w:id="3911" w:author="PR Preview" w:date="2026-01-01T00:00:00Z">
        <w:r>
          <w:delText xml:space="preserve">is positive definite (</w:delText>
        </w:r>
      </w:del>
      <w:hyperlink w:anchor="exm-positive-definite">
        <w:del w:id="3912" w:author="PR Preview" w:date="2026-01-01T00:00:00Z">
          <w:r>
            <w:rPr>
              <w:rStyle w:val="Hyperlink"/>
            </w:rPr>
            <w:delText xml:space="preserve">Example 155</w:delText>
          </w:r>
        </w:del>
      </w:hyperlink>
      <w:del w:id="3913" w:author="PR Preview" w:date="2026-01-01T00:00:00Z">
        <w:r>
          <w:delText xml:space="preserve">),</w:delText>
        </w:r>
      </w:del>
      <w:del w:id="3914" w:author="PR Preview" w:date="2026-01-01T00:00:00Z">
        <w:r>
          <w:delText xml:space="preserve"> </w:delText>
        </w:r>
      </w:del>
      <w:del w:id="3915" w:author="PR Preview" w:date="2026-01-01T00:00:00Z">
        <w:r>
          <w:delText xml:space="preserve">so the graph of</w:delText>
        </w:r>
      </w:del>
    </w:p>
    <w:p>
      <w:pPr>
        <w:pStyle w:val="BodyText"/>
      </w:pPr>
      <w:ins w:id="3916" w:author="PR Preview" w:date="2026-01-01T00:00:00Z">
        <w:r>
          <w:rPr>
            <w:b/>
            <w:bCs/>
          </w:rPr>
          <w:t xml:space="preserve">Example 159 (A bowl with its lowest point at the origin)</w:t>
        </w:r>
      </w:ins>
      <w:ins w:id="3917" w:author="PR Preview" w:date="2026-01-01T00:00:00Z">
        <w:r>
          <w:t xml:space="preserve"> </w:t>
        </w:r>
      </w:ins>
      <w:ins w:id="3918" w:author="PR Preview" w:date="2026-01-01T00:00:00Z">
        <w:r>
          <w:t xml:space="preserve">Take</w:t>
        </w:r>
      </w:ins>
      <w:ins w:id="3919" w:author="PR Preview" w:date="2026-01-01T00:00:00Z">
        <w:r>
          <w:t xml:space="preserve"> </w:t>
        </w:r>
      </w:ins>
      <m:oMath>
        <m:r>
          <m:t>p</m:t>
        </m:r>
        <m:r>
          <m:rPr>
            <m:sty m:val="p"/>
          </m:rPr>
          <m:t>=</m:t>
        </m:r>
        <m:r>
          <m:t>2</m:t>
        </m:r>
      </m:oMath>
      <w:ins w:id="3920" w:author="PR Preview" w:date="2026-01-01T00:00:00Z">
        <w:r>
          <w:t xml:space="preserve">,</w:t>
        </w:r>
      </w:ins>
      <w:ins w:id="3921" w:author="PR Preview" w:date="2026-01-01T00:00:00Z">
        <w:r>
          <w:t xml:space="preserve"> </w:t>
        </w:r>
      </w:ins>
      <m:oMath>
        <m:r>
          <m:rPr>
            <m:sty m:val="bi"/>
          </m:rPr>
          <m:t>S</m:t>
        </m:r>
        <m:r>
          <m:rPr>
            <m:sty m:val="p"/>
          </m:rPr>
          <m:t>=</m:t>
        </m:r>
        <m:sSub>
          <m:e>
            <m:r>
              <m:rPr>
                <m:sty m:val="bi"/>
              </m:rPr>
              <m:t>I</m:t>
            </m:r>
          </m:e>
          <m:sub>
            <m:r>
              <m:t>2</m:t>
            </m:r>
          </m:sub>
        </m:sSub>
      </m:oMath>
      <w:ins w:id="3922" w:author="PR Preview" w:date="2026-01-01T00:00:00Z">
        <w:r>
          <w:t xml:space="preserve">,</w:t>
        </w:r>
      </w:ins>
      <w:ins w:id="3923" w:author="PR Preview" w:date="2026-01-01T00:00:00Z">
        <w:r>
          <w:t xml:space="preserve"> </w:t>
        </w:r>
      </w:ins>
      <w:ins w:id="3924" w:author="PR Preview" w:date="2026-01-01T00:00:00Z">
        <w:r>
          <w:t xml:space="preserve">$\mathord{\smash[b]{\underset{\raise.3ex\hbox{$\scriptstyle\sim$}}{b}}\vphantom{b}} = \mathord{\smash[b]{\underset{\raise.3ex\hbox{$\scriptstyle\sim$}}{0}}\vphantom{0}}_{2 \times 1}$</w:t>
        </w:r>
      </w:ins>
      <w:ins w:id="3925" w:author="PR Preview" w:date="2026-01-01T00:00:00Z">
        <w:r>
          <w:t xml:space="preserve"> </w:t>
        </w:r>
      </w:ins>
      <w:ins w:id="3926" w:author="PR Preview" w:date="2026-01-01T00:00:00Z">
        <w:r>
          <w:t xml:space="preserve">and</w:t>
        </w:r>
      </w:ins>
      <w:ins w:id="3927" w:author="PR Preview" w:date="2026-01-01T00:00:00Z">
        <w:r>
          <w:t xml:space="preserve"> </w:t>
        </w:r>
      </w:ins>
      <m:oMath>
        <m:r>
          <m:t>c</m:t>
        </m:r>
        <m:r>
          <m:rPr>
            <m:sty m:val="p"/>
          </m:rPr>
          <m:t>=</m:t>
        </m:r>
        <m:r>
          <m:t>0</m:t>
        </m:r>
      </m:oMath>
      <w:ins w:id="3928" w:author="PR Preview" w:date="2026-01-01T00:00:00Z">
        <w:r>
          <w:t xml:space="preserve">.</w:t>
        </w:r>
      </w:ins>
      <w:ins w:id="3929" w:author="PR Preview" w:date="2026-01-01T00:00:00Z">
        <w:r>
          <w:t xml:space="preserve"> </w:t>
        </w:r>
      </w:ins>
      <w:ins w:id="3930" w:author="PR Preview" w:date="2026-01-01T00:00:00Z">
        <w:r>
          <w:t xml:space="preserve">Then</w:t>
        </w:r>
      </w:ins>
      <w:ins w:id="3931" w:author="PR Preview" w:date="2026-01-01T00:00:00Z">
        <w:r>
          <w:t xml:space="preserve"> </w:t>
        </w:r>
      </w:ins>
      <m:oMath>
        <m:r>
          <m:rPr>
            <m:sty m:val="bi"/>
          </m:rPr>
          <m:t>S</m:t>
        </m:r>
      </m:oMath>
      <w:ins w:id="3932" w:author="PR Preview" w:date="2026-01-01T00:00:00Z">
        <w:r>
          <w:t xml:space="preserve"> </w:t>
        </w:r>
      </w:ins>
      <w:ins w:id="3933" w:author="PR Preview" w:date="2026-01-01T00:00:00Z">
        <w:r>
          <w:t xml:space="preserve">is positive definite (</w:t>
        </w:r>
      </w:ins>
      <w:hyperlink w:anchor="exm-positive-definite">
        <w:ins w:id="3934" w:author="PR Preview" w:date="2026-01-01T00:00:00Z">
          <w:r>
            <w:rPr>
              <w:rStyle w:val="Hyperlink"/>
            </w:rPr>
            <w:t xml:space="preserve">Example 156</w:t>
          </w:r>
        </w:ins>
      </w:hyperlink>
      <w:ins w:id="3935" w:author="PR Preview" w:date="2026-01-01T00:00:00Z">
        <w:r>
          <w:t xml:space="preserve">),</w:t>
        </w:r>
      </w:ins>
      <w:ins w:id="3936" w:author="PR Preview" w:date="2026-01-01T00:00:00Z">
        <w:r>
          <w:t xml:space="preserve"> </w:t>
        </w:r>
      </w:ins>
      <w:ins w:id="3937" w:author="PR Preview" w:date="2026-01-01T00:00:00Z">
        <w:r>
          <w:t xml:space="preserve">so the graph of</w:t>
        </w:r>
      </w:ins>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7"/>
        </w:tc>
      </w:tr>
    </w:tbl>
    <w:bookmarkEnd w:id="528"/>
    <w:bookmarkStart w:id="529"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9"/>
    <w:bookmarkStart w:id="530" w:name="exm-matrix-induced-inner-product"/>
    <w:p>
      <w:pPr>
        <w:pStyle w:val="FirstParagraph"/>
      </w:pPr>
      <w:del w:id="3938" w:author="PR Preview" w:date="2026-01-01T00:00:00Z">
        <w:r>
          <w:rPr>
            <w:b/>
            <w:bCs/>
          </w:rPr>
          <w:delText xml:space="preserve">Example 159 (A matrix-induced inner product calculation)</w:delText>
        </w:r>
      </w:del>
      <w:del w:id="3939" w:author="PR Preview" w:date="2026-01-01T00:00:00Z">
        <w:r>
          <w:delText xml:space="preserve"> </w:delText>
        </w:r>
      </w:del>
      <w:del w:id="3940" w:author="PR Preview" w:date="2026-01-01T00:00:00Z">
        <w:r>
          <w:delText xml:space="preserve">Consider the symmetric matrix</w:delText>
        </w:r>
      </w:del>
    </w:p>
    <w:p>
      <w:pPr>
        <w:pStyle w:val="FirstParagraph"/>
      </w:pPr>
      <w:ins w:id="3941" w:author="PR Preview" w:date="2026-01-01T00:00:00Z">
        <w:r>
          <w:rPr>
            <w:b/>
            <w:bCs/>
          </w:rPr>
          <w:t xml:space="preserve">Example 160 (A matrix-induced inner product calculation)</w:t>
        </w:r>
      </w:ins>
      <w:ins w:id="3942" w:author="PR Preview" w:date="2026-01-01T00:00:00Z">
        <w:r>
          <w:t xml:space="preserve"> </w:t>
        </w:r>
      </w:ins>
      <w:ins w:id="3943" w:author="PR Preview" w:date="2026-01-01T00:00:00Z">
        <w:r>
          <w:t xml:space="preserve">Consider the symmetric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30"/>
    <w:bookmarkStart w:id="531"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3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32" w:name="exm-matrix-induced-inner-product-axioms"/>
    <w:p>
      <w:pPr>
        <w:pStyle w:val="BodyText"/>
      </w:pPr>
      <w:del w:id="3944" w:author="PR Preview" w:date="2026-01-01T00:00:00Z">
        <w:r>
          <w:rPr>
            <w:b/>
            <w:bCs/>
          </w:rPr>
          <w:delText xml:space="preserve">Example 160 (Checking the inner product axioms, and recovering the matrix from the inner product)</w:delText>
        </w:r>
      </w:del>
      <w:del w:id="3945" w:author="PR Preview" w:date="2026-01-01T00:00:00Z">
        <w:r>
          <w:delText xml:space="preserve"> </w:delText>
        </w:r>
      </w:del>
      <w:del w:id="3946" w:author="PR Preview" w:date="2026-01-01T00:00:00Z">
        <w:r>
          <w:delText xml:space="preserve">Take</w:delText>
        </w:r>
      </w:del>
      <w:del w:id="394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948" w:author="PR Preview" w:date="2026-01-01T00:00:00Z">
        <w:r>
          <w:delText xml:space="preserve"> </w:delText>
        </w:r>
      </w:del>
      <w:del w:id="3949" w:author="PR Preview" w:date="2026-01-01T00:00:00Z">
        <w:r>
          <w:delText xml:space="preserve">from</w:delText>
        </w:r>
      </w:del>
      <w:del w:id="3950" w:author="PR Preview" w:date="2026-01-01T00:00:00Z">
        <w:r>
          <w:delText xml:space="preserve"> </w:delText>
        </w:r>
      </w:del>
      <w:hyperlink w:anchor="exm-matrix-induced-inner-product">
        <w:del w:id="3951" w:author="PR Preview" w:date="2026-01-01T00:00:00Z">
          <w:r>
            <w:rPr>
              <w:rStyle w:val="Hyperlink"/>
            </w:rPr>
            <w:delText xml:space="preserve">Example 159</w:delText>
          </w:r>
        </w:del>
      </w:hyperlink>
      <w:del w:id="3952" w:author="PR Preview" w:date="2026-01-01T00:00:00Z">
        <w:r>
          <w:delText xml:space="preserve">,</w:delText>
        </w:r>
      </w:del>
      <w:del w:id="3953" w:author="PR Preview" w:date="2026-01-01T00:00:00Z">
        <w:r>
          <w:delText xml:space="preserve"> </w:delText>
        </w:r>
      </w:del>
      <w:del w:id="3954" w:author="PR Preview" w:date="2026-01-01T00:00:00Z">
        <w:r>
          <w:delText xml:space="preserve">the vectors</w:delText>
        </w:r>
      </w:del>
      <w:del w:id="3955" w:author="PR Preview" w:date="2026-01-01T00:00:00Z">
        <w:r>
          <w:delText xml:space="preserve"> </w:delText>
        </w:r>
      </w:del>
      <w:del w:id="3956" w:author="PR Preview" w:date="2026-01-01T00:00:00Z">
        <w:r>
          <w:delText xml:space="preserve">$\mathord{\smash[b]{\underset{\raise.3ex\hbox{$\scriptstyle\sim$}}{x}}\vphantom{x}}= (1, 2)$</w:delText>
        </w:r>
      </w:del>
      <w:del w:id="3957" w:author="PR Preview" w:date="2026-01-01T00:00:00Z">
        <w:r>
          <w:delText xml:space="preserve">,</w:delText>
        </w:r>
      </w:del>
      <w:del w:id="3958" w:author="PR Preview" w:date="2026-01-01T00:00:00Z">
        <w:r>
          <w:delText xml:space="preserve"> </w:delText>
        </w:r>
      </w:del>
      <w:del w:id="3959" w:author="PR Preview" w:date="2026-01-01T00:00:00Z">
        <w:r>
          <w:delText xml:space="preserve">$\mathord{\smash[b]{\underset{\raise.3ex\hbox{$\scriptstyle\sim$}}{y}}\vphantom{y}}= (3, -1)$</w:delText>
        </w:r>
      </w:del>
      <w:del w:id="3960" w:author="PR Preview" w:date="2026-01-01T00:00:00Z">
        <w:r>
          <w:delText xml:space="preserve"> </w:delText>
        </w:r>
      </w:del>
      <w:del w:id="3961" w:author="PR Preview" w:date="2026-01-01T00:00:00Z">
        <w:r>
          <w:delText xml:space="preserve">and</w:delText>
        </w:r>
      </w:del>
      <w:del w:id="3962" w:author="PR Preview" w:date="2026-01-01T00:00:00Z">
        <w:r>
          <w:delText xml:space="preserve"> </w:delText>
        </w:r>
      </w:del>
      <w:del w:id="3963" w:author="PR Preview" w:date="2026-01-01T00:00:00Z">
        <w:r>
          <w:delText xml:space="preserve">$\mathord{\smash[b]{\underset{\raise.3ex\hbox{$\scriptstyle\sim$}}{z}}\vphantom{z}} = (0, 4)$</w:delText>
        </w:r>
      </w:del>
      <w:del w:id="3964" w:author="PR Preview" w:date="2026-01-01T00:00:00Z">
        <w:r>
          <w:delText xml:space="preserve">,</w:delText>
        </w:r>
      </w:del>
      <w:del w:id="3965" w:author="PR Preview" w:date="2026-01-01T00:00:00Z">
        <w:r>
          <w:delText xml:space="preserve"> </w:delText>
        </w:r>
      </w:del>
      <w:del w:id="3966" w:author="PR Preview" w:date="2026-01-01T00:00:00Z">
        <w:r>
          <w:delText xml:space="preserve">and the numbers</w:delText>
        </w:r>
      </w:del>
      <w:del w:id="3967" w:author="PR Preview" w:date="2026-01-01T00:00:00Z">
        <w:r>
          <w:delText xml:space="preserve"> </w:delText>
        </w:r>
      </w:del>
      <m:oMath>
        <m:r>
          <m:t>a</m:t>
        </m:r>
        <m:r>
          <m:rPr>
            <m:sty m:val="p"/>
          </m:rPr>
          <m:t>=</m:t>
        </m:r>
        <m:r>
          <m:t>2</m:t>
        </m:r>
      </m:oMath>
      <w:del w:id="3968" w:author="PR Preview" w:date="2026-01-01T00:00:00Z">
        <w:r>
          <w:delText xml:space="preserve"> </w:delText>
        </w:r>
      </w:del>
      <w:del w:id="3969" w:author="PR Preview" w:date="2026-01-01T00:00:00Z">
        <w:r>
          <w:delText xml:space="preserve">and</w:delText>
        </w:r>
      </w:del>
      <w:del w:id="3970" w:author="PR Preview" w:date="2026-01-01T00:00:00Z">
        <w:r>
          <w:delText xml:space="preserve"> </w:delText>
        </w:r>
      </w:del>
      <m:oMath>
        <m:r>
          <m:t>b</m:t>
        </m:r>
        <m:r>
          <m:rPr>
            <m:sty m:val="p"/>
          </m:rPr>
          <m:t>=</m:t>
        </m:r>
        <m:r>
          <m:rPr>
            <m:sty m:val="p"/>
          </m:rPr>
          <m:t>−</m:t>
        </m:r>
        <m:r>
          <m:t>3</m:t>
        </m:r>
      </m:oMath>
      <w:del w:id="3971" w:author="PR Preview" w:date="2026-01-01T00:00:00Z">
        <w:r>
          <w:delText xml:space="preserve">.</w:delText>
        </w:r>
      </w:del>
      <w:del w:id="3972" w:author="PR Preview" w:date="2026-01-01T00:00:00Z">
        <w:r>
          <w:delText xml:space="preserve"> </w:delText>
        </w:r>
      </w:del>
      <w:del w:id="3973" w:author="PR Preview" w:date="2026-01-01T00:00:00Z">
        <w:r>
          <w:delText xml:space="preserve">The code computes both sides of each axiom in</w:delText>
        </w:r>
      </w:del>
      <w:del w:id="3974" w:author="PR Preview" w:date="2026-01-01T00:00:00Z">
        <w:r>
          <w:delText xml:space="preserve"> </w:delText>
        </w:r>
      </w:del>
      <w:hyperlink w:anchor="thm-matrix-induced-inner-product">
        <w:del w:id="3975" w:author="PR Preview" w:date="2026-01-01T00:00:00Z">
          <w:r>
            <w:rPr>
              <w:rStyle w:val="Hyperlink"/>
            </w:rPr>
            <w:delText xml:space="preserve">Theorem 85</w:delText>
          </w:r>
        </w:del>
      </w:hyperlink>
      <w:del w:id="3976" w:author="PR Preview" w:date="2026-01-01T00:00:00Z">
        <w:r>
          <w:delText xml:space="preserve">,</w:delText>
        </w:r>
      </w:del>
      <w:del w:id="3977" w:author="PR Preview" w:date="2026-01-01T00:00:00Z">
        <w:r>
          <w:delText xml:space="preserve"> </w:delText>
        </w:r>
      </w:del>
      <w:del w:id="3978" w:author="PR Preview" w:date="2026-01-01T00:00:00Z">
        <w:r>
          <w:delText xml:space="preserve">and then the numbers</w:delText>
        </w:r>
      </w:del>
      <w:del w:id="3979" w:author="PR Preview" w:date="2026-01-01T00:00:00Z">
        <w:r>
          <w:delText xml:space="preserve"> </w:delText>
        </w:r>
      </w:del>
      <w:del w:id="3980" w:author="PR Preview" w:date="2026-01-01T00:00:00Z">
        <w:r>
          <w:delText xml:space="preserve">$\mathopen{}\left\langle \mathord{\smash[b]{\underset{\raise.3ex\hbox{$\scriptstyle\sim$}}{e}}\vphantom{e}}_i, \mathord{\smash[b]{\underset{\raise.3ex\hbox{$\scriptstyle\sim$}}{e}}\vphantom{e}}_j\right\rangle\mathclose{}_{\mathbf{A}}$</w:delText>
        </w:r>
      </w:del>
      <w:del w:id="3981" w:author="PR Preview" w:date="2026-01-01T00:00:00Z">
        <w:r>
          <w:delText xml:space="preserve"> </w:delText>
        </w:r>
      </w:del>
      <w:del w:id="3982" w:author="PR Preview" w:date="2026-01-01T00:00:00Z">
        <w:r>
          <w:delText xml:space="preserve">for the standard basis vectors.</w:delText>
        </w:r>
      </w:del>
    </w:p>
    <w:p>
      <w:pPr>
        <w:pStyle w:val="BodyText"/>
      </w:pPr>
      <w:ins w:id="3983" w:author="PR Preview" w:date="2026-01-01T00:00:00Z">
        <w:r>
          <w:rPr>
            <w:b/>
            <w:bCs/>
          </w:rPr>
          <w:t xml:space="preserve">Example 161 (Checking the inner product axioms, and recovering the matrix from the inner product)</w:t>
        </w:r>
      </w:ins>
      <w:ins w:id="3984" w:author="PR Preview" w:date="2026-01-01T00:00:00Z">
        <w:r>
          <w:t xml:space="preserve"> </w:t>
        </w:r>
      </w:ins>
      <w:ins w:id="3985" w:author="PR Preview" w:date="2026-01-01T00:00:00Z">
        <w:r>
          <w:t xml:space="preserve">Take</w:t>
        </w:r>
      </w:ins>
      <w:ins w:id="398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987" w:author="PR Preview" w:date="2026-01-01T00:00:00Z">
        <w:r>
          <w:t xml:space="preserve"> </w:t>
        </w:r>
      </w:ins>
      <w:ins w:id="3988" w:author="PR Preview" w:date="2026-01-01T00:00:00Z">
        <w:r>
          <w:t xml:space="preserve">from</w:t>
        </w:r>
      </w:ins>
      <w:ins w:id="3989" w:author="PR Preview" w:date="2026-01-01T00:00:00Z">
        <w:r>
          <w:t xml:space="preserve"> </w:t>
        </w:r>
      </w:ins>
      <w:hyperlink w:anchor="exm-matrix-induced-inner-product">
        <w:ins w:id="3990" w:author="PR Preview" w:date="2026-01-01T00:00:00Z">
          <w:r>
            <w:rPr>
              <w:rStyle w:val="Hyperlink"/>
            </w:rPr>
            <w:t xml:space="preserve">Example 160</w:t>
          </w:r>
        </w:ins>
      </w:hyperlink>
      <w:ins w:id="3991" w:author="PR Preview" w:date="2026-01-01T00:00:00Z">
        <w:r>
          <w:t xml:space="preserve">,</w:t>
        </w:r>
      </w:ins>
      <w:ins w:id="3992" w:author="PR Preview" w:date="2026-01-01T00:00:00Z">
        <w:r>
          <w:t xml:space="preserve"> </w:t>
        </w:r>
      </w:ins>
      <w:ins w:id="3993" w:author="PR Preview" w:date="2026-01-01T00:00:00Z">
        <w:r>
          <w:t xml:space="preserve">the vectors</w:t>
        </w:r>
      </w:ins>
      <w:ins w:id="3994" w:author="PR Preview" w:date="2026-01-01T00:00:00Z">
        <w:r>
          <w:t xml:space="preserve"> </w:t>
        </w:r>
      </w:ins>
      <w:ins w:id="3995" w:author="PR Preview" w:date="2026-01-01T00:00:00Z">
        <w:r>
          <w:t xml:space="preserve">$\mathord{\smash[b]{\underset{\raise.3ex\hbox{$\scriptstyle\sim$}}{x}}\vphantom{x}}= (1, 2)$</w:t>
        </w:r>
      </w:ins>
      <w:ins w:id="3996" w:author="PR Preview" w:date="2026-01-01T00:00:00Z">
        <w:r>
          <w:t xml:space="preserve">,</w:t>
        </w:r>
      </w:ins>
      <w:ins w:id="3997" w:author="PR Preview" w:date="2026-01-01T00:00:00Z">
        <w:r>
          <w:t xml:space="preserve"> </w:t>
        </w:r>
      </w:ins>
      <w:ins w:id="3998" w:author="PR Preview" w:date="2026-01-01T00:00:00Z">
        <w:r>
          <w:t xml:space="preserve">$\mathord{\smash[b]{\underset{\raise.3ex\hbox{$\scriptstyle\sim$}}{y}}\vphantom{y}}= (3, -1)$</w:t>
        </w:r>
      </w:ins>
      <w:ins w:id="3999" w:author="PR Preview" w:date="2026-01-01T00:00:00Z">
        <w:r>
          <w:t xml:space="preserve"> </w:t>
        </w:r>
      </w:ins>
      <w:ins w:id="4000" w:author="PR Preview" w:date="2026-01-01T00:00:00Z">
        <w:r>
          <w:t xml:space="preserve">and</w:t>
        </w:r>
      </w:ins>
      <w:ins w:id="4001" w:author="PR Preview" w:date="2026-01-01T00:00:00Z">
        <w:r>
          <w:t xml:space="preserve"> </w:t>
        </w:r>
      </w:ins>
      <w:ins w:id="4002" w:author="PR Preview" w:date="2026-01-01T00:00:00Z">
        <w:r>
          <w:t xml:space="preserve">$\mathord{\smash[b]{\underset{\raise.3ex\hbox{$\scriptstyle\sim$}}{z}}\vphantom{z}} = (0, 4)$</w:t>
        </w:r>
      </w:ins>
      <w:ins w:id="4003" w:author="PR Preview" w:date="2026-01-01T00:00:00Z">
        <w:r>
          <w:t xml:space="preserve">,</w:t>
        </w:r>
      </w:ins>
      <w:ins w:id="4004" w:author="PR Preview" w:date="2026-01-01T00:00:00Z">
        <w:r>
          <w:t xml:space="preserve"> </w:t>
        </w:r>
      </w:ins>
      <w:ins w:id="4005" w:author="PR Preview" w:date="2026-01-01T00:00:00Z">
        <w:r>
          <w:t xml:space="preserve">and the numbers</w:t>
        </w:r>
      </w:ins>
      <w:ins w:id="4006" w:author="PR Preview" w:date="2026-01-01T00:00:00Z">
        <w:r>
          <w:t xml:space="preserve"> </w:t>
        </w:r>
      </w:ins>
      <m:oMath>
        <m:r>
          <m:t>a</m:t>
        </m:r>
        <m:r>
          <m:rPr>
            <m:sty m:val="p"/>
          </m:rPr>
          <m:t>=</m:t>
        </m:r>
        <m:r>
          <m:t>2</m:t>
        </m:r>
      </m:oMath>
      <w:ins w:id="4007" w:author="PR Preview" w:date="2026-01-01T00:00:00Z">
        <w:r>
          <w:t xml:space="preserve"> </w:t>
        </w:r>
      </w:ins>
      <w:ins w:id="4008" w:author="PR Preview" w:date="2026-01-01T00:00:00Z">
        <w:r>
          <w:t xml:space="preserve">and</w:t>
        </w:r>
      </w:ins>
      <w:ins w:id="4009" w:author="PR Preview" w:date="2026-01-01T00:00:00Z">
        <w:r>
          <w:t xml:space="preserve"> </w:t>
        </w:r>
      </w:ins>
      <m:oMath>
        <m:r>
          <m:t>b</m:t>
        </m:r>
        <m:r>
          <m:rPr>
            <m:sty m:val="p"/>
          </m:rPr>
          <m:t>=</m:t>
        </m:r>
        <m:r>
          <m:rPr>
            <m:sty m:val="p"/>
          </m:rPr>
          <m:t>−</m:t>
        </m:r>
        <m:r>
          <m:t>3</m:t>
        </m:r>
      </m:oMath>
      <w:ins w:id="4010" w:author="PR Preview" w:date="2026-01-01T00:00:00Z">
        <w:r>
          <w:t xml:space="preserve">.</w:t>
        </w:r>
      </w:ins>
      <w:ins w:id="4011" w:author="PR Preview" w:date="2026-01-01T00:00:00Z">
        <w:r>
          <w:t xml:space="preserve"> </w:t>
        </w:r>
      </w:ins>
      <w:ins w:id="4012" w:author="PR Preview" w:date="2026-01-01T00:00:00Z">
        <w:r>
          <w:t xml:space="preserve">The code computes both sides of each axiom in</w:t>
        </w:r>
      </w:ins>
      <w:ins w:id="4013" w:author="PR Preview" w:date="2026-01-01T00:00:00Z">
        <w:r>
          <w:t xml:space="preserve"> </w:t>
        </w:r>
      </w:ins>
      <w:hyperlink w:anchor="thm-matrix-induced-inner-product">
        <w:ins w:id="4014" w:author="PR Preview" w:date="2026-01-01T00:00:00Z">
          <w:r>
            <w:rPr>
              <w:rStyle w:val="Hyperlink"/>
            </w:rPr>
            <w:t xml:space="preserve">Theorem 85</w:t>
          </w:r>
        </w:ins>
      </w:hyperlink>
      <w:ins w:id="4015" w:author="PR Preview" w:date="2026-01-01T00:00:00Z">
        <w:r>
          <w:t xml:space="preserve">,</w:t>
        </w:r>
      </w:ins>
      <w:ins w:id="4016" w:author="PR Preview" w:date="2026-01-01T00:00:00Z">
        <w:r>
          <w:t xml:space="preserve"> </w:t>
        </w:r>
      </w:ins>
      <w:ins w:id="4017" w:author="PR Preview" w:date="2026-01-01T00:00:00Z">
        <w:r>
          <w:t xml:space="preserve">and then the numbers</w:t>
        </w:r>
      </w:ins>
      <w:ins w:id="4018" w:author="PR Preview" w:date="2026-01-01T00:00:00Z">
        <w:r>
          <w:t xml:space="preserve"> </w:t>
        </w:r>
      </w:ins>
      <w:ins w:id="4019" w:author="PR Preview" w:date="2026-01-01T00:00:00Z">
        <w:r>
          <w:t xml:space="preserve">$\mathopen{}\left\langle \mathord{\smash[b]{\underset{\raise.3ex\hbox{$\scriptstyle\sim$}}{e}}\vphantom{e}}_i, \mathord{\smash[b]{\underset{\raise.3ex\hbox{$\scriptstyle\sim$}}{e}}\vphantom{e}}_j\right\rangle\mathclose{}_{\mathbf{A}}$</w:t>
        </w:r>
      </w:ins>
      <w:ins w:id="4020" w:author="PR Preview" w:date="2026-01-01T00:00:00Z">
        <w:r>
          <w:t xml:space="preserve"> </w:t>
        </w:r>
      </w:ins>
      <w:ins w:id="4021" w:author="PR Preview" w:date="2026-01-01T00:00:00Z">
        <w:r>
          <w:t xml:space="preserve">for the standard basis vectors.</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32"/>
    <w:bookmarkStart w:id="533"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33"/>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4"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4"/>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5" w:name="rem-inner-products-machine-learning"/>
    <w:p>
      <w:pPr>
        <w:pStyle w:val="FirstParagraph"/>
      </w:pPr>
      <w:del w:id="4022" w:author="PR Preview" w:date="2026-01-01T00:00:00Z">
        <w:r>
          <w:rPr>
            <w:i/>
            <w:iCs/>
          </w:rPr>
          <w:delText xml:space="preserve">Remark 46</w:delText>
        </w:r>
      </w:del>
      <w:del w:id="4023" w:author="PR Preview" w:date="2026-01-01T00:00:00Z">
        <w:r>
          <w:delText xml:space="preserve"> (Inner product spaces in machine learning). </w:delText>
        </w:r>
      </w:del>
      <w:del w:id="4024" w:author="PR Preview" w:date="2026-01-01T00:00:00Z">
        <w:r>
          <w:delText xml:space="preserve">In machine learning and statistics, choosing or learning an inner product space</w:delText>
        </w:r>
      </w:del>
      <w:del w:id="4025" w:author="PR Preview" w:date="2026-01-01T00:00:00Z">
        <w:r>
          <w:delText xml:space="preserve"> </w:delText>
        </w:r>
      </w:del>
      <w:del w:id="4026" w:author="PR Preview" w:date="2026-01-01T00:00:00Z">
        <w:r>
          <w:delText xml:space="preserve">tailors geometric notions of distance, angle, and projection to the structure of the data:</w:delText>
        </w:r>
      </w:del>
    </w:p>
    <w:p>
      <w:pPr>
        <w:pStyle w:val="FirstParagraph"/>
      </w:pPr>
      <w:ins w:id="4027" w:author="PR Preview" w:date="2026-01-01T00:00:00Z">
        <w:r>
          <w:rPr>
            <w:i/>
            <w:iCs/>
          </w:rPr>
          <w:t xml:space="preserve">Remark 47</w:t>
        </w:r>
      </w:ins>
      <w:ins w:id="4028" w:author="PR Preview" w:date="2026-01-01T00:00:00Z">
        <w:r>
          <w:t xml:space="preserve"> (Inner product spaces in machine learning). </w:t>
        </w:r>
      </w:ins>
      <w:ins w:id="4029" w:author="PR Preview" w:date="2026-01-01T00:00:00Z">
        <w:r>
          <w:t xml:space="preserve">In machine learning and statistics, choosing or learning an inner product space</w:t>
        </w:r>
      </w:ins>
      <w:ins w:id="4030" w:author="PR Preview" w:date="2026-01-01T00:00:00Z">
        <w:r>
          <w:t xml:space="preserve"> </w:t>
        </w:r>
      </w:ins>
      <w:ins w:id="4031" w:author="PR Preview" w:date="2026-01-01T00:00:00Z">
        <w:r>
          <w:t xml:space="preserve">tailors geometric notions of distance, angle, and projection to the structure of the data:</w:t>
        </w:r>
      </w:ins>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del w:id="4032" w:author="PR Preview" w:date="2026-01-01T00:00:00Z">
        <w:r>
          <w:delText xml:space="preserve">When embedding vectors are normalized to unit Euclidean norm (</w:delText>
        </w:r>
      </w:del>
      <w:del w:id="4033" w:author="PR Preview" w:date="2026-01-01T00:00:00Z">
        <w:r>
          <w:delText xml:space="preserve">$\mathopen{}\left\lVert\mathord{\smash[b]{\underset{\raise.3ex\hbox{$\scriptstyle\sim$}}{x}}\vphantom{x}}\right\rVert\mathclose{} = 1$</w:delText>
        </w:r>
      </w:del>
      <w:del w:id="4034" w:author="PR Preview" w:date="2026-01-01T00:00:00Z">
        <w:r>
          <w:delText xml:space="preserve"> </w:delText>
        </w:r>
      </w:del>
      <w:del w:id="4035" w:author="PR Preview" w:date="2026-01-01T00:00:00Z">
        <w:r>
          <w:delText xml:space="preserve">and</w:delText>
        </w:r>
      </w:del>
      <w:del w:id="4036" w:author="PR Preview" w:date="2026-01-01T00:00:00Z">
        <w:r>
          <w:delText xml:space="preserve"> </w:delText>
        </w:r>
      </w:del>
      <w:del w:id="4037" w:author="PR Preview" w:date="2026-01-01T00:00:00Z">
        <w:r>
          <w:delText xml:space="preserve">$\mathopen{}\left\lVert\mathord{\smash[b]{\underset{\raise.3ex\hbox{$\scriptstyle\sim$}}{y}}\vphantom{y}}\right\rVert\mathclose{} = 1$</w:delText>
        </w:r>
      </w:del>
      <w:del w:id="4038" w:author="PR Preview" w:date="2026-01-01T00:00:00Z">
        <w:r>
          <w:delText xml:space="preserve">),</w:delText>
        </w:r>
      </w:del>
      <w:del w:id="4039" w:author="PR Preview" w:date="2026-01-01T00:00:00Z">
        <w:r>
          <w:delText xml:space="preserve"> </w:delText>
        </w:r>
      </w:del>
      <w:del w:id="4040" w:author="PR Preview" w:date="2026-01-01T00:00:00Z">
        <w:r>
          <w:delText xml:space="preserve">cosine similarity equals the inner product</w:delText>
        </w:r>
      </w:del>
      <w:del w:id="4041" w:author="PR Preview" w:date="2026-01-01T00:00:00Z">
        <w:r>
          <w:delText xml:space="preserve"> </w:delText>
        </w:r>
      </w:del>
      <w:del w:id="4042" w:author="PR Preview" w:date="2026-01-01T00:00:00Z">
        <w:r>
          <w:delText xml:space="preserve">$\mathopen{}\left\langle \mathord{\smash[b]{\underset{\raise.3ex\hbox{$\scriptstyle\sim$}}{x}}\vphantom{x}}, \mathord{\smash[b]{\underset{\raise.3ex\hbox{$\scriptstyle\sim$}}{y}}\vphantom{y}}\right\rangle\mathclose{}$</w:delText>
        </w:r>
      </w:del>
      <w:del w:id="4043" w:author="PR Preview" w:date="2026-01-01T00:00:00Z">
        <w:r>
          <w:delText xml:space="preserve"> </w:delText>
        </w:r>
      </w:del>
      <w:del w:id="4044" w:author="PR Preview" w:date="2026-01-01T00:00:00Z">
        <w:r>
          <w:delText xml:space="preserve">(</w:delText>
        </w:r>
      </w:del>
      <w:hyperlink w:anchor="cor-cosine-similarity-unit-vectors">
        <w:del w:id="4045" w:author="PR Preview" w:date="2026-01-01T00:00:00Z">
          <w:r>
            <w:rPr>
              <w:rStyle w:val="Hyperlink"/>
            </w:rPr>
            <w:delText xml:space="preserve">Corollary 8</w:delText>
          </w:r>
        </w:del>
      </w:hyperlink>
      <w:del w:id="4046" w:author="PR Preview" w:date="2026-01-01T00:00:00Z">
        <w:r>
          <w:delText xml:space="preserve">).</w:delText>
        </w:r>
      </w:del>
      <w:del w:id="4047" w:author="PR Preview" w:date="2026-01-01T00:00:00Z">
        <w:r>
          <w:delText xml:space="preserve"> </w:delText>
        </w:r>
      </w:del>
      <w:del w:id="4048" w:author="PR Preview" w:date="2026-01-01T00:00:00Z">
        <w:r>
          <w:delText xml:space="preserve">Similarly, the self-attention mechanism in Transformers computes query-key alignment scores through scaled inner products</w:delText>
        </w:r>
      </w:del>
      <w:del w:id="4049" w:author="PR Preview" w:date="2026-01-01T00:00:00Z">
        <w:r>
          <w:delText xml:space="preserve"> </w:delText>
        </w:r>
      </w:del>
      <w:del w:id="4050" w:author="PR Preview" w:date="2026-01-01T00:00:00Z">
        <w:r>
          <w:delText xml:space="preserve">$\mathord{\smash[b]{\underset{\raise.3ex\hbox{$\scriptstyle\sim$}}{q}}\vphantom{q}} \cdot \mathord{\smash[b]{\underset{\raise.3ex\hbox{$\scriptstyle\sim$}}{k}}\vphantom{k}} / \sqrt{d_k}$</w:delText>
        </w:r>
      </w:del>
      <w:del w:id="4051" w:author="PR Preview" w:date="2026-01-01T00:00:00Z">
        <w:r>
          <w:delText xml:space="preserve">.</w:delText>
        </w:r>
      </w:del>
    </w:p>
    <w:p>
      <w:pPr>
        <w:numPr>
          <w:ilvl w:val="0"/>
          <w:numId w:val="1000"/>
        </w:numPr>
      </w:pPr>
      <w:ins w:id="4052" w:author="PR Preview" w:date="2026-01-01T00:00:00Z">
        <w:r>
          <w:t xml:space="preserve">When embedding vectors are normalized to unit Euclidean norm (</w:t>
        </w:r>
      </w:ins>
      <w:ins w:id="4053" w:author="PR Preview" w:date="2026-01-01T00:00:00Z">
        <w:r>
          <w:t xml:space="preserve">$\mathopen{}\left\lVert\mathord{\smash[b]{\underset{\raise.3ex\hbox{$\scriptstyle\sim$}}{x}}\vphantom{x}}\right\rVert\mathclose{} = 1$</w:t>
        </w:r>
      </w:ins>
      <w:ins w:id="4054" w:author="PR Preview" w:date="2026-01-01T00:00:00Z">
        <w:r>
          <w:t xml:space="preserve"> </w:t>
        </w:r>
      </w:ins>
      <w:ins w:id="4055" w:author="PR Preview" w:date="2026-01-01T00:00:00Z">
        <w:r>
          <w:t xml:space="preserve">and</w:t>
        </w:r>
      </w:ins>
      <w:ins w:id="4056" w:author="PR Preview" w:date="2026-01-01T00:00:00Z">
        <w:r>
          <w:t xml:space="preserve"> </w:t>
        </w:r>
      </w:ins>
      <w:ins w:id="4057" w:author="PR Preview" w:date="2026-01-01T00:00:00Z">
        <w:r>
          <w:t xml:space="preserve">$\mathopen{}\left\lVert\mathord{\smash[b]{\underset{\raise.3ex\hbox{$\scriptstyle\sim$}}{y}}\vphantom{y}}\right\rVert\mathclose{} = 1$</w:t>
        </w:r>
      </w:ins>
      <w:ins w:id="4058" w:author="PR Preview" w:date="2026-01-01T00:00:00Z">
        <w:r>
          <w:t xml:space="preserve">),</w:t>
        </w:r>
      </w:ins>
      <w:ins w:id="4059" w:author="PR Preview" w:date="2026-01-01T00:00:00Z">
        <w:r>
          <w:t xml:space="preserve"> </w:t>
        </w:r>
      </w:ins>
      <w:ins w:id="4060" w:author="PR Preview" w:date="2026-01-01T00:00:00Z">
        <w:r>
          <w:t xml:space="preserve">cosine similarity equals the inner product</w:t>
        </w:r>
      </w:ins>
      <w:ins w:id="4061" w:author="PR Preview" w:date="2026-01-01T00:00:00Z">
        <w:r>
          <w:t xml:space="preserve"> </w:t>
        </w:r>
      </w:ins>
      <w:ins w:id="4062" w:author="PR Preview" w:date="2026-01-01T00:00:00Z">
        <w:r>
          <w:t xml:space="preserve">$\mathopen{}\left\langle \mathord{\smash[b]{\underset{\raise.3ex\hbox{$\scriptstyle\sim$}}{x}}\vphantom{x}}, \mathord{\smash[b]{\underset{\raise.3ex\hbox{$\scriptstyle\sim$}}{y}}\vphantom{y}}\right\rangle\mathclose{}$</w:t>
        </w:r>
      </w:ins>
      <w:ins w:id="4063" w:author="PR Preview" w:date="2026-01-01T00:00:00Z">
        <w:r>
          <w:t xml:space="preserve"> </w:t>
        </w:r>
      </w:ins>
      <w:ins w:id="4064" w:author="PR Preview" w:date="2026-01-01T00:00:00Z">
        <w:r>
          <w:t xml:space="preserve">(</w:t>
        </w:r>
      </w:ins>
      <w:hyperlink w:anchor="cor-cosine-similarity-unit-vectors">
        <w:ins w:id="4065" w:author="PR Preview" w:date="2026-01-01T00:00:00Z">
          <w:r>
            <w:rPr>
              <w:rStyle w:val="Hyperlink"/>
            </w:rPr>
            <w:t xml:space="preserve">Corollary 7</w:t>
          </w:r>
        </w:ins>
      </w:hyperlink>
      <w:ins w:id="4066" w:author="PR Preview" w:date="2026-01-01T00:00:00Z">
        <w:r>
          <w:t xml:space="preserve">).</w:t>
        </w:r>
      </w:ins>
      <w:ins w:id="4067" w:author="PR Preview" w:date="2026-01-01T00:00:00Z">
        <w:r>
          <w:t xml:space="preserve"> </w:t>
        </w:r>
      </w:ins>
      <w:ins w:id="4068" w:author="PR Preview" w:date="2026-01-01T00:00:00Z">
        <w:r>
          <w:t xml:space="preserve">Similarly, the self-attention mechanism in Transformers computes query-key alignment scores through scaled inner products</w:t>
        </w:r>
      </w:ins>
      <w:ins w:id="4069" w:author="PR Preview" w:date="2026-01-01T00:00:00Z">
        <w:r>
          <w:t xml:space="preserve"> </w:t>
        </w:r>
      </w:ins>
      <w:ins w:id="4070" w:author="PR Preview" w:date="2026-01-01T00:00:00Z">
        <w:r>
          <w:t xml:space="preserve">$\mathord{\smash[b]{\underset{\raise.3ex\hbox{$\scriptstyle\sim$}}{q}}\vphantom{q}} \cdot \mathord{\smash[b]{\underset{\raise.3ex\hbox{$\scriptstyle\sim$}}{k}}\vphantom{k}} / \sqrt{d_k}$</w:t>
        </w:r>
      </w:ins>
      <w:ins w:id="4071" w:author="PR Preview" w:date="2026-01-01T00:00:00Z">
        <w:r>
          <w:t xml:space="preserve">.</w:t>
        </w:r>
      </w:ins>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5"/>
    <w:bookmarkEnd w:id="536"/>
    <w:bookmarkStart w:id="551" w:name="determinants"/>
    <w:p>
      <w:pPr>
        <w:pStyle w:val="Heading2"/>
      </w:pPr>
      <w:r>
        <w:t xml:space="preserve">19 Determinants</w:t>
      </w:r>
    </w:p>
    <w:bookmarkStart w:id="537"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7"/>
    <w:bookmarkStart w:id="538" w:name="exm-determinant"/>
    <w:p>
      <w:pPr>
        <w:pStyle w:val="FirstParagraph"/>
      </w:pPr>
      <w:del w:id="4072" w:author="PR Preview" w:date="2026-01-01T00:00:00Z">
        <w:r>
          <w:rPr>
            <w:b/>
            <w:bCs/>
          </w:rPr>
          <w:delText xml:space="preserve">Example 161 (Determinant of a</w:delText>
        </w:r>
      </w:del>
      <w:del w:id="4073" w:author="PR Preview" w:date="2026-01-01T00:00:00Z">
        <w:r>
          <w:rPr>
            <w:b/>
            <w:bCs/>
          </w:rPr>
          <w:delText xml:space="preserve"> </w:delText>
        </w:r>
      </w:del>
      <m:oMath>
        <m:r>
          <m:t>2</m:t>
        </m:r>
        <m:r>
          <m:rPr>
            <m:sty m:val="p"/>
          </m:rPr>
          <m:t>×</m:t>
        </m:r>
        <m:r>
          <m:t>2</m:t>
        </m:r>
      </m:oMath>
      <w:del w:id="4074" w:author="PR Preview" w:date="2026-01-01T00:00:00Z">
        <w:r>
          <w:rPr>
            <w:b/>
            <w:bCs/>
          </w:rPr>
          <w:delText xml:space="preserve"> </w:delText>
        </w:r>
      </w:del>
      <w:del w:id="4075" w:author="PR Preview" w:date="2026-01-01T00:00:00Z">
        <w:r>
          <w:rPr>
            <w:b/>
            <w:bCs/>
          </w:rPr>
          <w:delText xml:space="preserve">matrix)</w:delText>
        </w:r>
      </w:del>
      <w:del w:id="4076" w:author="PR Preview" w:date="2026-01-01T00:00:00Z">
        <w:r>
          <w:delText xml:space="preserve"> </w:delText>
        </w:r>
      </w:del>
      <w:del w:id="4077" w:author="PR Preview" w:date="2026-01-01T00:00:00Z">
        <w:r>
          <w:delText xml:space="preserve">For</w:delText>
        </w:r>
      </w:del>
      <w:del w:id="40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del w:id="4079" w:author="PR Preview" w:date="2026-01-01T00:00:00Z">
        <w:r>
          <w:delText xml:space="preserve">,</w:delText>
        </w:r>
      </w:del>
      <w:del w:id="4080" w:author="PR Preview" w:date="2026-01-01T00:00:00Z">
        <w:r>
          <w:delText xml:space="preserve"> </w:delText>
        </w:r>
      </w:del>
      <w:del w:id="4081" w:author="PR Preview" w:date="2026-01-01T00:00:00Z">
        <w:r>
          <w:delText xml:space="preserve">deleting row 1 and column 1 leaves</w:delText>
        </w:r>
      </w:del>
      <w:del w:id="4082" w:author="PR Preview" w:date="2026-01-01T00:00:00Z">
        <w:r>
          <w:delText xml:space="preserve"> </w:delText>
        </w:r>
      </w:del>
      <m:oMath>
        <m:d>
          <m:dPr>
            <m:begChr m:val="["/>
            <m:sepChr m:val=""/>
            <m:endChr m:val="]"/>
            <m:grow/>
          </m:dPr>
          <m:e>
            <m:m>
              <m:mPr>
                <m:baseJc m:val="center"/>
                <m:plcHide m:val="on"/>
                <m:mcs>
                  <m:mc>
                    <m:mcPr>
                      <m:mcJc m:val="center"/>
                      <m:count m:val="1"/>
                    </m:mcPr>
                  </m:mc>
                </m:mcs>
              </m:mPr>
              <m:mr>
                <m:e>
                  <m:r>
                    <m:t>d</m:t>
                  </m:r>
                </m:e>
              </m:mr>
            </m:m>
          </m:e>
        </m:d>
      </m:oMath>
      <w:del w:id="4083" w:author="PR Preview" w:date="2026-01-01T00:00:00Z">
        <w:r>
          <w:delText xml:space="preserve">,</w:delText>
        </w:r>
      </w:del>
      <w:del w:id="4084" w:author="PR Preview" w:date="2026-01-01T00:00:00Z">
        <w:r>
          <w:delText xml:space="preserve"> </w:delText>
        </w:r>
      </w:del>
      <w:del w:id="4085" w:author="PR Preview" w:date="2026-01-01T00:00:00Z">
        <w:r>
          <w:delText xml:space="preserve">and deleting row 1 and column 2 leaves</w:delText>
        </w:r>
      </w:del>
      <w:del w:id="4086" w:author="PR Preview" w:date="2026-01-01T00:00:00Z">
        <w:r>
          <w:delText xml:space="preserve"> </w:delText>
        </w:r>
      </w:del>
      <m:oMath>
        <m:d>
          <m:dPr>
            <m:begChr m:val="["/>
            <m:sepChr m:val=""/>
            <m:endChr m:val="]"/>
            <m:grow/>
          </m:dPr>
          <m:e>
            <m:m>
              <m:mPr>
                <m:baseJc m:val="center"/>
                <m:plcHide m:val="on"/>
                <m:mcs>
                  <m:mc>
                    <m:mcPr>
                      <m:mcJc m:val="center"/>
                      <m:count m:val="1"/>
                    </m:mcPr>
                  </m:mc>
                </m:mcs>
              </m:mPr>
              <m:mr>
                <m:e>
                  <m:r>
                    <m:t>c</m:t>
                  </m:r>
                </m:e>
              </m:mr>
            </m:m>
          </m:e>
        </m:d>
      </m:oMath>
      <w:del w:id="4087" w:author="PR Preview" w:date="2026-01-01T00:00:00Z">
        <w:r>
          <w:delText xml:space="preserve">.</w:delText>
        </w:r>
      </w:del>
      <w:del w:id="4088" w:author="PR Preview" w:date="2026-01-01T00:00:00Z">
        <w:r>
          <w:delText xml:space="preserve"> </w:delText>
        </w:r>
      </w:del>
      <w:del w:id="4089" w:author="PR Preview" w:date="2026-01-01T00:00:00Z">
        <w:r>
          <w:delText xml:space="preserve">So:</w:delText>
        </w:r>
      </w:del>
    </w:p>
    <w:p>
      <w:pPr>
        <w:pStyle w:val="FirstParagraph"/>
      </w:pPr>
      <w:ins w:id="4090" w:author="PR Preview" w:date="2026-01-01T00:00:00Z">
        <w:r>
          <w:rPr>
            <w:b/>
            <w:bCs/>
          </w:rPr>
          <w:t xml:space="preserve">Example 162 (Determinant of a</w:t>
        </w:r>
      </w:ins>
      <w:ins w:id="4091" w:author="PR Preview" w:date="2026-01-01T00:00:00Z">
        <w:r>
          <w:rPr>
            <w:b/>
            <w:bCs/>
          </w:rPr>
          <w:t xml:space="preserve"> </w:t>
        </w:r>
      </w:ins>
      <m:oMath>
        <m:r>
          <m:t>2</m:t>
        </m:r>
        <m:r>
          <m:rPr>
            <m:sty m:val="p"/>
          </m:rPr>
          <m:t>×</m:t>
        </m:r>
        <m:r>
          <m:t>2</m:t>
        </m:r>
      </m:oMath>
      <w:ins w:id="4092" w:author="PR Preview" w:date="2026-01-01T00:00:00Z">
        <w:r>
          <w:rPr>
            <w:b/>
            <w:bCs/>
          </w:rPr>
          <w:t xml:space="preserve"> </w:t>
        </w:r>
      </w:ins>
      <w:ins w:id="4093" w:author="PR Preview" w:date="2026-01-01T00:00:00Z">
        <w:r>
          <w:rPr>
            <w:b/>
            <w:bCs/>
          </w:rPr>
          <w:t xml:space="preserve">matrix)</w:t>
        </w:r>
      </w:ins>
      <w:ins w:id="4094" w:author="PR Preview" w:date="2026-01-01T00:00:00Z">
        <w:r>
          <w:t xml:space="preserve"> </w:t>
        </w:r>
      </w:ins>
      <w:ins w:id="4095" w:author="PR Preview" w:date="2026-01-01T00:00:00Z">
        <w:r>
          <w:t xml:space="preserve">For</w:t>
        </w:r>
      </w:ins>
      <w:ins w:id="409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ins w:id="4097" w:author="PR Preview" w:date="2026-01-01T00:00:00Z">
        <w:r>
          <w:t xml:space="preserve">,</w:t>
        </w:r>
      </w:ins>
      <w:ins w:id="4098" w:author="PR Preview" w:date="2026-01-01T00:00:00Z">
        <w:r>
          <w:t xml:space="preserve"> </w:t>
        </w:r>
      </w:ins>
      <w:ins w:id="4099" w:author="PR Preview" w:date="2026-01-01T00:00:00Z">
        <w:r>
          <w:t xml:space="preserve">deleting row 1 and column 1 leaves</w:t>
        </w:r>
      </w:ins>
      <w:ins w:id="4100" w:author="PR Preview" w:date="2026-01-01T00:00:00Z">
        <w:r>
          <w:t xml:space="preserve"> </w:t>
        </w:r>
      </w:ins>
      <m:oMath>
        <m:d>
          <m:dPr>
            <m:begChr m:val="["/>
            <m:sepChr m:val=""/>
            <m:endChr m:val="]"/>
            <m:grow/>
          </m:dPr>
          <m:e>
            <m:m>
              <m:mPr>
                <m:baseJc m:val="center"/>
                <m:plcHide m:val="on"/>
                <m:mcs>
                  <m:mc>
                    <m:mcPr>
                      <m:mcJc m:val="center"/>
                      <m:count m:val="1"/>
                    </m:mcPr>
                  </m:mc>
                </m:mcs>
              </m:mPr>
              <m:mr>
                <m:e>
                  <m:r>
                    <m:t>d</m:t>
                  </m:r>
                </m:e>
              </m:mr>
            </m:m>
          </m:e>
        </m:d>
      </m:oMath>
      <w:ins w:id="4101" w:author="PR Preview" w:date="2026-01-01T00:00:00Z">
        <w:r>
          <w:t xml:space="preserve">,</w:t>
        </w:r>
      </w:ins>
      <w:ins w:id="4102" w:author="PR Preview" w:date="2026-01-01T00:00:00Z">
        <w:r>
          <w:t xml:space="preserve"> </w:t>
        </w:r>
      </w:ins>
      <w:ins w:id="4103" w:author="PR Preview" w:date="2026-01-01T00:00:00Z">
        <w:r>
          <w:t xml:space="preserve">and deleting row 1 and column 2 leaves</w:t>
        </w:r>
      </w:ins>
      <w:ins w:id="4104" w:author="PR Preview" w:date="2026-01-01T00:00:00Z">
        <w:r>
          <w:t xml:space="preserve"> </w:t>
        </w:r>
      </w:ins>
      <m:oMath>
        <m:d>
          <m:dPr>
            <m:begChr m:val="["/>
            <m:sepChr m:val=""/>
            <m:endChr m:val="]"/>
            <m:grow/>
          </m:dPr>
          <m:e>
            <m:m>
              <m:mPr>
                <m:baseJc m:val="center"/>
                <m:plcHide m:val="on"/>
                <m:mcs>
                  <m:mc>
                    <m:mcPr>
                      <m:mcJc m:val="center"/>
                      <m:count m:val="1"/>
                    </m:mcPr>
                  </m:mc>
                </m:mcs>
              </m:mPr>
              <m:mr>
                <m:e>
                  <m:r>
                    <m:t>c</m:t>
                  </m:r>
                </m:e>
              </m:mr>
            </m:m>
          </m:e>
        </m:d>
      </m:oMath>
      <w:ins w:id="4105" w:author="PR Preview" w:date="2026-01-01T00:00:00Z">
        <w:r>
          <w:t xml:space="preserve">.</w:t>
        </w:r>
      </w:ins>
      <w:ins w:id="4106" w:author="PR Preview" w:date="2026-01-01T00:00:00Z">
        <w:r>
          <w:t xml:space="preserve"> </w:t>
        </w:r>
      </w:ins>
      <w:ins w:id="4107" w:author="PR Preview" w:date="2026-01-01T00:00:00Z">
        <w:r>
          <w:t xml:space="preserve">So:</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8"/>
    <w:bookmarkStart w:id="539" w:name="rem-determinant-cofactor-expansion"/>
    <w:p>
      <w:pPr>
        <w:pStyle w:val="FirstParagraph"/>
      </w:pPr>
      <w:del w:id="4108" w:author="PR Preview" w:date="2026-01-01T00:00:00Z">
        <w:r>
          <w:rPr>
            <w:i/>
            <w:iCs/>
          </w:rPr>
          <w:delText xml:space="preserve">Remark 47</w:delText>
        </w:r>
      </w:del>
      <w:del w:id="4109" w:author="PR Preview" w:date="2026-01-01T00:00:00Z">
        <w:r>
          <w:delText xml:space="preserve"> (Cofactor expansion). </w:delText>
        </w:r>
      </w:del>
      <w:del w:id="4110" w:author="PR Preview" w:date="2026-01-01T00:00:00Z">
        <w:r>
          <w:delText xml:space="preserve">The recursive formula in</w:delText>
        </w:r>
      </w:del>
      <w:del w:id="4111" w:author="PR Preview" w:date="2026-01-01T00:00:00Z">
        <w:r>
          <w:delText xml:space="preserve"> </w:delText>
        </w:r>
      </w:del>
      <w:hyperlink w:anchor="def-determinant">
        <w:del w:id="4112" w:author="PR Preview" w:date="2026-01-01T00:00:00Z">
          <w:r>
            <w:rPr>
              <w:rStyle w:val="Hyperlink"/>
            </w:rPr>
            <w:delText xml:space="preserve">Definition 105</w:delText>
          </w:r>
        </w:del>
      </w:hyperlink>
      <w:del w:id="4113" w:author="PR Preview" w:date="2026-01-01T00:00:00Z">
        <w:r>
          <w:delText xml:space="preserve"> </w:delText>
        </w:r>
      </w:del>
      <w:del w:id="4114" w:author="PR Preview" w:date="2026-01-01T00:00:00Z">
        <w:r>
          <w:delText xml:space="preserve">is the</w:delText>
        </w:r>
      </w:del>
      <w:del w:id="4115" w:author="PR Preview" w:date="2026-01-01T00:00:00Z">
        <w:r>
          <w:delText xml:space="preserve"> </w:delText>
        </w:r>
      </w:del>
      <w:del w:id="4116" w:author="PR Preview" w:date="2026-01-01T00:00:00Z">
        <w:r>
          <w:rPr>
            <w:i/>
            <w:iCs/>
          </w:rPr>
          <w:delText xml:space="preserve">cofactor expansion</w:delText>
        </w:r>
      </w:del>
      <w:del w:id="4117" w:author="PR Preview" w:date="2026-01-01T00:00:00Z">
        <w:r>
          <w:delText xml:space="preserve"> </w:delText>
        </w:r>
      </w:del>
      <w:del w:id="4118" w:author="PR Preview" w:date="2026-01-01T00:00:00Z">
        <w:r>
          <w:delText xml:space="preserve">along the first row.</w:delText>
        </w:r>
      </w:del>
      <w:del w:id="4119" w:author="PR Preview" w:date="2026-01-01T00:00:00Z">
        <w:r>
          <w:delText xml:space="preserve"> </w:delText>
        </w:r>
      </w:del>
      <w:del w:id="4120" w:author="PR Preview" w:date="2026-01-01T00:00:00Z">
        <w:r>
          <w:delText xml:space="preserve">Other sources define the determinant</w:delText>
        </w:r>
      </w:del>
      <w:del w:id="4121" w:author="PR Preview" w:date="2026-01-01T00:00:00Z">
        <w:r>
          <w:delText xml:space="preserve"> </w:delText>
        </w:r>
      </w:del>
      <w:del w:id="4122" w:author="PR Preview" w:date="2026-01-01T00:00:00Z">
        <w:r>
          <w:delText xml:space="preserve">as a sum over all orderings of the columns</w:delText>
        </w:r>
      </w:del>
      <w:del w:id="4123" w:author="PR Preview" w:date="2026-01-01T00:00:00Z">
        <w:r>
          <w:delText xml:space="preserve"> </w:delText>
        </w:r>
      </w:del>
      <w:del w:id="4124" w:author="PR Preview" w:date="2026-01-01T00:00:00Z">
        <w:r>
          <w:delText xml:space="preserve">and derive this expansion from it;</w:delText>
        </w:r>
      </w:del>
      <w:del w:id="4125" w:author="PR Preview" w:date="2026-01-01T00:00:00Z">
        <w:r>
          <w:delText xml:space="preserve"> </w:delText>
        </w:r>
      </w:del>
      <w:del w:id="4126" w:author="PR Preview" w:date="2026-01-01T00:00:00Z">
        <w:r>
          <w:delText xml:space="preserve">the two definitions agree</w:delText>
        </w:r>
      </w:del>
      <w:del w:id="4127" w:author="PR Preview" w:date="2026-01-01T00:00:00Z">
        <w:r>
          <w:delText xml:space="preserve"> </w:delText>
        </w:r>
      </w:del>
      <w:del w:id="4128" w:author="PR Preview" w:date="2026-01-01T00:00:00Z">
        <w:r>
          <w:delText xml:space="preserve">[47]</w:delText>
        </w:r>
      </w:del>
      <w:del w:id="4129" w:author="PR Preview" w:date="2026-01-01T00:00:00Z">
        <w:r>
          <w:delText xml:space="preserve">.</w:delText>
        </w:r>
      </w:del>
    </w:p>
    <w:p>
      <w:pPr>
        <w:pStyle w:val="FirstParagraph"/>
      </w:pPr>
      <w:ins w:id="4130" w:author="PR Preview" w:date="2026-01-01T00:00:00Z">
        <w:r>
          <w:rPr>
            <w:i/>
            <w:iCs/>
          </w:rPr>
          <w:t xml:space="preserve">Remark 48</w:t>
        </w:r>
      </w:ins>
      <w:ins w:id="4131" w:author="PR Preview" w:date="2026-01-01T00:00:00Z">
        <w:r>
          <w:t xml:space="preserve"> (Cofactor expansion). </w:t>
        </w:r>
      </w:ins>
      <w:ins w:id="4132" w:author="PR Preview" w:date="2026-01-01T00:00:00Z">
        <w:r>
          <w:t xml:space="preserve">The recursive formula in</w:t>
        </w:r>
      </w:ins>
      <w:ins w:id="4133" w:author="PR Preview" w:date="2026-01-01T00:00:00Z">
        <w:r>
          <w:t xml:space="preserve"> </w:t>
        </w:r>
      </w:ins>
      <w:hyperlink w:anchor="def-determinant">
        <w:ins w:id="4134" w:author="PR Preview" w:date="2026-01-01T00:00:00Z">
          <w:r>
            <w:rPr>
              <w:rStyle w:val="Hyperlink"/>
            </w:rPr>
            <w:t xml:space="preserve">Definition 105</w:t>
          </w:r>
        </w:ins>
      </w:hyperlink>
      <w:ins w:id="4135" w:author="PR Preview" w:date="2026-01-01T00:00:00Z">
        <w:r>
          <w:t xml:space="preserve"> </w:t>
        </w:r>
      </w:ins>
      <w:ins w:id="4136" w:author="PR Preview" w:date="2026-01-01T00:00:00Z">
        <w:r>
          <w:t xml:space="preserve">is the</w:t>
        </w:r>
      </w:ins>
      <w:ins w:id="4137" w:author="PR Preview" w:date="2026-01-01T00:00:00Z">
        <w:r>
          <w:t xml:space="preserve"> </w:t>
        </w:r>
      </w:ins>
      <w:ins w:id="4138" w:author="PR Preview" w:date="2026-01-01T00:00:00Z">
        <w:r>
          <w:rPr>
            <w:i/>
            <w:iCs/>
          </w:rPr>
          <w:t xml:space="preserve">cofactor expansion</w:t>
        </w:r>
      </w:ins>
      <w:ins w:id="4139" w:author="PR Preview" w:date="2026-01-01T00:00:00Z">
        <w:r>
          <w:t xml:space="preserve"> </w:t>
        </w:r>
      </w:ins>
      <w:ins w:id="4140" w:author="PR Preview" w:date="2026-01-01T00:00:00Z">
        <w:r>
          <w:t xml:space="preserve">along the first row.</w:t>
        </w:r>
      </w:ins>
      <w:ins w:id="4141" w:author="PR Preview" w:date="2026-01-01T00:00:00Z">
        <w:r>
          <w:t xml:space="preserve"> </w:t>
        </w:r>
      </w:ins>
      <w:ins w:id="4142" w:author="PR Preview" w:date="2026-01-01T00:00:00Z">
        <w:r>
          <w:t xml:space="preserve">Other sources define the determinant</w:t>
        </w:r>
      </w:ins>
      <w:ins w:id="4143" w:author="PR Preview" w:date="2026-01-01T00:00:00Z">
        <w:r>
          <w:t xml:space="preserve"> </w:t>
        </w:r>
      </w:ins>
      <w:ins w:id="4144" w:author="PR Preview" w:date="2026-01-01T00:00:00Z">
        <w:r>
          <w:t xml:space="preserve">as a sum over all orderings of the columns</w:t>
        </w:r>
      </w:ins>
      <w:ins w:id="4145" w:author="PR Preview" w:date="2026-01-01T00:00:00Z">
        <w:r>
          <w:t xml:space="preserve"> </w:t>
        </w:r>
      </w:ins>
      <w:ins w:id="4146" w:author="PR Preview" w:date="2026-01-01T00:00:00Z">
        <w:r>
          <w:t xml:space="preserve">and derive this expansion from it;</w:t>
        </w:r>
      </w:ins>
      <w:ins w:id="4147" w:author="PR Preview" w:date="2026-01-01T00:00:00Z">
        <w:r>
          <w:t xml:space="preserve"> </w:t>
        </w:r>
      </w:ins>
      <w:ins w:id="4148" w:author="PR Preview" w:date="2026-01-01T00:00:00Z">
        <w:r>
          <w:t xml:space="preserve">the two definitions agree</w:t>
        </w:r>
      </w:ins>
      <w:ins w:id="4149" w:author="PR Preview" w:date="2026-01-01T00:00:00Z">
        <w:r>
          <w:t xml:space="preserve"> </w:t>
        </w:r>
      </w:ins>
      <w:ins w:id="4150" w:author="PR Preview" w:date="2026-01-01T00:00:00Z">
        <w:r>
          <w:t xml:space="preserve">[47]</w:t>
        </w:r>
      </w:ins>
      <w:ins w:id="4151" w:author="PR Preview" w:date="2026-01-01T00:00:00Z">
        <w:r>
          <w:t xml:space="preserve">.</w:t>
        </w:r>
      </w:ins>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del w:id="4152" w:author="PR Preview" w:date="2026-01-01T00:00:00Z">
        <w:r>
          <w:delText xml:space="preserve">For</w:delText>
        </w:r>
      </w:del>
      <w:del w:id="4153" w:author="PR Preview" w:date="2026-01-01T00:00:00Z">
        <w:r>
          <w:delText xml:space="preserve"> </w:delText>
        </w:r>
      </w:del>
      <m:oMath>
        <m:r>
          <m:t>p</m:t>
        </m:r>
        <m:r>
          <m:rPr>
            <m:sty m:val="p"/>
          </m:rPr>
          <m:t>=</m:t>
        </m:r>
        <m:r>
          <m:t>2</m:t>
        </m:r>
      </m:oMath>
      <w:del w:id="4154" w:author="PR Preview" w:date="2026-01-01T00:00:00Z">
        <w:r>
          <w:delText xml:space="preserve">, the columns have two orderings.</w:delText>
        </w:r>
      </w:del>
      <w:del w:id="4155" w:author="PR Preview" w:date="2026-01-01T00:00:00Z">
        <w:r>
          <w:delText xml:space="preserve"> </w:delText>
        </w:r>
      </w:del>
      <w:del w:id="4156" w:author="PR Preview" w:date="2026-01-01T00:00:00Z">
        <w:r>
          <w:delText xml:space="preserve">The ordering</w:delText>
        </w:r>
      </w:del>
      <w:del w:id="4157" w:author="PR Preview" w:date="2026-01-01T00:00:00Z">
        <w:r>
          <w:delText xml:space="preserve"> </w:delText>
        </w:r>
      </w:del>
      <m:oMath>
        <m:r>
          <m:rPr>
            <m:sty m:val="p"/>
          </m:rPr>
          <m:t>(</m:t>
        </m:r>
        <m:r>
          <m:t>1</m:t>
        </m:r>
        <m:r>
          <m:rPr>
            <m:sty m:val="p"/>
          </m:rPr>
          <m:t>,</m:t>
        </m:r>
        <m:r>
          <m:t>2</m:t>
        </m:r>
        <m:r>
          <m:rPr>
            <m:sty m:val="p"/>
          </m:rPr>
          <m:t>)</m:t>
        </m:r>
      </m:oMath>
      <w:del w:id="4158" w:author="PR Preview" w:date="2026-01-01T00:00:00Z">
        <w:r>
          <w:delText xml:space="preserve"> </w:delText>
        </w:r>
      </w:del>
      <w:del w:id="4159" w:author="PR Preview" w:date="2026-01-01T00:00:00Z">
        <w:r>
          <w:delText xml:space="preserve">keeps each column in place,</w:delText>
        </w:r>
      </w:del>
      <w:del w:id="4160" w:author="PR Preview" w:date="2026-01-01T00:00:00Z">
        <w:r>
          <w:delText xml:space="preserve"> </w:delText>
        </w:r>
      </w:del>
      <w:del w:id="4161" w:author="PR Preview" w:date="2026-01-01T00:00:00Z">
        <w:r>
          <w:delText xml:space="preserve">picks the entries</w:delText>
        </w:r>
      </w:del>
      <w:del w:id="4162" w:author="PR Preview" w:date="2026-01-01T00:00:00Z">
        <w:r>
          <w:delText xml:space="preserve"> </w:delText>
        </w:r>
      </w:del>
      <m:oMath>
        <m:sSub>
          <m:e>
            <m:r>
              <m:t>a</m:t>
            </m:r>
          </m:e>
          <m:sub>
            <m:r>
              <m:t>11</m:t>
            </m:r>
          </m:sub>
        </m:sSub>
      </m:oMath>
      <w:del w:id="4163" w:author="PR Preview" w:date="2026-01-01T00:00:00Z">
        <w:r>
          <w:delText xml:space="preserve"> </w:delText>
        </w:r>
      </w:del>
      <w:del w:id="4164" w:author="PR Preview" w:date="2026-01-01T00:00:00Z">
        <w:r>
          <w:delText xml:space="preserve">and</w:delText>
        </w:r>
      </w:del>
      <w:del w:id="4165" w:author="PR Preview" w:date="2026-01-01T00:00:00Z">
        <w:r>
          <w:delText xml:space="preserve"> </w:delText>
        </w:r>
      </w:del>
      <m:oMath>
        <m:sSub>
          <m:e>
            <m:r>
              <m:t>a</m:t>
            </m:r>
          </m:e>
          <m:sub>
            <m:r>
              <m:t>22</m:t>
            </m:r>
          </m:sub>
        </m:sSub>
      </m:oMath>
      <w:del w:id="4166" w:author="PR Preview" w:date="2026-01-01T00:00:00Z">
        <w:r>
          <w:delText xml:space="preserve">,</w:delText>
        </w:r>
      </w:del>
      <w:del w:id="4167" w:author="PR Preview" w:date="2026-01-01T00:00:00Z">
        <w:r>
          <w:delText xml:space="preserve"> </w:delText>
        </w:r>
      </w:del>
      <w:del w:id="4168" w:author="PR Preview" w:date="2026-01-01T00:00:00Z">
        <w:r>
          <w:delText xml:space="preserve">and has sign</w:delText>
        </w:r>
      </w:del>
      <w:del w:id="4169" w:author="PR Preview" w:date="2026-01-01T00:00:00Z">
        <w:r>
          <w:delText xml:space="preserve"> </w:delText>
        </w:r>
      </w:del>
      <m:oMath>
        <m:r>
          <m:rPr>
            <m:sty m:val="p"/>
          </m:rPr>
          <m:t>+</m:t>
        </m:r>
        <m:r>
          <m:t>1</m:t>
        </m:r>
      </m:oMath>
      <w:del w:id="4170" w:author="PR Preview" w:date="2026-01-01T00:00:00Z">
        <w:r>
          <w:delText xml:space="preserve">.</w:delText>
        </w:r>
      </w:del>
      <w:del w:id="4171" w:author="PR Preview" w:date="2026-01-01T00:00:00Z">
        <w:r>
          <w:delText xml:space="preserve"> </w:delText>
        </w:r>
      </w:del>
      <w:del w:id="4172" w:author="PR Preview" w:date="2026-01-01T00:00:00Z">
        <w:r>
          <w:delText xml:space="preserve">The ordering</w:delText>
        </w:r>
      </w:del>
      <w:del w:id="4173" w:author="PR Preview" w:date="2026-01-01T00:00:00Z">
        <w:r>
          <w:delText xml:space="preserve"> </w:delText>
        </w:r>
      </w:del>
      <m:oMath>
        <m:r>
          <m:rPr>
            <m:sty m:val="p"/>
          </m:rPr>
          <m:t>(</m:t>
        </m:r>
        <m:r>
          <m:t>2</m:t>
        </m:r>
        <m:r>
          <m:rPr>
            <m:sty m:val="p"/>
          </m:rPr>
          <m:t>,</m:t>
        </m:r>
        <m:r>
          <m:t>1</m:t>
        </m:r>
        <m:r>
          <m:rPr>
            <m:sty m:val="p"/>
          </m:rPr>
          <m:t>)</m:t>
        </m:r>
      </m:oMath>
      <w:del w:id="4174" w:author="PR Preview" w:date="2026-01-01T00:00:00Z">
        <w:r>
          <w:delText xml:space="preserve"> </w:delText>
        </w:r>
      </w:del>
      <w:del w:id="4175" w:author="PR Preview" w:date="2026-01-01T00:00:00Z">
        <w:r>
          <w:delText xml:space="preserve">swaps the two columns,</w:delText>
        </w:r>
      </w:del>
      <w:del w:id="4176" w:author="PR Preview" w:date="2026-01-01T00:00:00Z">
        <w:r>
          <w:delText xml:space="preserve"> </w:delText>
        </w:r>
      </w:del>
      <w:del w:id="4177" w:author="PR Preview" w:date="2026-01-01T00:00:00Z">
        <w:r>
          <w:delText xml:space="preserve">picks the entries</w:delText>
        </w:r>
      </w:del>
      <w:del w:id="4178" w:author="PR Preview" w:date="2026-01-01T00:00:00Z">
        <w:r>
          <w:delText xml:space="preserve"> </w:delText>
        </w:r>
      </w:del>
      <m:oMath>
        <m:sSub>
          <m:e>
            <m:r>
              <m:t>a</m:t>
            </m:r>
          </m:e>
          <m:sub>
            <m:r>
              <m:t>12</m:t>
            </m:r>
          </m:sub>
        </m:sSub>
      </m:oMath>
      <w:del w:id="4179" w:author="PR Preview" w:date="2026-01-01T00:00:00Z">
        <w:r>
          <w:delText xml:space="preserve"> </w:delText>
        </w:r>
      </w:del>
      <w:del w:id="4180" w:author="PR Preview" w:date="2026-01-01T00:00:00Z">
        <w:r>
          <w:delText xml:space="preserve">and</w:delText>
        </w:r>
      </w:del>
      <w:del w:id="4181" w:author="PR Preview" w:date="2026-01-01T00:00:00Z">
        <w:r>
          <w:delText xml:space="preserve"> </w:delText>
        </w:r>
      </w:del>
      <m:oMath>
        <m:sSub>
          <m:e>
            <m:r>
              <m:t>a</m:t>
            </m:r>
          </m:e>
          <m:sub>
            <m:r>
              <m:t>21</m:t>
            </m:r>
          </m:sub>
        </m:sSub>
      </m:oMath>
      <w:del w:id="4182" w:author="PR Preview" w:date="2026-01-01T00:00:00Z">
        <w:r>
          <w:delText xml:space="preserve">,</w:delText>
        </w:r>
      </w:del>
      <w:del w:id="4183" w:author="PR Preview" w:date="2026-01-01T00:00:00Z">
        <w:r>
          <w:delText xml:space="preserve"> </w:delText>
        </w:r>
      </w:del>
      <w:del w:id="4184" w:author="PR Preview" w:date="2026-01-01T00:00:00Z">
        <w:r>
          <w:delText xml:space="preserve">and has sign</w:delText>
        </w:r>
      </w:del>
      <w:del w:id="4185" w:author="PR Preview" w:date="2026-01-01T00:00:00Z">
        <w:r>
          <w:delText xml:space="preserve"> </w:delText>
        </w:r>
      </w:del>
      <m:oMath>
        <m:r>
          <m:rPr>
            <m:sty m:val="p"/>
          </m:rPr>
          <m:t>−</m:t>
        </m:r>
        <m:r>
          <m:t>1</m:t>
        </m:r>
      </m:oMath>
      <w:del w:id="4186" w:author="PR Preview" w:date="2026-01-01T00:00:00Z">
        <w:r>
          <w:delText xml:space="preserve">.</w:delText>
        </w:r>
      </w:del>
      <w:del w:id="4187" w:author="PR Preview" w:date="2026-01-01T00:00:00Z">
        <w:r>
          <w:delText xml:space="preserve"> </w:delText>
        </w:r>
      </w:del>
      <w:del w:id="4188" w:author="PR Preview" w:date="2026-01-01T00:00:00Z">
        <w:r>
          <w:delText xml:space="preserve">The sum</w:delText>
        </w:r>
      </w:del>
      <w:del w:id="4189" w:author="PR Preview" w:date="2026-01-01T00:00:00Z">
        <w:r>
          <w:delText xml:space="preserve"> </w:delText>
        </w:r>
      </w:del>
      <m:oMath>
        <m:sSub>
          <m:e>
            <m:r>
              <m:t>a</m:t>
            </m:r>
          </m:e>
          <m:sub>
            <m:r>
              <m:t>11</m:t>
            </m:r>
          </m:sub>
        </m:sSub>
        <m:sSub>
          <m:e>
            <m:r>
              <m:t>a</m:t>
            </m:r>
          </m:e>
          <m:sub>
            <m:r>
              <m:t>22</m:t>
            </m:r>
          </m:sub>
        </m:sSub>
        <m:r>
          <m:rPr>
            <m:sty m:val="p"/>
          </m:rPr>
          <m:t>−</m:t>
        </m:r>
        <m:sSub>
          <m:e>
            <m:r>
              <m:t>a</m:t>
            </m:r>
          </m:e>
          <m:sub>
            <m:r>
              <m:t>12</m:t>
            </m:r>
          </m:sub>
        </m:sSub>
        <m:sSub>
          <m:e>
            <m:r>
              <m:t>a</m:t>
            </m:r>
          </m:e>
          <m:sub>
            <m:r>
              <m:t>21</m:t>
            </m:r>
          </m:sub>
        </m:sSub>
      </m:oMath>
      <w:del w:id="4190" w:author="PR Preview" w:date="2026-01-01T00:00:00Z">
        <w:r>
          <w:delText xml:space="preserve"> </w:delText>
        </w:r>
      </w:del>
      <w:del w:id="4191" w:author="PR Preview" w:date="2026-01-01T00:00:00Z">
        <w:r>
          <w:delText xml:space="preserve">is the value</w:delText>
        </w:r>
      </w:del>
      <w:del w:id="4192" w:author="PR Preview" w:date="2026-01-01T00:00:00Z">
        <w:r>
          <w:delText xml:space="preserve"> </w:delText>
        </w:r>
      </w:del>
      <m:oMath>
        <m:r>
          <m:t>a</m:t>
        </m:r>
        <m:r>
          <m:t>d</m:t>
        </m:r>
        <m:r>
          <m:rPr>
            <m:sty m:val="p"/>
          </m:rPr>
          <m:t>−</m:t>
        </m:r>
        <m:r>
          <m:t>b</m:t>
        </m:r>
        <m:r>
          <m:t>c</m:t>
        </m:r>
      </m:oMath>
      <w:del w:id="4193" w:author="PR Preview" w:date="2026-01-01T00:00:00Z">
        <w:r>
          <w:delText xml:space="preserve"> </w:delText>
        </w:r>
      </w:del>
      <w:del w:id="4194" w:author="PR Preview" w:date="2026-01-01T00:00:00Z">
        <w:r>
          <w:delText xml:space="preserve">from</w:delText>
        </w:r>
      </w:del>
      <w:del w:id="4195" w:author="PR Preview" w:date="2026-01-01T00:00:00Z">
        <w:r>
          <w:delText xml:space="preserve"> </w:delText>
        </w:r>
      </w:del>
      <w:hyperlink w:anchor="exm-determinant">
        <w:del w:id="4196" w:author="PR Preview" w:date="2026-01-01T00:00:00Z">
          <w:r>
            <w:rPr>
              <w:rStyle w:val="Hyperlink"/>
            </w:rPr>
            <w:delText xml:space="preserve">Example 161</w:delText>
          </w:r>
        </w:del>
      </w:hyperlink>
      <w:del w:id="4197" w:author="PR Preview" w:date="2026-01-01T00:00:00Z">
        <w:r>
          <w:delText xml:space="preserve">.</w:delText>
        </w:r>
      </w:del>
    </w:p>
    <w:p>
      <w:pPr>
        <w:pStyle w:val="BodyText"/>
      </w:pPr>
      <w:ins w:id="4198" w:author="PR Preview" w:date="2026-01-01T00:00:00Z">
        <w:r>
          <w:t xml:space="preserve">For</w:t>
        </w:r>
      </w:ins>
      <w:ins w:id="4199" w:author="PR Preview" w:date="2026-01-01T00:00:00Z">
        <w:r>
          <w:t xml:space="preserve"> </w:t>
        </w:r>
      </w:ins>
      <m:oMath>
        <m:r>
          <m:t>p</m:t>
        </m:r>
        <m:r>
          <m:rPr>
            <m:sty m:val="p"/>
          </m:rPr>
          <m:t>=</m:t>
        </m:r>
        <m:r>
          <m:t>2</m:t>
        </m:r>
      </m:oMath>
      <w:ins w:id="4200" w:author="PR Preview" w:date="2026-01-01T00:00:00Z">
        <w:r>
          <w:t xml:space="preserve">, the columns have two orderings.</w:t>
        </w:r>
      </w:ins>
      <w:ins w:id="4201" w:author="PR Preview" w:date="2026-01-01T00:00:00Z">
        <w:r>
          <w:t xml:space="preserve"> </w:t>
        </w:r>
      </w:ins>
      <w:ins w:id="4202" w:author="PR Preview" w:date="2026-01-01T00:00:00Z">
        <w:r>
          <w:t xml:space="preserve">The ordering</w:t>
        </w:r>
      </w:ins>
      <w:ins w:id="4203" w:author="PR Preview" w:date="2026-01-01T00:00:00Z">
        <w:r>
          <w:t xml:space="preserve"> </w:t>
        </w:r>
      </w:ins>
      <m:oMath>
        <m:r>
          <m:rPr>
            <m:sty m:val="p"/>
          </m:rPr>
          <m:t>(</m:t>
        </m:r>
        <m:r>
          <m:t>1</m:t>
        </m:r>
        <m:r>
          <m:rPr>
            <m:sty m:val="p"/>
          </m:rPr>
          <m:t>,</m:t>
        </m:r>
        <m:r>
          <m:t>2</m:t>
        </m:r>
        <m:r>
          <m:rPr>
            <m:sty m:val="p"/>
          </m:rPr>
          <m:t>)</m:t>
        </m:r>
      </m:oMath>
      <w:ins w:id="4204" w:author="PR Preview" w:date="2026-01-01T00:00:00Z">
        <w:r>
          <w:t xml:space="preserve"> </w:t>
        </w:r>
      </w:ins>
      <w:ins w:id="4205" w:author="PR Preview" w:date="2026-01-01T00:00:00Z">
        <w:r>
          <w:t xml:space="preserve">keeps each column in place,</w:t>
        </w:r>
      </w:ins>
      <w:ins w:id="4206" w:author="PR Preview" w:date="2026-01-01T00:00:00Z">
        <w:r>
          <w:t xml:space="preserve"> </w:t>
        </w:r>
      </w:ins>
      <w:ins w:id="4207" w:author="PR Preview" w:date="2026-01-01T00:00:00Z">
        <w:r>
          <w:t xml:space="preserve">picks the entries</w:t>
        </w:r>
      </w:ins>
      <w:ins w:id="4208" w:author="PR Preview" w:date="2026-01-01T00:00:00Z">
        <w:r>
          <w:t xml:space="preserve"> </w:t>
        </w:r>
      </w:ins>
      <m:oMath>
        <m:sSub>
          <m:e>
            <m:r>
              <m:t>a</m:t>
            </m:r>
          </m:e>
          <m:sub>
            <m:r>
              <m:t>11</m:t>
            </m:r>
          </m:sub>
        </m:sSub>
      </m:oMath>
      <w:ins w:id="4209" w:author="PR Preview" w:date="2026-01-01T00:00:00Z">
        <w:r>
          <w:t xml:space="preserve"> </w:t>
        </w:r>
      </w:ins>
      <w:ins w:id="4210" w:author="PR Preview" w:date="2026-01-01T00:00:00Z">
        <w:r>
          <w:t xml:space="preserve">and</w:t>
        </w:r>
      </w:ins>
      <w:ins w:id="4211" w:author="PR Preview" w:date="2026-01-01T00:00:00Z">
        <w:r>
          <w:t xml:space="preserve"> </w:t>
        </w:r>
      </w:ins>
      <m:oMath>
        <m:sSub>
          <m:e>
            <m:r>
              <m:t>a</m:t>
            </m:r>
          </m:e>
          <m:sub>
            <m:r>
              <m:t>22</m:t>
            </m:r>
          </m:sub>
        </m:sSub>
      </m:oMath>
      <w:ins w:id="4212" w:author="PR Preview" w:date="2026-01-01T00:00:00Z">
        <w:r>
          <w:t xml:space="preserve">,</w:t>
        </w:r>
      </w:ins>
      <w:ins w:id="4213" w:author="PR Preview" w:date="2026-01-01T00:00:00Z">
        <w:r>
          <w:t xml:space="preserve"> </w:t>
        </w:r>
      </w:ins>
      <w:ins w:id="4214" w:author="PR Preview" w:date="2026-01-01T00:00:00Z">
        <w:r>
          <w:t xml:space="preserve">and has sign</w:t>
        </w:r>
      </w:ins>
      <w:ins w:id="4215" w:author="PR Preview" w:date="2026-01-01T00:00:00Z">
        <w:r>
          <w:t xml:space="preserve"> </w:t>
        </w:r>
      </w:ins>
      <m:oMath>
        <m:r>
          <m:rPr>
            <m:sty m:val="p"/>
          </m:rPr>
          <m:t>+</m:t>
        </m:r>
        <m:r>
          <m:t>1</m:t>
        </m:r>
      </m:oMath>
      <w:ins w:id="4216" w:author="PR Preview" w:date="2026-01-01T00:00:00Z">
        <w:r>
          <w:t xml:space="preserve">.</w:t>
        </w:r>
      </w:ins>
      <w:ins w:id="4217" w:author="PR Preview" w:date="2026-01-01T00:00:00Z">
        <w:r>
          <w:t xml:space="preserve"> </w:t>
        </w:r>
      </w:ins>
      <w:ins w:id="4218" w:author="PR Preview" w:date="2026-01-01T00:00:00Z">
        <w:r>
          <w:t xml:space="preserve">The ordering</w:t>
        </w:r>
      </w:ins>
      <w:ins w:id="4219" w:author="PR Preview" w:date="2026-01-01T00:00:00Z">
        <w:r>
          <w:t xml:space="preserve"> </w:t>
        </w:r>
      </w:ins>
      <m:oMath>
        <m:r>
          <m:rPr>
            <m:sty m:val="p"/>
          </m:rPr>
          <m:t>(</m:t>
        </m:r>
        <m:r>
          <m:t>2</m:t>
        </m:r>
        <m:r>
          <m:rPr>
            <m:sty m:val="p"/>
          </m:rPr>
          <m:t>,</m:t>
        </m:r>
        <m:r>
          <m:t>1</m:t>
        </m:r>
        <m:r>
          <m:rPr>
            <m:sty m:val="p"/>
          </m:rPr>
          <m:t>)</m:t>
        </m:r>
      </m:oMath>
      <w:ins w:id="4220" w:author="PR Preview" w:date="2026-01-01T00:00:00Z">
        <w:r>
          <w:t xml:space="preserve"> </w:t>
        </w:r>
      </w:ins>
      <w:ins w:id="4221" w:author="PR Preview" w:date="2026-01-01T00:00:00Z">
        <w:r>
          <w:t xml:space="preserve">swaps the two columns,</w:t>
        </w:r>
      </w:ins>
      <w:ins w:id="4222" w:author="PR Preview" w:date="2026-01-01T00:00:00Z">
        <w:r>
          <w:t xml:space="preserve"> </w:t>
        </w:r>
      </w:ins>
      <w:ins w:id="4223" w:author="PR Preview" w:date="2026-01-01T00:00:00Z">
        <w:r>
          <w:t xml:space="preserve">picks the entries</w:t>
        </w:r>
      </w:ins>
      <w:ins w:id="4224" w:author="PR Preview" w:date="2026-01-01T00:00:00Z">
        <w:r>
          <w:t xml:space="preserve"> </w:t>
        </w:r>
      </w:ins>
      <m:oMath>
        <m:sSub>
          <m:e>
            <m:r>
              <m:t>a</m:t>
            </m:r>
          </m:e>
          <m:sub>
            <m:r>
              <m:t>12</m:t>
            </m:r>
          </m:sub>
        </m:sSub>
      </m:oMath>
      <w:ins w:id="4225" w:author="PR Preview" w:date="2026-01-01T00:00:00Z">
        <w:r>
          <w:t xml:space="preserve"> </w:t>
        </w:r>
      </w:ins>
      <w:ins w:id="4226" w:author="PR Preview" w:date="2026-01-01T00:00:00Z">
        <w:r>
          <w:t xml:space="preserve">and</w:t>
        </w:r>
      </w:ins>
      <w:ins w:id="4227" w:author="PR Preview" w:date="2026-01-01T00:00:00Z">
        <w:r>
          <w:t xml:space="preserve"> </w:t>
        </w:r>
      </w:ins>
      <m:oMath>
        <m:sSub>
          <m:e>
            <m:r>
              <m:t>a</m:t>
            </m:r>
          </m:e>
          <m:sub>
            <m:r>
              <m:t>21</m:t>
            </m:r>
          </m:sub>
        </m:sSub>
      </m:oMath>
      <w:ins w:id="4228" w:author="PR Preview" w:date="2026-01-01T00:00:00Z">
        <w:r>
          <w:t xml:space="preserve">,</w:t>
        </w:r>
      </w:ins>
      <w:ins w:id="4229" w:author="PR Preview" w:date="2026-01-01T00:00:00Z">
        <w:r>
          <w:t xml:space="preserve"> </w:t>
        </w:r>
      </w:ins>
      <w:ins w:id="4230" w:author="PR Preview" w:date="2026-01-01T00:00:00Z">
        <w:r>
          <w:t xml:space="preserve">and has sign</w:t>
        </w:r>
      </w:ins>
      <w:ins w:id="4231" w:author="PR Preview" w:date="2026-01-01T00:00:00Z">
        <w:r>
          <w:t xml:space="preserve"> </w:t>
        </w:r>
      </w:ins>
      <m:oMath>
        <m:r>
          <m:rPr>
            <m:sty m:val="p"/>
          </m:rPr>
          <m:t>−</m:t>
        </m:r>
        <m:r>
          <m:t>1</m:t>
        </m:r>
      </m:oMath>
      <w:ins w:id="4232" w:author="PR Preview" w:date="2026-01-01T00:00:00Z">
        <w:r>
          <w:t xml:space="preserve">.</w:t>
        </w:r>
      </w:ins>
      <w:ins w:id="4233" w:author="PR Preview" w:date="2026-01-01T00:00:00Z">
        <w:r>
          <w:t xml:space="preserve"> </w:t>
        </w:r>
      </w:ins>
      <w:ins w:id="4234" w:author="PR Preview" w:date="2026-01-01T00:00:00Z">
        <w:r>
          <w:t xml:space="preserve">The sum</w:t>
        </w:r>
      </w:ins>
      <w:ins w:id="4235" w:author="PR Preview" w:date="2026-01-01T00:00:00Z">
        <w:r>
          <w:t xml:space="preserve"> </w:t>
        </w:r>
      </w:ins>
      <m:oMath>
        <m:sSub>
          <m:e>
            <m:r>
              <m:t>a</m:t>
            </m:r>
          </m:e>
          <m:sub>
            <m:r>
              <m:t>11</m:t>
            </m:r>
          </m:sub>
        </m:sSub>
        <m:sSub>
          <m:e>
            <m:r>
              <m:t>a</m:t>
            </m:r>
          </m:e>
          <m:sub>
            <m:r>
              <m:t>22</m:t>
            </m:r>
          </m:sub>
        </m:sSub>
        <m:r>
          <m:rPr>
            <m:sty m:val="p"/>
          </m:rPr>
          <m:t>−</m:t>
        </m:r>
        <m:sSub>
          <m:e>
            <m:r>
              <m:t>a</m:t>
            </m:r>
          </m:e>
          <m:sub>
            <m:r>
              <m:t>12</m:t>
            </m:r>
          </m:sub>
        </m:sSub>
        <m:sSub>
          <m:e>
            <m:r>
              <m:t>a</m:t>
            </m:r>
          </m:e>
          <m:sub>
            <m:r>
              <m:t>21</m:t>
            </m:r>
          </m:sub>
        </m:sSub>
      </m:oMath>
      <w:ins w:id="4236" w:author="PR Preview" w:date="2026-01-01T00:00:00Z">
        <w:r>
          <w:t xml:space="preserve"> </w:t>
        </w:r>
      </w:ins>
      <w:ins w:id="4237" w:author="PR Preview" w:date="2026-01-01T00:00:00Z">
        <w:r>
          <w:t xml:space="preserve">is the value</w:t>
        </w:r>
      </w:ins>
      <w:ins w:id="4238" w:author="PR Preview" w:date="2026-01-01T00:00:00Z">
        <w:r>
          <w:t xml:space="preserve"> </w:t>
        </w:r>
      </w:ins>
      <m:oMath>
        <m:r>
          <m:t>a</m:t>
        </m:r>
        <m:r>
          <m:t>d</m:t>
        </m:r>
        <m:r>
          <m:rPr>
            <m:sty m:val="p"/>
          </m:rPr>
          <m:t>−</m:t>
        </m:r>
        <m:r>
          <m:t>b</m:t>
        </m:r>
        <m:r>
          <m:t>c</m:t>
        </m:r>
      </m:oMath>
      <w:ins w:id="4239" w:author="PR Preview" w:date="2026-01-01T00:00:00Z">
        <w:r>
          <w:t xml:space="preserve"> </w:t>
        </w:r>
      </w:ins>
      <w:ins w:id="4240" w:author="PR Preview" w:date="2026-01-01T00:00:00Z">
        <w:r>
          <w:t xml:space="preserve">from</w:t>
        </w:r>
      </w:ins>
      <w:ins w:id="4241" w:author="PR Preview" w:date="2026-01-01T00:00:00Z">
        <w:r>
          <w:t xml:space="preserve"> </w:t>
        </w:r>
      </w:ins>
      <w:hyperlink w:anchor="exm-determinant">
        <w:ins w:id="4242" w:author="PR Preview" w:date="2026-01-01T00:00:00Z">
          <w:r>
            <w:rPr>
              <w:rStyle w:val="Hyperlink"/>
            </w:rPr>
            <w:t xml:space="preserve">Example 162</w:t>
          </w:r>
        </w:ins>
      </w:hyperlink>
      <w:ins w:id="4243" w:author="PR Preview" w:date="2026-01-01T00:00:00Z">
        <w:r>
          <w:t xml:space="preserve">.</w:t>
        </w:r>
      </w:ins>
    </w:p>
    <w:bookmarkEnd w:id="539"/>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40" name="Picture"/>
                  <a:graphic>
                    <a:graphicData uri="http://schemas.openxmlformats.org/drawingml/2006/picture">
                      <pic:pic>
                        <pic:nvPicPr>
                          <pic:cNvPr descr="/opt/quarto/share/formats/docx/tip.png" id="54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4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43"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43"/>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4" w:name="exm-det-diagonal"/>
    <w:p>
      <w:pPr>
        <w:pStyle w:val="FirstParagraph"/>
      </w:pPr>
      <w:del w:id="4244" w:author="PR Preview" w:date="2026-01-01T00:00:00Z">
        <w:r>
          <w:rPr>
            <w:b/>
            <w:bCs/>
          </w:rPr>
          <w:delText xml:space="preserve">Example 162 (Determinant of a scaled identity matrix)</w:delText>
        </w:r>
      </w:del>
      <w:del w:id="4245" w:author="PR Preview" w:date="2026-01-01T00:00:00Z">
        <w:r>
          <w:delText xml:space="preserve"> </w:delText>
        </w:r>
      </w:del>
      <w:del w:id="4246" w:author="PR Preview" w:date="2026-01-01T00:00:00Z">
        <w:r>
          <w:delText xml:space="preserve">For a number</w:delText>
        </w:r>
      </w:del>
      <w:del w:id="4247" w:author="PR Preview" w:date="2026-01-01T00:00:00Z">
        <w:r>
          <w:delText xml:space="preserve"> </w:delText>
        </w:r>
      </w:del>
      <m:oMath>
        <m:r>
          <m:t>c</m:t>
        </m:r>
      </m:oMath>
      <w:del w:id="4248" w:author="PR Preview" w:date="2026-01-01T00:00:00Z">
        <w:r>
          <w:delText xml:space="preserve">,</w:delText>
        </w:r>
      </w:del>
      <w:del w:id="4249" w:author="PR Preview" w:date="2026-01-01T00:00:00Z">
        <w:r>
          <w:delText xml:space="preserve"> </w:delText>
        </w:r>
      </w:del>
      <m:oMath>
        <m:r>
          <m:t>c</m:t>
        </m:r>
        <m:r>
          <m:t> </m:t>
        </m:r>
        <m:sSub>
          <m:e>
            <m:r>
              <m:rPr>
                <m:sty m:val="bi"/>
              </m:rPr>
              <m:t>I</m:t>
            </m:r>
          </m:e>
          <m:sub>
            <m:r>
              <m:t>p</m:t>
            </m:r>
          </m:sub>
        </m:sSub>
      </m:oMath>
      <w:del w:id="4250" w:author="PR Preview" w:date="2026-01-01T00:00:00Z">
        <w:r>
          <w:delText xml:space="preserve"> </w:delText>
        </w:r>
      </w:del>
      <w:del w:id="4251" w:author="PR Preview" w:date="2026-01-01T00:00:00Z">
        <w:r>
          <w:delText xml:space="preserve">is diagonal with every diagonal entry equal to</w:delText>
        </w:r>
      </w:del>
      <w:del w:id="4252" w:author="PR Preview" w:date="2026-01-01T00:00:00Z">
        <w:r>
          <w:delText xml:space="preserve"> </w:delText>
        </w:r>
      </w:del>
      <m:oMath>
        <m:r>
          <m:t>c</m:t>
        </m:r>
      </m:oMath>
      <w:del w:id="4253" w:author="PR Preview" w:date="2026-01-01T00:00:00Z">
        <w:r>
          <w:delText xml:space="preserve">,</w:delText>
        </w:r>
      </w:del>
      <w:del w:id="4254" w:author="PR Preview" w:date="2026-01-01T00:00:00Z">
        <w:r>
          <w:delText xml:space="preserve"> </w:delText>
        </w:r>
      </w:del>
      <w:del w:id="4255" w:author="PR Preview" w:date="2026-01-01T00:00:00Z">
        <w:r>
          <w:delText xml:space="preserve">so</w:delText>
        </w:r>
      </w:del>
      <w:del w:id="4256" w:author="PR Preview" w:date="2026-01-01T00:00:00Z">
        <w:r>
          <w:delText xml:space="preserve"> </w:delText>
        </w:r>
      </w:del>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del w:id="4257" w:author="PR Preview" w:date="2026-01-01T00:00:00Z">
        <w:r>
          <w:delText xml:space="preserve">.</w:delText>
        </w:r>
      </w:del>
      <w:del w:id="4258" w:author="PR Preview" w:date="2026-01-01T00:00:00Z">
        <w:r>
          <w:delText xml:space="preserve"> </w:delText>
        </w:r>
      </w:del>
      <w:del w:id="4259" w:author="PR Preview" w:date="2026-01-01T00:00:00Z">
        <w:r>
          <w:delText xml:space="preserve">In particular,</w:delText>
        </w:r>
      </w:del>
      <w:del w:id="4260" w:author="PR Preview" w:date="2026-01-01T00:00:00Z">
        <w:r>
          <w:delText xml:space="preserve"> </w:delText>
        </w:r>
      </w:del>
      <m:oMath>
        <m:r>
          <m:rPr>
            <m:sty m:val="p"/>
          </m:rPr>
          <m:t>det</m:t>
        </m:r>
        <m:r>
          <m:rPr>
            <m:sty m:val="p"/>
          </m:rPr>
          <m:t>(</m:t>
        </m:r>
        <m:sSub>
          <m:e>
            <m:r>
              <m:rPr>
                <m:sty m:val="bi"/>
              </m:rPr>
              <m:t>I</m:t>
            </m:r>
          </m:e>
          <m:sub>
            <m:r>
              <m:t>p</m:t>
            </m:r>
          </m:sub>
        </m:sSub>
        <m:r>
          <m:rPr>
            <m:sty m:val="p"/>
          </m:rPr>
          <m:t>)</m:t>
        </m:r>
        <m:r>
          <m:rPr>
            <m:sty m:val="p"/>
          </m:rPr>
          <m:t>=</m:t>
        </m:r>
        <m:r>
          <m:t>1</m:t>
        </m:r>
      </m:oMath>
      <w:del w:id="4261" w:author="PR Preview" w:date="2026-01-01T00:00:00Z">
        <w:r>
          <w:delText xml:space="preserve">.</w:delText>
        </w:r>
      </w:del>
    </w:p>
    <w:p>
      <w:pPr>
        <w:pStyle w:val="FirstParagraph"/>
      </w:pPr>
      <w:ins w:id="4262" w:author="PR Preview" w:date="2026-01-01T00:00:00Z">
        <w:r>
          <w:rPr>
            <w:b/>
            <w:bCs/>
          </w:rPr>
          <w:t xml:space="preserve">Example 163 (Determinant of a scaled identity matrix)</w:t>
        </w:r>
      </w:ins>
      <w:ins w:id="4263" w:author="PR Preview" w:date="2026-01-01T00:00:00Z">
        <w:r>
          <w:t xml:space="preserve"> </w:t>
        </w:r>
      </w:ins>
      <w:ins w:id="4264" w:author="PR Preview" w:date="2026-01-01T00:00:00Z">
        <w:r>
          <w:t xml:space="preserve">For a number</w:t>
        </w:r>
      </w:ins>
      <w:ins w:id="4265" w:author="PR Preview" w:date="2026-01-01T00:00:00Z">
        <w:r>
          <w:t xml:space="preserve"> </w:t>
        </w:r>
      </w:ins>
      <m:oMath>
        <m:r>
          <m:t>c</m:t>
        </m:r>
      </m:oMath>
      <w:ins w:id="4266" w:author="PR Preview" w:date="2026-01-01T00:00:00Z">
        <w:r>
          <w:t xml:space="preserve">,</w:t>
        </w:r>
      </w:ins>
      <w:ins w:id="4267" w:author="PR Preview" w:date="2026-01-01T00:00:00Z">
        <w:r>
          <w:t xml:space="preserve"> </w:t>
        </w:r>
      </w:ins>
      <m:oMath>
        <m:r>
          <m:t>c</m:t>
        </m:r>
        <m:r>
          <m:t> </m:t>
        </m:r>
        <m:sSub>
          <m:e>
            <m:r>
              <m:rPr>
                <m:sty m:val="bi"/>
              </m:rPr>
              <m:t>I</m:t>
            </m:r>
          </m:e>
          <m:sub>
            <m:r>
              <m:t>p</m:t>
            </m:r>
          </m:sub>
        </m:sSub>
      </m:oMath>
      <w:ins w:id="4268" w:author="PR Preview" w:date="2026-01-01T00:00:00Z">
        <w:r>
          <w:t xml:space="preserve"> </w:t>
        </w:r>
      </w:ins>
      <w:ins w:id="4269" w:author="PR Preview" w:date="2026-01-01T00:00:00Z">
        <w:r>
          <w:t xml:space="preserve">is diagonal with every diagonal entry equal to</w:t>
        </w:r>
      </w:ins>
      <w:ins w:id="4270" w:author="PR Preview" w:date="2026-01-01T00:00:00Z">
        <w:r>
          <w:t xml:space="preserve"> </w:t>
        </w:r>
      </w:ins>
      <m:oMath>
        <m:r>
          <m:t>c</m:t>
        </m:r>
      </m:oMath>
      <w:ins w:id="4271" w:author="PR Preview" w:date="2026-01-01T00:00:00Z">
        <w:r>
          <w:t xml:space="preserve">,</w:t>
        </w:r>
      </w:ins>
      <w:ins w:id="4272" w:author="PR Preview" w:date="2026-01-01T00:00:00Z">
        <w:r>
          <w:t xml:space="preserve"> </w:t>
        </w:r>
      </w:ins>
      <w:ins w:id="4273" w:author="PR Preview" w:date="2026-01-01T00:00:00Z">
        <w:r>
          <w:t xml:space="preserve">so</w:t>
        </w:r>
      </w:ins>
      <w:ins w:id="4274" w:author="PR Preview" w:date="2026-01-01T00:00:00Z">
        <w:r>
          <w:t xml:space="preserve"> </w:t>
        </w:r>
      </w:ins>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ins w:id="4275" w:author="PR Preview" w:date="2026-01-01T00:00:00Z">
        <w:r>
          <w:t xml:space="preserve">.</w:t>
        </w:r>
      </w:ins>
      <w:ins w:id="4276" w:author="PR Preview" w:date="2026-01-01T00:00:00Z">
        <w:r>
          <w:t xml:space="preserve"> </w:t>
        </w:r>
      </w:ins>
      <w:ins w:id="4277" w:author="PR Preview" w:date="2026-01-01T00:00:00Z">
        <w:r>
          <w:t xml:space="preserve">In particular,</w:t>
        </w:r>
      </w:ins>
      <w:ins w:id="4278" w:author="PR Preview" w:date="2026-01-01T00:00:00Z">
        <w:r>
          <w:t xml:space="preserve"> </w:t>
        </w:r>
      </w:ins>
      <m:oMath>
        <m:r>
          <m:rPr>
            <m:sty m:val="p"/>
          </m:rPr>
          <m:t>det</m:t>
        </m:r>
        <m:r>
          <m:rPr>
            <m:sty m:val="p"/>
          </m:rPr>
          <m:t>(</m:t>
        </m:r>
        <m:sSub>
          <m:e>
            <m:r>
              <m:rPr>
                <m:sty m:val="bi"/>
              </m:rPr>
              <m:t>I</m:t>
            </m:r>
          </m:e>
          <m:sub>
            <m:r>
              <m:t>p</m:t>
            </m:r>
          </m:sub>
        </m:sSub>
        <m:r>
          <m:rPr>
            <m:sty m:val="p"/>
          </m:rPr>
          <m:t>)</m:t>
        </m:r>
        <m:r>
          <m:rPr>
            <m:sty m:val="p"/>
          </m:rPr>
          <m:t>=</m:t>
        </m:r>
        <m:r>
          <m:t>1</m:t>
        </m:r>
      </m:oMath>
      <w:ins w:id="4279" w:author="PR Preview" w:date="2026-01-01T00:00:00Z">
        <w:r>
          <w:t xml:space="preserve">.</w:t>
        </w:r>
      </w:ins>
    </w:p>
    <w:bookmarkEnd w:id="544"/>
    <w:bookmarkStart w:id="545"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5"/>
    <w:bookmarkStart w:id="546" w:name="exm-det-product"/>
    <w:p>
      <w:pPr>
        <w:pStyle w:val="FirstParagraph"/>
      </w:pPr>
      <w:del w:id="4280" w:author="PR Preview" w:date="2026-01-01T00:00:00Z">
        <w:r>
          <w:rPr>
            <w:b/>
            <w:bCs/>
          </w:rPr>
          <w:delText xml:space="preserve">Example 163 (Checking the product rule)</w:delText>
        </w:r>
      </w:del>
      <w:del w:id="4281" w:author="PR Preview" w:date="2026-01-01T00:00:00Z">
        <w:r>
          <w:delText xml:space="preserve"> </w:delText>
        </w:r>
      </w:del>
      <w:del w:id="4282" w:author="PR Preview" w:date="2026-01-01T00:00:00Z">
        <w:r>
          <w:delText xml:space="preserve">For</w:delText>
        </w:r>
      </w:del>
      <w:del w:id="428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4284" w:author="PR Preview" w:date="2026-01-01T00:00:00Z">
        <w:r>
          <w:delText xml:space="preserve"> </w:delText>
        </w:r>
      </w:del>
      <w:del w:id="4285" w:author="PR Preview" w:date="2026-01-01T00:00:00Z">
        <w:r>
          <w:delText xml:space="preserve">and</w:delText>
        </w:r>
      </w:del>
      <w:del w:id="4286"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4287" w:author="PR Preview" w:date="2026-01-01T00:00:00Z">
        <w:r>
          <w:delText xml:space="preserve">,</w:delText>
        </w:r>
      </w:del>
      <w:del w:id="4288" w:author="PR Preview" w:date="2026-01-01T00:00:00Z">
        <w:r>
          <w:delText xml:space="preserve"> </w:delText>
        </w:r>
      </w:del>
      <w:hyperlink w:anchor="exm-determinant">
        <w:del w:id="4289" w:author="PR Preview" w:date="2026-01-01T00:00:00Z">
          <w:r>
            <w:rPr>
              <w:rStyle w:val="Hyperlink"/>
            </w:rPr>
            <w:delText xml:space="preserve">Example 161</w:delText>
          </w:r>
        </w:del>
      </w:hyperlink>
      <w:del w:id="4290" w:author="PR Preview" w:date="2026-01-01T00:00:00Z">
        <w:r>
          <w:delText xml:space="preserve"> </w:delText>
        </w:r>
      </w:del>
      <w:del w:id="4291" w:author="PR Preview" w:date="2026-01-01T00:00:00Z">
        <w:r>
          <w:delText xml:space="preserve">gives</w:delText>
        </w:r>
      </w:del>
    </w:p>
    <w:p>
      <w:pPr>
        <w:pStyle w:val="FirstParagraph"/>
      </w:pPr>
      <w:ins w:id="4292" w:author="PR Preview" w:date="2026-01-01T00:00:00Z">
        <w:r>
          <w:rPr>
            <w:b/>
            <w:bCs/>
          </w:rPr>
          <w:t xml:space="preserve">Example 164 (Checking the product rule)</w:t>
        </w:r>
      </w:ins>
      <w:ins w:id="4293" w:author="PR Preview" w:date="2026-01-01T00:00:00Z">
        <w:r>
          <w:t xml:space="preserve"> </w:t>
        </w:r>
      </w:ins>
      <w:ins w:id="4294" w:author="PR Preview" w:date="2026-01-01T00:00:00Z">
        <w:r>
          <w:t xml:space="preserve">For</w:t>
        </w:r>
      </w:ins>
      <w:ins w:id="429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4296" w:author="PR Preview" w:date="2026-01-01T00:00:00Z">
        <w:r>
          <w:t xml:space="preserve"> </w:t>
        </w:r>
      </w:ins>
      <w:ins w:id="4297" w:author="PR Preview" w:date="2026-01-01T00:00:00Z">
        <w:r>
          <w:t xml:space="preserve">and</w:t>
        </w:r>
      </w:ins>
      <w:ins w:id="4298"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4299" w:author="PR Preview" w:date="2026-01-01T00:00:00Z">
        <w:r>
          <w:t xml:space="preserve">,</w:t>
        </w:r>
      </w:ins>
      <w:ins w:id="4300" w:author="PR Preview" w:date="2026-01-01T00:00:00Z">
        <w:r>
          <w:t xml:space="preserve"> </w:t>
        </w:r>
      </w:ins>
      <w:hyperlink w:anchor="exm-determinant">
        <w:ins w:id="4301" w:author="PR Preview" w:date="2026-01-01T00:00:00Z">
          <w:r>
            <w:rPr>
              <w:rStyle w:val="Hyperlink"/>
            </w:rPr>
            <w:t xml:space="preserve">Example 162</w:t>
          </w:r>
        </w:ins>
      </w:hyperlink>
      <w:ins w:id="4302" w:author="PR Preview" w:date="2026-01-01T00:00:00Z">
        <w:r>
          <w:t xml:space="preserve"> </w:t>
        </w:r>
      </w:ins>
      <w:ins w:id="4303"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6"/>
    <w:bookmarkStart w:id="547" w:name="rem-det-product-proof"/>
    <w:p>
      <w:pPr>
        <w:pStyle w:val="FirstParagraph"/>
      </w:pPr>
      <w:del w:id="4304" w:author="PR Preview" w:date="2026-01-01T00:00:00Z">
        <w:r>
          <w:rPr>
            <w:i/>
            <w:iCs/>
          </w:rPr>
          <w:delText xml:space="preserve">Remark 48</w:delText>
        </w:r>
      </w:del>
      <w:del w:id="4305" w:author="PR Preview" w:date="2026-01-01T00:00:00Z">
        <w:r>
          <w:delText xml:space="preserve"> (An example is not a proof). </w:delText>
        </w:r>
      </w:del>
      <w:hyperlink w:anchor="exm-det-product">
        <w:del w:id="4306" w:author="PR Preview" w:date="2026-01-01T00:00:00Z">
          <w:r>
            <w:rPr>
              <w:rStyle w:val="Hyperlink"/>
            </w:rPr>
            <w:delText xml:space="preserve">Example 163</w:delText>
          </w:r>
        </w:del>
      </w:hyperlink>
      <w:del w:id="4307" w:author="PR Preview" w:date="2026-01-01T00:00:00Z">
        <w:r>
          <w:delText xml:space="preserve"> </w:delText>
        </w:r>
      </w:del>
      <w:del w:id="4308" w:author="PR Preview" w:date="2026-01-01T00:00:00Z">
        <w:r>
          <w:delText xml:space="preserve">checks</w:delText>
        </w:r>
      </w:del>
      <w:del w:id="4309" w:author="PR Preview" w:date="2026-01-01T00:00:00Z">
        <w:r>
          <w:delText xml:space="preserve"> </w:delText>
        </w:r>
      </w:del>
      <w:hyperlink w:anchor="thm-det-product">
        <w:del w:id="4310" w:author="PR Preview" w:date="2026-01-01T00:00:00Z">
          <w:r>
            <w:rPr>
              <w:rStyle w:val="Hyperlink"/>
            </w:rPr>
            <w:delText xml:space="preserve">Theorem 88</w:delText>
          </w:r>
        </w:del>
      </w:hyperlink>
      <w:del w:id="4311" w:author="PR Preview" w:date="2026-01-01T00:00:00Z">
        <w:r>
          <w:delText xml:space="preserve"> </w:delText>
        </w:r>
      </w:del>
      <w:del w:id="4312" w:author="PR Preview" w:date="2026-01-01T00:00:00Z">
        <w:r>
          <w:delText xml:space="preserve">for one pair of</w:delText>
        </w:r>
      </w:del>
      <w:del w:id="4313" w:author="PR Preview" w:date="2026-01-01T00:00:00Z">
        <w:r>
          <w:delText xml:space="preserve"> </w:delText>
        </w:r>
      </w:del>
      <m:oMath>
        <m:r>
          <m:t>2</m:t>
        </m:r>
        <m:r>
          <m:rPr>
            <m:sty m:val="p"/>
          </m:rPr>
          <m:t>×</m:t>
        </m:r>
        <m:r>
          <m:t>2</m:t>
        </m:r>
      </m:oMath>
      <w:del w:id="4314" w:author="PR Preview" w:date="2026-01-01T00:00:00Z">
        <w:r>
          <w:delText xml:space="preserve"> </w:delText>
        </w:r>
      </w:del>
      <w:del w:id="4315" w:author="PR Preview" w:date="2026-01-01T00:00:00Z">
        <w:r>
          <w:delText xml:space="preserve">matrices,</w:delText>
        </w:r>
      </w:del>
      <w:del w:id="4316" w:author="PR Preview" w:date="2026-01-01T00:00:00Z">
        <w:r>
          <w:delText xml:space="preserve"> </w:delText>
        </w:r>
      </w:del>
      <w:del w:id="4317" w:author="PR Preview" w:date="2026-01-01T00:00:00Z">
        <w:r>
          <w:delText xml:space="preserve">which shows the theorem holds there</w:delText>
        </w:r>
      </w:del>
      <w:del w:id="4318" w:author="PR Preview" w:date="2026-01-01T00:00:00Z">
        <w:r>
          <w:delText xml:space="preserve"> </w:delText>
        </w:r>
      </w:del>
      <w:del w:id="4319" w:author="PR Preview" w:date="2026-01-01T00:00:00Z">
        <w:r>
          <w:delText xml:space="preserve">but does not prove it for every pair.</w:delText>
        </w:r>
      </w:del>
      <w:del w:id="4320" w:author="PR Preview" w:date="2026-01-01T00:00:00Z">
        <w:r>
          <w:delText xml:space="preserve"> </w:delText>
        </w:r>
      </w:del>
      <w:del w:id="4321" w:author="PR Preview" w:date="2026-01-01T00:00:00Z">
        <w:r>
          <w:delText xml:space="preserve">The proof needs properties of the determinant</w:delText>
        </w:r>
      </w:del>
      <w:del w:id="4322" w:author="PR Preview" w:date="2026-01-01T00:00:00Z">
        <w:r>
          <w:delText xml:space="preserve"> </w:delText>
        </w:r>
      </w:del>
      <w:del w:id="4323" w:author="PR Preview" w:date="2026-01-01T00:00:00Z">
        <w:r>
          <w:delText xml:space="preserve">that these notes don’t develop;</w:delText>
        </w:r>
      </w:del>
      <w:del w:id="4324" w:author="PR Preview" w:date="2026-01-01T00:00:00Z">
        <w:r>
          <w:delText xml:space="preserve"> </w:delText>
        </w:r>
      </w:del>
      <w:del w:id="4325" w:author="PR Preview" w:date="2026-01-01T00:00:00Z">
        <w:r>
          <w:delText xml:space="preserve">see</w:delText>
        </w:r>
      </w:del>
      <w:del w:id="4326" w:author="PR Preview" w:date="2026-01-01T00:00:00Z">
        <w:r>
          <w:delText xml:space="preserve"> </w:delText>
        </w:r>
      </w:del>
      <w:del w:id="4327" w:author="PR Preview" w:date="2026-01-01T00:00:00Z">
        <w:r>
          <w:delText xml:space="preserve">Banerjee and Roy [47]</w:delText>
        </w:r>
      </w:del>
      <w:del w:id="4328" w:author="PR Preview" w:date="2026-01-01T00:00:00Z">
        <w:r>
          <w:delText xml:space="preserve">.</w:delText>
        </w:r>
      </w:del>
    </w:p>
    <w:p>
      <w:pPr>
        <w:pStyle w:val="FirstParagraph"/>
      </w:pPr>
      <w:ins w:id="4329" w:author="PR Preview" w:date="2026-01-01T00:00:00Z">
        <w:r>
          <w:rPr>
            <w:i/>
            <w:iCs/>
          </w:rPr>
          <w:t xml:space="preserve">Remark 49</w:t>
        </w:r>
      </w:ins>
      <w:ins w:id="4330" w:author="PR Preview" w:date="2026-01-01T00:00:00Z">
        <w:r>
          <w:t xml:space="preserve"> (An example is not a proof). </w:t>
        </w:r>
      </w:ins>
      <w:hyperlink w:anchor="exm-det-product">
        <w:ins w:id="4331" w:author="PR Preview" w:date="2026-01-01T00:00:00Z">
          <w:r>
            <w:rPr>
              <w:rStyle w:val="Hyperlink"/>
            </w:rPr>
            <w:t xml:space="preserve">Example 164</w:t>
          </w:r>
        </w:ins>
      </w:hyperlink>
      <w:ins w:id="4332" w:author="PR Preview" w:date="2026-01-01T00:00:00Z">
        <w:r>
          <w:t xml:space="preserve"> </w:t>
        </w:r>
      </w:ins>
      <w:ins w:id="4333" w:author="PR Preview" w:date="2026-01-01T00:00:00Z">
        <w:r>
          <w:t xml:space="preserve">checks</w:t>
        </w:r>
      </w:ins>
      <w:ins w:id="4334" w:author="PR Preview" w:date="2026-01-01T00:00:00Z">
        <w:r>
          <w:t xml:space="preserve"> </w:t>
        </w:r>
      </w:ins>
      <w:hyperlink w:anchor="thm-det-product">
        <w:ins w:id="4335" w:author="PR Preview" w:date="2026-01-01T00:00:00Z">
          <w:r>
            <w:rPr>
              <w:rStyle w:val="Hyperlink"/>
            </w:rPr>
            <w:t xml:space="preserve">Theorem 88</w:t>
          </w:r>
        </w:ins>
      </w:hyperlink>
      <w:ins w:id="4336" w:author="PR Preview" w:date="2026-01-01T00:00:00Z">
        <w:r>
          <w:t xml:space="preserve"> </w:t>
        </w:r>
      </w:ins>
      <w:ins w:id="4337" w:author="PR Preview" w:date="2026-01-01T00:00:00Z">
        <w:r>
          <w:t xml:space="preserve">for one pair of</w:t>
        </w:r>
      </w:ins>
      <w:ins w:id="4338" w:author="PR Preview" w:date="2026-01-01T00:00:00Z">
        <w:r>
          <w:t xml:space="preserve"> </w:t>
        </w:r>
      </w:ins>
      <m:oMath>
        <m:r>
          <m:t>2</m:t>
        </m:r>
        <m:r>
          <m:rPr>
            <m:sty m:val="p"/>
          </m:rPr>
          <m:t>×</m:t>
        </m:r>
        <m:r>
          <m:t>2</m:t>
        </m:r>
      </m:oMath>
      <w:ins w:id="4339" w:author="PR Preview" w:date="2026-01-01T00:00:00Z">
        <w:r>
          <w:t xml:space="preserve"> </w:t>
        </w:r>
      </w:ins>
      <w:ins w:id="4340" w:author="PR Preview" w:date="2026-01-01T00:00:00Z">
        <w:r>
          <w:t xml:space="preserve">matrices,</w:t>
        </w:r>
      </w:ins>
      <w:ins w:id="4341" w:author="PR Preview" w:date="2026-01-01T00:00:00Z">
        <w:r>
          <w:t xml:space="preserve"> </w:t>
        </w:r>
      </w:ins>
      <w:ins w:id="4342" w:author="PR Preview" w:date="2026-01-01T00:00:00Z">
        <w:r>
          <w:t xml:space="preserve">which shows the theorem holds there</w:t>
        </w:r>
      </w:ins>
      <w:ins w:id="4343" w:author="PR Preview" w:date="2026-01-01T00:00:00Z">
        <w:r>
          <w:t xml:space="preserve"> </w:t>
        </w:r>
      </w:ins>
      <w:ins w:id="4344" w:author="PR Preview" w:date="2026-01-01T00:00:00Z">
        <w:r>
          <w:t xml:space="preserve">but does not prove it for every pair.</w:t>
        </w:r>
      </w:ins>
      <w:ins w:id="4345" w:author="PR Preview" w:date="2026-01-01T00:00:00Z">
        <w:r>
          <w:t xml:space="preserve"> </w:t>
        </w:r>
      </w:ins>
      <w:ins w:id="4346" w:author="PR Preview" w:date="2026-01-01T00:00:00Z">
        <w:r>
          <w:t xml:space="preserve">The proof needs properties of the determinant</w:t>
        </w:r>
      </w:ins>
      <w:ins w:id="4347" w:author="PR Preview" w:date="2026-01-01T00:00:00Z">
        <w:r>
          <w:t xml:space="preserve"> </w:t>
        </w:r>
      </w:ins>
      <w:ins w:id="4348" w:author="PR Preview" w:date="2026-01-01T00:00:00Z">
        <w:r>
          <w:t xml:space="preserve">that these notes don’t develop;</w:t>
        </w:r>
      </w:ins>
      <w:ins w:id="4349" w:author="PR Preview" w:date="2026-01-01T00:00:00Z">
        <w:r>
          <w:t xml:space="preserve"> </w:t>
        </w:r>
      </w:ins>
      <w:ins w:id="4350" w:author="PR Preview" w:date="2026-01-01T00:00:00Z">
        <w:r>
          <w:t xml:space="preserve">see</w:t>
        </w:r>
      </w:ins>
      <w:ins w:id="4351" w:author="PR Preview" w:date="2026-01-01T00:00:00Z">
        <w:r>
          <w:t xml:space="preserve"> </w:t>
        </w:r>
      </w:ins>
      <w:ins w:id="4352" w:author="PR Preview" w:date="2026-01-01T00:00:00Z">
        <w:r>
          <w:t xml:space="preserve">Banerjee and Roy [47]</w:t>
        </w:r>
      </w:ins>
      <w:ins w:id="4353" w:author="PR Preview" w:date="2026-01-01T00:00:00Z">
        <w:r>
          <w:t xml:space="preserve">.</w:t>
        </w:r>
      </w:ins>
    </w:p>
    <w:bookmarkEnd w:id="547"/>
    <w:p>
      <w:pPr>
        <w:pStyle w:val="BodyText"/>
      </w:pPr>
      <w:r>
        <w:t xml:space="preserve">See also</w:t>
      </w:r>
      <w:r>
        <w:t xml:space="preserve"> </w:t>
      </w:r>
      <w:r>
        <w:t xml:space="preserve">[75]</w:t>
      </w:r>
      <w:r>
        <w:t xml:space="preserve">.</w:t>
      </w:r>
    </w:p>
    <w:bookmarkStart w:id="548"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del w:id="4354" w:author="PR Preview" w:date="2026-01-01T00:00:00Z">
        <w:r>
          <w:delText xml:space="preserve">The product steps are</w:delText>
        </w:r>
      </w:del>
      <w:del w:id="4355" w:author="PR Preview" w:date="2026-01-01T00:00:00Z">
        <w:r>
          <w:delText xml:space="preserve"> </w:delText>
        </w:r>
      </w:del>
      <w:hyperlink w:anchor="thm-det-product">
        <w:del w:id="4356" w:author="PR Preview" w:date="2026-01-01T00:00:00Z">
          <w:r>
            <w:rPr>
              <w:rStyle w:val="Hyperlink"/>
            </w:rPr>
            <w:delText xml:space="preserve">Theorem 88</w:delText>
          </w:r>
        </w:del>
      </w:hyperlink>
      <w:del w:id="4357" w:author="PR Preview" w:date="2026-01-01T00:00:00Z">
        <w:r>
          <w:delText xml:space="preserve">,</w:delText>
        </w:r>
      </w:del>
      <w:del w:id="4358" w:author="PR Preview" w:date="2026-01-01T00:00:00Z">
        <w:r>
          <w:delText xml:space="preserve"> </w:delText>
        </w:r>
      </w:del>
      <w:del w:id="4359" w:author="PR Preview" w:date="2026-01-01T00:00:00Z">
        <w:r>
          <w:delText xml:space="preserve">the orthogonality step is</w:delText>
        </w:r>
      </w:del>
      <w:del w:id="4360" w:author="PR Preview" w:date="2026-01-01T00:00:00Z">
        <w:r>
          <w:delText xml:space="preserve"> </w:delText>
        </w:r>
      </w:del>
      <w:hyperlink w:anchor="def-orthogonal-matrix">
        <w:del w:id="4361" w:author="PR Preview" w:date="2026-01-01T00:00:00Z">
          <w:r>
            <w:rPr>
              <w:rStyle w:val="Hyperlink"/>
            </w:rPr>
            <w:delText xml:space="preserve">Definition 89</w:delText>
          </w:r>
        </w:del>
      </w:hyperlink>
      <w:del w:id="4362" w:author="PR Preview" w:date="2026-01-01T00:00:00Z">
        <w:r>
          <w:delText xml:space="preserve">,</w:delText>
        </w:r>
      </w:del>
      <w:del w:id="4363" w:author="PR Preview" w:date="2026-01-01T00:00:00Z">
        <w:r>
          <w:delText xml:space="preserve"> </w:delText>
        </w:r>
      </w:del>
      <w:del w:id="4364" w:author="PR Preview" w:date="2026-01-01T00:00:00Z">
        <w:r>
          <w:delText xml:space="preserve">and the identity and diagonal steps are</w:delText>
        </w:r>
      </w:del>
      <w:del w:id="4365" w:author="PR Preview" w:date="2026-01-01T00:00:00Z">
        <w:r>
          <w:delText xml:space="preserve"> </w:delText>
        </w:r>
      </w:del>
      <w:hyperlink w:anchor="thm-det-diagonal">
        <w:del w:id="4366" w:author="PR Preview" w:date="2026-01-01T00:00:00Z">
          <w:r>
            <w:rPr>
              <w:rStyle w:val="Hyperlink"/>
            </w:rPr>
            <w:delText xml:space="preserve">Theorem 87</w:delText>
          </w:r>
        </w:del>
      </w:hyperlink>
      <w:del w:id="4367" w:author="PR Preview" w:date="2026-01-01T00:00:00Z">
        <w:r>
          <w:delText xml:space="preserve"> </w:delText>
        </w:r>
      </w:del>
      <w:del w:id="4368" w:author="PR Preview" w:date="2026-01-01T00:00:00Z">
        <w:r>
          <w:delText xml:space="preserve">and</w:delText>
        </w:r>
      </w:del>
      <w:del w:id="4369" w:author="PR Preview" w:date="2026-01-01T00:00:00Z">
        <w:r>
          <w:delText xml:space="preserve"> </w:delText>
        </w:r>
      </w:del>
      <w:hyperlink w:anchor="exm-det-diagonal">
        <w:del w:id="4370" w:author="PR Preview" w:date="2026-01-01T00:00:00Z">
          <w:r>
            <w:rPr>
              <w:rStyle w:val="Hyperlink"/>
            </w:rPr>
            <w:delText xml:space="preserve">Example 162</w:delText>
          </w:r>
        </w:del>
      </w:hyperlink>
      <w:del w:id="4371" w:author="PR Preview" w:date="2026-01-01T00:00:00Z">
        <w:r>
          <w:delText xml:space="preserve">.</w:delText>
        </w:r>
      </w:del>
    </w:p>
    <w:p>
      <w:pPr>
        <w:pStyle w:val="FirstParagraph"/>
      </w:pPr>
      <w:ins w:id="4372" w:author="PR Preview" w:date="2026-01-01T00:00:00Z">
        <w:r>
          <w:t xml:space="preserve">The product steps are</w:t>
        </w:r>
      </w:ins>
      <w:ins w:id="4373" w:author="PR Preview" w:date="2026-01-01T00:00:00Z">
        <w:r>
          <w:t xml:space="preserve"> </w:t>
        </w:r>
      </w:ins>
      <w:hyperlink w:anchor="thm-det-product">
        <w:ins w:id="4374" w:author="PR Preview" w:date="2026-01-01T00:00:00Z">
          <w:r>
            <w:rPr>
              <w:rStyle w:val="Hyperlink"/>
            </w:rPr>
            <w:t xml:space="preserve">Theorem 88</w:t>
          </w:r>
        </w:ins>
      </w:hyperlink>
      <w:ins w:id="4375" w:author="PR Preview" w:date="2026-01-01T00:00:00Z">
        <w:r>
          <w:t xml:space="preserve">,</w:t>
        </w:r>
      </w:ins>
      <w:ins w:id="4376" w:author="PR Preview" w:date="2026-01-01T00:00:00Z">
        <w:r>
          <w:t xml:space="preserve"> </w:t>
        </w:r>
      </w:ins>
      <w:ins w:id="4377" w:author="PR Preview" w:date="2026-01-01T00:00:00Z">
        <w:r>
          <w:t xml:space="preserve">the orthogonality step is</w:t>
        </w:r>
      </w:ins>
      <w:ins w:id="4378" w:author="PR Preview" w:date="2026-01-01T00:00:00Z">
        <w:r>
          <w:t xml:space="preserve"> </w:t>
        </w:r>
      </w:ins>
      <w:hyperlink w:anchor="def-orthogonal-matrix">
        <w:ins w:id="4379" w:author="PR Preview" w:date="2026-01-01T00:00:00Z">
          <w:r>
            <w:rPr>
              <w:rStyle w:val="Hyperlink"/>
            </w:rPr>
            <w:t xml:space="preserve">Definition 89</w:t>
          </w:r>
        </w:ins>
      </w:hyperlink>
      <w:ins w:id="4380" w:author="PR Preview" w:date="2026-01-01T00:00:00Z">
        <w:r>
          <w:t xml:space="preserve">,</w:t>
        </w:r>
      </w:ins>
      <w:ins w:id="4381" w:author="PR Preview" w:date="2026-01-01T00:00:00Z">
        <w:r>
          <w:t xml:space="preserve"> </w:t>
        </w:r>
      </w:ins>
      <w:ins w:id="4382" w:author="PR Preview" w:date="2026-01-01T00:00:00Z">
        <w:r>
          <w:t xml:space="preserve">and the identity and diagonal steps are</w:t>
        </w:r>
      </w:ins>
      <w:ins w:id="4383" w:author="PR Preview" w:date="2026-01-01T00:00:00Z">
        <w:r>
          <w:t xml:space="preserve"> </w:t>
        </w:r>
      </w:ins>
      <w:hyperlink w:anchor="thm-det-diagonal">
        <w:ins w:id="4384" w:author="PR Preview" w:date="2026-01-01T00:00:00Z">
          <w:r>
            <w:rPr>
              <w:rStyle w:val="Hyperlink"/>
            </w:rPr>
            <w:t xml:space="preserve">Theorem 87</w:t>
          </w:r>
        </w:ins>
      </w:hyperlink>
      <w:ins w:id="4385" w:author="PR Preview" w:date="2026-01-01T00:00:00Z">
        <w:r>
          <w:t xml:space="preserve"> </w:t>
        </w:r>
      </w:ins>
      <w:ins w:id="4386" w:author="PR Preview" w:date="2026-01-01T00:00:00Z">
        <w:r>
          <w:t xml:space="preserve">and</w:t>
        </w:r>
      </w:ins>
      <w:ins w:id="4387" w:author="PR Preview" w:date="2026-01-01T00:00:00Z">
        <w:r>
          <w:t xml:space="preserve"> </w:t>
        </w:r>
      </w:ins>
      <w:hyperlink w:anchor="exm-det-diagonal">
        <w:ins w:id="4388" w:author="PR Preview" w:date="2026-01-01T00:00:00Z">
          <w:r>
            <w:rPr>
              <w:rStyle w:val="Hyperlink"/>
            </w:rPr>
            <w:t xml:space="preserve">Example 163</w:t>
          </w:r>
        </w:ins>
      </w:hyperlink>
      <w:ins w:id="4389" w:author="PR Preview" w:date="2026-01-01T00:00:00Z">
        <w:r>
          <w:t xml:space="preserve">.</w:t>
        </w:r>
      </w:ins>
    </w:p>
    <w:bookmarkStart w:id="549"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50" w:name="exm-det-eigenvalues"/>
    <w:p>
      <w:pPr>
        <w:pStyle w:val="BodyText"/>
      </w:pPr>
      <w:del w:id="4390" w:author="PR Preview" w:date="2026-01-01T00:00:00Z">
        <w:r>
          <w:rPr>
            <w:b/>
            <w:bCs/>
          </w:rPr>
          <w:delText xml:space="preserve">Example 164 (Two ways to the same determinant)</w:delText>
        </w:r>
      </w:del>
      <w:del w:id="439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4392" w:author="PR Preview" w:date="2026-01-01T00:00:00Z">
        <w:r>
          <w:delText xml:space="preserve"> </w:delText>
        </w:r>
      </w:del>
      <w:del w:id="4393" w:author="PR Preview" w:date="2026-01-01T00:00:00Z">
        <w:r>
          <w:delText xml:space="preserve">has eigenvalues</w:delText>
        </w:r>
      </w:del>
      <w:del w:id="4394" w:author="PR Preview" w:date="2026-01-01T00:00:00Z">
        <w:r>
          <w:delText xml:space="preserve"> </w:delText>
        </w:r>
      </w:del>
      <m:oMath>
        <m:r>
          <m:t>3</m:t>
        </m:r>
      </m:oMath>
      <w:del w:id="4395" w:author="PR Preview" w:date="2026-01-01T00:00:00Z">
        <w:r>
          <w:delText xml:space="preserve"> </w:delText>
        </w:r>
      </w:del>
      <w:del w:id="4396" w:author="PR Preview" w:date="2026-01-01T00:00:00Z">
        <w:r>
          <w:delText xml:space="preserve">and</w:delText>
        </w:r>
      </w:del>
      <w:del w:id="4397" w:author="PR Preview" w:date="2026-01-01T00:00:00Z">
        <w:r>
          <w:delText xml:space="preserve"> </w:delText>
        </w:r>
      </w:del>
      <m:oMath>
        <m:r>
          <m:t>1</m:t>
        </m:r>
      </m:oMath>
      <w:del w:id="4398" w:author="PR Preview" w:date="2026-01-01T00:00:00Z">
        <w:r>
          <w:delText xml:space="preserve"> </w:delText>
        </w:r>
      </w:del>
      <w:del w:id="4399" w:author="PR Preview" w:date="2026-01-01T00:00:00Z">
        <w:r>
          <w:delText xml:space="preserve">(</w:delText>
        </w:r>
      </w:del>
      <w:hyperlink w:anchor="exm-eigenvalue">
        <w:del w:id="4400" w:author="PR Preview" w:date="2026-01-01T00:00:00Z">
          <w:r>
            <w:rPr>
              <w:rStyle w:val="Hyperlink"/>
            </w:rPr>
            <w:delText xml:space="preserve">Example 149</w:delText>
          </w:r>
        </w:del>
      </w:hyperlink>
      <w:del w:id="4401" w:author="PR Preview" w:date="2026-01-01T00:00:00Z">
        <w:r>
          <w:delText xml:space="preserve">),</w:delText>
        </w:r>
      </w:del>
      <w:del w:id="4402" w:author="PR Preview" w:date="2026-01-01T00:00:00Z">
        <w:r>
          <w:delText xml:space="preserve"> </w:delText>
        </w:r>
      </w:del>
      <w:del w:id="4403" w:author="PR Preview" w:date="2026-01-01T00:00:00Z">
        <w:r>
          <w:delText xml:space="preserve">so</w:delText>
        </w:r>
      </w:del>
      <w:del w:id="4404" w:author="PR Preview" w:date="2026-01-01T00:00:00Z">
        <w:r>
          <w:delText xml:space="preserve"> </w:delText>
        </w:r>
      </w:del>
      <w:hyperlink w:anchor="thm-det-eigenvalues">
        <w:del w:id="4405" w:author="PR Preview" w:date="2026-01-01T00:00:00Z">
          <w:r>
            <w:rPr>
              <w:rStyle w:val="Hyperlink"/>
            </w:rPr>
            <w:delText xml:space="preserve">Theorem 89</w:delText>
          </w:r>
        </w:del>
      </w:hyperlink>
      <w:del w:id="4406" w:author="PR Preview" w:date="2026-01-01T00:00:00Z">
        <w:r>
          <w:delText xml:space="preserve"> </w:delText>
        </w:r>
      </w:del>
      <w:del w:id="4407" w:author="PR Preview" w:date="2026-01-01T00:00:00Z">
        <w:r>
          <w:delText xml:space="preserve">gives</w:delText>
        </w:r>
      </w:del>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del w:id="4408" w:author="PR Preview" w:date="2026-01-01T00:00:00Z">
        <w:r>
          <w:delText xml:space="preserve">matching</w:delText>
        </w:r>
      </w:del>
      <w:del w:id="4409"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4410" w:author="PR Preview" w:date="2026-01-01T00:00:00Z">
        <w:r>
          <w:delText xml:space="preserve"> </w:delText>
        </w:r>
      </w:del>
      <w:del w:id="4411" w:author="PR Preview" w:date="2026-01-01T00:00:00Z">
        <w:r>
          <w:delText xml:space="preserve">from</w:delText>
        </w:r>
      </w:del>
      <w:del w:id="4412" w:author="PR Preview" w:date="2026-01-01T00:00:00Z">
        <w:r>
          <w:delText xml:space="preserve"> </w:delText>
        </w:r>
      </w:del>
      <w:hyperlink w:anchor="exm-determinant">
        <w:del w:id="4413" w:author="PR Preview" w:date="2026-01-01T00:00:00Z">
          <w:r>
            <w:rPr>
              <w:rStyle w:val="Hyperlink"/>
            </w:rPr>
            <w:delText xml:space="preserve">Example 161</w:delText>
          </w:r>
        </w:del>
      </w:hyperlink>
      <w:del w:id="4414" w:author="PR Preview" w:date="2026-01-01T00:00:00Z">
        <w:r>
          <w:delText xml:space="preserve">.</w:delText>
        </w:r>
      </w:del>
    </w:p>
    <w:p>
      <w:pPr>
        <w:pStyle w:val="BodyText"/>
      </w:pPr>
      <w:ins w:id="4415" w:author="PR Preview" w:date="2026-01-01T00:00:00Z">
        <w:r>
          <w:rPr>
            <w:b/>
            <w:bCs/>
          </w:rPr>
          <w:t xml:space="preserve">Example 165 (Two ways to the same determinant)</w:t>
        </w:r>
      </w:ins>
      <w:ins w:id="441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4417" w:author="PR Preview" w:date="2026-01-01T00:00:00Z">
        <w:r>
          <w:t xml:space="preserve"> </w:t>
        </w:r>
      </w:ins>
      <w:ins w:id="4418" w:author="PR Preview" w:date="2026-01-01T00:00:00Z">
        <w:r>
          <w:t xml:space="preserve">has eigenvalues</w:t>
        </w:r>
      </w:ins>
      <w:ins w:id="4419" w:author="PR Preview" w:date="2026-01-01T00:00:00Z">
        <w:r>
          <w:t xml:space="preserve"> </w:t>
        </w:r>
      </w:ins>
      <m:oMath>
        <m:r>
          <m:t>3</m:t>
        </m:r>
      </m:oMath>
      <w:ins w:id="4420" w:author="PR Preview" w:date="2026-01-01T00:00:00Z">
        <w:r>
          <w:t xml:space="preserve"> </w:t>
        </w:r>
      </w:ins>
      <w:ins w:id="4421" w:author="PR Preview" w:date="2026-01-01T00:00:00Z">
        <w:r>
          <w:t xml:space="preserve">and</w:t>
        </w:r>
      </w:ins>
      <w:ins w:id="4422" w:author="PR Preview" w:date="2026-01-01T00:00:00Z">
        <w:r>
          <w:t xml:space="preserve"> </w:t>
        </w:r>
      </w:ins>
      <m:oMath>
        <m:r>
          <m:t>1</m:t>
        </m:r>
      </m:oMath>
      <w:ins w:id="4423" w:author="PR Preview" w:date="2026-01-01T00:00:00Z">
        <w:r>
          <w:t xml:space="preserve"> </w:t>
        </w:r>
      </w:ins>
      <w:ins w:id="4424" w:author="PR Preview" w:date="2026-01-01T00:00:00Z">
        <w:r>
          <w:t xml:space="preserve">(</w:t>
        </w:r>
      </w:ins>
      <w:hyperlink w:anchor="exm-eigenvalue">
        <w:ins w:id="4425" w:author="PR Preview" w:date="2026-01-01T00:00:00Z">
          <w:r>
            <w:rPr>
              <w:rStyle w:val="Hyperlink"/>
            </w:rPr>
            <w:t xml:space="preserve">Example 150</w:t>
          </w:r>
        </w:ins>
      </w:hyperlink>
      <w:ins w:id="4426" w:author="PR Preview" w:date="2026-01-01T00:00:00Z">
        <w:r>
          <w:t xml:space="preserve">),</w:t>
        </w:r>
      </w:ins>
      <w:ins w:id="4427" w:author="PR Preview" w:date="2026-01-01T00:00:00Z">
        <w:r>
          <w:t xml:space="preserve"> </w:t>
        </w:r>
      </w:ins>
      <w:ins w:id="4428" w:author="PR Preview" w:date="2026-01-01T00:00:00Z">
        <w:r>
          <w:t xml:space="preserve">so</w:t>
        </w:r>
      </w:ins>
      <w:ins w:id="4429" w:author="PR Preview" w:date="2026-01-01T00:00:00Z">
        <w:r>
          <w:t xml:space="preserve"> </w:t>
        </w:r>
      </w:ins>
      <w:hyperlink w:anchor="thm-det-eigenvalues">
        <w:ins w:id="4430" w:author="PR Preview" w:date="2026-01-01T00:00:00Z">
          <w:r>
            <w:rPr>
              <w:rStyle w:val="Hyperlink"/>
            </w:rPr>
            <w:t xml:space="preserve">Theorem 89</w:t>
          </w:r>
        </w:ins>
      </w:hyperlink>
      <w:ins w:id="4431" w:author="PR Preview" w:date="2026-01-01T00:00:00Z">
        <w:r>
          <w:t xml:space="preserve"> </w:t>
        </w:r>
      </w:ins>
      <w:ins w:id="4432"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ins w:id="4433" w:author="PR Preview" w:date="2026-01-01T00:00:00Z">
        <w:r>
          <w:t xml:space="preserve">matching</w:t>
        </w:r>
      </w:ins>
      <w:ins w:id="4434"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4435" w:author="PR Preview" w:date="2026-01-01T00:00:00Z">
        <w:r>
          <w:t xml:space="preserve"> </w:t>
        </w:r>
      </w:ins>
      <w:ins w:id="4436" w:author="PR Preview" w:date="2026-01-01T00:00:00Z">
        <w:r>
          <w:t xml:space="preserve">from</w:t>
        </w:r>
      </w:ins>
      <w:ins w:id="4437" w:author="PR Preview" w:date="2026-01-01T00:00:00Z">
        <w:r>
          <w:t xml:space="preserve"> </w:t>
        </w:r>
      </w:ins>
      <w:hyperlink w:anchor="exm-determinant">
        <w:ins w:id="4438" w:author="PR Preview" w:date="2026-01-01T00:00:00Z">
          <w:r>
            <w:rPr>
              <w:rStyle w:val="Hyperlink"/>
            </w:rPr>
            <w:t xml:space="preserve">Example 162</w:t>
          </w:r>
        </w:ins>
      </w:hyperlink>
      <w:ins w:id="4439" w:author="PR Preview" w:date="2026-01-01T00:00:00Z">
        <w:r>
          <w:t xml:space="preserve">.</w:t>
        </w:r>
      </w:ins>
    </w:p>
    <w:bookmarkEnd w:id="550"/>
    <w:bookmarkEnd w:id="551"/>
    <w:bookmarkStart w:id="628" w:name="design-matrix"/>
    <w:p>
      <w:pPr>
        <w:pStyle w:val="Heading2"/>
      </w:pPr>
      <w:r>
        <w:t xml:space="preserve">20 Design Matrix</w:t>
      </w:r>
    </w:p>
    <w:bookmarkStart w:id="552"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52"/>
    <w:bookmarkStart w:id="553" w:name="rem-design-matrix-products"/>
    <w:p>
      <w:pPr>
        <w:pStyle w:val="FirstParagraph"/>
      </w:pPr>
      <w:del w:id="4440" w:author="PR Preview" w:date="2026-01-01T00:00:00Z">
        <w:r>
          <w:rPr>
            <w:i/>
            <w:iCs/>
          </w:rPr>
          <w:delText xml:space="preserve">Remark 49</w:delText>
        </w:r>
      </w:del>
      <w:del w:id="4441" w:author="PR Preview" w:date="2026-01-01T00:00:00Z">
        <w:r>
          <w:delText xml:space="preserve"> (Products with the design matrix). </w:delText>
        </w:r>
      </w:del>
      <w:del w:id="4442" w:author="PR Preview" w:date="2026-01-01T00:00:00Z">
        <w:r>
          <w:delText xml:space="preserve">The product</w:delText>
        </w:r>
      </w:del>
      <w:del w:id="4443" w:author="PR Preview" w:date="2026-01-01T00:00:00Z">
        <w:r>
          <w:delText xml:space="preserve"> </w:delText>
        </w:r>
      </w:del>
      <w:del w:id="4444" w:author="PR Preview" w:date="2026-01-01T00:00:00Z">
        <w:r>
          <w:delText xml:space="preserve">$\mathbf{X}\mathord{\smash[b]{\underset{\raise.3ex\hbox{$\scriptstyle\sim$}}{\beta}}\vphantom{\beta}}$</w:delText>
        </w:r>
      </w:del>
      <w:del w:id="4445" w:author="PR Preview" w:date="2026-01-01T00:00:00Z">
        <w:r>
          <w:delText xml:space="preserve"> </w:delText>
        </w:r>
      </w:del>
      <w:del w:id="4446" w:author="PR Preview" w:date="2026-01-01T00:00:00Z">
        <w:r>
          <w:delText xml:space="preserve">collects the values</w:delText>
        </w:r>
      </w:del>
      <w:del w:id="4447" w:author="PR Preview" w:date="2026-01-01T00:00:00Z">
        <w:r>
          <w:delText xml:space="preserve"> </w:delText>
        </w:r>
      </w:del>
      <w:del w:id="4448" w:author="PR Preview" w:date="2026-01-01T00:00:00Z">
        <w:r>
          <w:delText xml:space="preserve">${\mathord{\smash[b]{\underset{\raise.3ex\hbox{$\scriptstyle\sim$}}{x}}\vphantom{x}}_i}^{\top}\mathord{\smash[b]{\underset{\raise.3ex\hbox{$\scriptstyle\sim$}}{\beta}}\vphantom{\beta}}$</w:delText>
        </w:r>
      </w:del>
      <w:del w:id="4449" w:author="PR Preview" w:date="2026-01-01T00:00:00Z">
        <w:r>
          <w:delText xml:space="preserve"> </w:delText>
        </w:r>
      </w:del>
      <w:del w:id="4450" w:author="PR Preview" w:date="2026-01-01T00:00:00Z">
        <w:r>
          <w:delText xml:space="preserve">for all</w:delText>
        </w:r>
      </w:del>
      <w:del w:id="4451" w:author="PR Preview" w:date="2026-01-01T00:00:00Z">
        <w:r>
          <w:delText xml:space="preserve"> </w:delText>
        </w:r>
      </w:del>
      <m:oMath>
        <m:r>
          <m:t>n</m:t>
        </m:r>
      </m:oMath>
      <w:del w:id="4452" w:author="PR Preview" w:date="2026-01-01T00:00:00Z">
        <w:r>
          <w:delText xml:space="preserve"> </w:delText>
        </w:r>
      </w:del>
      <w:del w:id="4453" w:author="PR Preview" w:date="2026-01-01T00:00:00Z">
        <w:r>
          <w:delText xml:space="preserve">observations into a single</w:delText>
        </w:r>
      </w:del>
      <w:del w:id="4454" w:author="PR Preview" w:date="2026-01-01T00:00:00Z">
        <w:r>
          <w:delText xml:space="preserve"> </w:delText>
        </w:r>
      </w:del>
      <m:oMath>
        <m:r>
          <m:t>n</m:t>
        </m:r>
        <m:r>
          <m:rPr>
            <m:sty m:val="p"/>
          </m:rPr>
          <m:t>×</m:t>
        </m:r>
        <m:r>
          <m:t>1</m:t>
        </m:r>
      </m:oMath>
      <w:del w:id="4455" w:author="PR Preview" w:date="2026-01-01T00:00:00Z">
        <w:r>
          <w:delText xml:space="preserve"> </w:delText>
        </w:r>
      </w:del>
      <w:del w:id="4456" w:author="PR Preview" w:date="2026-01-01T00:00:00Z">
        <w:r>
          <w:delText xml:space="preserve">vector:</w:delText>
        </w:r>
      </w:del>
    </w:p>
    <w:p>
      <w:pPr>
        <w:pStyle w:val="FirstParagraph"/>
      </w:pPr>
      <w:ins w:id="4457" w:author="PR Preview" w:date="2026-01-01T00:00:00Z">
        <w:r>
          <w:rPr>
            <w:i/>
            <w:iCs/>
          </w:rPr>
          <w:t xml:space="preserve">Remark 50</w:t>
        </w:r>
      </w:ins>
      <w:ins w:id="4458" w:author="PR Preview" w:date="2026-01-01T00:00:00Z">
        <w:r>
          <w:t xml:space="preserve"> (Products with the design matrix). </w:t>
        </w:r>
      </w:ins>
      <w:ins w:id="4459" w:author="PR Preview" w:date="2026-01-01T00:00:00Z">
        <w:r>
          <w:t xml:space="preserve">The product</w:t>
        </w:r>
      </w:ins>
      <w:ins w:id="4460" w:author="PR Preview" w:date="2026-01-01T00:00:00Z">
        <w:r>
          <w:t xml:space="preserve"> </w:t>
        </w:r>
      </w:ins>
      <w:ins w:id="4461" w:author="PR Preview" w:date="2026-01-01T00:00:00Z">
        <w:r>
          <w:t xml:space="preserve">$\mathbf{X}\mathord{\smash[b]{\underset{\raise.3ex\hbox{$\scriptstyle\sim$}}{\beta}}\vphantom{\beta}}$</w:t>
        </w:r>
      </w:ins>
      <w:ins w:id="4462" w:author="PR Preview" w:date="2026-01-01T00:00:00Z">
        <w:r>
          <w:t xml:space="preserve"> </w:t>
        </w:r>
      </w:ins>
      <w:ins w:id="4463" w:author="PR Preview" w:date="2026-01-01T00:00:00Z">
        <w:r>
          <w:t xml:space="preserve">collects the values</w:t>
        </w:r>
      </w:ins>
      <w:ins w:id="4464" w:author="PR Preview" w:date="2026-01-01T00:00:00Z">
        <w:r>
          <w:t xml:space="preserve"> </w:t>
        </w:r>
      </w:ins>
      <w:ins w:id="4465" w:author="PR Preview" w:date="2026-01-01T00:00:00Z">
        <w:r>
          <w:t xml:space="preserve">${\mathord{\smash[b]{\underset{\raise.3ex\hbox{$\scriptstyle\sim$}}{x}}\vphantom{x}}_i}^{\top}\mathord{\smash[b]{\underset{\raise.3ex\hbox{$\scriptstyle\sim$}}{\beta}}\vphantom{\beta}}$</w:t>
        </w:r>
      </w:ins>
      <w:ins w:id="4466" w:author="PR Preview" w:date="2026-01-01T00:00:00Z">
        <w:r>
          <w:t xml:space="preserve"> </w:t>
        </w:r>
      </w:ins>
      <w:ins w:id="4467" w:author="PR Preview" w:date="2026-01-01T00:00:00Z">
        <w:r>
          <w:t xml:space="preserve">for all</w:t>
        </w:r>
      </w:ins>
      <w:ins w:id="4468" w:author="PR Preview" w:date="2026-01-01T00:00:00Z">
        <w:r>
          <w:t xml:space="preserve"> </w:t>
        </w:r>
      </w:ins>
      <m:oMath>
        <m:r>
          <m:t>n</m:t>
        </m:r>
      </m:oMath>
      <w:ins w:id="4469" w:author="PR Preview" w:date="2026-01-01T00:00:00Z">
        <w:r>
          <w:t xml:space="preserve"> </w:t>
        </w:r>
      </w:ins>
      <w:ins w:id="4470" w:author="PR Preview" w:date="2026-01-01T00:00:00Z">
        <w:r>
          <w:t xml:space="preserve">observations into a single</w:t>
        </w:r>
      </w:ins>
      <w:ins w:id="4471" w:author="PR Preview" w:date="2026-01-01T00:00:00Z">
        <w:r>
          <w:t xml:space="preserve"> </w:t>
        </w:r>
      </w:ins>
      <m:oMath>
        <m:r>
          <m:t>n</m:t>
        </m:r>
        <m:r>
          <m:rPr>
            <m:sty m:val="p"/>
          </m:rPr>
          <m:t>×</m:t>
        </m:r>
        <m:r>
          <m:t>1</m:t>
        </m:r>
      </m:oMath>
      <w:ins w:id="4472" w:author="PR Preview" w:date="2026-01-01T00:00:00Z">
        <w:r>
          <w:t xml:space="preserve"> </w:t>
        </w:r>
      </w:ins>
      <w:ins w:id="4473" w:author="PR Preview" w:date="2026-01-01T00:00:00Z">
        <w:r>
          <w:t xml:space="preserve">vector:</w:t>
        </w:r>
      </w:ins>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53"/>
    <w:bookmarkStart w:id="554"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4"/>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5" w:name="exm-gram-invertible"/>
    <w:p>
      <w:pPr>
        <w:pStyle w:val="BodyText"/>
      </w:pPr>
      <w:del w:id="4474" w:author="PR Preview" w:date="2026-01-01T00:00:00Z">
        <w:r>
          <w:rPr>
            <w:b/>
            <w:bCs/>
          </w:rPr>
          <w:delText xml:space="preserve">Example 165 (Inverting</w:delText>
        </w:r>
      </w:del>
      <w:del w:id="4475" w:author="PR Preview" w:date="2026-01-01T00:00:00Z">
        <w:r>
          <w:rPr>
            <w:b/>
            <w:bCs/>
          </w:rPr>
          <w:delText xml:space="preserve"> </w:delText>
        </w:r>
      </w:del>
      <m:oMath>
        <m:sSup>
          <m:e>
            <m:r>
              <m:rPr>
                <m:sty m:val="bi"/>
              </m:rPr>
              <m:t>X</m:t>
            </m:r>
          </m:e>
          <m:sup>
            <m:r>
              <m:rPr>
                <m:sty m:val="p"/>
              </m:rPr>
              <m:t>⊤</m:t>
            </m:r>
          </m:sup>
        </m:sSup>
        <m:r>
          <m:rPr>
            <m:sty m:val="bi"/>
          </m:rPr>
          <m:t>X</m:t>
        </m:r>
      </m:oMath>
      <w:del w:id="4476" w:author="PR Preview" w:date="2026-01-01T00:00:00Z">
        <w:r>
          <w:rPr>
            <w:b/>
            <w:bCs/>
          </w:rPr>
          <w:delText xml:space="preserve">)</w:delText>
        </w:r>
      </w:del>
      <w:del w:id="4477" w:author="PR Preview" w:date="2026-01-01T00:00:00Z">
        <w:r>
          <w:delText xml:space="preserve"> </w:delText>
        </w:r>
      </w:del>
      <w:del w:id="4478" w:author="PR Preview" w:date="2026-01-01T00:00:00Z">
        <w:r>
          <w:delText xml:space="preserve">For the rank-</w:delText>
        </w:r>
      </w:del>
      <m:oMath>
        <m:r>
          <m:t>2</m:t>
        </m:r>
      </m:oMath>
      <w:del w:id="4479" w:author="PR Preview" w:date="2026-01-01T00:00:00Z">
        <w:r>
          <w:delText xml:space="preserve"> </w:delText>
        </w:r>
      </w:del>
      <w:del w:id="4480" w:author="PR Preview" w:date="2026-01-01T00:00:00Z">
        <w:r>
          <w:delText xml:space="preserve">matrix</w:delText>
        </w:r>
      </w:del>
      <w:del w:id="448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4482" w:author="PR Preview" w:date="2026-01-01T00:00:00Z">
        <w:r>
          <w:delText xml:space="preserve"> </w:delText>
        </w:r>
      </w:del>
      <w:del w:id="4483" w:author="PR Preview" w:date="2026-01-01T00:00:00Z">
        <w:r>
          <w:delText xml:space="preserve">from</w:delText>
        </w:r>
      </w:del>
      <w:del w:id="4484" w:author="PR Preview" w:date="2026-01-01T00:00:00Z">
        <w:r>
          <w:delText xml:space="preserve"> </w:delText>
        </w:r>
      </w:del>
      <w:hyperlink w:anchor="exm-rank">
        <w:del w:id="4485" w:author="PR Preview" w:date="2026-01-01T00:00:00Z">
          <w:r>
            <w:rPr>
              <w:rStyle w:val="Hyperlink"/>
            </w:rPr>
            <w:delText xml:space="preserve">Example 37</w:delText>
          </w:r>
        </w:del>
      </w:hyperlink>
      <w:del w:id="4486" w:author="PR Preview" w:date="2026-01-01T00:00:00Z">
        <w:r>
          <w:delText xml:space="preserve">:</w:delText>
        </w:r>
      </w:del>
    </w:p>
    <w:p>
      <w:pPr>
        <w:pStyle w:val="BodyText"/>
      </w:pPr>
      <w:ins w:id="4487" w:author="PR Preview" w:date="2026-01-01T00:00:00Z">
        <w:r>
          <w:rPr>
            <w:b/>
            <w:bCs/>
          </w:rPr>
          <w:t xml:space="preserve">Example 166 (Inverting</w:t>
        </w:r>
      </w:ins>
      <w:ins w:id="4488" w:author="PR Preview" w:date="2026-01-01T00:00:00Z">
        <w:r>
          <w:rPr>
            <w:b/>
            <w:bCs/>
          </w:rPr>
          <w:t xml:space="preserve"> </w:t>
        </w:r>
      </w:ins>
      <m:oMath>
        <m:sSup>
          <m:e>
            <m:r>
              <m:rPr>
                <m:sty m:val="bi"/>
              </m:rPr>
              <m:t>X</m:t>
            </m:r>
          </m:e>
          <m:sup>
            <m:r>
              <m:rPr>
                <m:sty m:val="p"/>
              </m:rPr>
              <m:t>⊤</m:t>
            </m:r>
          </m:sup>
        </m:sSup>
        <m:r>
          <m:rPr>
            <m:sty m:val="bi"/>
          </m:rPr>
          <m:t>X</m:t>
        </m:r>
      </m:oMath>
      <w:ins w:id="4489" w:author="PR Preview" w:date="2026-01-01T00:00:00Z">
        <w:r>
          <w:rPr>
            <w:b/>
            <w:bCs/>
          </w:rPr>
          <w:t xml:space="preserve">)</w:t>
        </w:r>
      </w:ins>
      <w:ins w:id="4490" w:author="PR Preview" w:date="2026-01-01T00:00:00Z">
        <w:r>
          <w:t xml:space="preserve"> </w:t>
        </w:r>
      </w:ins>
      <w:ins w:id="4491" w:author="PR Preview" w:date="2026-01-01T00:00:00Z">
        <w:r>
          <w:t xml:space="preserve">For the rank-</w:t>
        </w:r>
      </w:ins>
      <m:oMath>
        <m:r>
          <m:t>2</m:t>
        </m:r>
      </m:oMath>
      <w:ins w:id="4492" w:author="PR Preview" w:date="2026-01-01T00:00:00Z">
        <w:r>
          <w:t xml:space="preserve"> </w:t>
        </w:r>
      </w:ins>
      <w:ins w:id="4493" w:author="PR Preview" w:date="2026-01-01T00:00:00Z">
        <w:r>
          <w:t xml:space="preserve">matrix</w:t>
        </w:r>
      </w:ins>
      <w:ins w:id="4494"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4495" w:author="PR Preview" w:date="2026-01-01T00:00:00Z">
        <w:r>
          <w:t xml:space="preserve"> </w:t>
        </w:r>
      </w:ins>
      <w:ins w:id="4496" w:author="PR Preview" w:date="2026-01-01T00:00:00Z">
        <w:r>
          <w:t xml:space="preserve">from</w:t>
        </w:r>
      </w:ins>
      <w:ins w:id="4497" w:author="PR Preview" w:date="2026-01-01T00:00:00Z">
        <w:r>
          <w:t xml:space="preserve"> </w:t>
        </w:r>
      </w:ins>
      <w:hyperlink w:anchor="exm-rank">
        <w:ins w:id="4498" w:author="PR Preview" w:date="2026-01-01T00:00:00Z">
          <w:r>
            <w:rPr>
              <w:rStyle w:val="Hyperlink"/>
            </w:rPr>
            <w:t xml:space="preserve">Example 37</w:t>
          </w:r>
        </w:ins>
      </w:hyperlink>
      <w:ins w:id="4499" w:author="PR Preview" w:date="2026-01-01T00:00:00Z">
        <w:r>
          <w:t xml:space="preserve">:</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5"/>
    <w:bookmarkStart w:id="55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6"/>
    <w:bookmarkStart w:id="557" w:name="exm-hat-matrix"/>
    <w:p>
      <w:pPr>
        <w:pStyle w:val="BodyText"/>
      </w:pPr>
      <w:del w:id="4500" w:author="PR Preview" w:date="2026-01-01T00:00:00Z">
        <w:r>
          <w:rPr>
            <w:b/>
            <w:bCs/>
          </w:rPr>
          <w:delText xml:space="preserve">Example 166 (The hat matrix of an intercept-only model)</w:delText>
        </w:r>
      </w:del>
      <w:del w:id="4501" w:author="PR Preview" w:date="2026-01-01T00:00:00Z">
        <w:r>
          <w:delText xml:space="preserve"> </w:delText>
        </w:r>
      </w:del>
      <w:del w:id="4502" w:author="PR Preview" w:date="2026-01-01T00:00:00Z">
        <w:r>
          <w:delText xml:space="preserve">With</w:delText>
        </w:r>
      </w:del>
      <w:del w:id="4503" w:author="PR Preview" w:date="2026-01-01T00:00:00Z">
        <w:r>
          <w:delText xml:space="preserve"> </w:delText>
        </w:r>
      </w:del>
      <m:oMath>
        <m:r>
          <m:t>n</m:t>
        </m:r>
        <m:r>
          <m:rPr>
            <m:sty m:val="p"/>
          </m:rPr>
          <m:t>=</m:t>
        </m:r>
        <m:r>
          <m:t>2</m:t>
        </m:r>
      </m:oMath>
      <w:del w:id="4504" w:author="PR Preview" w:date="2026-01-01T00:00:00Z">
        <w:r>
          <w:delText xml:space="preserve"> </w:delText>
        </w:r>
      </w:del>
      <w:del w:id="4505" w:author="PR Preview" w:date="2026-01-01T00:00:00Z">
        <w:r>
          <w:delText xml:space="preserve">observations and only an intercept,</w:delText>
        </w:r>
      </w:del>
      <w:del w:id="450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4507" w:author="PR Preview" w:date="2026-01-01T00:00:00Z">
        <w:r>
          <w:delText xml:space="preserve"> </w:delText>
        </w:r>
      </w:del>
      <w:del w:id="4508" w:author="PR Preview" w:date="2026-01-01T00:00:00Z">
        <w:r>
          <w:delText xml:space="preserve">(</w:delText>
        </w:r>
      </w:del>
      <m:oMath>
        <m:r>
          <m:t>2</m:t>
        </m:r>
        <m:r>
          <m:rPr>
            <m:sty m:val="p"/>
          </m:rPr>
          <m:t>×</m:t>
        </m:r>
        <m:r>
          <m:t>1</m:t>
        </m:r>
      </m:oMath>
      <w:del w:id="4509" w:author="PR Preview" w:date="2026-01-01T00:00:00Z">
        <w:r>
          <w:delText xml:space="preserve">, rank</w:delText>
        </w:r>
      </w:del>
      <w:del w:id="4510" w:author="PR Preview" w:date="2026-01-01T00:00:00Z">
        <w:r>
          <w:delText xml:space="preserve"> </w:delText>
        </w:r>
      </w:del>
      <m:oMath>
        <m:r>
          <m:t>1</m:t>
        </m:r>
      </m:oMath>
      <w:del w:id="4511" w:author="PR Preview" w:date="2026-01-01T00:00:00Z">
        <w:r>
          <w:delText xml:space="preserve">),</w:delText>
        </w:r>
      </w:del>
      <w:del w:id="4512" w:author="PR Preview" w:date="2026-01-01T00:00:00Z">
        <w:r>
          <w:delText xml:space="preserve"> </w:delText>
        </w:r>
      </w:del>
      <w:del w:id="4513" w:author="PR Preview" w:date="2026-01-01T00:00:00Z">
        <w:r>
          <w:delText xml:space="preserve">so</w:delText>
        </w:r>
      </w:del>
      <w:del w:id="4514" w:author="PR Preview" w:date="2026-01-01T00:00:00Z">
        <w:r>
          <w:delText xml:space="preserve"> </w:delText>
        </w:r>
      </w:del>
      <m:oMath>
        <m:sSup>
          <m:e>
            <m:r>
              <m:rPr>
                <m:sty m:val="bi"/>
              </m:rPr>
              <m:t>X</m:t>
            </m:r>
          </m:e>
          <m:sup>
            <m:r>
              <m:rPr>
                <m:sty m:val="p"/>
              </m:rPr>
              <m:t>⊤</m:t>
            </m:r>
          </m:sup>
        </m:sSup>
        <m:r>
          <m:rPr>
            <m:sty m:val="bi"/>
          </m:rPr>
          <m:t>X</m:t>
        </m:r>
        <m:r>
          <m:rPr>
            <m:sty m:val="p"/>
          </m:rPr>
          <m:t>=</m:t>
        </m:r>
        <m:r>
          <m:t>2</m:t>
        </m:r>
      </m:oMath>
      <w:del w:id="4515" w:author="PR Preview" w:date="2026-01-01T00:00:00Z">
        <w:r>
          <w:delText xml:space="preserve"> </w:delText>
        </w:r>
      </w:del>
      <w:del w:id="4516" w:author="PR Preview" w:date="2026-01-01T00:00:00Z">
        <w:r>
          <w:delText xml:space="preserve">and</w:delText>
        </w:r>
      </w:del>
    </w:p>
    <w:p>
      <w:pPr>
        <w:pStyle w:val="BodyText"/>
      </w:pPr>
      <w:ins w:id="4517" w:author="PR Preview" w:date="2026-01-01T00:00:00Z">
        <w:r>
          <w:rPr>
            <w:b/>
            <w:bCs/>
          </w:rPr>
          <w:t xml:space="preserve">Example 167 (The hat matrix of an intercept-only model)</w:t>
        </w:r>
      </w:ins>
      <w:ins w:id="4518" w:author="PR Preview" w:date="2026-01-01T00:00:00Z">
        <w:r>
          <w:t xml:space="preserve"> </w:t>
        </w:r>
      </w:ins>
      <w:ins w:id="4519" w:author="PR Preview" w:date="2026-01-01T00:00:00Z">
        <w:r>
          <w:t xml:space="preserve">With</w:t>
        </w:r>
      </w:ins>
      <w:ins w:id="4520" w:author="PR Preview" w:date="2026-01-01T00:00:00Z">
        <w:r>
          <w:t xml:space="preserve"> </w:t>
        </w:r>
      </w:ins>
      <m:oMath>
        <m:r>
          <m:t>n</m:t>
        </m:r>
        <m:r>
          <m:rPr>
            <m:sty m:val="p"/>
          </m:rPr>
          <m:t>=</m:t>
        </m:r>
        <m:r>
          <m:t>2</m:t>
        </m:r>
      </m:oMath>
      <w:ins w:id="4521" w:author="PR Preview" w:date="2026-01-01T00:00:00Z">
        <w:r>
          <w:t xml:space="preserve"> </w:t>
        </w:r>
      </w:ins>
      <w:ins w:id="4522" w:author="PR Preview" w:date="2026-01-01T00:00:00Z">
        <w:r>
          <w:t xml:space="preserve">observations and only an intercept,</w:t>
        </w:r>
      </w:ins>
      <w:ins w:id="452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4524" w:author="PR Preview" w:date="2026-01-01T00:00:00Z">
        <w:r>
          <w:t xml:space="preserve"> </w:t>
        </w:r>
      </w:ins>
      <w:ins w:id="4525" w:author="PR Preview" w:date="2026-01-01T00:00:00Z">
        <w:r>
          <w:t xml:space="preserve">(</w:t>
        </w:r>
      </w:ins>
      <m:oMath>
        <m:r>
          <m:t>2</m:t>
        </m:r>
        <m:r>
          <m:rPr>
            <m:sty m:val="p"/>
          </m:rPr>
          <m:t>×</m:t>
        </m:r>
        <m:r>
          <m:t>1</m:t>
        </m:r>
      </m:oMath>
      <w:ins w:id="4526" w:author="PR Preview" w:date="2026-01-01T00:00:00Z">
        <w:r>
          <w:t xml:space="preserve">, rank</w:t>
        </w:r>
      </w:ins>
      <w:ins w:id="4527" w:author="PR Preview" w:date="2026-01-01T00:00:00Z">
        <w:r>
          <w:t xml:space="preserve"> </w:t>
        </w:r>
      </w:ins>
      <m:oMath>
        <m:r>
          <m:t>1</m:t>
        </m:r>
      </m:oMath>
      <w:ins w:id="4528" w:author="PR Preview" w:date="2026-01-01T00:00:00Z">
        <w:r>
          <w:t xml:space="preserve">),</w:t>
        </w:r>
      </w:ins>
      <w:ins w:id="4529" w:author="PR Preview" w:date="2026-01-01T00:00:00Z">
        <w:r>
          <w:t xml:space="preserve"> </w:t>
        </w:r>
      </w:ins>
      <w:ins w:id="4530" w:author="PR Preview" w:date="2026-01-01T00:00:00Z">
        <w:r>
          <w:t xml:space="preserve">so</w:t>
        </w:r>
      </w:ins>
      <w:ins w:id="4531" w:author="PR Preview" w:date="2026-01-01T00:00:00Z">
        <w:r>
          <w:t xml:space="preserve"> </w:t>
        </w:r>
      </w:ins>
      <m:oMath>
        <m:sSup>
          <m:e>
            <m:r>
              <m:rPr>
                <m:sty m:val="bi"/>
              </m:rPr>
              <m:t>X</m:t>
            </m:r>
          </m:e>
          <m:sup>
            <m:r>
              <m:rPr>
                <m:sty m:val="p"/>
              </m:rPr>
              <m:t>⊤</m:t>
            </m:r>
          </m:sup>
        </m:sSup>
        <m:r>
          <m:rPr>
            <m:sty m:val="bi"/>
          </m:rPr>
          <m:t>X</m:t>
        </m:r>
        <m:r>
          <m:rPr>
            <m:sty m:val="p"/>
          </m:rPr>
          <m:t>=</m:t>
        </m:r>
        <m:r>
          <m:t>2</m:t>
        </m:r>
      </m:oMath>
      <w:ins w:id="4532" w:author="PR Preview" w:date="2026-01-01T00:00:00Z">
        <w:r>
          <w:t xml:space="preserve"> </w:t>
        </w:r>
      </w:ins>
      <w:ins w:id="4533" w:author="PR Preview" w:date="2026-01-01T00:00:00Z">
        <w:r>
          <w:t xml:space="preserve">and</w:t>
        </w:r>
      </w:ins>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7"/>
    <w:bookmarkStart w:id="558"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9" w:name="exm-hat-matrix-projection"/>
    <w:p>
      <w:pPr>
        <w:pStyle w:val="FirstParagraph"/>
      </w:pPr>
      <w:del w:id="4534" w:author="PR Preview" w:date="2026-01-01T00:00:00Z">
        <w:r>
          <w:rPr>
            <w:b/>
            <w:bCs/>
          </w:rPr>
          <w:delText xml:space="preserve">Example 167 (The intercept-only hat matrix is a projection)</w:delText>
        </w:r>
      </w:del>
      <w:del w:id="4535" w:author="PR Preview" w:date="2026-01-01T00:00:00Z">
        <w:r>
          <w:delText xml:space="preserve"> </w:delText>
        </w:r>
      </w:del>
      <w:del w:id="4536" w:author="PR Preview" w:date="2026-01-01T00:00:00Z">
        <w:r>
          <w:delText xml:space="preserve">For</w:delText>
        </w:r>
      </w:del>
      <w:del w:id="4537" w:author="PR Preview" w:date="2026-01-01T00:00:00Z">
        <w:r>
          <w:delText xml:space="preserve"> </w:delText>
        </w:r>
      </w:del>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4538" w:author="PR Preview" w:date="2026-01-01T00:00:00Z">
        <w:r>
          <w:delText xml:space="preserve"> </w:delText>
        </w:r>
      </w:del>
      <w:del w:id="4539" w:author="PR Preview" w:date="2026-01-01T00:00:00Z">
        <w:r>
          <w:delText xml:space="preserve">from</w:delText>
        </w:r>
      </w:del>
      <w:del w:id="4540" w:author="PR Preview" w:date="2026-01-01T00:00:00Z">
        <w:r>
          <w:delText xml:space="preserve"> </w:delText>
        </w:r>
      </w:del>
      <w:hyperlink w:anchor="exm-hat-matrix">
        <w:del w:id="4541" w:author="PR Preview" w:date="2026-01-01T00:00:00Z">
          <w:r>
            <w:rPr>
              <w:rStyle w:val="Hyperlink"/>
            </w:rPr>
            <w:delText xml:space="preserve">Example 166</w:delText>
          </w:r>
        </w:del>
      </w:hyperlink>
      <w:del w:id="4542" w:author="PR Preview" w:date="2026-01-01T00:00:00Z">
        <w:r>
          <w:delText xml:space="preserve">,</w:delText>
        </w:r>
      </w:del>
      <w:del w:id="4543" w:author="PR Preview" w:date="2026-01-01T00:00:00Z">
        <w:r>
          <w:delText xml:space="preserve"> </w:delText>
        </w:r>
      </w:del>
      <m:oMath>
        <m:sSup>
          <m:e>
            <m:r>
              <m:rPr>
                <m:sty m:val="bi"/>
              </m:rPr>
              <m:t>H</m:t>
            </m:r>
          </m:e>
          <m:sup>
            <m:r>
              <m:rPr>
                <m:sty m:val="p"/>
              </m:rPr>
              <m:t>⊤</m:t>
            </m:r>
          </m:sup>
        </m:sSup>
        <m:r>
          <m:rPr>
            <m:sty m:val="p"/>
          </m:rPr>
          <m:t>=</m:t>
        </m:r>
        <m:r>
          <m:rPr>
            <m:sty m:val="bi"/>
          </m:rPr>
          <m:t>H</m:t>
        </m:r>
      </m:oMath>
      <w:del w:id="4544" w:author="PR Preview" w:date="2026-01-01T00:00:00Z">
        <w:r>
          <w:delText xml:space="preserve">, and</w:delText>
        </w:r>
      </w:del>
    </w:p>
    <w:p>
      <w:pPr>
        <w:pStyle w:val="FirstParagraph"/>
      </w:pPr>
      <w:ins w:id="4545" w:author="PR Preview" w:date="2026-01-01T00:00:00Z">
        <w:r>
          <w:rPr>
            <w:b/>
            <w:bCs/>
          </w:rPr>
          <w:t xml:space="preserve">Example 168 (The intercept-only hat matrix is a projection)</w:t>
        </w:r>
      </w:ins>
      <w:ins w:id="4546" w:author="PR Preview" w:date="2026-01-01T00:00:00Z">
        <w:r>
          <w:t xml:space="preserve"> </w:t>
        </w:r>
      </w:ins>
      <w:ins w:id="4547" w:author="PR Preview" w:date="2026-01-01T00:00:00Z">
        <w:r>
          <w:t xml:space="preserve">For</w:t>
        </w:r>
      </w:ins>
      <w:ins w:id="4548" w:author="PR Preview" w:date="2026-01-01T00:00:00Z">
        <w:r>
          <w:t xml:space="preserve"> </w:t>
        </w:r>
      </w:ins>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4549" w:author="PR Preview" w:date="2026-01-01T00:00:00Z">
        <w:r>
          <w:t xml:space="preserve"> </w:t>
        </w:r>
      </w:ins>
      <w:ins w:id="4550" w:author="PR Preview" w:date="2026-01-01T00:00:00Z">
        <w:r>
          <w:t xml:space="preserve">from</w:t>
        </w:r>
      </w:ins>
      <w:ins w:id="4551" w:author="PR Preview" w:date="2026-01-01T00:00:00Z">
        <w:r>
          <w:t xml:space="preserve"> </w:t>
        </w:r>
      </w:ins>
      <w:hyperlink w:anchor="exm-hat-matrix">
        <w:ins w:id="4552" w:author="PR Preview" w:date="2026-01-01T00:00:00Z">
          <w:r>
            <w:rPr>
              <w:rStyle w:val="Hyperlink"/>
            </w:rPr>
            <w:t xml:space="preserve">Example 167</w:t>
          </w:r>
        </w:ins>
      </w:hyperlink>
      <w:ins w:id="4553" w:author="PR Preview" w:date="2026-01-01T00:00:00Z">
        <w:r>
          <w:t xml:space="preserve">,</w:t>
        </w:r>
      </w:ins>
      <w:ins w:id="4554" w:author="PR Preview" w:date="2026-01-01T00:00:00Z">
        <w:r>
          <w:t xml:space="preserve"> </w:t>
        </w:r>
      </w:ins>
      <m:oMath>
        <m:sSup>
          <m:e>
            <m:r>
              <m:rPr>
                <m:sty m:val="bi"/>
              </m:rPr>
              <m:t>H</m:t>
            </m:r>
          </m:e>
          <m:sup>
            <m:r>
              <m:rPr>
                <m:sty m:val="p"/>
              </m:rPr>
              <m:t>⊤</m:t>
            </m:r>
          </m:sup>
        </m:sSup>
        <m:r>
          <m:rPr>
            <m:sty m:val="p"/>
          </m:rPr>
          <m:t>=</m:t>
        </m:r>
        <m:r>
          <m:rPr>
            <m:sty m:val="bi"/>
          </m:rPr>
          <m:t>H</m:t>
        </m:r>
      </m:oMath>
      <w:ins w:id="4555" w:author="PR Preview" w:date="2026-01-01T00:00:00Z">
        <w:r>
          <w:t xml:space="preserve">, and</w:t>
        </w:r>
      </w:ins>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9"/>
    <w:bookmarkStart w:id="560" w:name="rem-hat-matrix-name"/>
    <w:p>
      <w:pPr>
        <w:pStyle w:val="BodyText"/>
      </w:pPr>
      <w:del w:id="4556" w:author="PR Preview" w:date="2026-01-01T00:00:00Z">
        <w:r>
          <w:rPr>
            <w:i/>
            <w:iCs/>
          </w:rPr>
          <w:delText xml:space="preserve">Remark 50</w:delText>
        </w:r>
      </w:del>
      <w:del w:id="4557" w:author="PR Preview" w:date="2026-01-01T00:00:00Z">
        <w:r>
          <w:delText xml:space="preserve"> (Why it is called the hat matrix). </w:delText>
        </w:r>
      </w:del>
      <w:del w:id="4558" w:author="PR Preview" w:date="2026-01-01T00:00:00Z">
        <w:r>
          <w:delText xml:space="preserve">The hat matrix gives the fitted values of the least squares solution</w:delText>
        </w:r>
      </w:del>
      <w:del w:id="4559" w:author="PR Preview" w:date="2026-01-01T00:00:00Z">
        <w:r>
          <w:delText xml:space="preserve"> </w:delText>
        </w:r>
      </w:del>
      <w:del w:id="4560" w:author="PR Preview" w:date="2026-01-01T00:00:00Z">
        <w:r>
          <w:delText xml:space="preserve">(</w:delText>
        </w:r>
      </w:del>
      <w:hyperlink w:anchor="def-least-squares">
        <w:del w:id="4561" w:author="PR Preview" w:date="2026-01-01T00:00:00Z">
          <w:r>
            <w:rPr>
              <w:rStyle w:val="Hyperlink"/>
            </w:rPr>
            <w:delText xml:space="preserve">Definition 115</w:delText>
          </w:r>
        </w:del>
      </w:hyperlink>
      <w:del w:id="4562" w:author="PR Preview" w:date="2026-01-01T00:00:00Z">
        <w:r>
          <w:delText xml:space="preserve">, defined later in this chapter):</w:delText>
        </w:r>
      </w:del>
    </w:p>
    <w:p>
      <w:pPr>
        <w:pStyle w:val="BodyText"/>
      </w:pPr>
      <w:ins w:id="4563" w:author="PR Preview" w:date="2026-01-01T00:00:00Z">
        <w:r>
          <w:rPr>
            <w:i/>
            <w:iCs/>
          </w:rPr>
          <w:t xml:space="preserve">Remark 51</w:t>
        </w:r>
      </w:ins>
      <w:ins w:id="4564" w:author="PR Preview" w:date="2026-01-01T00:00:00Z">
        <w:r>
          <w:t xml:space="preserve"> (Why it is called the hat matrix). </w:t>
        </w:r>
      </w:ins>
      <w:ins w:id="4565" w:author="PR Preview" w:date="2026-01-01T00:00:00Z">
        <w:r>
          <w:t xml:space="preserve">The hat matrix gives the fitted values of the least squares solution</w:t>
        </w:r>
      </w:ins>
      <w:ins w:id="4566" w:author="PR Preview" w:date="2026-01-01T00:00:00Z">
        <w:r>
          <w:t xml:space="preserve"> </w:t>
        </w:r>
      </w:ins>
      <w:ins w:id="4567" w:author="PR Preview" w:date="2026-01-01T00:00:00Z">
        <w:r>
          <w:t xml:space="preserve">(</w:t>
        </w:r>
      </w:ins>
      <w:hyperlink w:anchor="def-least-squares">
        <w:ins w:id="4568" w:author="PR Preview" w:date="2026-01-01T00:00:00Z">
          <w:r>
            <w:rPr>
              <w:rStyle w:val="Hyperlink"/>
            </w:rPr>
            <w:t xml:space="preserve">Definition 115</w:t>
          </w:r>
        </w:ins>
      </w:hyperlink>
      <w:ins w:id="4569" w:author="PR Preview" w:date="2026-01-01T00:00:00Z">
        <w:r>
          <w:t xml:space="preserve">, defined later in this chapter):</w:t>
        </w:r>
      </w:ins>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del w:id="4570" w:author="PR Preview" w:date="2026-01-01T00:00:00Z">
        <w:r>
          <w:delText xml:space="preserve">Multiplying by</w:delText>
        </w:r>
      </w:del>
      <w:del w:id="4571" w:author="PR Preview" w:date="2026-01-01T00:00:00Z">
        <w:r>
          <w:delText xml:space="preserve"> </w:delText>
        </w:r>
      </w:del>
      <m:oMath>
        <m:r>
          <m:rPr>
            <m:sty m:val="bi"/>
          </m:rPr>
          <m:t>H</m:t>
        </m:r>
      </m:oMath>
      <w:del w:id="4572" w:author="PR Preview" w:date="2026-01-01T00:00:00Z">
        <w:r>
          <w:delText xml:space="preserve"> </w:delText>
        </w:r>
      </w:del>
      <w:del w:id="4573" w:author="PR Preview" w:date="2026-01-01T00:00:00Z">
        <w:r>
          <w:delText xml:space="preserve">“puts a hat”</w:delText>
        </w:r>
      </w:del>
      <w:del w:id="4574" w:author="PR Preview" w:date="2026-01-01T00:00:00Z">
        <w:r>
          <w:delText xml:space="preserve"> </w:delText>
        </w:r>
      </w:del>
      <w:del w:id="4575" w:author="PR Preview" w:date="2026-01-01T00:00:00Z">
        <w:r>
          <w:delText xml:space="preserve">on</w:delText>
        </w:r>
      </w:del>
      <w:del w:id="4576" w:author="PR Preview" w:date="2026-01-01T00:00:00Z">
        <w:r>
          <w:delText xml:space="preserve"> </w:delText>
        </w:r>
      </w:del>
      <w:del w:id="4577" w:author="PR Preview" w:date="2026-01-01T00:00:00Z">
        <w:r>
          <w:delText xml:space="preserve">$\mathord{\smash[b]{\underset{\raise.3ex\hbox{$\scriptstyle\sim$}}{y}}\vphantom{y}}$</w:delText>
        </w:r>
      </w:del>
      <w:del w:id="4578" w:author="PR Preview" w:date="2026-01-01T00:00:00Z">
        <w:r>
          <w:delText xml:space="preserve">,</w:delText>
        </w:r>
      </w:del>
      <w:del w:id="4579" w:author="PR Preview" w:date="2026-01-01T00:00:00Z">
        <w:r>
          <w:delText xml:space="preserve"> </w:delText>
        </w:r>
      </w:del>
      <w:del w:id="4580" w:author="PR Preview" w:date="2026-01-01T00:00:00Z">
        <w:r>
          <w:delText xml:space="preserve">which is where the name comes from.</w:delText>
        </w:r>
      </w:del>
      <w:del w:id="4581" w:author="PR Preview" w:date="2026-01-01T00:00:00Z">
        <w:r>
          <w:delText xml:space="preserve"> </w:delText>
        </w:r>
      </w:del>
      <w:del w:id="4582" w:author="PR Preview" w:date="2026-01-01T00:00:00Z">
        <w:r>
          <w:delText xml:space="preserve">In</w:delText>
        </w:r>
      </w:del>
      <w:del w:id="4583" w:author="PR Preview" w:date="2026-01-01T00:00:00Z">
        <w:r>
          <w:delText xml:space="preserve"> </w:delText>
        </w:r>
      </w:del>
      <w:hyperlink w:anchor="exm-hat-matrix">
        <w:del w:id="4584" w:author="PR Preview" w:date="2026-01-01T00:00:00Z">
          <w:r>
            <w:rPr>
              <w:rStyle w:val="Hyperlink"/>
            </w:rPr>
            <w:delText xml:space="preserve">Example 166</w:delText>
          </w:r>
        </w:del>
      </w:hyperlink>
      <w:del w:id="4585" w:author="PR Preview" w:date="2026-01-01T00:00:00Z">
        <w:r>
          <w:delText xml:space="preserve">,</w:delText>
        </w:r>
      </w:del>
      <w:del w:id="4586" w:author="PR Preview" w:date="2026-01-01T00:00:00Z">
        <w:r>
          <w:delText xml:space="preserve"> </w:delText>
        </w:r>
      </w:del>
      <m:oMath>
        <m:r>
          <m:rPr>
            <m:sty m:val="bi"/>
          </m:rPr>
          <m:t>H</m:t>
        </m:r>
      </m:oMath>
      <w:del w:id="4587" w:author="PR Preview" w:date="2026-01-01T00:00:00Z">
        <w:r>
          <w:delText xml:space="preserve"> </w:delText>
        </w:r>
      </w:del>
      <w:del w:id="4588" w:author="PR Preview" w:date="2026-01-01T00:00:00Z">
        <w:r>
          <w:delText xml:space="preserve">puts a hat on</w:delText>
        </w:r>
      </w:del>
      <w:del w:id="4589" w:author="PR Preview" w:date="2026-01-01T00:00:00Z">
        <w:r>
          <w:delText xml:space="preserve"> </w:delText>
        </w:r>
      </w:del>
      <w:del w:id="4590" w:author="PR Preview" w:date="2026-01-01T00:00:00Z">
        <w:r>
          <w:delText xml:space="preserve">$\mathord{\smash[b]{\underset{\raise.3ex\hbox{$\scriptstyle\sim$}}{y}}\vphantom{y}}$</w:delText>
        </w:r>
      </w:del>
      <w:del w:id="4591" w:author="PR Preview" w:date="2026-01-01T00:00:00Z">
        <w:r>
          <w:delText xml:space="preserve"> </w:delText>
        </w:r>
      </w:del>
      <w:del w:id="4592" w:author="PR Preview" w:date="2026-01-01T00:00:00Z">
        <w:r>
          <w:delText xml:space="preserve">by replacing each</w:delText>
        </w:r>
      </w:del>
      <w:del w:id="4593" w:author="PR Preview" w:date="2026-01-01T00:00:00Z">
        <w:r>
          <w:delText xml:space="preserve"> </w:delText>
        </w:r>
      </w:del>
      <m:oMath>
        <m:sSub>
          <m:e>
            <m:r>
              <m:t>y</m:t>
            </m:r>
          </m:e>
          <m:sub>
            <m:r>
              <m:t>i</m:t>
            </m:r>
          </m:sub>
        </m:sSub>
      </m:oMath>
      <w:del w:id="4594" w:author="PR Preview" w:date="2026-01-01T00:00:00Z">
        <w:r>
          <w:delText xml:space="preserve"> </w:delText>
        </w:r>
      </w:del>
      <w:del w:id="4595" w:author="PR Preview" w:date="2026-01-01T00:00:00Z">
        <w:r>
          <w:delText xml:space="preserve">with the sample mean</w:delText>
        </w:r>
      </w:del>
      <w:del w:id="4596" w:author="PR Preview" w:date="2026-01-01T00:00:00Z">
        <w:r>
          <w:delText xml:space="preserve"> </w:delText>
        </w:r>
      </w:del>
      <m:oMath>
        <m:acc>
          <m:accPr>
            <m:chr m:val="‾"/>
          </m:accPr>
          <m:e>
            <m:r>
              <m:t>y</m:t>
            </m:r>
          </m:e>
        </m:acc>
      </m:oMath>
      <w:del w:id="4597" w:author="PR Preview" w:date="2026-01-01T00:00:00Z">
        <w:r>
          <w:delText xml:space="preserve">.</w:delText>
        </w:r>
      </w:del>
    </w:p>
    <w:p>
      <w:pPr>
        <w:pStyle w:val="FirstParagraph"/>
      </w:pPr>
      <w:ins w:id="4598" w:author="PR Preview" w:date="2026-01-01T00:00:00Z">
        <w:r>
          <w:t xml:space="preserve">Multiplying by</w:t>
        </w:r>
      </w:ins>
      <w:ins w:id="4599" w:author="PR Preview" w:date="2026-01-01T00:00:00Z">
        <w:r>
          <w:t xml:space="preserve"> </w:t>
        </w:r>
      </w:ins>
      <m:oMath>
        <m:r>
          <m:rPr>
            <m:sty m:val="bi"/>
          </m:rPr>
          <m:t>H</m:t>
        </m:r>
      </m:oMath>
      <w:ins w:id="4600" w:author="PR Preview" w:date="2026-01-01T00:00:00Z">
        <w:r>
          <w:t xml:space="preserve"> </w:t>
        </w:r>
      </w:ins>
      <w:ins w:id="4601" w:author="PR Preview" w:date="2026-01-01T00:00:00Z">
        <w:r>
          <w:t xml:space="preserve">“puts a hat”</w:t>
        </w:r>
      </w:ins>
      <w:ins w:id="4602" w:author="PR Preview" w:date="2026-01-01T00:00:00Z">
        <w:r>
          <w:t xml:space="preserve"> </w:t>
        </w:r>
      </w:ins>
      <w:ins w:id="4603" w:author="PR Preview" w:date="2026-01-01T00:00:00Z">
        <w:r>
          <w:t xml:space="preserve">on</w:t>
        </w:r>
      </w:ins>
      <w:ins w:id="4604" w:author="PR Preview" w:date="2026-01-01T00:00:00Z">
        <w:r>
          <w:t xml:space="preserve"> </w:t>
        </w:r>
      </w:ins>
      <w:ins w:id="4605" w:author="PR Preview" w:date="2026-01-01T00:00:00Z">
        <w:r>
          <w:t xml:space="preserve">$\mathord{\smash[b]{\underset{\raise.3ex\hbox{$\scriptstyle\sim$}}{y}}\vphantom{y}}$</w:t>
        </w:r>
      </w:ins>
      <w:ins w:id="4606" w:author="PR Preview" w:date="2026-01-01T00:00:00Z">
        <w:r>
          <w:t xml:space="preserve">,</w:t>
        </w:r>
      </w:ins>
      <w:ins w:id="4607" w:author="PR Preview" w:date="2026-01-01T00:00:00Z">
        <w:r>
          <w:t xml:space="preserve"> </w:t>
        </w:r>
      </w:ins>
      <w:ins w:id="4608" w:author="PR Preview" w:date="2026-01-01T00:00:00Z">
        <w:r>
          <w:t xml:space="preserve">which is where the name comes from.</w:t>
        </w:r>
      </w:ins>
      <w:ins w:id="4609" w:author="PR Preview" w:date="2026-01-01T00:00:00Z">
        <w:r>
          <w:t xml:space="preserve"> </w:t>
        </w:r>
      </w:ins>
      <w:ins w:id="4610" w:author="PR Preview" w:date="2026-01-01T00:00:00Z">
        <w:r>
          <w:t xml:space="preserve">In</w:t>
        </w:r>
      </w:ins>
      <w:ins w:id="4611" w:author="PR Preview" w:date="2026-01-01T00:00:00Z">
        <w:r>
          <w:t xml:space="preserve"> </w:t>
        </w:r>
      </w:ins>
      <w:hyperlink w:anchor="exm-hat-matrix">
        <w:ins w:id="4612" w:author="PR Preview" w:date="2026-01-01T00:00:00Z">
          <w:r>
            <w:rPr>
              <w:rStyle w:val="Hyperlink"/>
            </w:rPr>
            <w:t xml:space="preserve">Example 167</w:t>
          </w:r>
        </w:ins>
      </w:hyperlink>
      <w:ins w:id="4613" w:author="PR Preview" w:date="2026-01-01T00:00:00Z">
        <w:r>
          <w:t xml:space="preserve">,</w:t>
        </w:r>
      </w:ins>
      <w:ins w:id="4614" w:author="PR Preview" w:date="2026-01-01T00:00:00Z">
        <w:r>
          <w:t xml:space="preserve"> </w:t>
        </w:r>
      </w:ins>
      <m:oMath>
        <m:r>
          <m:rPr>
            <m:sty m:val="bi"/>
          </m:rPr>
          <m:t>H</m:t>
        </m:r>
      </m:oMath>
      <w:ins w:id="4615" w:author="PR Preview" w:date="2026-01-01T00:00:00Z">
        <w:r>
          <w:t xml:space="preserve"> </w:t>
        </w:r>
      </w:ins>
      <w:ins w:id="4616" w:author="PR Preview" w:date="2026-01-01T00:00:00Z">
        <w:r>
          <w:t xml:space="preserve">puts a hat on</w:t>
        </w:r>
      </w:ins>
      <w:ins w:id="4617" w:author="PR Preview" w:date="2026-01-01T00:00:00Z">
        <w:r>
          <w:t xml:space="preserve"> </w:t>
        </w:r>
      </w:ins>
      <w:ins w:id="4618" w:author="PR Preview" w:date="2026-01-01T00:00:00Z">
        <w:r>
          <w:t xml:space="preserve">$\mathord{\smash[b]{\underset{\raise.3ex\hbox{$\scriptstyle\sim$}}{y}}\vphantom{y}}$</w:t>
        </w:r>
      </w:ins>
      <w:ins w:id="4619" w:author="PR Preview" w:date="2026-01-01T00:00:00Z">
        <w:r>
          <w:t xml:space="preserve"> </w:t>
        </w:r>
      </w:ins>
      <w:ins w:id="4620" w:author="PR Preview" w:date="2026-01-01T00:00:00Z">
        <w:r>
          <w:t xml:space="preserve">by replacing each</w:t>
        </w:r>
      </w:ins>
      <w:ins w:id="4621" w:author="PR Preview" w:date="2026-01-01T00:00:00Z">
        <w:r>
          <w:t xml:space="preserve"> </w:t>
        </w:r>
      </w:ins>
      <m:oMath>
        <m:sSub>
          <m:e>
            <m:r>
              <m:t>y</m:t>
            </m:r>
          </m:e>
          <m:sub>
            <m:r>
              <m:t>i</m:t>
            </m:r>
          </m:sub>
        </m:sSub>
      </m:oMath>
      <w:ins w:id="4622" w:author="PR Preview" w:date="2026-01-01T00:00:00Z">
        <w:r>
          <w:t xml:space="preserve"> </w:t>
        </w:r>
      </w:ins>
      <w:ins w:id="4623" w:author="PR Preview" w:date="2026-01-01T00:00:00Z">
        <w:r>
          <w:t xml:space="preserve">with the sample mean</w:t>
        </w:r>
      </w:ins>
      <w:ins w:id="4624" w:author="PR Preview" w:date="2026-01-01T00:00:00Z">
        <w:r>
          <w:t xml:space="preserve"> </w:t>
        </w:r>
      </w:ins>
      <m:oMath>
        <m:acc>
          <m:accPr>
            <m:chr m:val="‾"/>
          </m:accPr>
          <m:e>
            <m:r>
              <m:t>y</m:t>
            </m:r>
          </m:e>
        </m:acc>
      </m:oMath>
      <w:ins w:id="4625" w:author="PR Preview" w:date="2026-01-01T00:00:00Z">
        <w:r>
          <w:t xml:space="preserve">.</w:t>
        </w:r>
      </w:ins>
    </w:p>
    <w:bookmarkEnd w:id="560"/>
    <w:bookmarkStart w:id="57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1" name="Picture"/>
                  <a:graphic>
                    <a:graphicData uri="http://schemas.openxmlformats.org/drawingml/2006/picture">
                      <pic:pic>
                        <pic:nvPicPr>
                          <pic:cNvPr descr="/opt/quarto/share/formats/docx/note.png" id="5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63"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63"/>
    <w:bookmarkStart w:id="564" w:name="exm-orthogonal-projection"/>
    <w:p>
      <w:pPr>
        <w:pStyle w:val="BodyText"/>
      </w:pPr>
      <w:del w:id="4626" w:author="PR Preview" w:date="2026-01-01T00:00:00Z">
        <w:r>
          <w:rPr>
            <w:b/>
            <w:bCs/>
          </w:rPr>
          <w:delText xml:space="preserve">Example 168 (Projecting onto a line in</w:delText>
        </w:r>
      </w:del>
      <w:del w:id="4627" w:author="PR Preview" w:date="2026-01-01T00:00:00Z">
        <w:r>
          <w:rPr>
            <w:b/>
            <w:bCs/>
          </w:rPr>
          <w:delText xml:space="preserve"> </w:delText>
        </w:r>
      </w:del>
      <m:oMath>
        <m:sSup>
          <m:e>
            <m:r>
              <m:rPr>
                <m:scr m:val="double-struck"/>
                <m:sty m:val="p"/>
              </m:rPr>
              <m:t>R</m:t>
            </m:r>
          </m:e>
          <m:sup>
            <m:r>
              <m:t>3</m:t>
            </m:r>
          </m:sup>
        </m:sSup>
      </m:oMath>
      <w:del w:id="4628" w:author="PR Preview" w:date="2026-01-01T00:00:00Z">
        <w:r>
          <w:rPr>
            <w:b/>
            <w:bCs/>
          </w:rPr>
          <w:delText xml:space="preserve">)</w:delText>
        </w:r>
      </w:del>
      <w:del w:id="4629" w:author="PR Preview" w:date="2026-01-01T00:00:00Z">
        <w:r>
          <w:delText xml:space="preserve"> </w:delText>
        </w:r>
      </w:del>
      <w:del w:id="4630" w:author="PR Preview" w:date="2026-01-01T00:00:00Z">
        <w:r>
          <w:delText xml:space="preserve">In</w:delText>
        </w:r>
      </w:del>
      <w:del w:id="4631" w:author="PR Preview" w:date="2026-01-01T00:00:00Z">
        <w:r>
          <w:delText xml:space="preserve"> </w:delText>
        </w:r>
      </w:del>
      <w:hyperlink w:anchor="exm-orthogonal-direct-sum">
        <w:del w:id="4632" w:author="PR Preview" w:date="2026-01-01T00:00:00Z">
          <w:r>
            <w:rPr>
              <w:rStyle w:val="Hyperlink"/>
            </w:rPr>
            <w:delText xml:space="preserve">Example 96</w:delText>
          </w:r>
        </w:del>
      </w:hyperlink>
      <w:del w:id="4633" w:author="PR Preview" w:date="2026-01-01T00:00:00Z">
        <w:r>
          <w:delText xml:space="preserve">,</w:delText>
        </w:r>
      </w:del>
      <w:del w:id="4634" w:author="PR Preview" w:date="2026-01-01T00:00:00Z">
        <w:r>
          <w:delText xml:space="preserve"> </w:delText>
        </w:r>
      </w:del>
      <w:del w:id="4635" w:author="PR Preview" w:date="2026-01-01T00:00:00Z">
        <w:r>
          <w:delText xml:space="preserve">$\mathord{\smash[b]{\underset{\raise.3ex\hbox{$\scriptstyle\sim$}}{y}}\vphantom{y}} = (3, 1, 2)$</w:delText>
        </w:r>
      </w:del>
      <w:del w:id="4636" w:author="PR Preview" w:date="2026-01-01T00:00:00Z">
        <w:r>
          <w:delText xml:space="preserve"> </w:delText>
        </w:r>
      </w:del>
      <w:del w:id="4637" w:author="PR Preview" w:date="2026-01-01T00:00:00Z">
        <w:r>
          <w:delText xml:space="preserve">splits as</w:delText>
        </w:r>
      </w:del>
      <w:del w:id="4638"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4639" w:author="PR Preview" w:date="2026-01-01T00:00:00Z">
        <w:r>
          <w:delText xml:space="preserve">,</w:delText>
        </w:r>
      </w:del>
      <w:del w:id="4640" w:author="PR Preview" w:date="2026-01-01T00:00:00Z">
        <w:r>
          <w:delText xml:space="preserve"> </w:delText>
        </w:r>
      </w:del>
      <w:del w:id="4641" w:author="PR Preview" w:date="2026-01-01T00:00:00Z">
        <w:r>
          <w:delText xml:space="preserve">with</w:delText>
        </w:r>
      </w:del>
      <w:del w:id="4642"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4643" w:author="PR Preview" w:date="2026-01-01T00:00:00Z">
        <w:r>
          <w:delText xml:space="preserve"> </w:delText>
        </w:r>
      </w:del>
      <w:del w:id="4644" w:author="PR Preview" w:date="2026-01-01T00:00:00Z">
        <w:r>
          <w:delText xml:space="preserve">and</w:delText>
        </w:r>
      </w:del>
      <w:del w:id="4645"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4646" w:author="PR Preview" w:date="2026-01-01T00:00:00Z">
        <w:r>
          <w:delText xml:space="preserve">.</w:delText>
        </w:r>
      </w:del>
      <w:del w:id="4647" w:author="PR Preview" w:date="2026-01-01T00:00:00Z">
        <w:r>
          <w:delText xml:space="preserve"> </w:delText>
        </w:r>
      </w:del>
      <w:del w:id="4648" w:author="PR Preview" w:date="2026-01-01T00:00:00Z">
        <w:r>
          <w:delText xml:space="preserve">So the orthogonal projection of</w:delText>
        </w:r>
      </w:del>
      <w:del w:id="4649" w:author="PR Preview" w:date="2026-01-01T00:00:00Z">
        <w:r>
          <w:delText xml:space="preserve"> </w:delText>
        </w:r>
      </w:del>
      <m:oMath>
        <m:r>
          <m:rPr>
            <m:sty m:val="p"/>
          </m:rPr>
          <m:t>(</m:t>
        </m:r>
        <m:r>
          <m:t>3</m:t>
        </m:r>
        <m:r>
          <m:rPr>
            <m:sty m:val="p"/>
          </m:rPr>
          <m:t>,</m:t>
        </m:r>
        <m:r>
          <m:t>1</m:t>
        </m:r>
        <m:r>
          <m:rPr>
            <m:sty m:val="p"/>
          </m:rPr>
          <m:t>,</m:t>
        </m:r>
        <m:r>
          <m:t>2</m:t>
        </m:r>
        <m:r>
          <m:rPr>
            <m:sty m:val="p"/>
          </m:rPr>
          <m:t>)</m:t>
        </m:r>
      </m:oMath>
      <w:del w:id="4650" w:author="PR Preview" w:date="2026-01-01T00:00:00Z">
        <w:r>
          <w:delText xml:space="preserve"> </w:delText>
        </w:r>
      </w:del>
      <w:del w:id="4651" w:author="PR Preview" w:date="2026-01-01T00:00:00Z">
        <w:r>
          <w:delText xml:space="preserve">onto</w:delText>
        </w:r>
      </w:del>
      <w:del w:id="4652" w:author="PR Preview" w:date="2026-01-01T00:00:00Z">
        <w:r>
          <w:delText xml:space="preserve"> </w:delText>
        </w:r>
      </w:del>
      <m:oMath>
        <m:r>
          <m:rPr>
            <m:scr m:val="script"/>
            <m:sty m:val="p"/>
          </m:rPr>
          <m:t>S</m:t>
        </m:r>
      </m:oMath>
      <w:del w:id="4653" w:author="PR Preview" w:date="2026-01-01T00:00:00Z">
        <w:r>
          <w:delText xml:space="preserve"> </w:delText>
        </w:r>
      </w:del>
      <w:del w:id="4654" w:author="PR Preview" w:date="2026-01-01T00:00:00Z">
        <w:r>
          <w:delText xml:space="preserve">is</w:delText>
        </w:r>
      </w:del>
      <w:del w:id="4655" w:author="PR Preview" w:date="2026-01-01T00:00:00Z">
        <w:r>
          <w:delText xml:space="preserve"> </w:delText>
        </w:r>
      </w:del>
      <m:oMath>
        <m:r>
          <m:rPr>
            <m:sty m:val="p"/>
          </m:rPr>
          <m:t>(</m:t>
        </m:r>
        <m:r>
          <m:t>2</m:t>
        </m:r>
        <m:r>
          <m:rPr>
            <m:sty m:val="p"/>
          </m:rPr>
          <m:t>,</m:t>
        </m:r>
        <m:r>
          <m:t>2</m:t>
        </m:r>
        <m:r>
          <m:rPr>
            <m:sty m:val="p"/>
          </m:rPr>
          <m:t>,</m:t>
        </m:r>
        <m:r>
          <m:t>0</m:t>
        </m:r>
        <m:r>
          <m:rPr>
            <m:sty m:val="p"/>
          </m:rPr>
          <m:t>)</m:t>
        </m:r>
      </m:oMath>
      <w:del w:id="4656" w:author="PR Preview" w:date="2026-01-01T00:00:00Z">
        <w:r>
          <w:delText xml:space="preserve">.</w:delText>
        </w:r>
      </w:del>
      <w:del w:id="4657" w:author="PR Preview" w:date="2026-01-01T00:00:00Z">
        <w:r>
          <w:delText xml:space="preserve"> </w:delText>
        </w:r>
      </w:del>
      <w:del w:id="4658" w:author="PR Preview" w:date="2026-01-01T00:00:00Z">
        <w:r>
          <w:delText xml:space="preserve">A vector already in</w:delText>
        </w:r>
      </w:del>
      <w:del w:id="4659" w:author="PR Preview" w:date="2026-01-01T00:00:00Z">
        <w:r>
          <w:delText xml:space="preserve"> </w:delText>
        </w:r>
      </w:del>
      <m:oMath>
        <m:r>
          <m:rPr>
            <m:scr m:val="script"/>
            <m:sty m:val="p"/>
          </m:rPr>
          <m:t>S</m:t>
        </m:r>
      </m:oMath>
      <w:del w:id="4660" w:author="PR Preview" w:date="2026-01-01T00:00:00Z">
        <w:r>
          <w:delText xml:space="preserve">, such as</w:delText>
        </w:r>
      </w:del>
      <w:del w:id="4661" w:author="PR Preview" w:date="2026-01-01T00:00:00Z">
        <w:r>
          <w:delText xml:space="preserve"> </w:delText>
        </w:r>
      </w:del>
      <m:oMath>
        <m:r>
          <m:rPr>
            <m:sty m:val="p"/>
          </m:rPr>
          <m:t>(</m:t>
        </m:r>
        <m:r>
          <m:t>5</m:t>
        </m:r>
        <m:r>
          <m:rPr>
            <m:sty m:val="p"/>
          </m:rPr>
          <m:t>,</m:t>
        </m:r>
        <m:r>
          <m:t>5</m:t>
        </m:r>
        <m:r>
          <m:rPr>
            <m:sty m:val="p"/>
          </m:rPr>
          <m:t>,</m:t>
        </m:r>
        <m:r>
          <m:t>0</m:t>
        </m:r>
        <m:r>
          <m:rPr>
            <m:sty m:val="p"/>
          </m:rPr>
          <m:t>)</m:t>
        </m:r>
      </m:oMath>
      <w:del w:id="4662" w:author="PR Preview" w:date="2026-01-01T00:00:00Z">
        <w:r>
          <w:delText xml:space="preserve">,</w:delText>
        </w:r>
      </w:del>
      <w:del w:id="4663" w:author="PR Preview" w:date="2026-01-01T00:00:00Z">
        <w:r>
          <w:delText xml:space="preserve"> </w:delText>
        </w:r>
      </w:del>
      <w:del w:id="4664" w:author="PR Preview" w:date="2026-01-01T00:00:00Z">
        <w:r>
          <w:delText xml:space="preserve">is its own projection, since</w:delText>
        </w:r>
      </w:del>
      <w:del w:id="4665" w:author="PR Preview" w:date="2026-01-01T00:00:00Z">
        <w:r>
          <w:delText xml:space="preserve"> </w:delText>
        </w:r>
      </w:del>
      <w:del w:id="4666" w:author="PR Preview" w:date="2026-01-01T00:00:00Z">
        <w:r>
          <w:delText xml:space="preserve">$(5, 5, 0) = (5, 5, 0) + \mathord{\smash[b]{\underset{\raise.3ex\hbox{$\scriptstyle\sim$}}{0}}\vphantom{0}}$</w:delText>
        </w:r>
      </w:del>
      <w:del w:id="4667" w:author="PR Preview" w:date="2026-01-01T00:00:00Z">
        <w:r>
          <w:delText xml:space="preserve"> </w:delText>
        </w:r>
      </w:del>
      <w:del w:id="4668" w:author="PR Preview" w:date="2026-01-01T00:00:00Z">
        <w:r>
          <w:delText xml:space="preserve">and</w:delText>
        </w:r>
      </w:del>
      <w:del w:id="4669" w:author="PR Preview" w:date="2026-01-01T00:00:00Z">
        <w:r>
          <w:delText xml:space="preserve"> </w:delText>
        </w:r>
      </w:del>
      <w:del w:id="4670" w:author="PR Preview" w:date="2026-01-01T00:00:00Z">
        <w:r>
          <w:delText xml:space="preserve">$\mathord{\smash[b]{\underset{\raise.3ex\hbox{$\scriptstyle\sim$}}{0}}\vphantom{0}}\in \mathcal{S}^\perp$</w:delText>
        </w:r>
      </w:del>
      <w:del w:id="4671" w:author="PR Preview" w:date="2026-01-01T00:00:00Z">
        <w:r>
          <w:delText xml:space="preserve"> </w:delText>
        </w:r>
      </w:del>
      <w:del w:id="4672" w:author="PR Preview" w:date="2026-01-01T00:00:00Z">
        <w:r>
          <w:delText xml:space="preserve">(</w:delText>
        </w:r>
      </w:del>
      <w:hyperlink w:anchor="thm-orthogonal-complement-subspace">
        <w:del w:id="4673" w:author="PR Preview" w:date="2026-01-01T00:00:00Z">
          <w:r>
            <w:rPr>
              <w:rStyle w:val="Hyperlink"/>
            </w:rPr>
            <w:delText xml:space="preserve">Theorem 53</w:delText>
          </w:r>
        </w:del>
      </w:hyperlink>
      <w:del w:id="4674" w:author="PR Preview" w:date="2026-01-01T00:00:00Z">
        <w:r>
          <w:delText xml:space="preserve">,</w:delText>
        </w:r>
      </w:del>
      <w:del w:id="4675" w:author="PR Preview" w:date="2026-01-01T00:00:00Z">
        <w:r>
          <w:delText xml:space="preserve"> </w:delText>
        </w:r>
      </w:del>
      <w:hyperlink w:anchor="thm-subspace-zero">
        <w:del w:id="4676" w:author="PR Preview" w:date="2026-01-01T00:00:00Z">
          <w:r>
            <w:rPr>
              <w:rStyle w:val="Hyperlink"/>
            </w:rPr>
            <w:delText xml:space="preserve">Theorem 22</w:delText>
          </w:r>
        </w:del>
      </w:hyperlink>
      <w:del w:id="4677" w:author="PR Preview" w:date="2026-01-01T00:00:00Z">
        <w:r>
          <w:delText xml:space="preserve">);</w:delText>
        </w:r>
      </w:del>
      <w:del w:id="4678" w:author="PR Preview" w:date="2026-01-01T00:00:00Z">
        <w:r>
          <w:delText xml:space="preserve"> </w:delText>
        </w:r>
      </w:del>
      <w:del w:id="4679" w:author="PR Preview" w:date="2026-01-01T00:00:00Z">
        <w:r>
          <w:delText xml:space="preserve">a vector of</w:delText>
        </w:r>
      </w:del>
      <w:del w:id="4680" w:author="PR Preview" w:date="2026-01-01T00:00:00Z">
        <w:r>
          <w:delText xml:space="preserve"> </w:delText>
        </w:r>
      </w:del>
      <m:oMath>
        <m:sSup>
          <m:e>
            <m:r>
              <m:rPr>
                <m:scr m:val="script"/>
                <m:sty m:val="p"/>
              </m:rPr>
              <m:t>S</m:t>
            </m:r>
          </m:e>
          <m:sup>
            <m:r>
              <m:rPr>
                <m:sty m:val="p"/>
              </m:rPr>
              <m:t>⟂</m:t>
            </m:r>
          </m:sup>
        </m:sSup>
      </m:oMath>
      <w:del w:id="4681" w:author="PR Preview" w:date="2026-01-01T00:00:00Z">
        <w:r>
          <w:delText xml:space="preserve">, such as</w:delText>
        </w:r>
      </w:del>
      <w:del w:id="4682"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4683" w:author="PR Preview" w:date="2026-01-01T00:00:00Z">
        <w:r>
          <w:delText xml:space="preserve">,</w:delText>
        </w:r>
      </w:del>
      <w:del w:id="4684" w:author="PR Preview" w:date="2026-01-01T00:00:00Z">
        <w:r>
          <w:delText xml:space="preserve"> </w:delText>
        </w:r>
      </w:del>
      <w:del w:id="4685" w:author="PR Preview" w:date="2026-01-01T00:00:00Z">
        <w:r>
          <w:delText xml:space="preserve">projects to</w:delText>
        </w:r>
      </w:del>
      <w:del w:id="4686" w:author="PR Preview" w:date="2026-01-01T00:00:00Z">
        <w:r>
          <w:delText xml:space="preserve"> </w:delText>
        </w:r>
      </w:del>
      <w:del w:id="4687" w:author="PR Preview" w:date="2026-01-01T00:00:00Z">
        <w:r>
          <w:delText xml:space="preserve">$\mathord{\smash[b]{\underset{\raise.3ex\hbox{$\scriptstyle\sim$}}{0}}\vphantom{0}}$</w:delText>
        </w:r>
      </w:del>
      <w:del w:id="4688" w:author="PR Preview" w:date="2026-01-01T00:00:00Z">
        <w:r>
          <w:delText xml:space="preserve">, since</w:delText>
        </w:r>
      </w:del>
      <w:del w:id="4689" w:author="PR Preview" w:date="2026-01-01T00:00:00Z">
        <w:r>
          <w:delText xml:space="preserve"> </w:delText>
        </w:r>
      </w:del>
      <w:del w:id="4690" w:author="PR Preview" w:date="2026-01-01T00:00:00Z">
        <w:r>
          <w:delText xml:space="preserve">$(1, -1, 2) = \mathord{\smash[b]{\underset{\raise.3ex\hbox{$\scriptstyle\sim$}}{0}}\vphantom{0}}+ (1, -1, 2)$</w:delText>
        </w:r>
      </w:del>
      <w:del w:id="4691" w:author="PR Preview" w:date="2026-01-01T00:00:00Z">
        <w:r>
          <w:delText xml:space="preserve"> </w:delText>
        </w:r>
      </w:del>
      <w:del w:id="4692" w:author="PR Preview" w:date="2026-01-01T00:00:00Z">
        <w:r>
          <w:delText xml:space="preserve">and</w:delText>
        </w:r>
      </w:del>
      <w:del w:id="4693" w:author="PR Preview" w:date="2026-01-01T00:00:00Z">
        <w:r>
          <w:delText xml:space="preserve"> </w:delText>
        </w:r>
      </w:del>
      <w:del w:id="4694" w:author="PR Preview" w:date="2026-01-01T00:00:00Z">
        <w:r>
          <w:delText xml:space="preserve">$\mathord{\smash[b]{\underset{\raise.3ex\hbox{$\scriptstyle\sim$}}{0}}\vphantom{0}}\in \mathcal{S}$</w:delText>
        </w:r>
      </w:del>
      <w:del w:id="4695" w:author="PR Preview" w:date="2026-01-01T00:00:00Z">
        <w:r>
          <w:delText xml:space="preserve"> </w:delText>
        </w:r>
      </w:del>
      <w:del w:id="4696" w:author="PR Preview" w:date="2026-01-01T00:00:00Z">
        <w:r>
          <w:delText xml:space="preserve">(</w:delText>
        </w:r>
      </w:del>
      <w:hyperlink w:anchor="thm-subspace-zero">
        <w:del w:id="4697" w:author="PR Preview" w:date="2026-01-01T00:00:00Z">
          <w:r>
            <w:rPr>
              <w:rStyle w:val="Hyperlink"/>
            </w:rPr>
            <w:delText xml:space="preserve">Theorem 22</w:delText>
          </w:r>
        </w:del>
      </w:hyperlink>
      <w:del w:id="4698" w:author="PR Preview" w:date="2026-01-01T00:00:00Z">
        <w:r>
          <w:delText xml:space="preserve">).</w:delText>
        </w:r>
      </w:del>
    </w:p>
    <w:p>
      <w:pPr>
        <w:pStyle w:val="BodyText"/>
      </w:pPr>
      <w:del w:id="4699" w:author="PR Preview" w:date="2026-01-01T00:00:00Z">
        <w:r>
          <w:rPr>
            <w:b/>
            <w:bCs/>
          </w:rPr>
          <w:delText xml:space="preserve">Example 169 (A split that is not the orthogonal one)</w:delText>
        </w:r>
      </w:del>
      <w:del w:id="4700" w:author="PR Preview" w:date="2026-01-01T00:00:00Z">
        <w:r>
          <w:delText xml:space="preserve"> </w:delText>
        </w:r>
      </w:del>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del w:id="4701" w:author="PR Preview" w:date="2026-01-01T00:00:00Z">
        <w:r>
          <w:delText xml:space="preserve"> </w:delText>
        </w:r>
      </w:del>
      <w:del w:id="4702" w:author="PR Preview" w:date="2026-01-01T00:00:00Z">
        <w:r>
          <w:delText xml:space="preserve">also writes</w:delText>
        </w:r>
      </w:del>
      <w:del w:id="4703" w:author="PR Preview" w:date="2026-01-01T00:00:00Z">
        <w:r>
          <w:delText xml:space="preserve"> </w:delText>
        </w:r>
      </w:del>
      <m:oMath>
        <m:r>
          <m:rPr>
            <m:sty m:val="p"/>
          </m:rPr>
          <m:t>(</m:t>
        </m:r>
        <m:r>
          <m:t>3</m:t>
        </m:r>
        <m:r>
          <m:rPr>
            <m:sty m:val="p"/>
          </m:rPr>
          <m:t>,</m:t>
        </m:r>
        <m:r>
          <m:t>1</m:t>
        </m:r>
        <m:r>
          <m:rPr>
            <m:sty m:val="p"/>
          </m:rPr>
          <m:t>,</m:t>
        </m:r>
        <m:r>
          <m:t>2</m:t>
        </m:r>
        <m:r>
          <m:rPr>
            <m:sty m:val="p"/>
          </m:rPr>
          <m:t>)</m:t>
        </m:r>
      </m:oMath>
      <w:del w:id="4704" w:author="PR Preview" w:date="2026-01-01T00:00:00Z">
        <w:r>
          <w:delText xml:space="preserve"> </w:delText>
        </w:r>
      </w:del>
      <w:del w:id="4705" w:author="PR Preview" w:date="2026-01-01T00:00:00Z">
        <w:r>
          <w:delText xml:space="preserve">as a vector of</w:delText>
        </w:r>
      </w:del>
      <w:del w:id="4706"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4707" w:author="PR Preview" w:date="2026-01-01T00:00:00Z">
        <w:r>
          <w:delText xml:space="preserve"> </w:delText>
        </w:r>
      </w:del>
      <w:del w:id="4708" w:author="PR Preview" w:date="2026-01-01T00:00:00Z">
        <w:r>
          <w:delText xml:space="preserve">plus a remainder,</w:delText>
        </w:r>
      </w:del>
      <w:del w:id="4709" w:author="PR Preview" w:date="2026-01-01T00:00:00Z">
        <w:r>
          <w:delText xml:space="preserve"> </w:delText>
        </w:r>
      </w:del>
      <w:del w:id="4710" w:author="PR Preview" w:date="2026-01-01T00:00:00Z">
        <w:r>
          <w:delText xml:space="preserve">but</w:delText>
        </w:r>
      </w:del>
      <w:del w:id="4711"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del w:id="4712" w:author="PR Preview" w:date="2026-01-01T00:00:00Z">
        <w:r>
          <w:delText xml:space="preserve">,</w:delText>
        </w:r>
      </w:del>
      <w:del w:id="4713" w:author="PR Preview" w:date="2026-01-01T00:00:00Z">
        <w:r>
          <w:delText xml:space="preserve"> </w:delText>
        </w:r>
      </w:del>
      <w:del w:id="4714" w:author="PR Preview" w:date="2026-01-01T00:00:00Z">
        <w:r>
          <w:delText xml:space="preserve">so the remainder is not in</w:delText>
        </w:r>
      </w:del>
      <w:del w:id="4715" w:author="PR Preview" w:date="2026-01-01T00:00:00Z">
        <w:r>
          <w:delText xml:space="preserve"> </w:delText>
        </w:r>
      </w:del>
      <m:oMath>
        <m:sSup>
          <m:e>
            <m:r>
              <m:rPr>
                <m:scr m:val="script"/>
                <m:sty m:val="p"/>
              </m:rPr>
              <m:t>S</m:t>
            </m:r>
          </m:e>
          <m:sup>
            <m:r>
              <m:rPr>
                <m:sty m:val="p"/>
              </m:rPr>
              <m:t>⟂</m:t>
            </m:r>
          </m:sup>
        </m:sSup>
      </m:oMath>
      <w:del w:id="4716" w:author="PR Preview" w:date="2026-01-01T00:00:00Z">
        <w:r>
          <w:delText xml:space="preserve">,</w:delText>
        </w:r>
      </w:del>
      <w:del w:id="4717" w:author="PR Preview" w:date="2026-01-01T00:00:00Z">
        <w:r>
          <w:delText xml:space="preserve"> </w:delText>
        </w:r>
      </w:del>
      <w:del w:id="4718" w:author="PR Preview" w:date="2026-01-01T00:00:00Z">
        <w:r>
          <w:delText xml:space="preserve">and</w:delText>
        </w:r>
      </w:del>
      <w:del w:id="4719" w:author="PR Preview" w:date="2026-01-01T00:00:00Z">
        <w:r>
          <w:delText xml:space="preserve"> </w:delText>
        </w:r>
      </w:del>
      <m:oMath>
        <m:r>
          <m:rPr>
            <m:sty m:val="p"/>
          </m:rPr>
          <m:t>(</m:t>
        </m:r>
        <m:r>
          <m:t>3</m:t>
        </m:r>
        <m:r>
          <m:rPr>
            <m:sty m:val="p"/>
          </m:rPr>
          <m:t>,</m:t>
        </m:r>
        <m:r>
          <m:t>3</m:t>
        </m:r>
        <m:r>
          <m:rPr>
            <m:sty m:val="p"/>
          </m:rPr>
          <m:t>,</m:t>
        </m:r>
        <m:r>
          <m:t>0</m:t>
        </m:r>
        <m:r>
          <m:rPr>
            <m:sty m:val="p"/>
          </m:rPr>
          <m:t>)</m:t>
        </m:r>
      </m:oMath>
      <w:del w:id="4720" w:author="PR Preview" w:date="2026-01-01T00:00:00Z">
        <w:r>
          <w:delText xml:space="preserve"> </w:delText>
        </w:r>
      </w:del>
      <w:del w:id="4721" w:author="PR Preview" w:date="2026-01-01T00:00:00Z">
        <w:r>
          <w:delText xml:space="preserve">is not the orthogonal projection of</w:delText>
        </w:r>
      </w:del>
      <w:del w:id="4722" w:author="PR Preview" w:date="2026-01-01T00:00:00Z">
        <w:r>
          <w:delText xml:space="preserve"> </w:delText>
        </w:r>
      </w:del>
      <m:oMath>
        <m:r>
          <m:rPr>
            <m:sty m:val="p"/>
          </m:rPr>
          <m:t>(</m:t>
        </m:r>
        <m:r>
          <m:t>3</m:t>
        </m:r>
        <m:r>
          <m:rPr>
            <m:sty m:val="p"/>
          </m:rPr>
          <m:t>,</m:t>
        </m:r>
        <m:r>
          <m:t>1</m:t>
        </m:r>
        <m:r>
          <m:rPr>
            <m:sty m:val="p"/>
          </m:rPr>
          <m:t>,</m:t>
        </m:r>
        <m:r>
          <m:t>2</m:t>
        </m:r>
        <m:r>
          <m:rPr>
            <m:sty m:val="p"/>
          </m:rPr>
          <m:t>)</m:t>
        </m:r>
      </m:oMath>
      <w:del w:id="4723" w:author="PR Preview" w:date="2026-01-01T00:00:00Z">
        <w:r>
          <w:delText xml:space="preserve"> </w:delText>
        </w:r>
      </w:del>
      <w:del w:id="4724" w:author="PR Preview" w:date="2026-01-01T00:00:00Z">
        <w:r>
          <w:delText xml:space="preserve">onto</w:delText>
        </w:r>
      </w:del>
      <w:del w:id="4725" w:author="PR Preview" w:date="2026-01-01T00:00:00Z">
        <w:r>
          <w:delText xml:space="preserve"> </w:delText>
        </w:r>
      </w:del>
      <m:oMath>
        <m:r>
          <m:rPr>
            <m:scr m:val="script"/>
            <m:sty m:val="p"/>
          </m:rPr>
          <m:t>S</m:t>
        </m:r>
      </m:oMath>
      <w:del w:id="4726" w:author="PR Preview" w:date="2026-01-01T00:00:00Z">
        <w:r>
          <w:delText xml:space="preserve">.</w:delText>
        </w:r>
      </w:del>
    </w:p>
    <w:p>
      <w:pPr>
        <w:pStyle w:val="BodyText"/>
      </w:pPr>
      <w:ins w:id="4727" w:author="PR Preview" w:date="2026-01-01T00:00:00Z">
        <w:r>
          <w:rPr>
            <w:b/>
            <w:bCs/>
          </w:rPr>
          <w:t xml:space="preserve">Example 169 (Projecting onto a line in</w:t>
        </w:r>
      </w:ins>
      <w:ins w:id="4728" w:author="PR Preview" w:date="2026-01-01T00:00:00Z">
        <w:r>
          <w:rPr>
            <w:b/>
            <w:bCs/>
          </w:rPr>
          <w:t xml:space="preserve"> </w:t>
        </w:r>
      </w:ins>
      <m:oMath>
        <m:sSup>
          <m:e>
            <m:r>
              <m:rPr>
                <m:scr m:val="double-struck"/>
                <m:sty m:val="p"/>
              </m:rPr>
              <m:t>R</m:t>
            </m:r>
          </m:e>
          <m:sup>
            <m:r>
              <m:t>3</m:t>
            </m:r>
          </m:sup>
        </m:sSup>
      </m:oMath>
      <w:ins w:id="4729" w:author="PR Preview" w:date="2026-01-01T00:00:00Z">
        <w:r>
          <w:rPr>
            <w:b/>
            <w:bCs/>
          </w:rPr>
          <w:t xml:space="preserve">)</w:t>
        </w:r>
      </w:ins>
      <w:ins w:id="4730" w:author="PR Preview" w:date="2026-01-01T00:00:00Z">
        <w:r>
          <w:t xml:space="preserve"> </w:t>
        </w:r>
      </w:ins>
      <w:ins w:id="4731" w:author="PR Preview" w:date="2026-01-01T00:00:00Z">
        <w:r>
          <w:t xml:space="preserve">In</w:t>
        </w:r>
      </w:ins>
      <w:ins w:id="4732" w:author="PR Preview" w:date="2026-01-01T00:00:00Z">
        <w:r>
          <w:t xml:space="preserve"> </w:t>
        </w:r>
      </w:ins>
      <w:hyperlink w:anchor="exm-orthogonal-direct-sum">
        <w:ins w:id="4733" w:author="PR Preview" w:date="2026-01-01T00:00:00Z">
          <w:r>
            <w:rPr>
              <w:rStyle w:val="Hyperlink"/>
            </w:rPr>
            <w:t xml:space="preserve">Example 96</w:t>
          </w:r>
        </w:ins>
      </w:hyperlink>
      <w:ins w:id="4734" w:author="PR Preview" w:date="2026-01-01T00:00:00Z">
        <w:r>
          <w:t xml:space="preserve">,</w:t>
        </w:r>
      </w:ins>
      <w:ins w:id="4735" w:author="PR Preview" w:date="2026-01-01T00:00:00Z">
        <w:r>
          <w:t xml:space="preserve"> </w:t>
        </w:r>
      </w:ins>
      <w:ins w:id="4736" w:author="PR Preview" w:date="2026-01-01T00:00:00Z">
        <w:r>
          <w:t xml:space="preserve">$\mathord{\smash[b]{\underset{\raise.3ex\hbox{$\scriptstyle\sim$}}{y}}\vphantom{y}} = (3, 1, 2)$</w:t>
        </w:r>
      </w:ins>
      <w:ins w:id="4737" w:author="PR Preview" w:date="2026-01-01T00:00:00Z">
        <w:r>
          <w:t xml:space="preserve"> </w:t>
        </w:r>
      </w:ins>
      <w:ins w:id="4738" w:author="PR Preview" w:date="2026-01-01T00:00:00Z">
        <w:r>
          <w:t xml:space="preserve">splits as</w:t>
        </w:r>
      </w:ins>
      <w:ins w:id="4739"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4740" w:author="PR Preview" w:date="2026-01-01T00:00:00Z">
        <w:r>
          <w:t xml:space="preserve">,</w:t>
        </w:r>
      </w:ins>
      <w:ins w:id="4741" w:author="PR Preview" w:date="2026-01-01T00:00:00Z">
        <w:r>
          <w:t xml:space="preserve"> </w:t>
        </w:r>
      </w:ins>
      <w:ins w:id="4742" w:author="PR Preview" w:date="2026-01-01T00:00:00Z">
        <w:r>
          <w:t xml:space="preserve">with</w:t>
        </w:r>
      </w:ins>
      <w:ins w:id="4743"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4744" w:author="PR Preview" w:date="2026-01-01T00:00:00Z">
        <w:r>
          <w:t xml:space="preserve"> </w:t>
        </w:r>
      </w:ins>
      <w:ins w:id="4745" w:author="PR Preview" w:date="2026-01-01T00:00:00Z">
        <w:r>
          <w:t xml:space="preserve">and</w:t>
        </w:r>
      </w:ins>
      <w:ins w:id="4746"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4747" w:author="PR Preview" w:date="2026-01-01T00:00:00Z">
        <w:r>
          <w:t xml:space="preserve">.</w:t>
        </w:r>
      </w:ins>
      <w:ins w:id="4748" w:author="PR Preview" w:date="2026-01-01T00:00:00Z">
        <w:r>
          <w:t xml:space="preserve"> </w:t>
        </w:r>
      </w:ins>
      <w:ins w:id="4749" w:author="PR Preview" w:date="2026-01-01T00:00:00Z">
        <w:r>
          <w:t xml:space="preserve">So the orthogonal projection of</w:t>
        </w:r>
      </w:ins>
      <w:ins w:id="4750" w:author="PR Preview" w:date="2026-01-01T00:00:00Z">
        <w:r>
          <w:t xml:space="preserve"> </w:t>
        </w:r>
      </w:ins>
      <m:oMath>
        <m:r>
          <m:rPr>
            <m:sty m:val="p"/>
          </m:rPr>
          <m:t>(</m:t>
        </m:r>
        <m:r>
          <m:t>3</m:t>
        </m:r>
        <m:r>
          <m:rPr>
            <m:sty m:val="p"/>
          </m:rPr>
          <m:t>,</m:t>
        </m:r>
        <m:r>
          <m:t>1</m:t>
        </m:r>
        <m:r>
          <m:rPr>
            <m:sty m:val="p"/>
          </m:rPr>
          <m:t>,</m:t>
        </m:r>
        <m:r>
          <m:t>2</m:t>
        </m:r>
        <m:r>
          <m:rPr>
            <m:sty m:val="p"/>
          </m:rPr>
          <m:t>)</m:t>
        </m:r>
      </m:oMath>
      <w:ins w:id="4751" w:author="PR Preview" w:date="2026-01-01T00:00:00Z">
        <w:r>
          <w:t xml:space="preserve"> </w:t>
        </w:r>
      </w:ins>
      <w:ins w:id="4752" w:author="PR Preview" w:date="2026-01-01T00:00:00Z">
        <w:r>
          <w:t xml:space="preserve">onto</w:t>
        </w:r>
      </w:ins>
      <w:ins w:id="4753" w:author="PR Preview" w:date="2026-01-01T00:00:00Z">
        <w:r>
          <w:t xml:space="preserve"> </w:t>
        </w:r>
      </w:ins>
      <m:oMath>
        <m:r>
          <m:rPr>
            <m:scr m:val="script"/>
            <m:sty m:val="p"/>
          </m:rPr>
          <m:t>S</m:t>
        </m:r>
      </m:oMath>
      <w:ins w:id="4754" w:author="PR Preview" w:date="2026-01-01T00:00:00Z">
        <w:r>
          <w:t xml:space="preserve"> </w:t>
        </w:r>
      </w:ins>
      <w:ins w:id="4755" w:author="PR Preview" w:date="2026-01-01T00:00:00Z">
        <w:r>
          <w:t xml:space="preserve">is</w:t>
        </w:r>
      </w:ins>
      <w:ins w:id="4756" w:author="PR Preview" w:date="2026-01-01T00:00:00Z">
        <w:r>
          <w:t xml:space="preserve"> </w:t>
        </w:r>
      </w:ins>
      <m:oMath>
        <m:r>
          <m:rPr>
            <m:sty m:val="p"/>
          </m:rPr>
          <m:t>(</m:t>
        </m:r>
        <m:r>
          <m:t>2</m:t>
        </m:r>
        <m:r>
          <m:rPr>
            <m:sty m:val="p"/>
          </m:rPr>
          <m:t>,</m:t>
        </m:r>
        <m:r>
          <m:t>2</m:t>
        </m:r>
        <m:r>
          <m:rPr>
            <m:sty m:val="p"/>
          </m:rPr>
          <m:t>,</m:t>
        </m:r>
        <m:r>
          <m:t>0</m:t>
        </m:r>
        <m:r>
          <m:rPr>
            <m:sty m:val="p"/>
          </m:rPr>
          <m:t>)</m:t>
        </m:r>
      </m:oMath>
      <w:ins w:id="4757" w:author="PR Preview" w:date="2026-01-01T00:00:00Z">
        <w:r>
          <w:t xml:space="preserve">.</w:t>
        </w:r>
      </w:ins>
      <w:ins w:id="4758" w:author="PR Preview" w:date="2026-01-01T00:00:00Z">
        <w:r>
          <w:t xml:space="preserve"> </w:t>
        </w:r>
      </w:ins>
      <w:ins w:id="4759" w:author="PR Preview" w:date="2026-01-01T00:00:00Z">
        <w:r>
          <w:t xml:space="preserve">A vector already in</w:t>
        </w:r>
      </w:ins>
      <w:ins w:id="4760" w:author="PR Preview" w:date="2026-01-01T00:00:00Z">
        <w:r>
          <w:t xml:space="preserve"> </w:t>
        </w:r>
      </w:ins>
      <m:oMath>
        <m:r>
          <m:rPr>
            <m:scr m:val="script"/>
            <m:sty m:val="p"/>
          </m:rPr>
          <m:t>S</m:t>
        </m:r>
      </m:oMath>
      <w:ins w:id="4761" w:author="PR Preview" w:date="2026-01-01T00:00:00Z">
        <w:r>
          <w:t xml:space="preserve">, such as</w:t>
        </w:r>
      </w:ins>
      <w:ins w:id="4762" w:author="PR Preview" w:date="2026-01-01T00:00:00Z">
        <w:r>
          <w:t xml:space="preserve"> </w:t>
        </w:r>
      </w:ins>
      <m:oMath>
        <m:r>
          <m:rPr>
            <m:sty m:val="p"/>
          </m:rPr>
          <m:t>(</m:t>
        </m:r>
        <m:r>
          <m:t>5</m:t>
        </m:r>
        <m:r>
          <m:rPr>
            <m:sty m:val="p"/>
          </m:rPr>
          <m:t>,</m:t>
        </m:r>
        <m:r>
          <m:t>5</m:t>
        </m:r>
        <m:r>
          <m:rPr>
            <m:sty m:val="p"/>
          </m:rPr>
          <m:t>,</m:t>
        </m:r>
        <m:r>
          <m:t>0</m:t>
        </m:r>
        <m:r>
          <m:rPr>
            <m:sty m:val="p"/>
          </m:rPr>
          <m:t>)</m:t>
        </m:r>
      </m:oMath>
      <w:ins w:id="4763" w:author="PR Preview" w:date="2026-01-01T00:00:00Z">
        <w:r>
          <w:t xml:space="preserve">,</w:t>
        </w:r>
      </w:ins>
      <w:ins w:id="4764" w:author="PR Preview" w:date="2026-01-01T00:00:00Z">
        <w:r>
          <w:t xml:space="preserve"> </w:t>
        </w:r>
      </w:ins>
      <w:ins w:id="4765" w:author="PR Preview" w:date="2026-01-01T00:00:00Z">
        <w:r>
          <w:t xml:space="preserve">is its own projection, since</w:t>
        </w:r>
      </w:ins>
      <w:ins w:id="4766" w:author="PR Preview" w:date="2026-01-01T00:00:00Z">
        <w:r>
          <w:t xml:space="preserve"> </w:t>
        </w:r>
      </w:ins>
      <w:ins w:id="4767" w:author="PR Preview" w:date="2026-01-01T00:00:00Z">
        <w:r>
          <w:t xml:space="preserve">$(5, 5, 0) = (5, 5, 0) + \mathord{\smash[b]{\underset{\raise.3ex\hbox{$\scriptstyle\sim$}}{0}}\vphantom{0}}$</w:t>
        </w:r>
      </w:ins>
      <w:ins w:id="4768" w:author="PR Preview" w:date="2026-01-01T00:00:00Z">
        <w:r>
          <w:t xml:space="preserve"> </w:t>
        </w:r>
      </w:ins>
      <w:ins w:id="4769" w:author="PR Preview" w:date="2026-01-01T00:00:00Z">
        <w:r>
          <w:t xml:space="preserve">and</w:t>
        </w:r>
      </w:ins>
      <w:ins w:id="4770" w:author="PR Preview" w:date="2026-01-01T00:00:00Z">
        <w:r>
          <w:t xml:space="preserve"> </w:t>
        </w:r>
      </w:ins>
      <w:ins w:id="4771" w:author="PR Preview" w:date="2026-01-01T00:00:00Z">
        <w:r>
          <w:t xml:space="preserve">$\mathord{\smash[b]{\underset{\raise.3ex\hbox{$\scriptstyle\sim$}}{0}}\vphantom{0}}\in \mathcal{S}^\perp$</w:t>
        </w:r>
      </w:ins>
      <w:ins w:id="4772" w:author="PR Preview" w:date="2026-01-01T00:00:00Z">
        <w:r>
          <w:t xml:space="preserve"> </w:t>
        </w:r>
      </w:ins>
      <w:ins w:id="4773" w:author="PR Preview" w:date="2026-01-01T00:00:00Z">
        <w:r>
          <w:t xml:space="preserve">(</w:t>
        </w:r>
      </w:ins>
      <w:hyperlink w:anchor="thm-orthogonal-complement-subspace">
        <w:ins w:id="4774" w:author="PR Preview" w:date="2026-01-01T00:00:00Z">
          <w:r>
            <w:rPr>
              <w:rStyle w:val="Hyperlink"/>
            </w:rPr>
            <w:t xml:space="preserve">Theorem 53</w:t>
          </w:r>
        </w:ins>
      </w:hyperlink>
      <w:ins w:id="4775" w:author="PR Preview" w:date="2026-01-01T00:00:00Z">
        <w:r>
          <w:t xml:space="preserve">,</w:t>
        </w:r>
      </w:ins>
      <w:ins w:id="4776" w:author="PR Preview" w:date="2026-01-01T00:00:00Z">
        <w:r>
          <w:t xml:space="preserve"> </w:t>
        </w:r>
      </w:ins>
      <w:hyperlink w:anchor="thm-subspace-zero">
        <w:ins w:id="4777" w:author="PR Preview" w:date="2026-01-01T00:00:00Z">
          <w:r>
            <w:rPr>
              <w:rStyle w:val="Hyperlink"/>
            </w:rPr>
            <w:t xml:space="preserve">Theorem 22</w:t>
          </w:r>
        </w:ins>
      </w:hyperlink>
      <w:ins w:id="4778" w:author="PR Preview" w:date="2026-01-01T00:00:00Z">
        <w:r>
          <w:t xml:space="preserve">);</w:t>
        </w:r>
      </w:ins>
      <w:ins w:id="4779" w:author="PR Preview" w:date="2026-01-01T00:00:00Z">
        <w:r>
          <w:t xml:space="preserve"> </w:t>
        </w:r>
      </w:ins>
      <w:ins w:id="4780" w:author="PR Preview" w:date="2026-01-01T00:00:00Z">
        <w:r>
          <w:t xml:space="preserve">a vector of</w:t>
        </w:r>
      </w:ins>
      <w:ins w:id="4781" w:author="PR Preview" w:date="2026-01-01T00:00:00Z">
        <w:r>
          <w:t xml:space="preserve"> </w:t>
        </w:r>
      </w:ins>
      <m:oMath>
        <m:sSup>
          <m:e>
            <m:r>
              <m:rPr>
                <m:scr m:val="script"/>
                <m:sty m:val="p"/>
              </m:rPr>
              <m:t>S</m:t>
            </m:r>
          </m:e>
          <m:sup>
            <m:r>
              <m:rPr>
                <m:sty m:val="p"/>
              </m:rPr>
              <m:t>⟂</m:t>
            </m:r>
          </m:sup>
        </m:sSup>
      </m:oMath>
      <w:ins w:id="4782" w:author="PR Preview" w:date="2026-01-01T00:00:00Z">
        <w:r>
          <w:t xml:space="preserve">, such as</w:t>
        </w:r>
      </w:ins>
      <w:ins w:id="4783"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4784" w:author="PR Preview" w:date="2026-01-01T00:00:00Z">
        <w:r>
          <w:t xml:space="preserve">,</w:t>
        </w:r>
      </w:ins>
      <w:ins w:id="4785" w:author="PR Preview" w:date="2026-01-01T00:00:00Z">
        <w:r>
          <w:t xml:space="preserve"> </w:t>
        </w:r>
      </w:ins>
      <w:ins w:id="4786" w:author="PR Preview" w:date="2026-01-01T00:00:00Z">
        <w:r>
          <w:t xml:space="preserve">projects to</w:t>
        </w:r>
      </w:ins>
      <w:ins w:id="4787" w:author="PR Preview" w:date="2026-01-01T00:00:00Z">
        <w:r>
          <w:t xml:space="preserve"> </w:t>
        </w:r>
      </w:ins>
      <w:ins w:id="4788" w:author="PR Preview" w:date="2026-01-01T00:00:00Z">
        <w:r>
          <w:t xml:space="preserve">$\mathord{\smash[b]{\underset{\raise.3ex\hbox{$\scriptstyle\sim$}}{0}}\vphantom{0}}$</w:t>
        </w:r>
      </w:ins>
      <w:ins w:id="4789" w:author="PR Preview" w:date="2026-01-01T00:00:00Z">
        <w:r>
          <w:t xml:space="preserve">, since</w:t>
        </w:r>
      </w:ins>
      <w:ins w:id="4790" w:author="PR Preview" w:date="2026-01-01T00:00:00Z">
        <w:r>
          <w:t xml:space="preserve"> </w:t>
        </w:r>
      </w:ins>
      <w:ins w:id="4791" w:author="PR Preview" w:date="2026-01-01T00:00:00Z">
        <w:r>
          <w:t xml:space="preserve">$(1, -1, 2) = \mathord{\smash[b]{\underset{\raise.3ex\hbox{$\scriptstyle\sim$}}{0}}\vphantom{0}}+ (1, -1, 2)$</w:t>
        </w:r>
      </w:ins>
      <w:ins w:id="4792" w:author="PR Preview" w:date="2026-01-01T00:00:00Z">
        <w:r>
          <w:t xml:space="preserve"> </w:t>
        </w:r>
      </w:ins>
      <w:ins w:id="4793" w:author="PR Preview" w:date="2026-01-01T00:00:00Z">
        <w:r>
          <w:t xml:space="preserve">and</w:t>
        </w:r>
      </w:ins>
      <w:ins w:id="4794" w:author="PR Preview" w:date="2026-01-01T00:00:00Z">
        <w:r>
          <w:t xml:space="preserve"> </w:t>
        </w:r>
      </w:ins>
      <w:ins w:id="4795" w:author="PR Preview" w:date="2026-01-01T00:00:00Z">
        <w:r>
          <w:t xml:space="preserve">$\mathord{\smash[b]{\underset{\raise.3ex\hbox{$\scriptstyle\sim$}}{0}}\vphantom{0}}\in \mathcal{S}$</w:t>
        </w:r>
      </w:ins>
      <w:ins w:id="4796" w:author="PR Preview" w:date="2026-01-01T00:00:00Z">
        <w:r>
          <w:t xml:space="preserve"> </w:t>
        </w:r>
      </w:ins>
      <w:ins w:id="4797" w:author="PR Preview" w:date="2026-01-01T00:00:00Z">
        <w:r>
          <w:t xml:space="preserve">(</w:t>
        </w:r>
      </w:ins>
      <w:hyperlink w:anchor="thm-subspace-zero">
        <w:ins w:id="4798" w:author="PR Preview" w:date="2026-01-01T00:00:00Z">
          <w:r>
            <w:rPr>
              <w:rStyle w:val="Hyperlink"/>
            </w:rPr>
            <w:t xml:space="preserve">Theorem 22</w:t>
          </w:r>
        </w:ins>
      </w:hyperlink>
      <w:ins w:id="4799" w:author="PR Preview" w:date="2026-01-01T00:00:00Z">
        <w:r>
          <w:t xml:space="preserve">).</w:t>
        </w:r>
      </w:ins>
    </w:p>
    <w:bookmarkEnd w:id="564"/>
    <w:bookmarkStart w:id="565" w:name="exm-not-orthogonal-projection"/>
    <w:p>
      <w:pPr>
        <w:pStyle w:val="BodyText"/>
      </w:pPr>
      <w:ins w:id="4800" w:author="PR Preview" w:date="2026-01-01T00:00:00Z">
        <w:r>
          <w:rPr>
            <w:b/>
            <w:bCs/>
          </w:rPr>
          <w:t xml:space="preserve">Example 170 (A split that is not the orthogonal one)</w:t>
        </w:r>
      </w:ins>
      <w:ins w:id="4801" w:author="PR Preview" w:date="2026-01-01T00:00:00Z">
        <w:r>
          <w:t xml:space="preserve"> </w:t>
        </w:r>
      </w:ins>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ins w:id="4802" w:author="PR Preview" w:date="2026-01-01T00:00:00Z">
        <w:r>
          <w:t xml:space="preserve"> </w:t>
        </w:r>
      </w:ins>
      <w:ins w:id="4803" w:author="PR Preview" w:date="2026-01-01T00:00:00Z">
        <w:r>
          <w:t xml:space="preserve">also writes</w:t>
        </w:r>
      </w:ins>
      <w:ins w:id="4804" w:author="PR Preview" w:date="2026-01-01T00:00:00Z">
        <w:r>
          <w:t xml:space="preserve"> </w:t>
        </w:r>
      </w:ins>
      <m:oMath>
        <m:r>
          <m:rPr>
            <m:sty m:val="p"/>
          </m:rPr>
          <m:t>(</m:t>
        </m:r>
        <m:r>
          <m:t>3</m:t>
        </m:r>
        <m:r>
          <m:rPr>
            <m:sty m:val="p"/>
          </m:rPr>
          <m:t>,</m:t>
        </m:r>
        <m:r>
          <m:t>1</m:t>
        </m:r>
        <m:r>
          <m:rPr>
            <m:sty m:val="p"/>
          </m:rPr>
          <m:t>,</m:t>
        </m:r>
        <m:r>
          <m:t>2</m:t>
        </m:r>
        <m:r>
          <m:rPr>
            <m:sty m:val="p"/>
          </m:rPr>
          <m:t>)</m:t>
        </m:r>
      </m:oMath>
      <w:ins w:id="4805" w:author="PR Preview" w:date="2026-01-01T00:00:00Z">
        <w:r>
          <w:t xml:space="preserve"> </w:t>
        </w:r>
      </w:ins>
      <w:ins w:id="4806" w:author="PR Preview" w:date="2026-01-01T00:00:00Z">
        <w:r>
          <w:t xml:space="preserve">as a vector of</w:t>
        </w:r>
      </w:ins>
      <w:ins w:id="4807"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4808" w:author="PR Preview" w:date="2026-01-01T00:00:00Z">
        <w:r>
          <w:t xml:space="preserve"> </w:t>
        </w:r>
      </w:ins>
      <w:ins w:id="4809" w:author="PR Preview" w:date="2026-01-01T00:00:00Z">
        <w:r>
          <w:t xml:space="preserve">plus a remainder,</w:t>
        </w:r>
      </w:ins>
      <w:ins w:id="4810" w:author="PR Preview" w:date="2026-01-01T00:00:00Z">
        <w:r>
          <w:t xml:space="preserve"> </w:t>
        </w:r>
      </w:ins>
      <w:ins w:id="4811" w:author="PR Preview" w:date="2026-01-01T00:00:00Z">
        <w:r>
          <w:t xml:space="preserve">but</w:t>
        </w:r>
      </w:ins>
      <w:ins w:id="4812"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ins w:id="4813" w:author="PR Preview" w:date="2026-01-01T00:00:00Z">
        <w:r>
          <w:t xml:space="preserve">,</w:t>
        </w:r>
      </w:ins>
      <w:ins w:id="4814" w:author="PR Preview" w:date="2026-01-01T00:00:00Z">
        <w:r>
          <w:t xml:space="preserve"> </w:t>
        </w:r>
      </w:ins>
      <w:ins w:id="4815" w:author="PR Preview" w:date="2026-01-01T00:00:00Z">
        <w:r>
          <w:t xml:space="preserve">so the remainder is not in</w:t>
        </w:r>
      </w:ins>
      <w:ins w:id="4816" w:author="PR Preview" w:date="2026-01-01T00:00:00Z">
        <w:r>
          <w:t xml:space="preserve"> </w:t>
        </w:r>
      </w:ins>
      <m:oMath>
        <m:sSup>
          <m:e>
            <m:r>
              <m:rPr>
                <m:scr m:val="script"/>
                <m:sty m:val="p"/>
              </m:rPr>
              <m:t>S</m:t>
            </m:r>
          </m:e>
          <m:sup>
            <m:r>
              <m:rPr>
                <m:sty m:val="p"/>
              </m:rPr>
              <m:t>⟂</m:t>
            </m:r>
          </m:sup>
        </m:sSup>
      </m:oMath>
      <w:ins w:id="4817" w:author="PR Preview" w:date="2026-01-01T00:00:00Z">
        <w:r>
          <w:t xml:space="preserve">,</w:t>
        </w:r>
      </w:ins>
      <w:ins w:id="4818" w:author="PR Preview" w:date="2026-01-01T00:00:00Z">
        <w:r>
          <w:t xml:space="preserve"> </w:t>
        </w:r>
      </w:ins>
      <w:ins w:id="4819" w:author="PR Preview" w:date="2026-01-01T00:00:00Z">
        <w:r>
          <w:t xml:space="preserve">and</w:t>
        </w:r>
      </w:ins>
      <w:ins w:id="4820" w:author="PR Preview" w:date="2026-01-01T00:00:00Z">
        <w:r>
          <w:t xml:space="preserve"> </w:t>
        </w:r>
      </w:ins>
      <m:oMath>
        <m:r>
          <m:rPr>
            <m:sty m:val="p"/>
          </m:rPr>
          <m:t>(</m:t>
        </m:r>
        <m:r>
          <m:t>3</m:t>
        </m:r>
        <m:r>
          <m:rPr>
            <m:sty m:val="p"/>
          </m:rPr>
          <m:t>,</m:t>
        </m:r>
        <m:r>
          <m:t>3</m:t>
        </m:r>
        <m:r>
          <m:rPr>
            <m:sty m:val="p"/>
          </m:rPr>
          <m:t>,</m:t>
        </m:r>
        <m:r>
          <m:t>0</m:t>
        </m:r>
        <m:r>
          <m:rPr>
            <m:sty m:val="p"/>
          </m:rPr>
          <m:t>)</m:t>
        </m:r>
      </m:oMath>
      <w:ins w:id="4821" w:author="PR Preview" w:date="2026-01-01T00:00:00Z">
        <w:r>
          <w:t xml:space="preserve"> </w:t>
        </w:r>
      </w:ins>
      <w:ins w:id="4822" w:author="PR Preview" w:date="2026-01-01T00:00:00Z">
        <w:r>
          <w:t xml:space="preserve">is not the orthogonal projection of</w:t>
        </w:r>
      </w:ins>
      <w:ins w:id="4823" w:author="PR Preview" w:date="2026-01-01T00:00:00Z">
        <w:r>
          <w:t xml:space="preserve"> </w:t>
        </w:r>
      </w:ins>
      <m:oMath>
        <m:r>
          <m:rPr>
            <m:sty m:val="p"/>
          </m:rPr>
          <m:t>(</m:t>
        </m:r>
        <m:r>
          <m:t>3</m:t>
        </m:r>
        <m:r>
          <m:rPr>
            <m:sty m:val="p"/>
          </m:rPr>
          <m:t>,</m:t>
        </m:r>
        <m:r>
          <m:t>1</m:t>
        </m:r>
        <m:r>
          <m:rPr>
            <m:sty m:val="p"/>
          </m:rPr>
          <m:t>,</m:t>
        </m:r>
        <m:r>
          <m:t>2</m:t>
        </m:r>
        <m:r>
          <m:rPr>
            <m:sty m:val="p"/>
          </m:rPr>
          <m:t>)</m:t>
        </m:r>
      </m:oMath>
      <w:ins w:id="4824" w:author="PR Preview" w:date="2026-01-01T00:00:00Z">
        <w:r>
          <w:t xml:space="preserve"> </w:t>
        </w:r>
      </w:ins>
      <w:ins w:id="4825" w:author="PR Preview" w:date="2026-01-01T00:00:00Z">
        <w:r>
          <w:t xml:space="preserve">onto</w:t>
        </w:r>
      </w:ins>
      <w:ins w:id="4826" w:author="PR Preview" w:date="2026-01-01T00:00:00Z">
        <w:r>
          <w:t xml:space="preserve"> </w:t>
        </w:r>
      </w:ins>
      <m:oMath>
        <m:r>
          <m:rPr>
            <m:scr m:val="script"/>
            <m:sty m:val="p"/>
          </m:rPr>
          <m:t>S</m:t>
        </m:r>
      </m:oMath>
      <w:ins w:id="4827" w:author="PR Preview" w:date="2026-01-01T00:00:00Z">
        <w:r>
          <w:t xml:space="preserve">.</w:t>
        </w:r>
      </w:ins>
    </w:p>
    <w:bookmarkEnd w:id="565"/>
    <w:bookmarkStart w:id="566"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6"/>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7" w:name="exm-closest-point"/>
    <w:p>
      <w:pPr>
        <w:pStyle w:val="BodyText"/>
      </w:pPr>
      <w:del w:id="4828" w:author="PR Preview" w:date="2026-01-01T00:00:00Z">
        <w:r>
          <w:rPr>
            <w:b/>
            <w:bCs/>
          </w:rPr>
          <w:delText xml:space="preserve">Example 170 (No point of the line is closer)</w:delText>
        </w:r>
      </w:del>
      <w:del w:id="4829" w:author="PR Preview" w:date="2026-01-01T00:00:00Z">
        <w:r>
          <w:delText xml:space="preserve"> </w:delText>
        </w:r>
      </w:del>
      <w:del w:id="4830" w:author="PR Preview" w:date="2026-01-01T00:00:00Z">
        <w:r>
          <w:delText xml:space="preserve">In</w:delText>
        </w:r>
      </w:del>
      <w:del w:id="4831" w:author="PR Preview" w:date="2026-01-01T00:00:00Z">
        <w:r>
          <w:delText xml:space="preserve"> </w:delText>
        </w:r>
      </w:del>
      <w:hyperlink w:anchor="exm-orthogonal-projection">
        <w:del w:id="4832" w:author="PR Preview" w:date="2026-01-01T00:00:00Z">
          <w:r>
            <w:rPr>
              <w:rStyle w:val="Hyperlink"/>
            </w:rPr>
            <w:delText xml:space="preserve">Example 168</w:delText>
          </w:r>
        </w:del>
      </w:hyperlink>
      <w:del w:id="4833" w:author="PR Preview" w:date="2026-01-01T00:00:00Z">
        <w:r>
          <w:delText xml:space="preserve">,</w:delText>
        </w:r>
      </w:del>
      <w:del w:id="4834" w:author="PR Preview" w:date="2026-01-01T00:00:00Z">
        <w:r>
          <w:delText xml:space="preserve"> </w:delText>
        </w:r>
      </w:del>
      <w:del w:id="4835" w:author="PR Preview" w:date="2026-01-01T00:00:00Z">
        <w:r>
          <w:delText xml:space="preserve">$\mathord{\smash[b]{\underset{\raise.3ex\hbox{$\scriptstyle\sim$}}{y}}\vphantom{y}} = (3, 1, 2)$</w:delText>
        </w:r>
      </w:del>
      <w:del w:id="4836" w:author="PR Preview" w:date="2026-01-01T00:00:00Z">
        <w:r>
          <w:delText xml:space="preserve"> </w:delText>
        </w:r>
      </w:del>
      <w:del w:id="4837" w:author="PR Preview" w:date="2026-01-01T00:00:00Z">
        <w:r>
          <w:delText xml:space="preserve">has projection</w:delText>
        </w:r>
      </w:del>
      <w:del w:id="4838" w:author="PR Preview" w:date="2026-01-01T00:00:00Z">
        <w:r>
          <w:delText xml:space="preserve"> </w:delText>
        </w:r>
      </w:del>
      <w:del w:id="4839" w:author="PR Preview" w:date="2026-01-01T00:00:00Z">
        <w:r>
          <w:delText xml:space="preserve">$\mathord{\smash[b]{\underset{\raise.3ex\hbox{$\scriptstyle\sim$}}{u}}\vphantom{u}} = (2, 2, 0)$</w:delText>
        </w:r>
      </w:del>
      <w:del w:id="4840" w:author="PR Preview" w:date="2026-01-01T00:00:00Z">
        <w:r>
          <w:delText xml:space="preserve"> </w:delText>
        </w:r>
      </w:del>
      <w:del w:id="4841" w:author="PR Preview" w:date="2026-01-01T00:00:00Z">
        <w:r>
          <w:delText xml:space="preserve">onto</w:delText>
        </w:r>
      </w:del>
      <w:del w:id="4842"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4843" w:author="PR Preview" w:date="2026-01-01T00:00:00Z">
        <w:r>
          <w:delText xml:space="preserve">,</w:delText>
        </w:r>
      </w:del>
      <w:del w:id="4844" w:author="PR Preview" w:date="2026-01-01T00:00:00Z">
        <w:r>
          <w:delText xml:space="preserve"> </w:delText>
        </w:r>
      </w:del>
      <w:del w:id="4845" w:author="PR Preview" w:date="2026-01-01T00:00:00Z">
        <w:r>
          <w:delText xml:space="preserve">at distance</w:delText>
        </w:r>
      </w:del>
      <w:del w:id="4846"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4847" w:author="PR Preview" w:date="2026-01-01T00:00:00Z">
        <w:r>
          <w:delText xml:space="preserve">.</w:delText>
        </w:r>
      </w:del>
      <w:del w:id="4848" w:author="PR Preview" w:date="2026-01-01T00:00:00Z">
        <w:r>
          <w:delText xml:space="preserve"> </w:delText>
        </w:r>
      </w:del>
      <w:del w:id="4849" w:author="PR Preview" w:date="2026-01-01T00:00:00Z">
        <w:r>
          <w:delText xml:space="preserve">Another point of</w:delText>
        </w:r>
      </w:del>
      <w:del w:id="4850" w:author="PR Preview" w:date="2026-01-01T00:00:00Z">
        <w:r>
          <w:delText xml:space="preserve"> </w:delText>
        </w:r>
      </w:del>
      <m:oMath>
        <m:r>
          <m:rPr>
            <m:scr m:val="script"/>
            <m:sty m:val="p"/>
          </m:rPr>
          <m:t>S</m:t>
        </m:r>
      </m:oMath>
      <w:del w:id="4851" w:author="PR Preview" w:date="2026-01-01T00:00:00Z">
        <w:r>
          <w:delText xml:space="preserve">, such as</w:delText>
        </w:r>
      </w:del>
      <w:del w:id="4852" w:author="PR Preview" w:date="2026-01-01T00:00:00Z">
        <w:r>
          <w:delText xml:space="preserve"> </w:delText>
        </w:r>
      </w:del>
      <w:del w:id="4853" w:author="PR Preview" w:date="2026-01-01T00:00:00Z">
        <w:r>
          <w:delText xml:space="preserve">$\mathord{\smash[b]{\underset{\raise.3ex\hbox{$\scriptstyle\sim$}}{w}}\vphantom{w}} = (3, 3, 0)$</w:delText>
        </w:r>
      </w:del>
      <w:del w:id="4854" w:author="PR Preview" w:date="2026-01-01T00:00:00Z">
        <w:r>
          <w:delText xml:space="preserve">,</w:delText>
        </w:r>
      </w:del>
      <w:del w:id="4855" w:author="PR Preview" w:date="2026-01-01T00:00:00Z">
        <w:r>
          <w:delText xml:space="preserve"> </w:delText>
        </w:r>
      </w:del>
      <w:del w:id="4856" w:author="PR Preview" w:date="2026-01-01T00:00:00Z">
        <w:r>
          <w:delText xml:space="preserve">is farther:</w:delText>
        </w:r>
      </w:del>
    </w:p>
    <w:p>
      <w:pPr>
        <w:pStyle w:val="BodyText"/>
      </w:pPr>
      <w:ins w:id="4857" w:author="PR Preview" w:date="2026-01-01T00:00:00Z">
        <w:r>
          <w:rPr>
            <w:b/>
            <w:bCs/>
          </w:rPr>
          <w:t xml:space="preserve">Example 171 (No point of the line is closer)</w:t>
        </w:r>
      </w:ins>
      <w:ins w:id="4858" w:author="PR Preview" w:date="2026-01-01T00:00:00Z">
        <w:r>
          <w:t xml:space="preserve"> </w:t>
        </w:r>
      </w:ins>
      <w:ins w:id="4859" w:author="PR Preview" w:date="2026-01-01T00:00:00Z">
        <w:r>
          <w:t xml:space="preserve">In</w:t>
        </w:r>
      </w:ins>
      <w:ins w:id="4860" w:author="PR Preview" w:date="2026-01-01T00:00:00Z">
        <w:r>
          <w:t xml:space="preserve"> </w:t>
        </w:r>
      </w:ins>
      <w:hyperlink w:anchor="exm-orthogonal-projection">
        <w:ins w:id="4861" w:author="PR Preview" w:date="2026-01-01T00:00:00Z">
          <w:r>
            <w:rPr>
              <w:rStyle w:val="Hyperlink"/>
            </w:rPr>
            <w:t xml:space="preserve">Example 169</w:t>
          </w:r>
        </w:ins>
      </w:hyperlink>
      <w:ins w:id="4862" w:author="PR Preview" w:date="2026-01-01T00:00:00Z">
        <w:r>
          <w:t xml:space="preserve">,</w:t>
        </w:r>
      </w:ins>
      <w:ins w:id="4863" w:author="PR Preview" w:date="2026-01-01T00:00:00Z">
        <w:r>
          <w:t xml:space="preserve"> </w:t>
        </w:r>
      </w:ins>
      <w:ins w:id="4864" w:author="PR Preview" w:date="2026-01-01T00:00:00Z">
        <w:r>
          <w:t xml:space="preserve">$\mathord{\smash[b]{\underset{\raise.3ex\hbox{$\scriptstyle\sim$}}{y}}\vphantom{y}} = (3, 1, 2)$</w:t>
        </w:r>
      </w:ins>
      <w:ins w:id="4865" w:author="PR Preview" w:date="2026-01-01T00:00:00Z">
        <w:r>
          <w:t xml:space="preserve"> </w:t>
        </w:r>
      </w:ins>
      <w:ins w:id="4866" w:author="PR Preview" w:date="2026-01-01T00:00:00Z">
        <w:r>
          <w:t xml:space="preserve">has projection</w:t>
        </w:r>
      </w:ins>
      <w:ins w:id="4867" w:author="PR Preview" w:date="2026-01-01T00:00:00Z">
        <w:r>
          <w:t xml:space="preserve"> </w:t>
        </w:r>
      </w:ins>
      <w:ins w:id="4868" w:author="PR Preview" w:date="2026-01-01T00:00:00Z">
        <w:r>
          <w:t xml:space="preserve">$\mathord{\smash[b]{\underset{\raise.3ex\hbox{$\scriptstyle\sim$}}{u}}\vphantom{u}} = (2, 2, 0)$</w:t>
        </w:r>
      </w:ins>
      <w:ins w:id="4869" w:author="PR Preview" w:date="2026-01-01T00:00:00Z">
        <w:r>
          <w:t xml:space="preserve"> </w:t>
        </w:r>
      </w:ins>
      <w:ins w:id="4870" w:author="PR Preview" w:date="2026-01-01T00:00:00Z">
        <w:r>
          <w:t xml:space="preserve">onto</w:t>
        </w:r>
      </w:ins>
      <w:ins w:id="4871"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4872" w:author="PR Preview" w:date="2026-01-01T00:00:00Z">
        <w:r>
          <w:t xml:space="preserve">,</w:t>
        </w:r>
      </w:ins>
      <w:ins w:id="4873" w:author="PR Preview" w:date="2026-01-01T00:00:00Z">
        <w:r>
          <w:t xml:space="preserve"> </w:t>
        </w:r>
      </w:ins>
      <w:ins w:id="4874" w:author="PR Preview" w:date="2026-01-01T00:00:00Z">
        <w:r>
          <w:t xml:space="preserve">at distance</w:t>
        </w:r>
      </w:ins>
      <w:ins w:id="4875"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4876" w:author="PR Preview" w:date="2026-01-01T00:00:00Z">
        <w:r>
          <w:t xml:space="preserve">.</w:t>
        </w:r>
      </w:ins>
      <w:ins w:id="4877" w:author="PR Preview" w:date="2026-01-01T00:00:00Z">
        <w:r>
          <w:t xml:space="preserve"> </w:t>
        </w:r>
      </w:ins>
      <w:ins w:id="4878" w:author="PR Preview" w:date="2026-01-01T00:00:00Z">
        <w:r>
          <w:t xml:space="preserve">Another point of</w:t>
        </w:r>
      </w:ins>
      <w:ins w:id="4879" w:author="PR Preview" w:date="2026-01-01T00:00:00Z">
        <w:r>
          <w:t xml:space="preserve"> </w:t>
        </w:r>
      </w:ins>
      <m:oMath>
        <m:r>
          <m:rPr>
            <m:scr m:val="script"/>
            <m:sty m:val="p"/>
          </m:rPr>
          <m:t>S</m:t>
        </m:r>
      </m:oMath>
      <w:ins w:id="4880" w:author="PR Preview" w:date="2026-01-01T00:00:00Z">
        <w:r>
          <w:t xml:space="preserve">, such as</w:t>
        </w:r>
      </w:ins>
      <w:ins w:id="4881" w:author="PR Preview" w:date="2026-01-01T00:00:00Z">
        <w:r>
          <w:t xml:space="preserve"> </w:t>
        </w:r>
      </w:ins>
      <w:ins w:id="4882" w:author="PR Preview" w:date="2026-01-01T00:00:00Z">
        <w:r>
          <w:t xml:space="preserve">$\mathord{\smash[b]{\underset{\raise.3ex\hbox{$\scriptstyle\sim$}}{w}}\vphantom{w}} = (3, 3, 0)$</w:t>
        </w:r>
      </w:ins>
      <w:ins w:id="4883" w:author="PR Preview" w:date="2026-01-01T00:00:00Z">
        <w:r>
          <w:t xml:space="preserve">,</w:t>
        </w:r>
      </w:ins>
      <w:ins w:id="4884" w:author="PR Preview" w:date="2026-01-01T00:00:00Z">
        <w:r>
          <w:t xml:space="preserve"> </w:t>
        </w:r>
      </w:ins>
      <w:ins w:id="4885" w:author="PR Preview" w:date="2026-01-01T00:00:00Z">
        <w:r>
          <w:t xml:space="preserve">is farther:</w:t>
        </w:r>
      </w:ins>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7"/>
    <w:bookmarkStart w:id="568"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8"/>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9" w:name="exm-projector-onb"/>
    <w:p>
      <w:pPr>
        <w:pStyle w:val="FirstParagraph"/>
      </w:pPr>
      <w:del w:id="4886" w:author="PR Preview" w:date="2026-01-01T00:00:00Z">
        <w:r>
          <w:rPr>
            <w:b/>
            <w:bCs/>
          </w:rPr>
          <w:delText xml:space="preserve">Example 171 (The projection matrix onto a line)</w:delText>
        </w:r>
      </w:del>
      <w:del w:id="4887" w:author="PR Preview" w:date="2026-01-01T00:00:00Z">
        <w:r>
          <w:delText xml:space="preserve"> </w:delText>
        </w:r>
      </w:del>
      <w:del w:id="4888" w:author="PR Preview" w:date="2026-01-01T00:00:00Z">
        <w:r>
          <w:delText xml:space="preserve">For</w:delText>
        </w:r>
      </w:del>
      <w:del w:id="4889"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4890" w:author="PR Preview" w:date="2026-01-01T00:00:00Z">
        <w:r>
          <w:delText xml:space="preserve">,</w:delText>
        </w:r>
      </w:del>
      <w:del w:id="4891" w:author="PR Preview" w:date="2026-01-01T00:00:00Z">
        <w:r>
          <w:delText xml:space="preserve"> </w:delText>
        </w:r>
      </w:del>
      <w:del w:id="4892" w:author="PR Preview" w:date="2026-01-01T00:00:00Z">
        <w:r>
          <w:delText xml:space="preserve">the single vector</w:delText>
        </w:r>
      </w:del>
      <w:del w:id="4893" w:author="PR Preview" w:date="2026-01-01T00:00:00Z">
        <w:r>
          <w:delText xml:space="preserve"> </w:delText>
        </w:r>
      </w:del>
      <w:del w:id="4894" w:author="PR Preview" w:date="2026-01-01T00:00:00Z">
        <w:r>
          <w:delText xml:space="preserve">$\mathord{\smash[b]{\underset{\raise.3ex\hbox{$\scriptstyle\sim$}}{q}}\vphantom{q}}_1 = \tfrac{1}{\sqrt{2}}\,(1, 1, 0)$</w:delText>
        </w:r>
      </w:del>
      <w:del w:id="4895" w:author="PR Preview" w:date="2026-01-01T00:00:00Z">
        <w:r>
          <w:delText xml:space="preserve"> </w:delText>
        </w:r>
      </w:del>
      <w:del w:id="4896" w:author="PR Preview" w:date="2026-01-01T00:00:00Z">
        <w:r>
          <w:delText xml:space="preserve">is an orthonormal basis:</w:delText>
        </w:r>
      </w:del>
      <w:del w:id="4897" w:author="PR Preview" w:date="2026-01-01T00:00:00Z">
        <w:r>
          <w:delText xml:space="preserve"> </w:delText>
        </w:r>
      </w:del>
      <w:del w:id="4898" w:author="PR Preview" w:date="2026-01-01T00:00:00Z">
        <w:r>
          <w:delText xml:space="preserve">it spans</w:delText>
        </w:r>
      </w:del>
      <w:del w:id="4899" w:author="PR Preview" w:date="2026-01-01T00:00:00Z">
        <w:r>
          <w:delText xml:space="preserve"> </w:delText>
        </w:r>
      </w:del>
      <m:oMath>
        <m:r>
          <m:rPr>
            <m:scr m:val="script"/>
            <m:sty m:val="p"/>
          </m:rPr>
          <m:t>S</m:t>
        </m:r>
      </m:oMath>
      <w:del w:id="4900" w:author="PR Preview" w:date="2026-01-01T00:00:00Z">
        <w:r>
          <w:delText xml:space="preserve">, it is nonzero and so linearly independent,</w:delText>
        </w:r>
      </w:del>
      <w:del w:id="4901" w:author="PR Preview" w:date="2026-01-01T00:00:00Z">
        <w:r>
          <w:delText xml:space="preserve"> </w:delText>
        </w:r>
      </w:del>
      <w:del w:id="4902" w:author="PR Preview" w:date="2026-01-01T00:00:00Z">
        <w:r>
          <w:delText xml:space="preserve">and</w:delText>
        </w:r>
      </w:del>
    </w:p>
    <w:p>
      <w:pPr>
        <w:pStyle w:val="FirstParagraph"/>
      </w:pPr>
      <w:ins w:id="4903" w:author="PR Preview" w:date="2026-01-01T00:00:00Z">
        <w:r>
          <w:rPr>
            <w:b/>
            <w:bCs/>
          </w:rPr>
          <w:t xml:space="preserve">Example 172 (The projection matrix onto a line)</w:t>
        </w:r>
      </w:ins>
      <w:ins w:id="4904" w:author="PR Preview" w:date="2026-01-01T00:00:00Z">
        <w:r>
          <w:t xml:space="preserve"> </w:t>
        </w:r>
      </w:ins>
      <w:ins w:id="4905" w:author="PR Preview" w:date="2026-01-01T00:00:00Z">
        <w:r>
          <w:t xml:space="preserve">For</w:t>
        </w:r>
      </w:ins>
      <w:ins w:id="4906"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4907" w:author="PR Preview" w:date="2026-01-01T00:00:00Z">
        <w:r>
          <w:t xml:space="preserve">,</w:t>
        </w:r>
      </w:ins>
      <w:ins w:id="4908" w:author="PR Preview" w:date="2026-01-01T00:00:00Z">
        <w:r>
          <w:t xml:space="preserve"> </w:t>
        </w:r>
      </w:ins>
      <w:ins w:id="4909" w:author="PR Preview" w:date="2026-01-01T00:00:00Z">
        <w:r>
          <w:t xml:space="preserve">the single vector</w:t>
        </w:r>
      </w:ins>
      <w:ins w:id="4910" w:author="PR Preview" w:date="2026-01-01T00:00:00Z">
        <w:r>
          <w:t xml:space="preserve"> </w:t>
        </w:r>
      </w:ins>
      <w:ins w:id="4911" w:author="PR Preview" w:date="2026-01-01T00:00:00Z">
        <w:r>
          <w:t xml:space="preserve">$\mathord{\smash[b]{\underset{\raise.3ex\hbox{$\scriptstyle\sim$}}{q}}\vphantom{q}}_1 = \tfrac{1}{\sqrt{2}}\,(1, 1, 0)$</w:t>
        </w:r>
      </w:ins>
      <w:ins w:id="4912" w:author="PR Preview" w:date="2026-01-01T00:00:00Z">
        <w:r>
          <w:t xml:space="preserve"> </w:t>
        </w:r>
      </w:ins>
      <w:ins w:id="4913" w:author="PR Preview" w:date="2026-01-01T00:00:00Z">
        <w:r>
          <w:t xml:space="preserve">is an orthonormal basis:</w:t>
        </w:r>
      </w:ins>
      <w:ins w:id="4914" w:author="PR Preview" w:date="2026-01-01T00:00:00Z">
        <w:r>
          <w:t xml:space="preserve"> </w:t>
        </w:r>
      </w:ins>
      <w:ins w:id="4915" w:author="PR Preview" w:date="2026-01-01T00:00:00Z">
        <w:r>
          <w:t xml:space="preserve">it spans</w:t>
        </w:r>
      </w:ins>
      <w:ins w:id="4916" w:author="PR Preview" w:date="2026-01-01T00:00:00Z">
        <w:r>
          <w:t xml:space="preserve"> </w:t>
        </w:r>
      </w:ins>
      <m:oMath>
        <m:r>
          <m:rPr>
            <m:scr m:val="script"/>
            <m:sty m:val="p"/>
          </m:rPr>
          <m:t>S</m:t>
        </m:r>
      </m:oMath>
      <w:ins w:id="4917" w:author="PR Preview" w:date="2026-01-01T00:00:00Z">
        <w:r>
          <w:t xml:space="preserve">, it is nonzero and so linearly independent,</w:t>
        </w:r>
      </w:ins>
      <w:ins w:id="4918" w:author="PR Preview" w:date="2026-01-01T00:00:00Z">
        <w:r>
          <w:t xml:space="preserve"> </w:t>
        </w:r>
      </w:ins>
      <w:ins w:id="4919" w:author="PR Preview" w:date="2026-01-01T00:00:00Z">
        <w:r>
          <w:t xml:space="preserve">and</w:t>
        </w:r>
      </w:ins>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del w:id="4920" w:author="PR Preview" w:date="2026-01-01T00:00:00Z">
        <w:r>
          <w:delText xml:space="preserve">Applied to</w:delText>
        </w:r>
      </w:del>
      <w:del w:id="4921" w:author="PR Preview" w:date="2026-01-01T00:00:00Z">
        <w:r>
          <w:delText xml:space="preserve"> </w:delText>
        </w:r>
      </w:del>
      <w:del w:id="4922" w:author="PR Preview" w:date="2026-01-01T00:00:00Z">
        <w:r>
          <w:delText xml:space="preserve">$\mathord{\smash[b]{\underset{\raise.3ex\hbox{$\scriptstyle\sim$}}{y}}\vphantom{y}} = (3, 1, 2)$</w:delText>
        </w:r>
      </w:del>
      <w:del w:id="4923" w:author="PR Preview" w:date="2026-01-01T00:00:00Z">
        <w:r>
          <w:delText xml:space="preserve">, it gives</w:delText>
        </w:r>
      </w:del>
      <w:del w:id="4924"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4925" w:author="PR Preview" w:date="2026-01-01T00:00:00Z">
        <w:r>
          <w:delText xml:space="preserve">,</w:delText>
        </w:r>
      </w:del>
      <w:del w:id="4926" w:author="PR Preview" w:date="2026-01-01T00:00:00Z">
        <w:r>
          <w:delText xml:space="preserve"> </w:delText>
        </w:r>
      </w:del>
      <w:del w:id="4927" w:author="PR Preview" w:date="2026-01-01T00:00:00Z">
        <w:r>
          <w:delText xml:space="preserve">the projection found in</w:delText>
        </w:r>
      </w:del>
      <w:del w:id="4928" w:author="PR Preview" w:date="2026-01-01T00:00:00Z">
        <w:r>
          <w:delText xml:space="preserve"> </w:delText>
        </w:r>
      </w:del>
      <w:hyperlink w:anchor="exm-orthogonal-projection">
        <w:del w:id="4929" w:author="PR Preview" w:date="2026-01-01T00:00:00Z">
          <w:r>
            <w:rPr>
              <w:rStyle w:val="Hyperlink"/>
            </w:rPr>
            <w:delText xml:space="preserve">Example 168</w:delText>
          </w:r>
        </w:del>
      </w:hyperlink>
      <w:del w:id="4930" w:author="PR Preview" w:date="2026-01-01T00:00:00Z">
        <w:r>
          <w:delText xml:space="preserve">.</w:delText>
        </w:r>
      </w:del>
    </w:p>
    <w:p>
      <w:pPr>
        <w:pStyle w:val="FirstParagraph"/>
      </w:pPr>
      <w:ins w:id="4931" w:author="PR Preview" w:date="2026-01-01T00:00:00Z">
        <w:r>
          <w:t xml:space="preserve">Applied to</w:t>
        </w:r>
      </w:ins>
      <w:ins w:id="4932" w:author="PR Preview" w:date="2026-01-01T00:00:00Z">
        <w:r>
          <w:t xml:space="preserve"> </w:t>
        </w:r>
      </w:ins>
      <w:ins w:id="4933" w:author="PR Preview" w:date="2026-01-01T00:00:00Z">
        <w:r>
          <w:t xml:space="preserve">$\mathord{\smash[b]{\underset{\raise.3ex\hbox{$\scriptstyle\sim$}}{y}}\vphantom{y}} = (3, 1, 2)$</w:t>
        </w:r>
      </w:ins>
      <w:ins w:id="4934" w:author="PR Preview" w:date="2026-01-01T00:00:00Z">
        <w:r>
          <w:t xml:space="preserve">, it gives</w:t>
        </w:r>
      </w:ins>
      <w:ins w:id="4935"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4936" w:author="PR Preview" w:date="2026-01-01T00:00:00Z">
        <w:r>
          <w:t xml:space="preserve">,</w:t>
        </w:r>
      </w:ins>
      <w:ins w:id="4937" w:author="PR Preview" w:date="2026-01-01T00:00:00Z">
        <w:r>
          <w:t xml:space="preserve"> </w:t>
        </w:r>
      </w:ins>
      <w:ins w:id="4938" w:author="PR Preview" w:date="2026-01-01T00:00:00Z">
        <w:r>
          <w:t xml:space="preserve">the projection found in</w:t>
        </w:r>
      </w:ins>
      <w:ins w:id="4939" w:author="PR Preview" w:date="2026-01-01T00:00:00Z">
        <w:r>
          <w:t xml:space="preserve"> </w:t>
        </w:r>
      </w:ins>
      <w:hyperlink w:anchor="exm-orthogonal-projection">
        <w:ins w:id="4940" w:author="PR Preview" w:date="2026-01-01T00:00:00Z">
          <w:r>
            <w:rPr>
              <w:rStyle w:val="Hyperlink"/>
            </w:rPr>
            <w:t xml:space="preserve">Example 169</w:t>
          </w:r>
        </w:ins>
      </w:hyperlink>
      <w:ins w:id="4941" w:author="PR Preview" w:date="2026-01-01T00:00:00Z">
        <w:r>
          <w:t xml:space="preserve">.</w:t>
        </w:r>
      </w:ins>
    </w:p>
    <w:bookmarkEnd w:id="569"/>
    <w:bookmarkStart w:id="570"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70"/>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71" w:name="exm-projection-matrix-projects"/>
    <w:p>
      <w:pPr>
        <w:pStyle w:val="BodyText"/>
      </w:pPr>
      <w:del w:id="4942" w:author="PR Preview" w:date="2026-01-01T00:00:00Z">
        <w:r>
          <w:rPr>
            <w:b/>
            <w:bCs/>
          </w:rPr>
          <w:delText xml:space="preserve">Example 172 (Two routes to the same projection matrix)</w:delText>
        </w:r>
      </w:del>
      <w:del w:id="4943" w:author="PR Preview" w:date="2026-01-01T00:00:00Z">
        <w:r>
          <w:delText xml:space="preserve"> </w:delText>
        </w:r>
      </w:del>
      <w:del w:id="4944" w:author="PR Preview" w:date="2026-01-01T00:00:00Z">
        <w:r>
          <w:delText xml:space="preserve">The matrix</w:delText>
        </w:r>
      </w:del>
      <w:del w:id="4945"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4946" w:author="PR Preview" w:date="2026-01-01T00:00:00Z">
        <w:r>
          <w:delText xml:space="preserve"> </w:delText>
        </w:r>
      </w:del>
      <w:del w:id="4947" w:author="PR Preview" w:date="2026-01-01T00:00:00Z">
        <w:r>
          <w:delText xml:space="preserve">of</w:delText>
        </w:r>
      </w:del>
      <w:del w:id="4948" w:author="PR Preview" w:date="2026-01-01T00:00:00Z">
        <w:r>
          <w:delText xml:space="preserve"> </w:delText>
        </w:r>
      </w:del>
      <w:hyperlink w:anchor="exm-projection-matrix">
        <w:del w:id="4949" w:author="PR Preview" w:date="2026-01-01T00:00:00Z">
          <w:r>
            <w:rPr>
              <w:rStyle w:val="Hyperlink"/>
            </w:rPr>
            <w:delText xml:space="preserve">Example 137</w:delText>
          </w:r>
        </w:del>
      </w:hyperlink>
      <w:del w:id="4950" w:author="PR Preview" w:date="2026-01-01T00:00:00Z">
        <w:r>
          <w:delText xml:space="preserve"> </w:delText>
        </w:r>
      </w:del>
      <w:del w:id="4951" w:author="PR Preview" w:date="2026-01-01T00:00:00Z">
        <w:r>
          <w:delText xml:space="preserve">is an orthogonal projection matrix,</w:delText>
        </w:r>
      </w:del>
      <w:del w:id="4952" w:author="PR Preview" w:date="2026-01-01T00:00:00Z">
        <w:r>
          <w:delText xml:space="preserve"> </w:delText>
        </w:r>
      </w:del>
      <w:del w:id="4953" w:author="PR Preview" w:date="2026-01-01T00:00:00Z">
        <w:r>
          <w:delText xml:space="preserve">and its column space is</w:delText>
        </w:r>
      </w:del>
      <w:del w:id="4954"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4955" w:author="PR Preview" w:date="2026-01-01T00:00:00Z">
        <w:r>
          <w:delText xml:space="preserve">, the horizontal axis.</w:delText>
        </w:r>
      </w:del>
      <w:del w:id="4956" w:author="PR Preview" w:date="2026-01-01T00:00:00Z">
        <w:r>
          <w:delText xml:space="preserve"> </w:delText>
        </w:r>
      </w:del>
      <w:del w:id="4957" w:author="PR Preview" w:date="2026-01-01T00:00:00Z">
        <w:r>
          <w:delText xml:space="preserve">By part 1,</w:delText>
        </w:r>
      </w:del>
      <w:del w:id="4958"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4959" w:author="PR Preview" w:date="2026-01-01T00:00:00Z">
        <w:r>
          <w:delText xml:space="preserve"> </w:delText>
        </w:r>
      </w:del>
      <w:del w:id="4960" w:author="PR Preview" w:date="2026-01-01T00:00:00Z">
        <w:r>
          <w:delText xml:space="preserve">is the orthogonal projection onto that axis:</w:delText>
        </w:r>
      </w:del>
      <w:del w:id="4961" w:author="PR Preview" w:date="2026-01-01T00:00:00Z">
        <w:r>
          <w:delText xml:space="preserve"> </w:delText>
        </w:r>
      </w:del>
      <w:del w:id="4962" w:author="PR Preview" w:date="2026-01-01T00:00:00Z">
        <w:r>
          <w:delText xml:space="preserve">the remainder</w:delText>
        </w:r>
      </w:del>
      <w:del w:id="4963" w:author="PR Preview" w:date="2026-01-01T00:00:00Z">
        <w:r>
          <w:delText xml:space="preserve"> </w:delText>
        </w:r>
      </w:del>
      <m:oMath>
        <m:r>
          <m:rPr>
            <m:sty m:val="p"/>
          </m:rPr>
          <m:t>(</m:t>
        </m:r>
        <m:r>
          <m:t>0</m:t>
        </m:r>
        <m:r>
          <m:rPr>
            <m:sty m:val="p"/>
          </m:rPr>
          <m:t>,</m:t>
        </m:r>
        <m:sSub>
          <m:e>
            <m:r>
              <m:t>v</m:t>
            </m:r>
          </m:e>
          <m:sub>
            <m:r>
              <m:t>2</m:t>
            </m:r>
          </m:sub>
        </m:sSub>
        <m:r>
          <m:rPr>
            <m:sty m:val="p"/>
          </m:rPr>
          <m:t>)</m:t>
        </m:r>
      </m:oMath>
      <w:del w:id="4964" w:author="PR Preview" w:date="2026-01-01T00:00:00Z">
        <w:r>
          <w:delText xml:space="preserve"> </w:delText>
        </w:r>
      </w:del>
      <w:del w:id="4965" w:author="PR Preview" w:date="2026-01-01T00:00:00Z">
        <w:r>
          <w:delText xml:space="preserve">is orthogonal to</w:delText>
        </w:r>
      </w:del>
      <w:del w:id="4966" w:author="PR Preview" w:date="2026-01-01T00:00:00Z">
        <w:r>
          <w:delText xml:space="preserve"> </w:delText>
        </w:r>
      </w:del>
      <m:oMath>
        <m:r>
          <m:rPr>
            <m:sty m:val="p"/>
          </m:rPr>
          <m:t>(</m:t>
        </m:r>
        <m:r>
          <m:t>1</m:t>
        </m:r>
        <m:r>
          <m:rPr>
            <m:sty m:val="p"/>
          </m:rPr>
          <m:t>,</m:t>
        </m:r>
        <m:r>
          <m:t>0</m:t>
        </m:r>
        <m:r>
          <m:rPr>
            <m:sty m:val="p"/>
          </m:rPr>
          <m:t>)</m:t>
        </m:r>
      </m:oMath>
      <w:del w:id="4967" w:author="PR Preview" w:date="2026-01-01T00:00:00Z">
        <w:r>
          <w:delText xml:space="preserve">.</w:delText>
        </w:r>
      </w:del>
      <w:del w:id="4968" w:author="PR Preview" w:date="2026-01-01T00:00:00Z">
        <w:r>
          <w:delText xml:space="preserve"> </w:delText>
        </w:r>
      </w:del>
      <w:del w:id="4969" w:author="PR Preview" w:date="2026-01-01T00:00:00Z">
        <w:r>
          <w:delText xml:space="preserve">The vector</w:delText>
        </w:r>
      </w:del>
      <w:del w:id="4970" w:author="PR Preview" w:date="2026-01-01T00:00:00Z">
        <w:r>
          <w:delText xml:space="preserve"> </w:delText>
        </w:r>
      </w:del>
      <w:del w:id="4971" w:author="PR Preview" w:date="2026-01-01T00:00:00Z">
        <w:r>
          <w:delText xml:space="preserve">$\mathord{\smash[b]{\underset{\raise.3ex\hbox{$\scriptstyle\sim$}}{q}}\vphantom{q}}_1 = (1, 0)$</w:delText>
        </w:r>
      </w:del>
      <w:del w:id="4972" w:author="PR Preview" w:date="2026-01-01T00:00:00Z">
        <w:r>
          <w:delText xml:space="preserve"> </w:delText>
        </w:r>
      </w:del>
      <w:del w:id="4973" w:author="PR Preview" w:date="2026-01-01T00:00:00Z">
        <w:r>
          <w:delText xml:space="preserve">has length</w:delText>
        </w:r>
      </w:del>
      <w:del w:id="4974" w:author="PR Preview" w:date="2026-01-01T00:00:00Z">
        <w:r>
          <w:delText xml:space="preserve"> </w:delText>
        </w:r>
      </w:del>
      <m:oMath>
        <m:r>
          <m:t>1</m:t>
        </m:r>
      </m:oMath>
      <w:del w:id="4975" w:author="PR Preview" w:date="2026-01-01T00:00:00Z">
        <w:r>
          <w:delText xml:space="preserve"> </w:delText>
        </w:r>
      </w:del>
      <w:del w:id="4976" w:author="PR Preview" w:date="2026-01-01T00:00:00Z">
        <w:r>
          <w:delText xml:space="preserve">and spans the axis,</w:delText>
        </w:r>
      </w:del>
      <w:del w:id="4977" w:author="PR Preview" w:date="2026-01-01T00:00:00Z">
        <w:r>
          <w:delText xml:space="preserve"> </w:delText>
        </w:r>
      </w:del>
      <w:del w:id="4978" w:author="PR Preview" w:date="2026-01-01T00:00:00Z">
        <w:r>
          <w:delText xml:space="preserve">so it is an orthonormal basis of it, and with</w:delText>
        </w:r>
      </w:del>
      <w:del w:id="4979" w:author="PR Preview" w:date="2026-01-01T00:00:00Z">
        <w:r>
          <w:delText xml:space="preserve"> </w:delText>
        </w:r>
      </w:del>
      <w:del w:id="4980" w:author="PR Preview" w:date="2026-01-01T00:00:00Z">
        <w:r>
          <w:delText xml:space="preserve">$\mathbf{B} = [\mathord{\smash[b]{\underset{\raise.3ex\hbox{$\scriptstyle\sim$}}{q}}\vphantom{q}}_1]$</w:delText>
        </w:r>
      </w:del>
      <w:del w:id="4981" w:author="PR Preview" w:date="2026-01-01T00:00:00Z">
        <w:r>
          <w:delText xml:space="preserve">,</w:delText>
        </w:r>
      </w:del>
    </w:p>
    <w:p>
      <w:pPr>
        <w:pStyle w:val="BodyText"/>
      </w:pPr>
      <w:ins w:id="4982" w:author="PR Preview" w:date="2026-01-01T00:00:00Z">
        <w:r>
          <w:rPr>
            <w:b/>
            <w:bCs/>
          </w:rPr>
          <w:t xml:space="preserve">Example 173 (Two routes to the same projection matrix)</w:t>
        </w:r>
      </w:ins>
      <w:ins w:id="4983" w:author="PR Preview" w:date="2026-01-01T00:00:00Z">
        <w:r>
          <w:t xml:space="preserve"> </w:t>
        </w:r>
      </w:ins>
      <w:ins w:id="4984" w:author="PR Preview" w:date="2026-01-01T00:00:00Z">
        <w:r>
          <w:t xml:space="preserve">The matrix</w:t>
        </w:r>
      </w:ins>
      <w:ins w:id="4985"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4986" w:author="PR Preview" w:date="2026-01-01T00:00:00Z">
        <w:r>
          <w:t xml:space="preserve"> </w:t>
        </w:r>
      </w:ins>
      <w:ins w:id="4987" w:author="PR Preview" w:date="2026-01-01T00:00:00Z">
        <w:r>
          <w:t xml:space="preserve">of</w:t>
        </w:r>
      </w:ins>
      <w:ins w:id="4988" w:author="PR Preview" w:date="2026-01-01T00:00:00Z">
        <w:r>
          <w:t xml:space="preserve"> </w:t>
        </w:r>
      </w:ins>
      <w:hyperlink w:anchor="exm-projection-matrix">
        <w:ins w:id="4989" w:author="PR Preview" w:date="2026-01-01T00:00:00Z">
          <w:r>
            <w:rPr>
              <w:rStyle w:val="Hyperlink"/>
            </w:rPr>
            <w:t xml:space="preserve">Example 138</w:t>
          </w:r>
        </w:ins>
      </w:hyperlink>
      <w:ins w:id="4990" w:author="PR Preview" w:date="2026-01-01T00:00:00Z">
        <w:r>
          <w:t xml:space="preserve"> </w:t>
        </w:r>
      </w:ins>
      <w:ins w:id="4991" w:author="PR Preview" w:date="2026-01-01T00:00:00Z">
        <w:r>
          <w:t xml:space="preserve">is an orthogonal projection matrix,</w:t>
        </w:r>
      </w:ins>
      <w:ins w:id="4992" w:author="PR Preview" w:date="2026-01-01T00:00:00Z">
        <w:r>
          <w:t xml:space="preserve"> </w:t>
        </w:r>
      </w:ins>
      <w:ins w:id="4993" w:author="PR Preview" w:date="2026-01-01T00:00:00Z">
        <w:r>
          <w:t xml:space="preserve">and its column space is</w:t>
        </w:r>
      </w:ins>
      <w:ins w:id="4994"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4995" w:author="PR Preview" w:date="2026-01-01T00:00:00Z">
        <w:r>
          <w:t xml:space="preserve">, the horizontal axis.</w:t>
        </w:r>
      </w:ins>
      <w:ins w:id="4996" w:author="PR Preview" w:date="2026-01-01T00:00:00Z">
        <w:r>
          <w:t xml:space="preserve"> </w:t>
        </w:r>
      </w:ins>
      <w:ins w:id="4997" w:author="PR Preview" w:date="2026-01-01T00:00:00Z">
        <w:r>
          <w:t xml:space="preserve">By part 1,</w:t>
        </w:r>
      </w:ins>
      <w:ins w:id="4998"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4999" w:author="PR Preview" w:date="2026-01-01T00:00:00Z">
        <w:r>
          <w:t xml:space="preserve"> </w:t>
        </w:r>
      </w:ins>
      <w:ins w:id="5000" w:author="PR Preview" w:date="2026-01-01T00:00:00Z">
        <w:r>
          <w:t xml:space="preserve">is the orthogonal projection onto that axis:</w:t>
        </w:r>
      </w:ins>
      <w:ins w:id="5001" w:author="PR Preview" w:date="2026-01-01T00:00:00Z">
        <w:r>
          <w:t xml:space="preserve"> </w:t>
        </w:r>
      </w:ins>
      <w:ins w:id="5002" w:author="PR Preview" w:date="2026-01-01T00:00:00Z">
        <w:r>
          <w:t xml:space="preserve">the remainder</w:t>
        </w:r>
      </w:ins>
      <w:ins w:id="5003" w:author="PR Preview" w:date="2026-01-01T00:00:00Z">
        <w:r>
          <w:t xml:space="preserve"> </w:t>
        </w:r>
      </w:ins>
      <m:oMath>
        <m:r>
          <m:rPr>
            <m:sty m:val="p"/>
          </m:rPr>
          <m:t>(</m:t>
        </m:r>
        <m:r>
          <m:t>0</m:t>
        </m:r>
        <m:r>
          <m:rPr>
            <m:sty m:val="p"/>
          </m:rPr>
          <m:t>,</m:t>
        </m:r>
        <m:sSub>
          <m:e>
            <m:r>
              <m:t>v</m:t>
            </m:r>
          </m:e>
          <m:sub>
            <m:r>
              <m:t>2</m:t>
            </m:r>
          </m:sub>
        </m:sSub>
        <m:r>
          <m:rPr>
            <m:sty m:val="p"/>
          </m:rPr>
          <m:t>)</m:t>
        </m:r>
      </m:oMath>
      <w:ins w:id="5004" w:author="PR Preview" w:date="2026-01-01T00:00:00Z">
        <w:r>
          <w:t xml:space="preserve"> </w:t>
        </w:r>
      </w:ins>
      <w:ins w:id="5005" w:author="PR Preview" w:date="2026-01-01T00:00:00Z">
        <w:r>
          <w:t xml:space="preserve">is orthogonal to</w:t>
        </w:r>
      </w:ins>
      <w:ins w:id="5006" w:author="PR Preview" w:date="2026-01-01T00:00:00Z">
        <w:r>
          <w:t xml:space="preserve"> </w:t>
        </w:r>
      </w:ins>
      <m:oMath>
        <m:r>
          <m:rPr>
            <m:sty m:val="p"/>
          </m:rPr>
          <m:t>(</m:t>
        </m:r>
        <m:r>
          <m:t>1</m:t>
        </m:r>
        <m:r>
          <m:rPr>
            <m:sty m:val="p"/>
          </m:rPr>
          <m:t>,</m:t>
        </m:r>
        <m:r>
          <m:t>0</m:t>
        </m:r>
        <m:r>
          <m:rPr>
            <m:sty m:val="p"/>
          </m:rPr>
          <m:t>)</m:t>
        </m:r>
      </m:oMath>
      <w:ins w:id="5007" w:author="PR Preview" w:date="2026-01-01T00:00:00Z">
        <w:r>
          <w:t xml:space="preserve">.</w:t>
        </w:r>
      </w:ins>
      <w:ins w:id="5008" w:author="PR Preview" w:date="2026-01-01T00:00:00Z">
        <w:r>
          <w:t xml:space="preserve"> </w:t>
        </w:r>
      </w:ins>
      <w:ins w:id="5009" w:author="PR Preview" w:date="2026-01-01T00:00:00Z">
        <w:r>
          <w:t xml:space="preserve">The vector</w:t>
        </w:r>
      </w:ins>
      <w:ins w:id="5010" w:author="PR Preview" w:date="2026-01-01T00:00:00Z">
        <w:r>
          <w:t xml:space="preserve"> </w:t>
        </w:r>
      </w:ins>
      <w:ins w:id="5011" w:author="PR Preview" w:date="2026-01-01T00:00:00Z">
        <w:r>
          <w:t xml:space="preserve">$\mathord{\smash[b]{\underset{\raise.3ex\hbox{$\scriptstyle\sim$}}{q}}\vphantom{q}}_1 = (1, 0)$</w:t>
        </w:r>
      </w:ins>
      <w:ins w:id="5012" w:author="PR Preview" w:date="2026-01-01T00:00:00Z">
        <w:r>
          <w:t xml:space="preserve"> </w:t>
        </w:r>
      </w:ins>
      <w:ins w:id="5013" w:author="PR Preview" w:date="2026-01-01T00:00:00Z">
        <w:r>
          <w:t xml:space="preserve">has length</w:t>
        </w:r>
      </w:ins>
      <w:ins w:id="5014" w:author="PR Preview" w:date="2026-01-01T00:00:00Z">
        <w:r>
          <w:t xml:space="preserve"> </w:t>
        </w:r>
      </w:ins>
      <m:oMath>
        <m:r>
          <m:t>1</m:t>
        </m:r>
      </m:oMath>
      <w:ins w:id="5015" w:author="PR Preview" w:date="2026-01-01T00:00:00Z">
        <w:r>
          <w:t xml:space="preserve"> </w:t>
        </w:r>
      </w:ins>
      <w:ins w:id="5016" w:author="PR Preview" w:date="2026-01-01T00:00:00Z">
        <w:r>
          <w:t xml:space="preserve">and spans the axis,</w:t>
        </w:r>
      </w:ins>
      <w:ins w:id="5017" w:author="PR Preview" w:date="2026-01-01T00:00:00Z">
        <w:r>
          <w:t xml:space="preserve"> </w:t>
        </w:r>
      </w:ins>
      <w:ins w:id="5018" w:author="PR Preview" w:date="2026-01-01T00:00:00Z">
        <w:r>
          <w:t xml:space="preserve">so it is an orthonormal basis of it, and with</w:t>
        </w:r>
      </w:ins>
      <w:ins w:id="5019" w:author="PR Preview" w:date="2026-01-01T00:00:00Z">
        <w:r>
          <w:t xml:space="preserve"> </w:t>
        </w:r>
      </w:ins>
      <w:ins w:id="5020" w:author="PR Preview" w:date="2026-01-01T00:00:00Z">
        <w:r>
          <w:t xml:space="preserve">$\mathbf{B} = [\mathord{\smash[b]{\underset{\raise.3ex\hbox{$\scriptstyle\sim$}}{q}}\vphantom{q}}_1]$</w:t>
        </w:r>
      </w:ins>
      <w:ins w:id="5021" w:author="PR Preview" w:date="2026-01-01T00:00:00Z">
        <w:r>
          <w:t xml:space="preserve">,</w:t>
        </w:r>
      </w:ins>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del w:id="5022" w:author="PR Preview" w:date="2026-01-01T00:00:00Z">
        <w:r>
          <w:delText xml:space="preserve">The oblique projection</w:delText>
        </w:r>
      </w:del>
      <w:del w:id="5023" w:author="PR Preview" w:date="2026-01-01T00:00:00Z">
        <w:r>
          <w:delText xml:space="preserve"> </w:delText>
        </w:r>
      </w:del>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5024" w:author="PR Preview" w:date="2026-01-01T00:00:00Z">
        <w:r>
          <w:delText xml:space="preserve"> </w:delText>
        </w:r>
      </w:del>
      <w:del w:id="5025" w:author="PR Preview" w:date="2026-01-01T00:00:00Z">
        <w:r>
          <w:delText xml:space="preserve">of</w:delText>
        </w:r>
      </w:del>
      <w:del w:id="5026" w:author="PR Preview" w:date="2026-01-01T00:00:00Z">
        <w:r>
          <w:delText xml:space="preserve"> </w:delText>
        </w:r>
      </w:del>
      <w:hyperlink w:anchor="exm-projection-matrix">
        <w:del w:id="5027" w:author="PR Preview" w:date="2026-01-01T00:00:00Z">
          <w:r>
            <w:rPr>
              <w:rStyle w:val="Hyperlink"/>
            </w:rPr>
            <w:delText xml:space="preserve">Example 137</w:delText>
          </w:r>
        </w:del>
      </w:hyperlink>
      <w:del w:id="5028" w:author="PR Preview" w:date="2026-01-01T00:00:00Z">
        <w:r>
          <w:delText xml:space="preserve"> </w:delText>
        </w:r>
      </w:del>
      <w:del w:id="5029" w:author="PR Preview" w:date="2026-01-01T00:00:00Z">
        <w:r>
          <w:delText xml:space="preserve">also maps every vector into the horizontal axis.</w:delText>
        </w:r>
      </w:del>
      <w:del w:id="5030" w:author="PR Preview" w:date="2026-01-01T00:00:00Z">
        <w:r>
          <w:delText xml:space="preserve"> </w:delText>
        </w:r>
      </w:del>
      <w:del w:id="5031" w:author="PR Preview" w:date="2026-01-01T00:00:00Z">
        <w:r>
          <w:delText xml:space="preserve">It sends</w:delText>
        </w:r>
      </w:del>
      <w:del w:id="5032" w:author="PR Preview" w:date="2026-01-01T00:00:00Z">
        <w:r>
          <w:delText xml:space="preserve"> </w:delText>
        </w:r>
      </w:del>
      <m:oMath>
        <m:r>
          <m:rPr>
            <m:sty m:val="p"/>
          </m:rPr>
          <m:t>(</m:t>
        </m:r>
        <m:r>
          <m:t>0</m:t>
        </m:r>
        <m:r>
          <m:rPr>
            <m:sty m:val="p"/>
          </m:rPr>
          <m:t>,</m:t>
        </m:r>
        <m:r>
          <m:t>1</m:t>
        </m:r>
        <m:r>
          <m:rPr>
            <m:sty m:val="p"/>
          </m:rPr>
          <m:t>)</m:t>
        </m:r>
      </m:oMath>
      <w:del w:id="5033" w:author="PR Preview" w:date="2026-01-01T00:00:00Z">
        <w:r>
          <w:delText xml:space="preserve"> </w:delText>
        </w:r>
      </w:del>
      <w:del w:id="5034" w:author="PR Preview" w:date="2026-01-01T00:00:00Z">
        <w:r>
          <w:delText xml:space="preserve">to</w:delText>
        </w:r>
      </w:del>
      <w:del w:id="5035" w:author="PR Preview" w:date="2026-01-01T00:00:00Z">
        <w:r>
          <w:delText xml:space="preserve"> </w:delText>
        </w:r>
      </w:del>
      <m:oMath>
        <m:r>
          <m:rPr>
            <m:sty m:val="p"/>
          </m:rPr>
          <m:t>(</m:t>
        </m:r>
        <m:r>
          <m:t>1</m:t>
        </m:r>
        <m:r>
          <m:rPr>
            <m:sty m:val="p"/>
          </m:rPr>
          <m:t>,</m:t>
        </m:r>
        <m:r>
          <m:t>0</m:t>
        </m:r>
        <m:r>
          <m:rPr>
            <m:sty m:val="p"/>
          </m:rPr>
          <m:t>)</m:t>
        </m:r>
      </m:oMath>
      <w:del w:id="5036" w:author="PR Preview" w:date="2026-01-01T00:00:00Z">
        <w:r>
          <w:delText xml:space="preserve">,</w:delText>
        </w:r>
      </w:del>
      <w:del w:id="5037" w:author="PR Preview" w:date="2026-01-01T00:00:00Z">
        <w:r>
          <w:delText xml:space="preserve"> </w:delText>
        </w:r>
      </w:del>
      <w:del w:id="5038" w:author="PR Preview" w:date="2026-01-01T00:00:00Z">
        <w:r>
          <w:delText xml:space="preserve">but the remainder</w:delText>
        </w:r>
      </w:del>
      <w:del w:id="5039" w:author="PR Preview" w:date="2026-01-01T00:00:00Z">
        <w:r>
          <w:delText xml:space="preserve"> </w:delText>
        </w:r>
      </w:del>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del w:id="5040" w:author="PR Preview" w:date="2026-01-01T00:00:00Z">
        <w:r>
          <w:delText xml:space="preserve"> </w:delText>
        </w:r>
      </w:del>
      <w:del w:id="5041" w:author="PR Preview" w:date="2026-01-01T00:00:00Z">
        <w:r>
          <w:delText xml:space="preserve">is not orthogonal to the axis,</w:delText>
        </w:r>
      </w:del>
      <w:del w:id="5042" w:author="PR Preview" w:date="2026-01-01T00:00:00Z">
        <w:r>
          <w:delText xml:space="preserve"> </w:delText>
        </w:r>
      </w:del>
      <w:del w:id="5043" w:author="PR Preview" w:date="2026-01-01T00:00:00Z">
        <w:r>
          <w:delText xml:space="preserve">so</w:delText>
        </w:r>
      </w:del>
      <w:del w:id="5044" w:author="PR Preview" w:date="2026-01-01T00:00:00Z">
        <w:r>
          <w:delText xml:space="preserve"> </w:delText>
        </w:r>
      </w:del>
      <m:oMath>
        <m:r>
          <m:rPr>
            <m:sty m:val="p"/>
          </m:rPr>
          <m:t>(</m:t>
        </m:r>
        <m:r>
          <m:t>1</m:t>
        </m:r>
        <m:r>
          <m:rPr>
            <m:sty m:val="p"/>
          </m:rPr>
          <m:t>,</m:t>
        </m:r>
        <m:r>
          <m:t>0</m:t>
        </m:r>
        <m:r>
          <m:rPr>
            <m:sty m:val="p"/>
          </m:rPr>
          <m:t>)</m:t>
        </m:r>
      </m:oMath>
      <w:del w:id="5045" w:author="PR Preview" w:date="2026-01-01T00:00:00Z">
        <w:r>
          <w:delText xml:space="preserve"> </w:delText>
        </w:r>
      </w:del>
      <w:del w:id="5046" w:author="PR Preview" w:date="2026-01-01T00:00:00Z">
        <w:r>
          <w:delText xml:space="preserve">is not the orthogonal projection of</w:delText>
        </w:r>
      </w:del>
      <w:del w:id="5047" w:author="PR Preview" w:date="2026-01-01T00:00:00Z">
        <w:r>
          <w:delText xml:space="preserve"> </w:delText>
        </w:r>
      </w:del>
      <m:oMath>
        <m:r>
          <m:rPr>
            <m:sty m:val="p"/>
          </m:rPr>
          <m:t>(</m:t>
        </m:r>
        <m:r>
          <m:t>0</m:t>
        </m:r>
        <m:r>
          <m:rPr>
            <m:sty m:val="p"/>
          </m:rPr>
          <m:t>,</m:t>
        </m:r>
        <m:r>
          <m:t>1</m:t>
        </m:r>
        <m:r>
          <m:rPr>
            <m:sty m:val="p"/>
          </m:rPr>
          <m:t>)</m:t>
        </m:r>
      </m:oMath>
      <w:del w:id="5048" w:author="PR Preview" w:date="2026-01-01T00:00:00Z">
        <w:r>
          <w:delText xml:space="preserve"> </w:delText>
        </w:r>
      </w:del>
      <w:del w:id="5049" w:author="PR Preview" w:date="2026-01-01T00:00:00Z">
        <w:r>
          <w:delText xml:space="preserve">onto the axis,</w:delText>
        </w:r>
      </w:del>
      <w:del w:id="5050" w:author="PR Preview" w:date="2026-01-01T00:00:00Z">
        <w:r>
          <w:delText xml:space="preserve"> </w:delText>
        </w:r>
      </w:del>
      <w:del w:id="5051" w:author="PR Preview" w:date="2026-01-01T00:00:00Z">
        <w:r>
          <w:delText xml:space="preserve">which is</w:delText>
        </w:r>
      </w:del>
      <w:del w:id="5052" w:author="PR Preview" w:date="2026-01-01T00:00:00Z">
        <w:r>
          <w:delText xml:space="preserve"> </w:delText>
        </w:r>
      </w:del>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del w:id="5053" w:author="PR Preview" w:date="2026-01-01T00:00:00Z">
        <w:r>
          <w:delText xml:space="preserve">.</w:delText>
        </w:r>
      </w:del>
    </w:p>
    <w:p>
      <w:pPr>
        <w:pStyle w:val="BodyText"/>
      </w:pPr>
      <w:ins w:id="5054" w:author="PR Preview" w:date="2026-01-01T00:00:00Z">
        <w:r>
          <w:t xml:space="preserve">The oblique projection</w:t>
        </w:r>
      </w:ins>
      <w:ins w:id="5055" w:author="PR Preview" w:date="2026-01-01T00:00:00Z">
        <w:r>
          <w:t xml:space="preserve"> </w:t>
        </w:r>
      </w:ins>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5056" w:author="PR Preview" w:date="2026-01-01T00:00:00Z">
        <w:r>
          <w:t xml:space="preserve"> </w:t>
        </w:r>
      </w:ins>
      <w:ins w:id="5057" w:author="PR Preview" w:date="2026-01-01T00:00:00Z">
        <w:r>
          <w:t xml:space="preserve">of</w:t>
        </w:r>
      </w:ins>
      <w:ins w:id="5058" w:author="PR Preview" w:date="2026-01-01T00:00:00Z">
        <w:r>
          <w:t xml:space="preserve"> </w:t>
        </w:r>
      </w:ins>
      <w:hyperlink w:anchor="exm-projection-matrix">
        <w:ins w:id="5059" w:author="PR Preview" w:date="2026-01-01T00:00:00Z">
          <w:r>
            <w:rPr>
              <w:rStyle w:val="Hyperlink"/>
            </w:rPr>
            <w:t xml:space="preserve">Example 138</w:t>
          </w:r>
        </w:ins>
      </w:hyperlink>
      <w:ins w:id="5060" w:author="PR Preview" w:date="2026-01-01T00:00:00Z">
        <w:r>
          <w:t xml:space="preserve"> </w:t>
        </w:r>
      </w:ins>
      <w:ins w:id="5061" w:author="PR Preview" w:date="2026-01-01T00:00:00Z">
        <w:r>
          <w:t xml:space="preserve">also maps every vector into the horizontal axis.</w:t>
        </w:r>
      </w:ins>
      <w:ins w:id="5062" w:author="PR Preview" w:date="2026-01-01T00:00:00Z">
        <w:r>
          <w:t xml:space="preserve"> </w:t>
        </w:r>
      </w:ins>
      <w:ins w:id="5063" w:author="PR Preview" w:date="2026-01-01T00:00:00Z">
        <w:r>
          <w:t xml:space="preserve">It sends</w:t>
        </w:r>
      </w:ins>
      <w:ins w:id="5064" w:author="PR Preview" w:date="2026-01-01T00:00:00Z">
        <w:r>
          <w:t xml:space="preserve"> </w:t>
        </w:r>
      </w:ins>
      <m:oMath>
        <m:r>
          <m:rPr>
            <m:sty m:val="p"/>
          </m:rPr>
          <m:t>(</m:t>
        </m:r>
        <m:r>
          <m:t>0</m:t>
        </m:r>
        <m:r>
          <m:rPr>
            <m:sty m:val="p"/>
          </m:rPr>
          <m:t>,</m:t>
        </m:r>
        <m:r>
          <m:t>1</m:t>
        </m:r>
        <m:r>
          <m:rPr>
            <m:sty m:val="p"/>
          </m:rPr>
          <m:t>)</m:t>
        </m:r>
      </m:oMath>
      <w:ins w:id="5065" w:author="PR Preview" w:date="2026-01-01T00:00:00Z">
        <w:r>
          <w:t xml:space="preserve"> </w:t>
        </w:r>
      </w:ins>
      <w:ins w:id="5066" w:author="PR Preview" w:date="2026-01-01T00:00:00Z">
        <w:r>
          <w:t xml:space="preserve">to</w:t>
        </w:r>
      </w:ins>
      <w:ins w:id="5067" w:author="PR Preview" w:date="2026-01-01T00:00:00Z">
        <w:r>
          <w:t xml:space="preserve"> </w:t>
        </w:r>
      </w:ins>
      <m:oMath>
        <m:r>
          <m:rPr>
            <m:sty m:val="p"/>
          </m:rPr>
          <m:t>(</m:t>
        </m:r>
        <m:r>
          <m:t>1</m:t>
        </m:r>
        <m:r>
          <m:rPr>
            <m:sty m:val="p"/>
          </m:rPr>
          <m:t>,</m:t>
        </m:r>
        <m:r>
          <m:t>0</m:t>
        </m:r>
        <m:r>
          <m:rPr>
            <m:sty m:val="p"/>
          </m:rPr>
          <m:t>)</m:t>
        </m:r>
      </m:oMath>
      <w:ins w:id="5068" w:author="PR Preview" w:date="2026-01-01T00:00:00Z">
        <w:r>
          <w:t xml:space="preserve">,</w:t>
        </w:r>
      </w:ins>
      <w:ins w:id="5069" w:author="PR Preview" w:date="2026-01-01T00:00:00Z">
        <w:r>
          <w:t xml:space="preserve"> </w:t>
        </w:r>
      </w:ins>
      <w:ins w:id="5070" w:author="PR Preview" w:date="2026-01-01T00:00:00Z">
        <w:r>
          <w:t xml:space="preserve">but the remainder</w:t>
        </w:r>
      </w:ins>
      <w:ins w:id="5071" w:author="PR Preview" w:date="2026-01-01T00:00:00Z">
        <w:r>
          <w:t xml:space="preserve"> </w:t>
        </w:r>
      </w:ins>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ins w:id="5072" w:author="PR Preview" w:date="2026-01-01T00:00:00Z">
        <w:r>
          <w:t xml:space="preserve"> </w:t>
        </w:r>
      </w:ins>
      <w:ins w:id="5073" w:author="PR Preview" w:date="2026-01-01T00:00:00Z">
        <w:r>
          <w:t xml:space="preserve">is not orthogonal to the axis,</w:t>
        </w:r>
      </w:ins>
      <w:ins w:id="5074" w:author="PR Preview" w:date="2026-01-01T00:00:00Z">
        <w:r>
          <w:t xml:space="preserve"> </w:t>
        </w:r>
      </w:ins>
      <w:ins w:id="5075" w:author="PR Preview" w:date="2026-01-01T00:00:00Z">
        <w:r>
          <w:t xml:space="preserve">so</w:t>
        </w:r>
      </w:ins>
      <w:ins w:id="5076" w:author="PR Preview" w:date="2026-01-01T00:00:00Z">
        <w:r>
          <w:t xml:space="preserve"> </w:t>
        </w:r>
      </w:ins>
      <m:oMath>
        <m:r>
          <m:rPr>
            <m:sty m:val="p"/>
          </m:rPr>
          <m:t>(</m:t>
        </m:r>
        <m:r>
          <m:t>1</m:t>
        </m:r>
        <m:r>
          <m:rPr>
            <m:sty m:val="p"/>
          </m:rPr>
          <m:t>,</m:t>
        </m:r>
        <m:r>
          <m:t>0</m:t>
        </m:r>
        <m:r>
          <m:rPr>
            <m:sty m:val="p"/>
          </m:rPr>
          <m:t>)</m:t>
        </m:r>
      </m:oMath>
      <w:ins w:id="5077" w:author="PR Preview" w:date="2026-01-01T00:00:00Z">
        <w:r>
          <w:t xml:space="preserve"> </w:t>
        </w:r>
      </w:ins>
      <w:ins w:id="5078" w:author="PR Preview" w:date="2026-01-01T00:00:00Z">
        <w:r>
          <w:t xml:space="preserve">is not the orthogonal projection of</w:t>
        </w:r>
      </w:ins>
      <w:ins w:id="5079" w:author="PR Preview" w:date="2026-01-01T00:00:00Z">
        <w:r>
          <w:t xml:space="preserve"> </w:t>
        </w:r>
      </w:ins>
      <m:oMath>
        <m:r>
          <m:rPr>
            <m:sty m:val="p"/>
          </m:rPr>
          <m:t>(</m:t>
        </m:r>
        <m:r>
          <m:t>0</m:t>
        </m:r>
        <m:r>
          <m:rPr>
            <m:sty m:val="p"/>
          </m:rPr>
          <m:t>,</m:t>
        </m:r>
        <m:r>
          <m:t>1</m:t>
        </m:r>
        <m:r>
          <m:rPr>
            <m:sty m:val="p"/>
          </m:rPr>
          <m:t>)</m:t>
        </m:r>
      </m:oMath>
      <w:ins w:id="5080" w:author="PR Preview" w:date="2026-01-01T00:00:00Z">
        <w:r>
          <w:t xml:space="preserve"> </w:t>
        </w:r>
      </w:ins>
      <w:ins w:id="5081" w:author="PR Preview" w:date="2026-01-01T00:00:00Z">
        <w:r>
          <w:t xml:space="preserve">onto the axis,</w:t>
        </w:r>
      </w:ins>
      <w:ins w:id="5082" w:author="PR Preview" w:date="2026-01-01T00:00:00Z">
        <w:r>
          <w:t xml:space="preserve"> </w:t>
        </w:r>
      </w:ins>
      <w:ins w:id="5083" w:author="PR Preview" w:date="2026-01-01T00:00:00Z">
        <w:r>
          <w:t xml:space="preserve">which is</w:t>
        </w:r>
      </w:ins>
      <w:ins w:id="5084" w:author="PR Preview" w:date="2026-01-01T00:00:00Z">
        <w:r>
          <w:t xml:space="preserve"> </w:t>
        </w:r>
      </w:ins>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ins w:id="5085" w:author="PR Preview" w:date="2026-01-01T00:00:00Z">
        <w:r>
          <w:t xml:space="preserve">.</w:t>
        </w:r>
      </w:ins>
    </w:p>
    <w:bookmarkEnd w:id="571"/>
    <w:bookmarkStart w:id="572"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72"/>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73" w:name="exm-hat-matrix-projects"/>
    <w:p>
      <w:pPr>
        <w:pStyle w:val="BodyText"/>
      </w:pPr>
      <w:del w:id="5086" w:author="PR Preview" w:date="2026-01-01T00:00:00Z">
        <w:r>
          <w:rPr>
            <w:b/>
            <w:bCs/>
          </w:rPr>
          <w:delText xml:space="preserve">Example 173 (The intercept-only hat matrix, from an orthonormal basis)</w:delText>
        </w:r>
      </w:del>
      <w:del w:id="5087" w:author="PR Preview" w:date="2026-01-01T00:00:00Z">
        <w:r>
          <w:delText xml:space="preserve"> </w:delText>
        </w:r>
      </w:del>
      <w:del w:id="5088" w:author="PR Preview" w:date="2026-01-01T00:00:00Z">
        <w:r>
          <w:delText xml:space="preserve">For the intercept-only design</w:delText>
        </w:r>
      </w:del>
      <w:del w:id="5089"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5090" w:author="PR Preview" w:date="2026-01-01T00:00:00Z">
        <w:r>
          <w:delText xml:space="preserve"> </w:delText>
        </w:r>
      </w:del>
      <w:del w:id="5091" w:author="PR Preview" w:date="2026-01-01T00:00:00Z">
        <w:r>
          <w:delText xml:space="preserve">of</w:delText>
        </w:r>
      </w:del>
      <w:del w:id="5092" w:author="PR Preview" w:date="2026-01-01T00:00:00Z">
        <w:r>
          <w:delText xml:space="preserve"> </w:delText>
        </w:r>
      </w:del>
      <w:hyperlink w:anchor="exm-hat-matrix">
        <w:del w:id="5093" w:author="PR Preview" w:date="2026-01-01T00:00:00Z">
          <w:r>
            <w:rPr>
              <w:rStyle w:val="Hyperlink"/>
            </w:rPr>
            <w:delText xml:space="preserve">Example 166</w:delText>
          </w:r>
        </w:del>
      </w:hyperlink>
      <w:del w:id="5094" w:author="PR Preview" w:date="2026-01-01T00:00:00Z">
        <w:r>
          <w:delText xml:space="preserve">,</w:delText>
        </w:r>
      </w:del>
      <w:del w:id="5095"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5096" w:author="PR Preview" w:date="2026-01-01T00:00:00Z">
        <w:r>
          <w:delText xml:space="preserve">,</w:delText>
        </w:r>
      </w:del>
      <w:del w:id="5097" w:author="PR Preview" w:date="2026-01-01T00:00:00Z">
        <w:r>
          <w:delText xml:space="preserve"> </w:delText>
        </w:r>
      </w:del>
      <w:del w:id="5098" w:author="PR Preview" w:date="2026-01-01T00:00:00Z">
        <w:r>
          <w:delText xml:space="preserve">with orthonormal basis</w:delText>
        </w:r>
      </w:del>
      <w:del w:id="5099" w:author="PR Preview" w:date="2026-01-01T00:00:00Z">
        <w:r>
          <w:delText xml:space="preserve"> </w:delText>
        </w:r>
      </w:del>
      <w:del w:id="5100" w:author="PR Preview" w:date="2026-01-01T00:00:00Z">
        <w:r>
          <w:delText xml:space="preserve">$\mathord{\smash[b]{\underset{\raise.3ex\hbox{$\scriptstyle\sim$}}{q}}\vphantom{q}}_1 = \tfrac{1}{\sqrt{2}}\,(1, 1)$</w:delText>
        </w:r>
      </w:del>
      <w:del w:id="5101" w:author="PR Preview" w:date="2026-01-01T00:00:00Z">
        <w:r>
          <w:delText xml:space="preserve">,</w:delText>
        </w:r>
      </w:del>
      <w:del w:id="5102" w:author="PR Preview" w:date="2026-01-01T00:00:00Z">
        <w:r>
          <w:delText xml:space="preserve"> </w:delText>
        </w:r>
      </w:del>
      <w:del w:id="5103" w:author="PR Preview" w:date="2026-01-01T00:00:00Z">
        <w:r>
          <w:delText xml:space="preserve">since</w:delText>
        </w:r>
      </w:del>
    </w:p>
    <w:p>
      <w:pPr>
        <w:pStyle w:val="BodyText"/>
      </w:pPr>
      <w:ins w:id="5104" w:author="PR Preview" w:date="2026-01-01T00:00:00Z">
        <w:r>
          <w:rPr>
            <w:b/>
            <w:bCs/>
          </w:rPr>
          <w:t xml:space="preserve">Example 174 (The intercept-only hat matrix, from an orthonormal basis)</w:t>
        </w:r>
      </w:ins>
      <w:ins w:id="5105" w:author="PR Preview" w:date="2026-01-01T00:00:00Z">
        <w:r>
          <w:t xml:space="preserve"> </w:t>
        </w:r>
      </w:ins>
      <w:ins w:id="5106" w:author="PR Preview" w:date="2026-01-01T00:00:00Z">
        <w:r>
          <w:t xml:space="preserve">For the intercept-only design</w:t>
        </w:r>
      </w:ins>
      <w:ins w:id="510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5108" w:author="PR Preview" w:date="2026-01-01T00:00:00Z">
        <w:r>
          <w:t xml:space="preserve"> </w:t>
        </w:r>
      </w:ins>
      <w:ins w:id="5109" w:author="PR Preview" w:date="2026-01-01T00:00:00Z">
        <w:r>
          <w:t xml:space="preserve">of</w:t>
        </w:r>
      </w:ins>
      <w:ins w:id="5110" w:author="PR Preview" w:date="2026-01-01T00:00:00Z">
        <w:r>
          <w:t xml:space="preserve"> </w:t>
        </w:r>
      </w:ins>
      <w:hyperlink w:anchor="exm-hat-matrix">
        <w:ins w:id="5111" w:author="PR Preview" w:date="2026-01-01T00:00:00Z">
          <w:r>
            <w:rPr>
              <w:rStyle w:val="Hyperlink"/>
            </w:rPr>
            <w:t xml:space="preserve">Example 167</w:t>
          </w:r>
        </w:ins>
      </w:hyperlink>
      <w:ins w:id="5112" w:author="PR Preview" w:date="2026-01-01T00:00:00Z">
        <w:r>
          <w:t xml:space="preserve">,</w:t>
        </w:r>
      </w:ins>
      <w:ins w:id="5113"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5114" w:author="PR Preview" w:date="2026-01-01T00:00:00Z">
        <w:r>
          <w:t xml:space="preserve">,</w:t>
        </w:r>
      </w:ins>
      <w:ins w:id="5115" w:author="PR Preview" w:date="2026-01-01T00:00:00Z">
        <w:r>
          <w:t xml:space="preserve"> </w:t>
        </w:r>
      </w:ins>
      <w:ins w:id="5116" w:author="PR Preview" w:date="2026-01-01T00:00:00Z">
        <w:r>
          <w:t xml:space="preserve">with orthonormal basis</w:t>
        </w:r>
      </w:ins>
      <w:ins w:id="5117" w:author="PR Preview" w:date="2026-01-01T00:00:00Z">
        <w:r>
          <w:t xml:space="preserve"> </w:t>
        </w:r>
      </w:ins>
      <w:ins w:id="5118" w:author="PR Preview" w:date="2026-01-01T00:00:00Z">
        <w:r>
          <w:t xml:space="preserve">$\mathord{\smash[b]{\underset{\raise.3ex\hbox{$\scriptstyle\sim$}}{q}}\vphantom{q}}_1 = \tfrac{1}{\sqrt{2}}\,(1, 1)$</w:t>
        </w:r>
      </w:ins>
      <w:ins w:id="5119" w:author="PR Preview" w:date="2026-01-01T00:00:00Z">
        <w:r>
          <w:t xml:space="preserve">,</w:t>
        </w:r>
      </w:ins>
      <w:ins w:id="5120" w:author="PR Preview" w:date="2026-01-01T00:00:00Z">
        <w:r>
          <w:t xml:space="preserve"> </w:t>
        </w:r>
      </w:ins>
      <w:ins w:id="5121" w:author="PR Preview" w:date="2026-01-01T00:00:00Z">
        <w:r>
          <w:t xml:space="preserve">since</w:t>
        </w:r>
      </w:ins>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5122" w:author="PR Preview" w:date="2026-01-01T00:00:00Z">
        <w:r>
          <w:delText xml:space="preserve">the hat matrix found in</w:delText>
        </w:r>
      </w:del>
      <w:del w:id="5123" w:author="PR Preview" w:date="2026-01-01T00:00:00Z">
        <w:r>
          <w:delText xml:space="preserve"> </w:delText>
        </w:r>
      </w:del>
      <w:hyperlink w:anchor="exm-hat-matrix">
        <w:del w:id="5124" w:author="PR Preview" w:date="2026-01-01T00:00:00Z">
          <w:r>
            <w:rPr>
              <w:rStyle w:val="Hyperlink"/>
            </w:rPr>
            <w:delText xml:space="preserve">Example 166</w:delText>
          </w:r>
        </w:del>
      </w:hyperlink>
      <w:del w:id="5125" w:author="PR Preview" w:date="2026-01-01T00:00:00Z">
        <w:r>
          <w:delText xml:space="preserve">.</w:delText>
        </w:r>
      </w:del>
      <w:del w:id="5126" w:author="PR Preview" w:date="2026-01-01T00:00:00Z">
        <w:r>
          <w:delText xml:space="preserve"> </w:delText>
        </w:r>
      </w:del>
      <w:del w:id="5127" w:author="PR Preview" w:date="2026-01-01T00:00:00Z">
        <w:r>
          <w:delText xml:space="preserve">The fitted values</w:delText>
        </w:r>
      </w:del>
      <w:del w:id="5128"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5129" w:author="PR Preview" w:date="2026-01-01T00:00:00Z">
        <w:r>
          <w:delText xml:space="preserve"> </w:delText>
        </w:r>
      </w:del>
      <w:del w:id="5130" w:author="PR Preview" w:date="2026-01-01T00:00:00Z">
        <w:r>
          <w:delText xml:space="preserve">are the closest point to</w:delText>
        </w:r>
      </w:del>
      <w:del w:id="5131" w:author="PR Preview" w:date="2026-01-01T00:00:00Z">
        <w:r>
          <w:delText xml:space="preserve"> </w:delText>
        </w:r>
      </w:del>
      <w:del w:id="5132" w:author="PR Preview" w:date="2026-01-01T00:00:00Z">
        <w:r>
          <w:delText xml:space="preserve">$\mathord{\smash[b]{\underset{\raise.3ex\hbox{$\scriptstyle\sim$}}{y}}\vphantom{y}}$</w:delText>
        </w:r>
      </w:del>
      <w:del w:id="5133" w:author="PR Preview" w:date="2026-01-01T00:00:00Z">
        <w:r>
          <w:delText xml:space="preserve"> </w:delText>
        </w:r>
      </w:del>
      <w:del w:id="5134" w:author="PR Preview" w:date="2026-01-01T00:00:00Z">
        <w:r>
          <w:delText xml:space="preserve">on the line of constant vectors</w:delText>
        </w:r>
      </w:del>
      <w:del w:id="5135" w:author="PR Preview" w:date="2026-01-01T00:00:00Z">
        <w:r>
          <w:delText xml:space="preserve"> </w:delText>
        </w:r>
      </w:del>
      <w:del w:id="5136" w:author="PR Preview" w:date="2026-01-01T00:00:00Z">
        <w:r>
          <w:delText xml:space="preserve">(</w:delText>
        </w:r>
      </w:del>
      <w:hyperlink w:anchor="thm-closest-point">
        <w:del w:id="5137" w:author="PR Preview" w:date="2026-01-01T00:00:00Z">
          <w:r>
            <w:rPr>
              <w:rStyle w:val="Hyperlink"/>
            </w:rPr>
            <w:delText xml:space="preserve">Theorem 92</w:delText>
          </w:r>
        </w:del>
      </w:hyperlink>
      <w:del w:id="5138" w:author="PR Preview" w:date="2026-01-01T00:00:00Z">
        <w:r>
          <w:delText xml:space="preserve">),</w:delText>
        </w:r>
      </w:del>
      <w:del w:id="5139" w:author="PR Preview" w:date="2026-01-01T00:00:00Z">
        <w:r>
          <w:delText xml:space="preserve"> </w:delText>
        </w:r>
      </w:del>
      <w:del w:id="5140" w:author="PR Preview" w:date="2026-01-01T00:00:00Z">
        <w:r>
          <w:delText xml:space="preserve">and the residuals</w:delText>
        </w:r>
      </w:del>
      <w:del w:id="5141"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5142" w:author="PR Preview" w:date="2026-01-01T00:00:00Z">
        <w:r>
          <w:delText xml:space="preserve"> </w:delText>
        </w:r>
      </w:del>
      <w:del w:id="5143" w:author="PR Preview" w:date="2026-01-01T00:00:00Z">
        <w:r>
          <w:delText xml:space="preserve">are orthogonal to</w:delText>
        </w:r>
      </w:del>
      <w:del w:id="5144" w:author="PR Preview" w:date="2026-01-01T00:00:00Z">
        <w:r>
          <w:delText xml:space="preserve"> </w:delText>
        </w:r>
      </w:del>
      <m:oMath>
        <m:r>
          <m:rPr>
            <m:sty m:val="p"/>
          </m:rPr>
          <m:t>(</m:t>
        </m:r>
        <m:r>
          <m:t>1</m:t>
        </m:r>
        <m:r>
          <m:rPr>
            <m:sty m:val="p"/>
          </m:rPr>
          <m:t>,</m:t>
        </m:r>
        <m:r>
          <m:t>1</m:t>
        </m:r>
        <m:r>
          <m:rPr>
            <m:sty m:val="p"/>
          </m:rPr>
          <m:t>)</m:t>
        </m:r>
      </m:oMath>
      <w:del w:id="5145" w:author="PR Preview" w:date="2026-01-01T00:00:00Z">
        <w:r>
          <w:delText xml:space="preserve">:</w:delText>
        </w:r>
      </w:del>
    </w:p>
    <w:p>
      <w:pPr>
        <w:pStyle w:val="FirstParagraph"/>
      </w:pPr>
      <w:ins w:id="5146" w:author="PR Preview" w:date="2026-01-01T00:00:00Z">
        <w:r>
          <w:t xml:space="preserve">the hat matrix found in</w:t>
        </w:r>
      </w:ins>
      <w:ins w:id="5147" w:author="PR Preview" w:date="2026-01-01T00:00:00Z">
        <w:r>
          <w:t xml:space="preserve"> </w:t>
        </w:r>
      </w:ins>
      <w:hyperlink w:anchor="exm-hat-matrix">
        <w:ins w:id="5148" w:author="PR Preview" w:date="2026-01-01T00:00:00Z">
          <w:r>
            <w:rPr>
              <w:rStyle w:val="Hyperlink"/>
            </w:rPr>
            <w:t xml:space="preserve">Example 167</w:t>
          </w:r>
        </w:ins>
      </w:hyperlink>
      <w:ins w:id="5149" w:author="PR Preview" w:date="2026-01-01T00:00:00Z">
        <w:r>
          <w:t xml:space="preserve">.</w:t>
        </w:r>
      </w:ins>
      <w:ins w:id="5150" w:author="PR Preview" w:date="2026-01-01T00:00:00Z">
        <w:r>
          <w:t xml:space="preserve"> </w:t>
        </w:r>
      </w:ins>
      <w:ins w:id="5151" w:author="PR Preview" w:date="2026-01-01T00:00:00Z">
        <w:r>
          <w:t xml:space="preserve">The fitted values</w:t>
        </w:r>
      </w:ins>
      <w:ins w:id="5152"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5153" w:author="PR Preview" w:date="2026-01-01T00:00:00Z">
        <w:r>
          <w:t xml:space="preserve"> </w:t>
        </w:r>
      </w:ins>
      <w:ins w:id="5154" w:author="PR Preview" w:date="2026-01-01T00:00:00Z">
        <w:r>
          <w:t xml:space="preserve">are the closest point to</w:t>
        </w:r>
      </w:ins>
      <w:ins w:id="5155" w:author="PR Preview" w:date="2026-01-01T00:00:00Z">
        <w:r>
          <w:t xml:space="preserve"> </w:t>
        </w:r>
      </w:ins>
      <w:ins w:id="5156" w:author="PR Preview" w:date="2026-01-01T00:00:00Z">
        <w:r>
          <w:t xml:space="preserve">$\mathord{\smash[b]{\underset{\raise.3ex\hbox{$\scriptstyle\sim$}}{y}}\vphantom{y}}$</w:t>
        </w:r>
      </w:ins>
      <w:ins w:id="5157" w:author="PR Preview" w:date="2026-01-01T00:00:00Z">
        <w:r>
          <w:t xml:space="preserve"> </w:t>
        </w:r>
      </w:ins>
      <w:ins w:id="5158" w:author="PR Preview" w:date="2026-01-01T00:00:00Z">
        <w:r>
          <w:t xml:space="preserve">on the line of constant vectors</w:t>
        </w:r>
      </w:ins>
      <w:ins w:id="5159" w:author="PR Preview" w:date="2026-01-01T00:00:00Z">
        <w:r>
          <w:t xml:space="preserve"> </w:t>
        </w:r>
      </w:ins>
      <w:ins w:id="5160" w:author="PR Preview" w:date="2026-01-01T00:00:00Z">
        <w:r>
          <w:t xml:space="preserve">(</w:t>
        </w:r>
      </w:ins>
      <w:hyperlink w:anchor="thm-closest-point">
        <w:ins w:id="5161" w:author="PR Preview" w:date="2026-01-01T00:00:00Z">
          <w:r>
            <w:rPr>
              <w:rStyle w:val="Hyperlink"/>
            </w:rPr>
            <w:t xml:space="preserve">Theorem 92</w:t>
          </w:r>
        </w:ins>
      </w:hyperlink>
      <w:ins w:id="5162" w:author="PR Preview" w:date="2026-01-01T00:00:00Z">
        <w:r>
          <w:t xml:space="preserve">),</w:t>
        </w:r>
      </w:ins>
      <w:ins w:id="5163" w:author="PR Preview" w:date="2026-01-01T00:00:00Z">
        <w:r>
          <w:t xml:space="preserve"> </w:t>
        </w:r>
      </w:ins>
      <w:ins w:id="5164" w:author="PR Preview" w:date="2026-01-01T00:00:00Z">
        <w:r>
          <w:t xml:space="preserve">and the residuals</w:t>
        </w:r>
      </w:ins>
      <w:ins w:id="5165"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5166" w:author="PR Preview" w:date="2026-01-01T00:00:00Z">
        <w:r>
          <w:t xml:space="preserve"> </w:t>
        </w:r>
      </w:ins>
      <w:ins w:id="5167" w:author="PR Preview" w:date="2026-01-01T00:00:00Z">
        <w:r>
          <w:t xml:space="preserve">are orthogonal to</w:t>
        </w:r>
      </w:ins>
      <w:ins w:id="5168" w:author="PR Preview" w:date="2026-01-01T00:00:00Z">
        <w:r>
          <w:t xml:space="preserve"> </w:t>
        </w:r>
      </w:ins>
      <m:oMath>
        <m:r>
          <m:rPr>
            <m:sty m:val="p"/>
          </m:rPr>
          <m:t>(</m:t>
        </m:r>
        <m:r>
          <m:t>1</m:t>
        </m:r>
        <m:r>
          <m:rPr>
            <m:sty m:val="p"/>
          </m:rPr>
          <m:t>,</m:t>
        </m:r>
        <m:r>
          <m:t>1</m:t>
        </m:r>
        <m:r>
          <m:rPr>
            <m:sty m:val="p"/>
          </m:rPr>
          <m:t>)</m:t>
        </m:r>
      </m:oMath>
      <w:ins w:id="5169"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73"/>
    <w:bookmarkEnd w:id="574"/>
    <w:bookmarkStart w:id="60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5" name="Picture"/>
                  <a:graphic>
                    <a:graphicData uri="http://schemas.openxmlformats.org/drawingml/2006/picture">
                      <pic:pic>
                        <pic:nvPicPr>
                          <pic:cNvPr descr="/opt/quarto/share/formats/docx/note.png" id="57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7"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8" w:name="exm-scalar-matmul"/>
    <w:p>
      <w:pPr>
        <w:pStyle w:val="BodyText"/>
      </w:pPr>
      <w:del w:id="5170" w:author="PR Preview" w:date="2026-01-01T00:00:00Z">
        <w:r>
          <w:rPr>
            <w:b/>
            <w:bCs/>
          </w:rPr>
          <w:delText xml:space="preserve">Example 174 (Pulling a scalar out of a product)</w:delText>
        </w:r>
      </w:del>
      <w:del w:id="5171" w:author="PR Preview" w:date="2026-01-01T00:00:00Z">
        <w:r>
          <w:delText xml:space="preserve"> </w:delText>
        </w:r>
      </w:del>
      <w:del w:id="5172" w:author="PR Preview" w:date="2026-01-01T00:00:00Z">
        <w:r>
          <w:delText xml:space="preserve">With</w:delText>
        </w:r>
      </w:del>
      <w:del w:id="517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5174" w:author="PR Preview" w:date="2026-01-01T00:00:00Z">
        <w:r>
          <w:delText xml:space="preserve"> </w:delText>
        </w:r>
      </w:del>
      <w:del w:id="5175" w:author="PR Preview" w:date="2026-01-01T00:00:00Z">
        <w:r>
          <w:delText xml:space="preserve">and</w:delText>
        </w:r>
      </w:del>
      <w:del w:id="5176"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5177" w:author="PR Preview" w:date="2026-01-01T00:00:00Z">
        <w:r>
          <w:delText xml:space="preserve">:</w:delText>
        </w:r>
      </w:del>
    </w:p>
    <w:p>
      <w:pPr>
        <w:pStyle w:val="BodyText"/>
      </w:pPr>
      <w:ins w:id="5178" w:author="PR Preview" w:date="2026-01-01T00:00:00Z">
        <w:r>
          <w:rPr>
            <w:b/>
            <w:bCs/>
          </w:rPr>
          <w:t xml:space="preserve">Example 175 (Pulling a scalar out of a product)</w:t>
        </w:r>
      </w:ins>
      <w:ins w:id="5179" w:author="PR Preview" w:date="2026-01-01T00:00:00Z">
        <w:r>
          <w:t xml:space="preserve"> </w:t>
        </w:r>
      </w:ins>
      <w:ins w:id="5180" w:author="PR Preview" w:date="2026-01-01T00:00:00Z">
        <w:r>
          <w:t xml:space="preserve">With</w:t>
        </w:r>
      </w:ins>
      <w:ins w:id="518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5182" w:author="PR Preview" w:date="2026-01-01T00:00:00Z">
        <w:r>
          <w:t xml:space="preserve"> </w:t>
        </w:r>
      </w:ins>
      <w:ins w:id="5183" w:author="PR Preview" w:date="2026-01-01T00:00:00Z">
        <w:r>
          <w:t xml:space="preserve">and</w:t>
        </w:r>
      </w:ins>
      <w:ins w:id="5184"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5185" w:author="PR Preview" w:date="2026-01-01T00:00:00Z">
        <w:r>
          <w:t xml:space="preserve">:</w:t>
        </w:r>
      </w:ins>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8"/>
    <w:bookmarkStart w:id="57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9"/>
    <w:bookmarkStart w:id="580" w:name="exm-generalized-inverse"/>
    <w:p>
      <w:pPr>
        <w:pStyle w:val="FirstParagraph"/>
      </w:pPr>
      <w:del w:id="5186" w:author="PR Preview" w:date="2026-01-01T00:00:00Z">
        <w:r>
          <w:rPr>
            <w:b/>
            <w:bCs/>
          </w:rPr>
          <w:delText xml:space="preserve">Example 175 (A matrix with many generalized inverses)</w:delText>
        </w:r>
      </w:del>
      <w:del w:id="5187" w:author="PR Preview" w:date="2026-01-01T00:00:00Z">
        <w:r>
          <w:delText xml:space="preserve"> </w:delText>
        </w:r>
      </w:del>
      <w:del w:id="5188" w:author="PR Preview" w:date="2026-01-01T00:00:00Z">
        <w:r>
          <w:delText xml:space="preserve">Let</w:delText>
        </w:r>
      </w:del>
      <w:del w:id="518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5190" w:author="PR Preview" w:date="2026-01-01T00:00:00Z">
        <w:r>
          <w:delText xml:space="preserve"> </w:delText>
        </w:r>
      </w:del>
      <w:del w:id="5191" w:author="PR Preview" w:date="2026-01-01T00:00:00Z">
        <w:r>
          <w:delText xml:space="preserve">and</w:delText>
        </w:r>
      </w:del>
      <w:del w:id="5192"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del w:id="5193" w:author="PR Preview" w:date="2026-01-01T00:00:00Z">
        <w:r>
          <w:delText xml:space="preserve">. Then</w:delText>
        </w:r>
      </w:del>
    </w:p>
    <w:p>
      <w:pPr>
        <w:pStyle w:val="FirstParagraph"/>
      </w:pPr>
      <w:ins w:id="5194" w:author="PR Preview" w:date="2026-01-01T00:00:00Z">
        <w:r>
          <w:rPr>
            <w:b/>
            <w:bCs/>
          </w:rPr>
          <w:t xml:space="preserve">Example 176 (A matrix with many generalized inverses)</w:t>
        </w:r>
      </w:ins>
      <w:ins w:id="5195" w:author="PR Preview" w:date="2026-01-01T00:00:00Z">
        <w:r>
          <w:t xml:space="preserve"> </w:t>
        </w:r>
      </w:ins>
      <w:ins w:id="5196" w:author="PR Preview" w:date="2026-01-01T00:00:00Z">
        <w:r>
          <w:t xml:space="preserve">Let</w:t>
        </w:r>
      </w:ins>
      <w:ins w:id="519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5198" w:author="PR Preview" w:date="2026-01-01T00:00:00Z">
        <w:r>
          <w:t xml:space="preserve"> </w:t>
        </w:r>
      </w:ins>
      <w:ins w:id="5199" w:author="PR Preview" w:date="2026-01-01T00:00:00Z">
        <w:r>
          <w:t xml:space="preserve">and</w:t>
        </w:r>
      </w:ins>
      <w:ins w:id="5200"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ins w:id="5201" w:author="PR Preview" w:date="2026-01-01T00:00:00Z">
        <w:r>
          <w:t xml:space="preserve">. Then</w:t>
        </w:r>
      </w:ins>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80"/>
    <w:bookmarkStart w:id="581"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8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82" w:name="exm-generalized-inverse-invertible"/>
    <w:p>
      <w:pPr>
        <w:pStyle w:val="FirstParagraph"/>
      </w:pPr>
      <w:del w:id="5202" w:author="PR Preview" w:date="2026-01-01T00:00:00Z">
        <w:r>
          <w:rPr>
            <w:b/>
            <w:bCs/>
          </w:rPr>
          <w:delText xml:space="preserve">Example 176 (The generalized inverse of an invertible matrix)</w:delText>
        </w:r>
      </w:del>
      <w:del w:id="5203" w:author="PR Preview" w:date="2026-01-01T00:00:00Z">
        <w:r>
          <w:delText xml:space="preserve"> </w:delText>
        </w:r>
      </w:del>
      <w:del w:id="5204" w:author="PR Preview" w:date="2026-01-01T00:00:00Z">
        <w:r>
          <w:delText xml:space="preserve">For</w:delText>
        </w:r>
      </w:del>
      <w:del w:id="520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5206" w:author="PR Preview" w:date="2026-01-01T00:00:00Z">
        <w:r>
          <w:delText xml:space="preserve"> </w:delText>
        </w:r>
      </w:del>
      <w:del w:id="5207" w:author="PR Preview" w:date="2026-01-01T00:00:00Z">
        <w:r>
          <w:delText xml:space="preserve">of</w:delText>
        </w:r>
      </w:del>
      <w:del w:id="5208" w:author="PR Preview" w:date="2026-01-01T00:00:00Z">
        <w:r>
          <w:delText xml:space="preserve"> </w:delText>
        </w:r>
      </w:del>
      <w:hyperlink w:anchor="exm-invertible-matrix">
        <w:del w:id="5209" w:author="PR Preview" w:date="2026-01-01T00:00:00Z">
          <w:r>
            <w:rPr>
              <w:rStyle w:val="Hyperlink"/>
            </w:rPr>
            <w:delText xml:space="preserve">Example 130</w:delText>
          </w:r>
        </w:del>
      </w:hyperlink>
      <w:del w:id="5210" w:author="PR Preview" w:date="2026-01-01T00:00:00Z">
        <w:r>
          <w:delText xml:space="preserve">,</w:delText>
        </w:r>
      </w:del>
      <w:del w:id="5211" w:author="PR Preview" w:date="2026-01-01T00:00:00Z">
        <w:r>
          <w:delText xml:space="preserve"> </w:delText>
        </w:r>
      </w:del>
      <w:del w:id="5212" w:author="PR Preview" w:date="2026-01-01T00:00:00Z">
        <w:r>
          <w:delText xml:space="preserve">the only generalized inverse is</w:delText>
        </w:r>
      </w:del>
      <w:del w:id="5213"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5214" w:author="PR Preview" w:date="2026-01-01T00:00:00Z">
        <w:r>
          <w:delText xml:space="preserve">.</w:delText>
        </w:r>
      </w:del>
      <w:del w:id="5215" w:author="PR Preview" w:date="2026-01-01T00:00:00Z">
        <w:r>
          <w:delText xml:space="preserve"> </w:delText>
        </w:r>
      </w:del>
      <w:del w:id="5216" w:author="PR Preview" w:date="2026-01-01T00:00:00Z">
        <w:r>
          <w:delText xml:space="preserve">The matrix of</w:delText>
        </w:r>
      </w:del>
      <w:del w:id="5217" w:author="PR Preview" w:date="2026-01-01T00:00:00Z">
        <w:r>
          <w:delText xml:space="preserve"> </w:delText>
        </w:r>
      </w:del>
      <w:hyperlink w:anchor="exm-generalized-inverse">
        <w:del w:id="5218" w:author="PR Preview" w:date="2026-01-01T00:00:00Z">
          <w:r>
            <w:rPr>
              <w:rStyle w:val="Hyperlink"/>
            </w:rPr>
            <w:delText xml:space="preserve">Example 175</w:delText>
          </w:r>
        </w:del>
      </w:hyperlink>
      <w:del w:id="5219" w:author="PR Preview" w:date="2026-01-01T00:00:00Z">
        <w:r>
          <w:delText xml:space="preserve">, by contrast, has infinitely many,</w:delText>
        </w:r>
      </w:del>
      <w:del w:id="5220" w:author="PR Preview" w:date="2026-01-01T00:00:00Z">
        <w:r>
          <w:delText xml:space="preserve"> </w:delText>
        </w:r>
      </w:del>
      <w:del w:id="5221" w:author="PR Preview" w:date="2026-01-01T00:00:00Z">
        <w:r>
          <w:delText xml:space="preserve">so by</w:delText>
        </w:r>
      </w:del>
      <w:del w:id="5222" w:author="PR Preview" w:date="2026-01-01T00:00:00Z">
        <w:r>
          <w:delText xml:space="preserve"> </w:delText>
        </w:r>
      </w:del>
      <w:hyperlink w:anchor="thm-generalized-inverse-invertible">
        <w:del w:id="5223" w:author="PR Preview" w:date="2026-01-01T00:00:00Z">
          <w:r>
            <w:rPr>
              <w:rStyle w:val="Hyperlink"/>
            </w:rPr>
            <w:delText xml:space="preserve">Theorem 97</w:delText>
          </w:r>
        </w:del>
      </w:hyperlink>
      <w:del w:id="5224" w:author="PR Preview" w:date="2026-01-01T00:00:00Z">
        <w:r>
          <w:delText xml:space="preserve"> </w:delText>
        </w:r>
      </w:del>
      <w:del w:id="5225" w:author="PR Preview" w:date="2026-01-01T00:00:00Z">
        <w:r>
          <w:delText xml:space="preserve">it is singular.</w:delText>
        </w:r>
      </w:del>
    </w:p>
    <w:p>
      <w:pPr>
        <w:pStyle w:val="FirstParagraph"/>
      </w:pPr>
      <w:ins w:id="5226" w:author="PR Preview" w:date="2026-01-01T00:00:00Z">
        <w:r>
          <w:rPr>
            <w:b/>
            <w:bCs/>
          </w:rPr>
          <w:t xml:space="preserve">Example 177 (The generalized inverse of an invertible matrix)</w:t>
        </w:r>
      </w:ins>
      <w:ins w:id="5227" w:author="PR Preview" w:date="2026-01-01T00:00:00Z">
        <w:r>
          <w:t xml:space="preserve"> </w:t>
        </w:r>
      </w:ins>
      <w:ins w:id="5228" w:author="PR Preview" w:date="2026-01-01T00:00:00Z">
        <w:r>
          <w:t xml:space="preserve">For</w:t>
        </w:r>
      </w:ins>
      <w:ins w:id="522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5230" w:author="PR Preview" w:date="2026-01-01T00:00:00Z">
        <w:r>
          <w:t xml:space="preserve"> </w:t>
        </w:r>
      </w:ins>
      <w:ins w:id="5231" w:author="PR Preview" w:date="2026-01-01T00:00:00Z">
        <w:r>
          <w:t xml:space="preserve">of</w:t>
        </w:r>
      </w:ins>
      <w:ins w:id="5232" w:author="PR Preview" w:date="2026-01-01T00:00:00Z">
        <w:r>
          <w:t xml:space="preserve"> </w:t>
        </w:r>
      </w:ins>
      <w:hyperlink w:anchor="exm-invertible-matrix">
        <w:ins w:id="5233" w:author="PR Preview" w:date="2026-01-01T00:00:00Z">
          <w:r>
            <w:rPr>
              <w:rStyle w:val="Hyperlink"/>
            </w:rPr>
            <w:t xml:space="preserve">Example 131</w:t>
          </w:r>
        </w:ins>
      </w:hyperlink>
      <w:ins w:id="5234" w:author="PR Preview" w:date="2026-01-01T00:00:00Z">
        <w:r>
          <w:t xml:space="preserve">,</w:t>
        </w:r>
      </w:ins>
      <w:ins w:id="5235" w:author="PR Preview" w:date="2026-01-01T00:00:00Z">
        <w:r>
          <w:t xml:space="preserve"> </w:t>
        </w:r>
      </w:ins>
      <w:ins w:id="5236" w:author="PR Preview" w:date="2026-01-01T00:00:00Z">
        <w:r>
          <w:t xml:space="preserve">the only generalized inverse is</w:t>
        </w:r>
      </w:ins>
      <w:ins w:id="5237"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5238" w:author="PR Preview" w:date="2026-01-01T00:00:00Z">
        <w:r>
          <w:t xml:space="preserve">.</w:t>
        </w:r>
      </w:ins>
      <w:ins w:id="5239" w:author="PR Preview" w:date="2026-01-01T00:00:00Z">
        <w:r>
          <w:t xml:space="preserve"> </w:t>
        </w:r>
      </w:ins>
      <w:ins w:id="5240" w:author="PR Preview" w:date="2026-01-01T00:00:00Z">
        <w:r>
          <w:t xml:space="preserve">The matrix of</w:t>
        </w:r>
      </w:ins>
      <w:ins w:id="5241" w:author="PR Preview" w:date="2026-01-01T00:00:00Z">
        <w:r>
          <w:t xml:space="preserve"> </w:t>
        </w:r>
      </w:ins>
      <w:hyperlink w:anchor="exm-generalized-inverse">
        <w:ins w:id="5242" w:author="PR Preview" w:date="2026-01-01T00:00:00Z">
          <w:r>
            <w:rPr>
              <w:rStyle w:val="Hyperlink"/>
            </w:rPr>
            <w:t xml:space="preserve">Example 176</w:t>
          </w:r>
        </w:ins>
      </w:hyperlink>
      <w:ins w:id="5243" w:author="PR Preview" w:date="2026-01-01T00:00:00Z">
        <w:r>
          <w:t xml:space="preserve">, by contrast, has infinitely many,</w:t>
        </w:r>
      </w:ins>
      <w:ins w:id="5244" w:author="PR Preview" w:date="2026-01-01T00:00:00Z">
        <w:r>
          <w:t xml:space="preserve"> </w:t>
        </w:r>
      </w:ins>
      <w:ins w:id="5245" w:author="PR Preview" w:date="2026-01-01T00:00:00Z">
        <w:r>
          <w:t xml:space="preserve">so by</w:t>
        </w:r>
      </w:ins>
      <w:ins w:id="5246" w:author="PR Preview" w:date="2026-01-01T00:00:00Z">
        <w:r>
          <w:t xml:space="preserve"> </w:t>
        </w:r>
      </w:ins>
      <w:hyperlink w:anchor="thm-generalized-inverse-invertible">
        <w:ins w:id="5247" w:author="PR Preview" w:date="2026-01-01T00:00:00Z">
          <w:r>
            <w:rPr>
              <w:rStyle w:val="Hyperlink"/>
            </w:rPr>
            <w:t xml:space="preserve">Theorem 97</w:t>
          </w:r>
        </w:ins>
      </w:hyperlink>
      <w:ins w:id="5248" w:author="PR Preview" w:date="2026-01-01T00:00:00Z">
        <w:r>
          <w:t xml:space="preserve"> </w:t>
        </w:r>
      </w:ins>
      <w:ins w:id="5249" w:author="PR Preview" w:date="2026-01-01T00:00:00Z">
        <w:r>
          <w:t xml:space="preserve">it is singular.</w:t>
        </w:r>
      </w:ins>
    </w:p>
    <w:bookmarkEnd w:id="582"/>
    <w:bookmarkStart w:id="583"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83"/>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4" w:name="exm-generalized-inverse-solves"/>
    <w:p>
      <w:pPr>
        <w:pStyle w:val="FirstParagraph"/>
      </w:pPr>
      <w:del w:id="5250" w:author="PR Preview" w:date="2026-01-01T00:00:00Z">
        <w:r>
          <w:rPr>
            <w:b/>
            <w:bCs/>
          </w:rPr>
          <w:delText xml:space="preserve">Example 177 (Solving with a generalized inverse)</w:delText>
        </w:r>
      </w:del>
      <w:del w:id="5251" w:author="PR Preview" w:date="2026-01-01T00:00:00Z">
        <w:r>
          <w:delText xml:space="preserve"> </w:delText>
        </w:r>
      </w:del>
      <w:del w:id="5252" w:author="PR Preview" w:date="2026-01-01T00:00:00Z">
        <w:r>
          <w:delText xml:space="preserve">With</w:delText>
        </w:r>
      </w:del>
      <w:del w:id="525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5254" w:author="PR Preview" w:date="2026-01-01T00:00:00Z">
        <w:r>
          <w:delText xml:space="preserve"> </w:delText>
        </w:r>
      </w:del>
      <w:del w:id="5255" w:author="PR Preview" w:date="2026-01-01T00:00:00Z">
        <w:r>
          <w:delText xml:space="preserve">and its generalized inverse</w:delText>
        </w:r>
      </w:del>
      <w:del w:id="525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5257" w:author="PR Preview" w:date="2026-01-01T00:00:00Z">
        <w:r>
          <w:delText xml:space="preserve"> </w:delText>
        </w:r>
      </w:del>
      <w:del w:id="5258" w:author="PR Preview" w:date="2026-01-01T00:00:00Z">
        <w:r>
          <w:delText xml:space="preserve">(</w:delText>
        </w:r>
      </w:del>
      <w:hyperlink w:anchor="exm-generalized-inverse">
        <w:del w:id="5259" w:author="PR Preview" w:date="2026-01-01T00:00:00Z">
          <w:r>
            <w:rPr>
              <w:rStyle w:val="Hyperlink"/>
            </w:rPr>
            <w:delText xml:space="preserve">Example 175</w:delText>
          </w:r>
        </w:del>
      </w:hyperlink>
      <w:del w:id="5260" w:author="PR Preview" w:date="2026-01-01T00:00:00Z">
        <w:r>
          <w:delText xml:space="preserve">),</w:delText>
        </w:r>
      </w:del>
      <w:del w:id="5261" w:author="PR Preview" w:date="2026-01-01T00:00:00Z">
        <w:r>
          <w:delText xml:space="preserve"> </w:delText>
        </w:r>
      </w:del>
      <w:del w:id="5262" w:author="PR Preview" w:date="2026-01-01T00:00:00Z">
        <w:r>
          <w:delText xml:space="preserve">the system</w:delText>
        </w:r>
      </w:del>
      <w:del w:id="5263" w:author="PR Preview" w:date="2026-01-01T00:00:00Z">
        <w:r>
          <w:delText xml:space="preserve"> </w:delText>
        </w:r>
      </w:del>
      <w:del w:id="5264" w:author="PR Preview" w:date="2026-01-01T00:00:00Z">
        <w:r>
          <w:delText xml:space="preserve">$\mathbf{A} \mathord{\smash[b]{\underset{\raise.3ex\hbox{$\scriptstyle\sim$}}{x}}\vphantom{x}} = (2, 0)$</w:delText>
        </w:r>
      </w:del>
      <w:del w:id="5265" w:author="PR Preview" w:date="2026-01-01T00:00:00Z">
        <w:r>
          <w:delText xml:space="preserve"> </w:delText>
        </w:r>
      </w:del>
      <w:del w:id="5266" w:author="PR Preview" w:date="2026-01-01T00:00:00Z">
        <w:r>
          <w:delText xml:space="preserve">has the solution</w:delText>
        </w:r>
      </w:del>
      <w:del w:id="5267" w:author="PR Preview" w:date="2026-01-01T00:00:00Z">
        <w:r>
          <w:delText xml:space="preserve"> </w:delText>
        </w:r>
      </w:del>
      <m:oMath>
        <m:r>
          <m:rPr>
            <m:sty m:val="p"/>
          </m:rPr>
          <m:t>(</m:t>
        </m:r>
        <m:r>
          <m:t>2</m:t>
        </m:r>
        <m:r>
          <m:rPr>
            <m:sty m:val="p"/>
          </m:rPr>
          <m:t>,</m:t>
        </m:r>
        <m:r>
          <m:t>0</m:t>
        </m:r>
        <m:r>
          <m:rPr>
            <m:sty m:val="p"/>
          </m:rPr>
          <m:t>)</m:t>
        </m:r>
      </m:oMath>
      <w:del w:id="5268" w:author="PR Preview" w:date="2026-01-01T00:00:00Z">
        <w:r>
          <w:delText xml:space="preserve">,</w:delText>
        </w:r>
      </w:del>
      <w:del w:id="5269" w:author="PR Preview" w:date="2026-01-01T00:00:00Z">
        <w:r>
          <w:delText xml:space="preserve"> </w:delText>
        </w:r>
      </w:del>
      <w:del w:id="5270" w:author="PR Preview" w:date="2026-01-01T00:00:00Z">
        <w:r>
          <w:delText xml:space="preserve">and</w:delText>
        </w:r>
      </w:del>
      <w:del w:id="5271"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5272" w:author="PR Preview" w:date="2026-01-01T00:00:00Z">
        <w:r>
          <w:delText xml:space="preserve"> </w:delText>
        </w:r>
      </w:del>
      <w:del w:id="5273" w:author="PR Preview" w:date="2026-01-01T00:00:00Z">
        <w:r>
          <w:delText xml:space="preserve">is a solution too:</w:delText>
        </w:r>
      </w:del>
      <w:del w:id="5274"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5275" w:author="PR Preview" w:date="2026-01-01T00:00:00Z">
        <w:r>
          <w:delText xml:space="preserve">.</w:delText>
        </w:r>
      </w:del>
      <w:del w:id="5276" w:author="PR Preview" w:date="2026-01-01T00:00:00Z">
        <w:r>
          <w:delText xml:space="preserve"> </w:delText>
        </w:r>
      </w:del>
      <w:del w:id="5277" w:author="PR Preview" w:date="2026-01-01T00:00:00Z">
        <w:r>
          <w:delText xml:space="preserve">The system</w:delText>
        </w:r>
      </w:del>
      <w:del w:id="5278" w:author="PR Preview" w:date="2026-01-01T00:00:00Z">
        <w:r>
          <w:delText xml:space="preserve"> </w:delText>
        </w:r>
      </w:del>
      <w:del w:id="5279" w:author="PR Preview" w:date="2026-01-01T00:00:00Z">
        <w:r>
          <w:delText xml:space="preserve">$\mathbf{A} \mathord{\smash[b]{\underset{\raise.3ex\hbox{$\scriptstyle\sim$}}{x}}\vphantom{x}} = (2, 1)$</w:delText>
        </w:r>
      </w:del>
      <w:del w:id="5280" w:author="PR Preview" w:date="2026-01-01T00:00:00Z">
        <w:r>
          <w:delText xml:space="preserve"> </w:delText>
        </w:r>
      </w:del>
      <w:del w:id="5281" w:author="PR Preview" w:date="2026-01-01T00:00:00Z">
        <w:r>
          <w:delText xml:space="preserve">has no solution,</w:delText>
        </w:r>
      </w:del>
      <w:del w:id="5282" w:author="PR Preview" w:date="2026-01-01T00:00:00Z">
        <w:r>
          <w:delText xml:space="preserve"> </w:delText>
        </w:r>
      </w:del>
      <w:del w:id="5283" w:author="PR Preview" w:date="2026-01-01T00:00:00Z">
        <w:r>
          <w:delText xml:space="preserve">since the second entry of</w:delText>
        </w:r>
      </w:del>
      <w:del w:id="5284" w:author="PR Preview" w:date="2026-01-01T00:00:00Z">
        <w:r>
          <w:delText xml:space="preserve"> </w:delText>
        </w:r>
      </w:del>
      <w:del w:id="5285" w:author="PR Preview" w:date="2026-01-01T00:00:00Z">
        <w:r>
          <w:delText xml:space="preserve">$\mathbf{A} \mathord{\smash[b]{\underset{\raise.3ex\hbox{$\scriptstyle\sim$}}{x}}\vphantom{x}}$</w:delText>
        </w:r>
      </w:del>
      <w:del w:id="5286" w:author="PR Preview" w:date="2026-01-01T00:00:00Z">
        <w:r>
          <w:delText xml:space="preserve"> </w:delText>
        </w:r>
      </w:del>
      <w:del w:id="5287" w:author="PR Preview" w:date="2026-01-01T00:00:00Z">
        <w:r>
          <w:delText xml:space="preserve">is always</w:delText>
        </w:r>
      </w:del>
      <w:del w:id="5288" w:author="PR Preview" w:date="2026-01-01T00:00:00Z">
        <w:r>
          <w:delText xml:space="preserve"> </w:delText>
        </w:r>
      </w:del>
      <m:oMath>
        <m:r>
          <m:t>0</m:t>
        </m:r>
      </m:oMath>
      <w:del w:id="5289" w:author="PR Preview" w:date="2026-01-01T00:00:00Z">
        <w:r>
          <w:delText xml:space="preserve">;</w:delText>
        </w:r>
      </w:del>
      <w:del w:id="5290" w:author="PR Preview" w:date="2026-01-01T00:00:00Z">
        <w:r>
          <w:delText xml:space="preserve"> </w:delText>
        </w:r>
      </w:del>
      <w:del w:id="5291" w:author="PR Preview" w:date="2026-01-01T00:00:00Z">
        <w:r>
          <w:delText xml:space="preserve">there</w:delText>
        </w:r>
      </w:del>
      <w:del w:id="5292"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5293" w:author="PR Preview" w:date="2026-01-01T00:00:00Z">
        <w:r>
          <w:delText xml:space="preserve"> </w:delText>
        </w:r>
      </w:del>
      <w:del w:id="5294" w:author="PR Preview" w:date="2026-01-01T00:00:00Z">
        <w:r>
          <w:delText xml:space="preserve">gives</w:delText>
        </w:r>
      </w:del>
      <w:del w:id="5295"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5296" w:author="PR Preview" w:date="2026-01-01T00:00:00Z">
        <w:r>
          <w:delText xml:space="preserve">.</w:delText>
        </w:r>
      </w:del>
    </w:p>
    <w:p>
      <w:pPr>
        <w:pStyle w:val="FirstParagraph"/>
      </w:pPr>
      <w:ins w:id="5297" w:author="PR Preview" w:date="2026-01-01T00:00:00Z">
        <w:r>
          <w:rPr>
            <w:b/>
            <w:bCs/>
          </w:rPr>
          <w:t xml:space="preserve">Example 178 (Solving with a generalized inverse)</w:t>
        </w:r>
      </w:ins>
      <w:ins w:id="5298" w:author="PR Preview" w:date="2026-01-01T00:00:00Z">
        <w:r>
          <w:t xml:space="preserve"> </w:t>
        </w:r>
      </w:ins>
      <w:ins w:id="5299" w:author="PR Preview" w:date="2026-01-01T00:00:00Z">
        <w:r>
          <w:t xml:space="preserve">With</w:t>
        </w:r>
      </w:ins>
      <w:ins w:id="530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5301" w:author="PR Preview" w:date="2026-01-01T00:00:00Z">
        <w:r>
          <w:t xml:space="preserve"> </w:t>
        </w:r>
      </w:ins>
      <w:ins w:id="5302" w:author="PR Preview" w:date="2026-01-01T00:00:00Z">
        <w:r>
          <w:t xml:space="preserve">and its generalized inverse</w:t>
        </w:r>
      </w:ins>
      <w:ins w:id="5303"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5304" w:author="PR Preview" w:date="2026-01-01T00:00:00Z">
        <w:r>
          <w:t xml:space="preserve"> </w:t>
        </w:r>
      </w:ins>
      <w:ins w:id="5305" w:author="PR Preview" w:date="2026-01-01T00:00:00Z">
        <w:r>
          <w:t xml:space="preserve">(</w:t>
        </w:r>
      </w:ins>
      <w:hyperlink w:anchor="exm-generalized-inverse">
        <w:ins w:id="5306" w:author="PR Preview" w:date="2026-01-01T00:00:00Z">
          <w:r>
            <w:rPr>
              <w:rStyle w:val="Hyperlink"/>
            </w:rPr>
            <w:t xml:space="preserve">Example 176</w:t>
          </w:r>
        </w:ins>
      </w:hyperlink>
      <w:ins w:id="5307" w:author="PR Preview" w:date="2026-01-01T00:00:00Z">
        <w:r>
          <w:t xml:space="preserve">),</w:t>
        </w:r>
      </w:ins>
      <w:ins w:id="5308" w:author="PR Preview" w:date="2026-01-01T00:00:00Z">
        <w:r>
          <w:t xml:space="preserve"> </w:t>
        </w:r>
      </w:ins>
      <w:ins w:id="5309" w:author="PR Preview" w:date="2026-01-01T00:00:00Z">
        <w:r>
          <w:t xml:space="preserve">the system</w:t>
        </w:r>
      </w:ins>
      <w:ins w:id="5310" w:author="PR Preview" w:date="2026-01-01T00:00:00Z">
        <w:r>
          <w:t xml:space="preserve"> </w:t>
        </w:r>
      </w:ins>
      <w:ins w:id="5311" w:author="PR Preview" w:date="2026-01-01T00:00:00Z">
        <w:r>
          <w:t xml:space="preserve">$\mathbf{A} \mathord{\smash[b]{\underset{\raise.3ex\hbox{$\scriptstyle\sim$}}{x}}\vphantom{x}} = (2, 0)$</w:t>
        </w:r>
      </w:ins>
      <w:ins w:id="5312" w:author="PR Preview" w:date="2026-01-01T00:00:00Z">
        <w:r>
          <w:t xml:space="preserve"> </w:t>
        </w:r>
      </w:ins>
      <w:ins w:id="5313" w:author="PR Preview" w:date="2026-01-01T00:00:00Z">
        <w:r>
          <w:t xml:space="preserve">has the solution</w:t>
        </w:r>
      </w:ins>
      <w:ins w:id="5314" w:author="PR Preview" w:date="2026-01-01T00:00:00Z">
        <w:r>
          <w:t xml:space="preserve"> </w:t>
        </w:r>
      </w:ins>
      <m:oMath>
        <m:r>
          <m:rPr>
            <m:sty m:val="p"/>
          </m:rPr>
          <m:t>(</m:t>
        </m:r>
        <m:r>
          <m:t>2</m:t>
        </m:r>
        <m:r>
          <m:rPr>
            <m:sty m:val="p"/>
          </m:rPr>
          <m:t>,</m:t>
        </m:r>
        <m:r>
          <m:t>0</m:t>
        </m:r>
        <m:r>
          <m:rPr>
            <m:sty m:val="p"/>
          </m:rPr>
          <m:t>)</m:t>
        </m:r>
      </m:oMath>
      <w:ins w:id="5315" w:author="PR Preview" w:date="2026-01-01T00:00:00Z">
        <w:r>
          <w:t xml:space="preserve">,</w:t>
        </w:r>
      </w:ins>
      <w:ins w:id="5316" w:author="PR Preview" w:date="2026-01-01T00:00:00Z">
        <w:r>
          <w:t xml:space="preserve"> </w:t>
        </w:r>
      </w:ins>
      <w:ins w:id="5317" w:author="PR Preview" w:date="2026-01-01T00:00:00Z">
        <w:r>
          <w:t xml:space="preserve">and</w:t>
        </w:r>
      </w:ins>
      <w:ins w:id="5318"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5319" w:author="PR Preview" w:date="2026-01-01T00:00:00Z">
        <w:r>
          <w:t xml:space="preserve"> </w:t>
        </w:r>
      </w:ins>
      <w:ins w:id="5320" w:author="PR Preview" w:date="2026-01-01T00:00:00Z">
        <w:r>
          <w:t xml:space="preserve">is a solution too:</w:t>
        </w:r>
      </w:ins>
      <w:ins w:id="5321"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5322" w:author="PR Preview" w:date="2026-01-01T00:00:00Z">
        <w:r>
          <w:t xml:space="preserve">.</w:t>
        </w:r>
      </w:ins>
      <w:ins w:id="5323" w:author="PR Preview" w:date="2026-01-01T00:00:00Z">
        <w:r>
          <w:t xml:space="preserve"> </w:t>
        </w:r>
      </w:ins>
      <w:ins w:id="5324" w:author="PR Preview" w:date="2026-01-01T00:00:00Z">
        <w:r>
          <w:t xml:space="preserve">The system</w:t>
        </w:r>
      </w:ins>
      <w:ins w:id="5325" w:author="PR Preview" w:date="2026-01-01T00:00:00Z">
        <w:r>
          <w:t xml:space="preserve"> </w:t>
        </w:r>
      </w:ins>
      <w:ins w:id="5326" w:author="PR Preview" w:date="2026-01-01T00:00:00Z">
        <w:r>
          <w:t xml:space="preserve">$\mathbf{A} \mathord{\smash[b]{\underset{\raise.3ex\hbox{$\scriptstyle\sim$}}{x}}\vphantom{x}} = (2, 1)$</w:t>
        </w:r>
      </w:ins>
      <w:ins w:id="5327" w:author="PR Preview" w:date="2026-01-01T00:00:00Z">
        <w:r>
          <w:t xml:space="preserve"> </w:t>
        </w:r>
      </w:ins>
      <w:ins w:id="5328" w:author="PR Preview" w:date="2026-01-01T00:00:00Z">
        <w:r>
          <w:t xml:space="preserve">has no solution,</w:t>
        </w:r>
      </w:ins>
      <w:ins w:id="5329" w:author="PR Preview" w:date="2026-01-01T00:00:00Z">
        <w:r>
          <w:t xml:space="preserve"> </w:t>
        </w:r>
      </w:ins>
      <w:ins w:id="5330" w:author="PR Preview" w:date="2026-01-01T00:00:00Z">
        <w:r>
          <w:t xml:space="preserve">since the second entry of</w:t>
        </w:r>
      </w:ins>
      <w:ins w:id="5331" w:author="PR Preview" w:date="2026-01-01T00:00:00Z">
        <w:r>
          <w:t xml:space="preserve"> </w:t>
        </w:r>
      </w:ins>
      <w:ins w:id="5332" w:author="PR Preview" w:date="2026-01-01T00:00:00Z">
        <w:r>
          <w:t xml:space="preserve">$\mathbf{A} \mathord{\smash[b]{\underset{\raise.3ex\hbox{$\scriptstyle\sim$}}{x}}\vphantom{x}}$</w:t>
        </w:r>
      </w:ins>
      <w:ins w:id="5333" w:author="PR Preview" w:date="2026-01-01T00:00:00Z">
        <w:r>
          <w:t xml:space="preserve"> </w:t>
        </w:r>
      </w:ins>
      <w:ins w:id="5334" w:author="PR Preview" w:date="2026-01-01T00:00:00Z">
        <w:r>
          <w:t xml:space="preserve">is always</w:t>
        </w:r>
      </w:ins>
      <w:ins w:id="5335" w:author="PR Preview" w:date="2026-01-01T00:00:00Z">
        <w:r>
          <w:t xml:space="preserve"> </w:t>
        </w:r>
      </w:ins>
      <m:oMath>
        <m:r>
          <m:t>0</m:t>
        </m:r>
      </m:oMath>
      <w:ins w:id="5336" w:author="PR Preview" w:date="2026-01-01T00:00:00Z">
        <w:r>
          <w:t xml:space="preserve">;</w:t>
        </w:r>
      </w:ins>
      <w:ins w:id="5337" w:author="PR Preview" w:date="2026-01-01T00:00:00Z">
        <w:r>
          <w:t xml:space="preserve"> </w:t>
        </w:r>
      </w:ins>
      <w:ins w:id="5338" w:author="PR Preview" w:date="2026-01-01T00:00:00Z">
        <w:r>
          <w:t xml:space="preserve">there</w:t>
        </w:r>
      </w:ins>
      <w:ins w:id="5339"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5340" w:author="PR Preview" w:date="2026-01-01T00:00:00Z">
        <w:r>
          <w:t xml:space="preserve"> </w:t>
        </w:r>
      </w:ins>
      <w:ins w:id="5341" w:author="PR Preview" w:date="2026-01-01T00:00:00Z">
        <w:r>
          <w:t xml:space="preserve">gives</w:t>
        </w:r>
      </w:ins>
      <w:ins w:id="5342"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5343" w:author="PR Preview" w:date="2026-01-01T00:00:00Z">
        <w:r>
          <w:t xml:space="preserve">.</w:t>
        </w:r>
      </w:ins>
    </w:p>
    <w:bookmarkEnd w:id="584"/>
    <w:bookmarkStart w:id="58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5"/>
    <w:bookmarkStart w:id="586" w:name="exm-moore-penrose"/>
    <w:p>
      <w:pPr>
        <w:pStyle w:val="FirstParagraph"/>
      </w:pPr>
      <w:del w:id="5344" w:author="PR Preview" w:date="2026-01-01T00:00:00Z">
        <w:r>
          <w:rPr>
            <w:b/>
            <w:bCs/>
          </w:rPr>
          <w:delText xml:space="preserve">Example 178 (Checking the four conditions)</w:delText>
        </w:r>
      </w:del>
      <w:del w:id="5345" w:author="PR Preview" w:date="2026-01-01T00:00:00Z">
        <w:r>
          <w:delText xml:space="preserve"> </w:delText>
        </w:r>
      </w:del>
      <w:del w:id="5346" w:author="PR Preview" w:date="2026-01-01T00:00:00Z">
        <w:r>
          <w:delText xml:space="preserve">For</w:delText>
        </w:r>
      </w:del>
      <w:del w:id="534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5348" w:author="PR Preview" w:date="2026-01-01T00:00:00Z">
        <w:r>
          <w:delText xml:space="preserve">,</w:delText>
        </w:r>
      </w:del>
      <w:del w:id="5349" w:author="PR Preview" w:date="2026-01-01T00:00:00Z">
        <w:r>
          <w:delText xml:space="preserve"> </w:delText>
        </w:r>
      </w:del>
      <w:del w:id="5350" w:author="PR Preview" w:date="2026-01-01T00:00:00Z">
        <w:r>
          <w:delText xml:space="preserve">the matrix</w:delText>
        </w:r>
      </w:del>
      <w:del w:id="5351"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5352" w:author="PR Preview" w:date="2026-01-01T00:00:00Z">
        <w:r>
          <w:delText xml:space="preserve"> </w:delText>
        </w:r>
      </w:del>
      <w:del w:id="5353" w:author="PR Preview" w:date="2026-01-01T00:00:00Z">
        <w:r>
          <w:delText xml:space="preserve">satisfies all four:</w:delText>
        </w:r>
      </w:del>
    </w:p>
    <w:p>
      <w:pPr>
        <w:pStyle w:val="FirstParagraph"/>
      </w:pPr>
      <w:ins w:id="5354" w:author="PR Preview" w:date="2026-01-01T00:00:00Z">
        <w:r>
          <w:rPr>
            <w:b/>
            <w:bCs/>
          </w:rPr>
          <w:t xml:space="preserve">Example 179 (Checking the four conditions)</w:t>
        </w:r>
      </w:ins>
      <w:ins w:id="5355" w:author="PR Preview" w:date="2026-01-01T00:00:00Z">
        <w:r>
          <w:t xml:space="preserve"> </w:t>
        </w:r>
      </w:ins>
      <w:ins w:id="5356" w:author="PR Preview" w:date="2026-01-01T00:00:00Z">
        <w:r>
          <w:t xml:space="preserve">For</w:t>
        </w:r>
      </w:ins>
      <w:ins w:id="535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5358" w:author="PR Preview" w:date="2026-01-01T00:00:00Z">
        <w:r>
          <w:t xml:space="preserve">,</w:t>
        </w:r>
      </w:ins>
      <w:ins w:id="5359" w:author="PR Preview" w:date="2026-01-01T00:00:00Z">
        <w:r>
          <w:t xml:space="preserve"> </w:t>
        </w:r>
      </w:ins>
      <w:ins w:id="5360" w:author="PR Preview" w:date="2026-01-01T00:00:00Z">
        <w:r>
          <w:t xml:space="preserve">the matrix</w:t>
        </w:r>
      </w:ins>
      <w:ins w:id="5361"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5362" w:author="PR Preview" w:date="2026-01-01T00:00:00Z">
        <w:r>
          <w:t xml:space="preserve"> </w:t>
        </w:r>
      </w:ins>
      <w:ins w:id="5363" w:author="PR Preview" w:date="2026-01-01T00:00:00Z">
        <w:r>
          <w:t xml:space="preserve">satisfies all four:</w:t>
        </w:r>
      </w:ins>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del w:id="5364" w:author="PR Preview" w:date="2026-01-01T00:00:00Z">
        <w:r>
          <w:delText xml:space="preserve">The generalized inverse</w:delText>
        </w:r>
      </w:del>
      <w:del w:id="5365"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5366" w:author="PR Preview" w:date="2026-01-01T00:00:00Z">
        <w:r>
          <w:delText xml:space="preserve"> </w:delText>
        </w:r>
      </w:del>
      <w:del w:id="5367" w:author="PR Preview" w:date="2026-01-01T00:00:00Z">
        <w:r>
          <w:delText xml:space="preserve">of</w:delText>
        </w:r>
      </w:del>
      <w:del w:id="5368" w:author="PR Preview" w:date="2026-01-01T00:00:00Z">
        <w:r>
          <w:delText xml:space="preserve"> </w:delText>
        </w:r>
      </w:del>
      <m:oMath>
        <m:r>
          <m:rPr>
            <m:sty m:val="bi"/>
          </m:rPr>
          <m:t>A</m:t>
        </m:r>
      </m:oMath>
      <w:del w:id="5369" w:author="PR Preview" w:date="2026-01-01T00:00:00Z">
        <w:r>
          <w:delText xml:space="preserve"> </w:delText>
        </w:r>
      </w:del>
      <w:del w:id="5370" w:author="PR Preview" w:date="2026-01-01T00:00:00Z">
        <w:r>
          <w:delText xml:space="preserve">(</w:delText>
        </w:r>
      </w:del>
      <w:hyperlink w:anchor="exm-generalized-inverse">
        <w:del w:id="5371" w:author="PR Preview" w:date="2026-01-01T00:00:00Z">
          <w:r>
            <w:rPr>
              <w:rStyle w:val="Hyperlink"/>
            </w:rPr>
            <w:delText xml:space="preserve">Example 175</w:delText>
          </w:r>
        </w:del>
      </w:hyperlink>
      <w:del w:id="5372" w:author="PR Preview" w:date="2026-01-01T00:00:00Z">
        <w:r>
          <w:delText xml:space="preserve">) is not a Moore-Penrose inverse:</w:delText>
        </w:r>
      </w:del>
      <w:del w:id="5373" w:author="PR Preview" w:date="2026-01-01T00:00:00Z">
        <w:r>
          <w:delText xml:space="preserve"> </w:delText>
        </w:r>
      </w:del>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5374" w:author="PR Preview" w:date="2026-01-01T00:00:00Z">
        <w:r>
          <w:delText xml:space="preserve">,</w:delText>
        </w:r>
      </w:del>
      <w:del w:id="5375" w:author="PR Preview" w:date="2026-01-01T00:00:00Z">
        <w:r>
          <w:delText xml:space="preserve"> </w:delText>
        </w:r>
      </w:del>
      <w:del w:id="5376" w:author="PR Preview" w:date="2026-01-01T00:00:00Z">
        <w:r>
          <w:delText xml:space="preserve">which is not symmetric, so condition 3 fails.</w:delText>
        </w:r>
      </w:del>
    </w:p>
    <w:p>
      <w:pPr>
        <w:pStyle w:val="BodyText"/>
      </w:pPr>
      <w:ins w:id="5377" w:author="PR Preview" w:date="2026-01-01T00:00:00Z">
        <w:r>
          <w:t xml:space="preserve">The generalized inverse</w:t>
        </w:r>
      </w:ins>
      <w:ins w:id="5378"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5379" w:author="PR Preview" w:date="2026-01-01T00:00:00Z">
        <w:r>
          <w:t xml:space="preserve"> </w:t>
        </w:r>
      </w:ins>
      <w:ins w:id="5380" w:author="PR Preview" w:date="2026-01-01T00:00:00Z">
        <w:r>
          <w:t xml:space="preserve">of</w:t>
        </w:r>
      </w:ins>
      <w:ins w:id="5381" w:author="PR Preview" w:date="2026-01-01T00:00:00Z">
        <w:r>
          <w:t xml:space="preserve"> </w:t>
        </w:r>
      </w:ins>
      <m:oMath>
        <m:r>
          <m:rPr>
            <m:sty m:val="bi"/>
          </m:rPr>
          <m:t>A</m:t>
        </m:r>
      </m:oMath>
      <w:ins w:id="5382" w:author="PR Preview" w:date="2026-01-01T00:00:00Z">
        <w:r>
          <w:t xml:space="preserve"> </w:t>
        </w:r>
      </w:ins>
      <w:ins w:id="5383" w:author="PR Preview" w:date="2026-01-01T00:00:00Z">
        <w:r>
          <w:t xml:space="preserve">(</w:t>
        </w:r>
      </w:ins>
      <w:hyperlink w:anchor="exm-generalized-inverse">
        <w:ins w:id="5384" w:author="PR Preview" w:date="2026-01-01T00:00:00Z">
          <w:r>
            <w:rPr>
              <w:rStyle w:val="Hyperlink"/>
            </w:rPr>
            <w:t xml:space="preserve">Example 176</w:t>
          </w:r>
        </w:ins>
      </w:hyperlink>
      <w:ins w:id="5385" w:author="PR Preview" w:date="2026-01-01T00:00:00Z">
        <w:r>
          <w:t xml:space="preserve">) is not a Moore-Penrose inverse:</w:t>
        </w:r>
      </w:ins>
      <w:ins w:id="5386" w:author="PR Preview" w:date="2026-01-01T00:00:00Z">
        <w:r>
          <w:t xml:space="preserve"> </w:t>
        </w:r>
      </w:ins>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5387" w:author="PR Preview" w:date="2026-01-01T00:00:00Z">
        <w:r>
          <w:t xml:space="preserve">,</w:t>
        </w:r>
      </w:ins>
      <w:ins w:id="5388" w:author="PR Preview" w:date="2026-01-01T00:00:00Z">
        <w:r>
          <w:t xml:space="preserve"> </w:t>
        </w:r>
      </w:ins>
      <w:ins w:id="5389" w:author="PR Preview" w:date="2026-01-01T00:00:00Z">
        <w:r>
          <w:t xml:space="preserve">which is not symmetric, so condition 3 fails.</w:t>
        </w:r>
      </w:ins>
    </w:p>
    <w:bookmarkEnd w:id="586"/>
    <w:bookmarkStart w:id="587"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8" w:name="exm-moore-penrose-generalized-inverse"/>
    <w:p>
      <w:pPr>
        <w:pStyle w:val="BodyText"/>
      </w:pPr>
      <w:del w:id="5390" w:author="PR Preview" w:date="2026-01-01T00:00:00Z">
        <w:r>
          <w:rPr>
            <w:b/>
            <w:bCs/>
          </w:rPr>
          <w:delText xml:space="preserve">Example 179 (The Moore-Penrose inverse of a rank-one matrix)</w:delText>
        </w:r>
      </w:del>
      <w:del w:id="5391" w:author="PR Preview" w:date="2026-01-01T00:00:00Z">
        <w:r>
          <w:delText xml:space="preserve"> </w:delText>
        </w:r>
      </w:del>
      <w:del w:id="5392" w:author="PR Preview" w:date="2026-01-01T00:00:00Z">
        <w:r>
          <w:delText xml:space="preserve">The</w:delText>
        </w:r>
      </w:del>
      <w:del w:id="5393" w:author="PR Preview" w:date="2026-01-01T00:00:00Z">
        <w:r>
          <w:delText xml:space="preserve"> </w:delText>
        </w:r>
      </w:del>
      <m:oMath>
        <m:r>
          <m:t>3</m:t>
        </m:r>
        <m:r>
          <m:rPr>
            <m:sty m:val="p"/>
          </m:rPr>
          <m:t>×</m:t>
        </m:r>
        <m:r>
          <m:t>2</m:t>
        </m:r>
      </m:oMath>
      <w:del w:id="5394" w:author="PR Preview" w:date="2026-01-01T00:00:00Z">
        <w:r>
          <w:delText xml:space="preserve"> </w:delText>
        </w:r>
      </w:del>
      <w:del w:id="5395" w:author="PR Preview" w:date="2026-01-01T00:00:00Z">
        <w:r>
          <w:delText xml:space="preserve">matrix</w:delText>
        </w:r>
      </w:del>
      <w:del w:id="5396" w:author="PR Preview" w:date="2026-01-01T00:00:00Z">
        <w:r>
          <w:delText xml:space="preserve"> </w:delText>
        </w:r>
      </w:del>
      <m:oMath>
        <m:r>
          <m:rPr>
            <m:sty m:val="bi"/>
          </m:rPr>
          <m:t>A</m:t>
        </m:r>
      </m:oMath>
      <w:del w:id="5397" w:author="PR Preview" w:date="2026-01-01T00:00:00Z">
        <w:r>
          <w:delText xml:space="preserve"> </w:delText>
        </w:r>
      </w:del>
      <w:del w:id="5398" w:author="PR Preview" w:date="2026-01-01T00:00:00Z">
        <w:r>
          <w:delText xml:space="preserve">below has rank</w:delText>
        </w:r>
      </w:del>
      <w:del w:id="5399" w:author="PR Preview" w:date="2026-01-01T00:00:00Z">
        <w:r>
          <w:delText xml:space="preserve"> </w:delText>
        </w:r>
      </w:del>
      <m:oMath>
        <m:r>
          <m:t>1</m:t>
        </m:r>
      </m:oMath>
      <w:del w:id="5400" w:author="PR Preview" w:date="2026-01-01T00:00:00Z">
        <w:r>
          <w:delText xml:space="preserve">, because its second column is twice its first,</w:delText>
        </w:r>
      </w:del>
      <w:del w:id="5401" w:author="PR Preview" w:date="2026-01-01T00:00:00Z">
        <w:r>
          <w:delText xml:space="preserve"> </w:delText>
        </w:r>
      </w:del>
      <w:del w:id="5402" w:author="PR Preview" w:date="2026-01-01T00:00:00Z">
        <w:r>
          <w:delText xml:space="preserve">so it has no ordinary inverse.</w:delText>
        </w:r>
      </w:del>
      <w:del w:id="5403" w:author="PR Preview" w:date="2026-01-01T00:00:00Z">
        <w:r>
          <w:delText xml:space="preserve"> </w:delText>
        </w:r>
      </w:del>
      <w:del w:id="5404" w:author="PR Preview" w:date="2026-01-01T00:00:00Z">
        <w:r>
          <w:delText xml:space="preserve">The function</w:delText>
        </w:r>
      </w:del>
      <w:del w:id="5405" w:author="PR Preview" w:date="2026-01-01T00:00:00Z">
        <w:r>
          <w:delText xml:space="preserve"> </w:delText>
        </w:r>
      </w:del>
      <w:del w:id="5406" w:author="PR Preview" w:date="2026-01-01T00:00:00Z">
        <w:r>
          <w:rPr>
            <w:rStyle w:val="VerbatimChar"/>
          </w:rPr>
          <w:delText xml:space="preserve">MASS::ginv()</w:delText>
        </w:r>
      </w:del>
      <w:del w:id="5407" w:author="PR Preview" w:date="2026-01-01T00:00:00Z">
        <w:r>
          <w:delText xml:space="preserve"> </w:delText>
        </w:r>
      </w:del>
      <w:del w:id="5408" w:author="PR Preview" w:date="2026-01-01T00:00:00Z">
        <w:r>
          <w:delText xml:space="preserve">computes its Moore-Penrose inverse</w:delText>
        </w:r>
      </w:del>
      <w:del w:id="5409" w:author="PR Preview" w:date="2026-01-01T00:00:00Z">
        <w:r>
          <w:delText xml:space="preserve"> </w:delText>
        </w:r>
      </w:del>
      <m:oMath>
        <m:r>
          <m:rPr>
            <m:sty m:val="bi"/>
          </m:rPr>
          <m:t>G</m:t>
        </m:r>
      </m:oMath>
      <w:del w:id="5410" w:author="PR Preview" w:date="2026-01-01T00:00:00Z">
        <w:r>
          <w:delText xml:space="preserve">.</w:delText>
        </w:r>
      </w:del>
      <w:del w:id="5411" w:author="PR Preview" w:date="2026-01-01T00:00:00Z">
        <w:r>
          <w:delText xml:space="preserve"> </w:delText>
        </w:r>
      </w:del>
      <w:del w:id="5412" w:author="PR Preview" w:date="2026-01-01T00:00:00Z">
        <w:r>
          <w:delText xml:space="preserve">The code checks the four conditions of</w:delText>
        </w:r>
      </w:del>
      <w:del w:id="5413" w:author="PR Preview" w:date="2026-01-01T00:00:00Z">
        <w:r>
          <w:delText xml:space="preserve"> </w:delText>
        </w:r>
      </w:del>
      <w:hyperlink w:anchor="def-moore-penrose">
        <w:del w:id="5414" w:author="PR Preview" w:date="2026-01-01T00:00:00Z">
          <w:r>
            <w:rPr>
              <w:rStyle w:val="Hyperlink"/>
            </w:rPr>
            <w:delText xml:space="preserve">Definition 110</w:delText>
          </w:r>
        </w:del>
      </w:hyperlink>
      <w:del w:id="5415" w:author="PR Preview" w:date="2026-01-01T00:00:00Z">
        <w:r>
          <w:delText xml:space="preserve">,</w:delText>
        </w:r>
      </w:del>
      <w:del w:id="5416" w:author="PR Preview" w:date="2026-01-01T00:00:00Z">
        <w:r>
          <w:delText xml:space="preserve"> </w:delText>
        </w:r>
      </w:del>
      <w:del w:id="5417" w:author="PR Preview" w:date="2026-01-01T00:00:00Z">
        <w:r>
          <w:delText xml:space="preserve">of which the first is the equation that makes</w:delText>
        </w:r>
      </w:del>
      <w:del w:id="5418" w:author="PR Preview" w:date="2026-01-01T00:00:00Z">
        <w:r>
          <w:delText xml:space="preserve"> </w:delText>
        </w:r>
      </w:del>
      <m:oMath>
        <m:r>
          <m:rPr>
            <m:sty m:val="bi"/>
          </m:rPr>
          <m:t>G</m:t>
        </m:r>
      </m:oMath>
      <w:del w:id="5419" w:author="PR Preview" w:date="2026-01-01T00:00:00Z">
        <w:r>
          <w:delText xml:space="preserve"> </w:delText>
        </w:r>
      </w:del>
      <w:del w:id="5420" w:author="PR Preview" w:date="2026-01-01T00:00:00Z">
        <w:r>
          <w:delText xml:space="preserve">a generalized inverse.</w:delText>
        </w:r>
      </w:del>
    </w:p>
    <w:p>
      <w:pPr>
        <w:pStyle w:val="BodyText"/>
      </w:pPr>
      <w:ins w:id="5421" w:author="PR Preview" w:date="2026-01-01T00:00:00Z">
        <w:r>
          <w:rPr>
            <w:b/>
            <w:bCs/>
          </w:rPr>
          <w:t xml:space="preserve">Example 180 (The Moore-Penrose inverse of a rank-one matrix)</w:t>
        </w:r>
      </w:ins>
      <w:ins w:id="5422" w:author="PR Preview" w:date="2026-01-01T00:00:00Z">
        <w:r>
          <w:t xml:space="preserve"> </w:t>
        </w:r>
      </w:ins>
      <w:ins w:id="5423" w:author="PR Preview" w:date="2026-01-01T00:00:00Z">
        <w:r>
          <w:t xml:space="preserve">The</w:t>
        </w:r>
      </w:ins>
      <w:ins w:id="5424" w:author="PR Preview" w:date="2026-01-01T00:00:00Z">
        <w:r>
          <w:t xml:space="preserve"> </w:t>
        </w:r>
      </w:ins>
      <m:oMath>
        <m:r>
          <m:t>3</m:t>
        </m:r>
        <m:r>
          <m:rPr>
            <m:sty m:val="p"/>
          </m:rPr>
          <m:t>×</m:t>
        </m:r>
        <m:r>
          <m:t>2</m:t>
        </m:r>
      </m:oMath>
      <w:ins w:id="5425" w:author="PR Preview" w:date="2026-01-01T00:00:00Z">
        <w:r>
          <w:t xml:space="preserve"> </w:t>
        </w:r>
      </w:ins>
      <w:ins w:id="5426" w:author="PR Preview" w:date="2026-01-01T00:00:00Z">
        <w:r>
          <w:t xml:space="preserve">matrix</w:t>
        </w:r>
      </w:ins>
      <w:ins w:id="5427" w:author="PR Preview" w:date="2026-01-01T00:00:00Z">
        <w:r>
          <w:t xml:space="preserve"> </w:t>
        </w:r>
      </w:ins>
      <m:oMath>
        <m:r>
          <m:rPr>
            <m:sty m:val="bi"/>
          </m:rPr>
          <m:t>A</m:t>
        </m:r>
      </m:oMath>
      <w:ins w:id="5428" w:author="PR Preview" w:date="2026-01-01T00:00:00Z">
        <w:r>
          <w:t xml:space="preserve"> </w:t>
        </w:r>
      </w:ins>
      <w:ins w:id="5429" w:author="PR Preview" w:date="2026-01-01T00:00:00Z">
        <w:r>
          <w:t xml:space="preserve">below has rank</w:t>
        </w:r>
      </w:ins>
      <w:ins w:id="5430" w:author="PR Preview" w:date="2026-01-01T00:00:00Z">
        <w:r>
          <w:t xml:space="preserve"> </w:t>
        </w:r>
      </w:ins>
      <m:oMath>
        <m:r>
          <m:t>1</m:t>
        </m:r>
      </m:oMath>
      <w:ins w:id="5431" w:author="PR Preview" w:date="2026-01-01T00:00:00Z">
        <w:r>
          <w:t xml:space="preserve">, because its second column is twice its first,</w:t>
        </w:r>
      </w:ins>
      <w:ins w:id="5432" w:author="PR Preview" w:date="2026-01-01T00:00:00Z">
        <w:r>
          <w:t xml:space="preserve"> </w:t>
        </w:r>
      </w:ins>
      <w:ins w:id="5433" w:author="PR Preview" w:date="2026-01-01T00:00:00Z">
        <w:r>
          <w:t xml:space="preserve">so it has no ordinary inverse.</w:t>
        </w:r>
      </w:ins>
      <w:ins w:id="5434" w:author="PR Preview" w:date="2026-01-01T00:00:00Z">
        <w:r>
          <w:t xml:space="preserve"> </w:t>
        </w:r>
      </w:ins>
      <w:ins w:id="5435" w:author="PR Preview" w:date="2026-01-01T00:00:00Z">
        <w:r>
          <w:t xml:space="preserve">The function</w:t>
        </w:r>
      </w:ins>
      <w:ins w:id="5436" w:author="PR Preview" w:date="2026-01-01T00:00:00Z">
        <w:r>
          <w:t xml:space="preserve"> </w:t>
        </w:r>
      </w:ins>
      <w:ins w:id="5437" w:author="PR Preview" w:date="2026-01-01T00:00:00Z">
        <w:r>
          <w:rPr>
            <w:rStyle w:val="VerbatimChar"/>
          </w:rPr>
          <w:t xml:space="preserve">MASS::ginv()</w:t>
        </w:r>
      </w:ins>
      <w:ins w:id="5438" w:author="PR Preview" w:date="2026-01-01T00:00:00Z">
        <w:r>
          <w:t xml:space="preserve"> </w:t>
        </w:r>
      </w:ins>
      <w:ins w:id="5439" w:author="PR Preview" w:date="2026-01-01T00:00:00Z">
        <w:r>
          <w:t xml:space="preserve">computes its Moore-Penrose inverse</w:t>
        </w:r>
      </w:ins>
      <w:ins w:id="5440" w:author="PR Preview" w:date="2026-01-01T00:00:00Z">
        <w:r>
          <w:t xml:space="preserve"> </w:t>
        </w:r>
      </w:ins>
      <m:oMath>
        <m:r>
          <m:rPr>
            <m:sty m:val="bi"/>
          </m:rPr>
          <m:t>G</m:t>
        </m:r>
      </m:oMath>
      <w:ins w:id="5441" w:author="PR Preview" w:date="2026-01-01T00:00:00Z">
        <w:r>
          <w:t xml:space="preserve">.</w:t>
        </w:r>
      </w:ins>
      <w:ins w:id="5442" w:author="PR Preview" w:date="2026-01-01T00:00:00Z">
        <w:r>
          <w:t xml:space="preserve"> </w:t>
        </w:r>
      </w:ins>
      <w:ins w:id="5443" w:author="PR Preview" w:date="2026-01-01T00:00:00Z">
        <w:r>
          <w:t xml:space="preserve">The code checks the four conditions of</w:t>
        </w:r>
      </w:ins>
      <w:ins w:id="5444" w:author="PR Preview" w:date="2026-01-01T00:00:00Z">
        <w:r>
          <w:t xml:space="preserve"> </w:t>
        </w:r>
      </w:ins>
      <w:hyperlink w:anchor="def-moore-penrose">
        <w:ins w:id="5445" w:author="PR Preview" w:date="2026-01-01T00:00:00Z">
          <w:r>
            <w:rPr>
              <w:rStyle w:val="Hyperlink"/>
            </w:rPr>
            <w:t xml:space="preserve">Definition 110</w:t>
          </w:r>
        </w:ins>
      </w:hyperlink>
      <w:ins w:id="5446" w:author="PR Preview" w:date="2026-01-01T00:00:00Z">
        <w:r>
          <w:t xml:space="preserve">,</w:t>
        </w:r>
      </w:ins>
      <w:ins w:id="5447" w:author="PR Preview" w:date="2026-01-01T00:00:00Z">
        <w:r>
          <w:t xml:space="preserve"> </w:t>
        </w:r>
      </w:ins>
      <w:ins w:id="5448" w:author="PR Preview" w:date="2026-01-01T00:00:00Z">
        <w:r>
          <w:t xml:space="preserve">of which the first is the equation that makes</w:t>
        </w:r>
      </w:ins>
      <w:ins w:id="5449" w:author="PR Preview" w:date="2026-01-01T00:00:00Z">
        <w:r>
          <w:t xml:space="preserve"> </w:t>
        </w:r>
      </w:ins>
      <m:oMath>
        <m:r>
          <m:rPr>
            <m:sty m:val="bi"/>
          </m:rPr>
          <m:t>G</m:t>
        </m:r>
      </m:oMath>
      <w:ins w:id="5450" w:author="PR Preview" w:date="2026-01-01T00:00:00Z">
        <w:r>
          <w:t xml:space="preserve"> </w:t>
        </w:r>
      </w:ins>
      <w:ins w:id="5451" w:author="PR Preview" w:date="2026-01-01T00:00:00Z">
        <w:r>
          <w:t xml:space="preserve">a generalized inverse.</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8"/>
    <w:bookmarkStart w:id="589"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90" w:name="exm-moore-penrose-unique"/>
    <w:p>
      <w:pPr>
        <w:pStyle w:val="FirstParagraph"/>
      </w:pPr>
      <w:del w:id="5452" w:author="PR Preview" w:date="2026-01-01T00:00:00Z">
        <w:r>
          <w:rPr>
            <w:b/>
            <w:bCs/>
          </w:rPr>
          <w:delText xml:space="preserve">Example 180 (Only one of the many generalized inverses qualifies)</w:delText>
        </w:r>
      </w:del>
      <w:del w:id="5453" w:author="PR Preview" w:date="2026-01-01T00:00:00Z">
        <w:r>
          <w:delText xml:space="preserve"> </w:delText>
        </w:r>
      </w:del>
      <w:del w:id="5454" w:author="PR Preview" w:date="2026-01-01T00:00:00Z">
        <w:r>
          <w:delText xml:space="preserve">The matrix</w:delText>
        </w:r>
      </w:del>
      <w:del w:id="545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5456" w:author="PR Preview" w:date="2026-01-01T00:00:00Z">
        <w:r>
          <w:delText xml:space="preserve"> </w:delText>
        </w:r>
      </w:del>
      <w:del w:id="5457" w:author="PR Preview" w:date="2026-01-01T00:00:00Z">
        <w:r>
          <w:delText xml:space="preserve">has infinitely many generalized inverses</w:delText>
        </w:r>
      </w:del>
      <w:del w:id="5458"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del w:id="5459" w:author="PR Preview" w:date="2026-01-01T00:00:00Z">
        <w:r>
          <w:delText xml:space="preserve"> </w:delText>
        </w:r>
      </w:del>
      <w:del w:id="5460" w:author="PR Preview" w:date="2026-01-01T00:00:00Z">
        <w:r>
          <w:delText xml:space="preserve">(</w:delText>
        </w:r>
      </w:del>
      <w:hyperlink w:anchor="exm-generalized-inverse">
        <w:del w:id="5461" w:author="PR Preview" w:date="2026-01-01T00:00:00Z">
          <w:r>
            <w:rPr>
              <w:rStyle w:val="Hyperlink"/>
            </w:rPr>
            <w:delText xml:space="preserve">Example 175</w:delText>
          </w:r>
        </w:del>
      </w:hyperlink>
      <w:del w:id="5462" w:author="PR Preview" w:date="2026-01-01T00:00:00Z">
        <w:r>
          <w:delText xml:space="preserve">),</w:delText>
        </w:r>
      </w:del>
      <w:del w:id="5463" w:author="PR Preview" w:date="2026-01-01T00:00:00Z">
        <w:r>
          <w:delText xml:space="preserve"> </w:delText>
        </w:r>
      </w:del>
      <w:del w:id="5464" w:author="PR Preview" w:date="2026-01-01T00:00:00Z">
        <w:r>
          <w:delText xml:space="preserve">and</w:delText>
        </w:r>
      </w:del>
      <w:del w:id="546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5466" w:author="PR Preview" w:date="2026-01-01T00:00:00Z">
        <w:r>
          <w:delText xml:space="preserve"> </w:delText>
        </w:r>
      </w:del>
      <w:del w:id="5467" w:author="PR Preview" w:date="2026-01-01T00:00:00Z">
        <w:r>
          <w:delText xml:space="preserve">is a Moore-Penrose inverse (</w:delText>
        </w:r>
      </w:del>
      <w:hyperlink w:anchor="exm-moore-penrose">
        <w:del w:id="5468" w:author="PR Preview" w:date="2026-01-01T00:00:00Z">
          <w:r>
            <w:rPr>
              <w:rStyle w:val="Hyperlink"/>
            </w:rPr>
            <w:delText xml:space="preserve">Example 178</w:delText>
          </w:r>
        </w:del>
      </w:hyperlink>
      <w:del w:id="5469" w:author="PR Preview" w:date="2026-01-01T00:00:00Z">
        <w:r>
          <w:delText xml:space="preserve">).</w:delText>
        </w:r>
      </w:del>
      <w:del w:id="5470" w:author="PR Preview" w:date="2026-01-01T00:00:00Z">
        <w:r>
          <w:delText xml:space="preserve"> </w:delText>
        </w:r>
      </w:del>
      <w:del w:id="5471" w:author="PR Preview" w:date="2026-01-01T00:00:00Z">
        <w:r>
          <w:delText xml:space="preserve">By</w:delText>
        </w:r>
      </w:del>
      <w:del w:id="5472" w:author="PR Preview" w:date="2026-01-01T00:00:00Z">
        <w:r>
          <w:delText xml:space="preserve"> </w:delText>
        </w:r>
      </w:del>
      <w:hyperlink w:anchor="thm-moore-penrose-unique">
        <w:del w:id="5473" w:author="PR Preview" w:date="2026-01-01T00:00:00Z">
          <w:r>
            <w:rPr>
              <w:rStyle w:val="Hyperlink"/>
            </w:rPr>
            <w:delText xml:space="preserve">Theorem 100</w:delText>
          </w:r>
        </w:del>
      </w:hyperlink>
      <w:del w:id="5474" w:author="PR Preview" w:date="2026-01-01T00:00:00Z">
        <w:r>
          <w:delText xml:space="preserve"> </w:delText>
        </w:r>
      </w:del>
      <w:del w:id="5475" w:author="PR Preview" w:date="2026-01-01T00:00:00Z">
        <w:r>
          <w:delText xml:space="preserve">it is the only one,</w:delText>
        </w:r>
      </w:del>
      <w:del w:id="5476" w:author="PR Preview" w:date="2026-01-01T00:00:00Z">
        <w:r>
          <w:delText xml:space="preserve"> </w:delText>
        </w:r>
      </w:del>
      <w:del w:id="5477" w:author="PR Preview" w:date="2026-01-01T00:00:00Z">
        <w:r>
          <w:delText xml:space="preserve">so every other choice of</w:delText>
        </w:r>
      </w:del>
      <w:del w:id="5478" w:author="PR Preview" w:date="2026-01-01T00:00:00Z">
        <w:r>
          <w:delText xml:space="preserve"> </w:delText>
        </w:r>
      </w:del>
      <m:oMath>
        <m:sSub>
          <m:e>
            <m:r>
              <m:t>g</m:t>
            </m:r>
          </m:e>
          <m:sub>
            <m:r>
              <m:t>12</m:t>
            </m:r>
          </m:sub>
        </m:sSub>
        <m:r>
          <m:rPr>
            <m:sty m:val="p"/>
          </m:rPr>
          <m:t>,</m:t>
        </m:r>
        <m:sSub>
          <m:e>
            <m:r>
              <m:t>g</m:t>
            </m:r>
          </m:e>
          <m:sub>
            <m:r>
              <m:t>21</m:t>
            </m:r>
          </m:sub>
        </m:sSub>
        <m:r>
          <m:rPr>
            <m:sty m:val="p"/>
          </m:rPr>
          <m:t>,</m:t>
        </m:r>
        <m:sSub>
          <m:e>
            <m:r>
              <m:t>g</m:t>
            </m:r>
          </m:e>
          <m:sub>
            <m:r>
              <m:t>22</m:t>
            </m:r>
          </m:sub>
        </m:sSub>
      </m:oMath>
      <w:del w:id="5479" w:author="PR Preview" w:date="2026-01-01T00:00:00Z">
        <w:r>
          <w:delText xml:space="preserve"> </w:delText>
        </w:r>
      </w:del>
      <w:del w:id="5480" w:author="PR Preview" w:date="2026-01-01T00:00:00Z">
        <w:r>
          <w:delText xml:space="preserve">breaks condition 2, 3 or 4.</w:delText>
        </w:r>
      </w:del>
      <w:del w:id="5481" w:author="PR Preview" w:date="2026-01-01T00:00:00Z">
        <w:r>
          <w:delText xml:space="preserve"> </w:delText>
        </w:r>
      </w:del>
      <w:del w:id="5482" w:author="PR Preview" w:date="2026-01-01T00:00:00Z">
        <w:r>
          <w:delText xml:space="preserve">For instance,</w:delText>
        </w:r>
      </w:del>
      <w:del w:id="5483" w:author="PR Preview" w:date="2026-01-01T00:00:00Z">
        <w:r>
          <w:delText xml:space="preserve"> </w:delText>
        </w:r>
      </w:del>
      <m:oMath>
        <m:sSub>
          <m:e>
            <m:r>
              <m:t>g</m:t>
            </m:r>
          </m:e>
          <m:sub>
            <m:r>
              <m:t>21</m:t>
            </m:r>
          </m:sub>
        </m:sSub>
        <m:r>
          <m:rPr>
            <m:sty m:val="p"/>
          </m:rPr>
          <m:t>=</m:t>
        </m:r>
        <m:r>
          <m:t>1</m:t>
        </m:r>
      </m:oMath>
      <w:del w:id="5484" w:author="PR Preview" w:date="2026-01-01T00:00:00Z">
        <w:r>
          <w:delText xml:space="preserve"> </w:delText>
        </w:r>
      </w:del>
      <w:del w:id="5485" w:author="PR Preview" w:date="2026-01-01T00:00:00Z">
        <w:r>
          <w:delText xml:space="preserve">(the rest</w:delText>
        </w:r>
      </w:del>
      <w:del w:id="5486" w:author="PR Preview" w:date="2026-01-01T00:00:00Z">
        <w:r>
          <w:delText xml:space="preserve"> </w:delText>
        </w:r>
      </w:del>
      <m:oMath>
        <m:r>
          <m:t>0</m:t>
        </m:r>
      </m:oMath>
      <w:del w:id="5487" w:author="PR Preview" w:date="2026-01-01T00:00:00Z">
        <w:r>
          <w:delText xml:space="preserve">) gives</w:delText>
        </w:r>
      </w:del>
      <w:del w:id="5488"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del w:id="5489" w:author="PR Preview" w:date="2026-01-01T00:00:00Z">
        <w:r>
          <w:delText xml:space="preserve">, which is not symmetric.</w:delText>
        </w:r>
      </w:del>
    </w:p>
    <w:p>
      <w:pPr>
        <w:pStyle w:val="FirstParagraph"/>
      </w:pPr>
      <w:ins w:id="5490" w:author="PR Preview" w:date="2026-01-01T00:00:00Z">
        <w:r>
          <w:rPr>
            <w:b/>
            <w:bCs/>
          </w:rPr>
          <w:t xml:space="preserve">Example 181 (Only one of the many generalized inverses qualifies)</w:t>
        </w:r>
      </w:ins>
      <w:ins w:id="5491" w:author="PR Preview" w:date="2026-01-01T00:00:00Z">
        <w:r>
          <w:t xml:space="preserve"> </w:t>
        </w:r>
      </w:ins>
      <w:ins w:id="5492" w:author="PR Preview" w:date="2026-01-01T00:00:00Z">
        <w:r>
          <w:t xml:space="preserve">The matrix</w:t>
        </w:r>
      </w:ins>
      <w:ins w:id="549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5494" w:author="PR Preview" w:date="2026-01-01T00:00:00Z">
        <w:r>
          <w:t xml:space="preserve"> </w:t>
        </w:r>
      </w:ins>
      <w:ins w:id="5495" w:author="PR Preview" w:date="2026-01-01T00:00:00Z">
        <w:r>
          <w:t xml:space="preserve">has infinitely many generalized inverses</w:t>
        </w:r>
      </w:ins>
      <w:ins w:id="549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ins w:id="5497" w:author="PR Preview" w:date="2026-01-01T00:00:00Z">
        <w:r>
          <w:t xml:space="preserve"> </w:t>
        </w:r>
      </w:ins>
      <w:ins w:id="5498" w:author="PR Preview" w:date="2026-01-01T00:00:00Z">
        <w:r>
          <w:t xml:space="preserve">(</w:t>
        </w:r>
      </w:ins>
      <w:hyperlink w:anchor="exm-generalized-inverse">
        <w:ins w:id="5499" w:author="PR Preview" w:date="2026-01-01T00:00:00Z">
          <w:r>
            <w:rPr>
              <w:rStyle w:val="Hyperlink"/>
            </w:rPr>
            <w:t xml:space="preserve">Example 176</w:t>
          </w:r>
        </w:ins>
      </w:hyperlink>
      <w:ins w:id="5500" w:author="PR Preview" w:date="2026-01-01T00:00:00Z">
        <w:r>
          <w:t xml:space="preserve">),</w:t>
        </w:r>
      </w:ins>
      <w:ins w:id="5501" w:author="PR Preview" w:date="2026-01-01T00:00:00Z">
        <w:r>
          <w:t xml:space="preserve"> </w:t>
        </w:r>
      </w:ins>
      <w:ins w:id="5502" w:author="PR Preview" w:date="2026-01-01T00:00:00Z">
        <w:r>
          <w:t xml:space="preserve">and</w:t>
        </w:r>
      </w:ins>
      <w:ins w:id="550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5504" w:author="PR Preview" w:date="2026-01-01T00:00:00Z">
        <w:r>
          <w:t xml:space="preserve"> </w:t>
        </w:r>
      </w:ins>
      <w:ins w:id="5505" w:author="PR Preview" w:date="2026-01-01T00:00:00Z">
        <w:r>
          <w:t xml:space="preserve">is a Moore-Penrose inverse (</w:t>
        </w:r>
      </w:ins>
      <w:hyperlink w:anchor="exm-moore-penrose">
        <w:ins w:id="5506" w:author="PR Preview" w:date="2026-01-01T00:00:00Z">
          <w:r>
            <w:rPr>
              <w:rStyle w:val="Hyperlink"/>
            </w:rPr>
            <w:t xml:space="preserve">Example 179</w:t>
          </w:r>
        </w:ins>
      </w:hyperlink>
      <w:ins w:id="5507" w:author="PR Preview" w:date="2026-01-01T00:00:00Z">
        <w:r>
          <w:t xml:space="preserve">).</w:t>
        </w:r>
      </w:ins>
      <w:ins w:id="5508" w:author="PR Preview" w:date="2026-01-01T00:00:00Z">
        <w:r>
          <w:t xml:space="preserve"> </w:t>
        </w:r>
      </w:ins>
      <w:ins w:id="5509" w:author="PR Preview" w:date="2026-01-01T00:00:00Z">
        <w:r>
          <w:t xml:space="preserve">By</w:t>
        </w:r>
      </w:ins>
      <w:ins w:id="5510" w:author="PR Preview" w:date="2026-01-01T00:00:00Z">
        <w:r>
          <w:t xml:space="preserve"> </w:t>
        </w:r>
      </w:ins>
      <w:hyperlink w:anchor="thm-moore-penrose-unique">
        <w:ins w:id="5511" w:author="PR Preview" w:date="2026-01-01T00:00:00Z">
          <w:r>
            <w:rPr>
              <w:rStyle w:val="Hyperlink"/>
            </w:rPr>
            <w:t xml:space="preserve">Theorem 100</w:t>
          </w:r>
        </w:ins>
      </w:hyperlink>
      <w:ins w:id="5512" w:author="PR Preview" w:date="2026-01-01T00:00:00Z">
        <w:r>
          <w:t xml:space="preserve"> </w:t>
        </w:r>
      </w:ins>
      <w:ins w:id="5513" w:author="PR Preview" w:date="2026-01-01T00:00:00Z">
        <w:r>
          <w:t xml:space="preserve">it is the only one,</w:t>
        </w:r>
      </w:ins>
      <w:ins w:id="5514" w:author="PR Preview" w:date="2026-01-01T00:00:00Z">
        <w:r>
          <w:t xml:space="preserve"> </w:t>
        </w:r>
      </w:ins>
      <w:ins w:id="5515" w:author="PR Preview" w:date="2026-01-01T00:00:00Z">
        <w:r>
          <w:t xml:space="preserve">so every other choice of</w:t>
        </w:r>
      </w:ins>
      <w:ins w:id="5516" w:author="PR Preview" w:date="2026-01-01T00:00:00Z">
        <w:r>
          <w:t xml:space="preserve"> </w:t>
        </w:r>
      </w:ins>
      <m:oMath>
        <m:sSub>
          <m:e>
            <m:r>
              <m:t>g</m:t>
            </m:r>
          </m:e>
          <m:sub>
            <m:r>
              <m:t>12</m:t>
            </m:r>
          </m:sub>
        </m:sSub>
        <m:r>
          <m:rPr>
            <m:sty m:val="p"/>
          </m:rPr>
          <m:t>,</m:t>
        </m:r>
        <m:sSub>
          <m:e>
            <m:r>
              <m:t>g</m:t>
            </m:r>
          </m:e>
          <m:sub>
            <m:r>
              <m:t>21</m:t>
            </m:r>
          </m:sub>
        </m:sSub>
        <m:r>
          <m:rPr>
            <m:sty m:val="p"/>
          </m:rPr>
          <m:t>,</m:t>
        </m:r>
        <m:sSub>
          <m:e>
            <m:r>
              <m:t>g</m:t>
            </m:r>
          </m:e>
          <m:sub>
            <m:r>
              <m:t>22</m:t>
            </m:r>
          </m:sub>
        </m:sSub>
      </m:oMath>
      <w:ins w:id="5517" w:author="PR Preview" w:date="2026-01-01T00:00:00Z">
        <w:r>
          <w:t xml:space="preserve"> </w:t>
        </w:r>
      </w:ins>
      <w:ins w:id="5518" w:author="PR Preview" w:date="2026-01-01T00:00:00Z">
        <w:r>
          <w:t xml:space="preserve">breaks condition 2, 3 or 4.</w:t>
        </w:r>
      </w:ins>
      <w:ins w:id="5519" w:author="PR Preview" w:date="2026-01-01T00:00:00Z">
        <w:r>
          <w:t xml:space="preserve"> </w:t>
        </w:r>
      </w:ins>
      <w:ins w:id="5520" w:author="PR Preview" w:date="2026-01-01T00:00:00Z">
        <w:r>
          <w:t xml:space="preserve">For instance,</w:t>
        </w:r>
      </w:ins>
      <w:ins w:id="5521" w:author="PR Preview" w:date="2026-01-01T00:00:00Z">
        <w:r>
          <w:t xml:space="preserve"> </w:t>
        </w:r>
      </w:ins>
      <m:oMath>
        <m:sSub>
          <m:e>
            <m:r>
              <m:t>g</m:t>
            </m:r>
          </m:e>
          <m:sub>
            <m:r>
              <m:t>21</m:t>
            </m:r>
          </m:sub>
        </m:sSub>
        <m:r>
          <m:rPr>
            <m:sty m:val="p"/>
          </m:rPr>
          <m:t>=</m:t>
        </m:r>
        <m:r>
          <m:t>1</m:t>
        </m:r>
      </m:oMath>
      <w:ins w:id="5522" w:author="PR Preview" w:date="2026-01-01T00:00:00Z">
        <w:r>
          <w:t xml:space="preserve"> </w:t>
        </w:r>
      </w:ins>
      <w:ins w:id="5523" w:author="PR Preview" w:date="2026-01-01T00:00:00Z">
        <w:r>
          <w:t xml:space="preserve">(the rest</w:t>
        </w:r>
      </w:ins>
      <w:ins w:id="5524" w:author="PR Preview" w:date="2026-01-01T00:00:00Z">
        <w:r>
          <w:t xml:space="preserve"> </w:t>
        </w:r>
      </w:ins>
      <m:oMath>
        <m:r>
          <m:t>0</m:t>
        </m:r>
      </m:oMath>
      <w:ins w:id="5525" w:author="PR Preview" w:date="2026-01-01T00:00:00Z">
        <w:r>
          <w:t xml:space="preserve">) gives</w:t>
        </w:r>
      </w:ins>
      <w:ins w:id="5526"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5527" w:author="PR Preview" w:date="2026-01-01T00:00:00Z">
        <w:r>
          <w:t xml:space="preserve">, which is not symmetric.</w:t>
        </w:r>
      </w:ins>
    </w:p>
    <w:bookmarkEnd w:id="590"/>
    <w:bookmarkStart w:id="591"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91"/>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92" w:name="exm-moore-penrose-exists"/>
    <w:p>
      <w:pPr>
        <w:pStyle w:val="FirstParagraph"/>
      </w:pPr>
      <w:del w:id="5528" w:author="PR Preview" w:date="2026-01-01T00:00:00Z">
        <w:r>
          <w:rPr>
            <w:b/>
            <w:bCs/>
          </w:rPr>
          <w:delText xml:space="preserve">Example 181 (The Moore-Penrose inverse of a rank-one matrix)</w:delText>
        </w:r>
      </w:del>
      <w:del w:id="5529" w:author="PR Preview" w:date="2026-01-01T00:00:00Z">
        <w:r>
          <w:delText xml:space="preserve"> </w:delText>
        </w:r>
      </w:del>
      <w:del w:id="5530" w:author="PR Preview" w:date="2026-01-01T00:00:00Z">
        <w:r>
          <w:delText xml:space="preserve">For</w:delText>
        </w:r>
      </w:del>
      <w:del w:id="5531" w:author="PR Preview" w:date="2026-01-01T00:00:00Z">
        <w:r>
          <w:delText xml:space="preserve"> </w:delText>
        </w:r>
      </w:del>
      <m:oMath>
        <m:r>
          <m:rPr>
            <m:sty m:val="bi"/>
          </m:rPr>
          <m:t>A</m:t>
        </m:r>
      </m:oMath>
      <w:del w:id="5532" w:author="PR Preview" w:date="2026-01-01T00:00:00Z">
        <w:r>
          <w:delText xml:space="preserve"> </w:delText>
        </w:r>
      </w:del>
      <w:del w:id="5533" w:author="PR Preview" w:date="2026-01-01T00:00:00Z">
        <w:r>
          <w:delText xml:space="preserve">in</w:delText>
        </w:r>
      </w:del>
      <w:del w:id="5534" w:author="PR Preview" w:date="2026-01-01T00:00:00Z">
        <w:r>
          <w:delText xml:space="preserve"> </w:delText>
        </w:r>
      </w:del>
      <w:hyperlink w:anchor="exm-column-space">
        <w:del w:id="5535" w:author="PR Preview" w:date="2026-01-01T00:00:00Z">
          <w:r>
            <w:rPr>
              <w:rStyle w:val="Hyperlink"/>
            </w:rPr>
            <w:delText xml:space="preserve">Example 57</w:delText>
          </w:r>
        </w:del>
      </w:hyperlink>
      <w:del w:id="5536" w:author="PR Preview" w:date="2026-01-01T00:00:00Z">
        <w:r>
          <w:delText xml:space="preserve">, the rank factorization</w:delText>
        </w:r>
      </w:del>
      <w:del w:id="5537"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5538" w:author="PR Preview" w:date="2026-01-01T00:00:00Z">
        <w:r>
          <w:delText xml:space="preserve">,</w:delText>
        </w:r>
      </w:del>
      <w:del w:id="5539"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5540" w:author="PR Preview" w:date="2026-01-01T00:00:00Z">
        <w:r>
          <w:delText xml:space="preserve"> </w:delText>
        </w:r>
      </w:del>
      <w:del w:id="5541" w:author="PR Preview" w:date="2026-01-01T00:00:00Z">
        <w:r>
          <w:delText xml:space="preserve">(</w:delText>
        </w:r>
      </w:del>
      <w:hyperlink w:anchor="exm-rank-factorization">
        <w:del w:id="5542" w:author="PR Preview" w:date="2026-01-01T00:00:00Z">
          <w:r>
            <w:rPr>
              <w:rStyle w:val="Hyperlink"/>
            </w:rPr>
            <w:delText xml:space="preserve">Example 80</w:delText>
          </w:r>
        </w:del>
      </w:hyperlink>
      <w:del w:id="5543" w:author="PR Preview" w:date="2026-01-01T00:00:00Z">
        <w:r>
          <w:delText xml:space="preserve">) gives</w:delText>
        </w:r>
      </w:del>
    </w:p>
    <w:p>
      <w:pPr>
        <w:pStyle w:val="FirstParagraph"/>
      </w:pPr>
      <w:ins w:id="5544" w:author="PR Preview" w:date="2026-01-01T00:00:00Z">
        <w:r>
          <w:rPr>
            <w:b/>
            <w:bCs/>
          </w:rPr>
          <w:t xml:space="preserve">Example 182 (The Moore-Penrose inverse of a rank-one matrix)</w:t>
        </w:r>
      </w:ins>
      <w:ins w:id="5545" w:author="PR Preview" w:date="2026-01-01T00:00:00Z">
        <w:r>
          <w:t xml:space="preserve"> </w:t>
        </w:r>
      </w:ins>
      <w:ins w:id="5546" w:author="PR Preview" w:date="2026-01-01T00:00:00Z">
        <w:r>
          <w:t xml:space="preserve">For</w:t>
        </w:r>
      </w:ins>
      <w:ins w:id="5547" w:author="PR Preview" w:date="2026-01-01T00:00:00Z">
        <w:r>
          <w:t xml:space="preserve"> </w:t>
        </w:r>
      </w:ins>
      <m:oMath>
        <m:r>
          <m:rPr>
            <m:sty m:val="bi"/>
          </m:rPr>
          <m:t>A</m:t>
        </m:r>
      </m:oMath>
      <w:ins w:id="5548" w:author="PR Preview" w:date="2026-01-01T00:00:00Z">
        <w:r>
          <w:t xml:space="preserve"> </w:t>
        </w:r>
      </w:ins>
      <w:ins w:id="5549" w:author="PR Preview" w:date="2026-01-01T00:00:00Z">
        <w:r>
          <w:t xml:space="preserve">in</w:t>
        </w:r>
      </w:ins>
      <w:ins w:id="5550" w:author="PR Preview" w:date="2026-01-01T00:00:00Z">
        <w:r>
          <w:t xml:space="preserve"> </w:t>
        </w:r>
      </w:ins>
      <w:hyperlink w:anchor="exm-column-space">
        <w:ins w:id="5551" w:author="PR Preview" w:date="2026-01-01T00:00:00Z">
          <w:r>
            <w:rPr>
              <w:rStyle w:val="Hyperlink"/>
            </w:rPr>
            <w:t xml:space="preserve">Example 57</w:t>
          </w:r>
        </w:ins>
      </w:hyperlink>
      <w:ins w:id="5552" w:author="PR Preview" w:date="2026-01-01T00:00:00Z">
        <w:r>
          <w:t xml:space="preserve">, the rank factorization</w:t>
        </w:r>
      </w:ins>
      <w:ins w:id="5553"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5554" w:author="PR Preview" w:date="2026-01-01T00:00:00Z">
        <w:r>
          <w:t xml:space="preserve">,</w:t>
        </w:r>
      </w:ins>
      <w:ins w:id="5555"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5556" w:author="PR Preview" w:date="2026-01-01T00:00:00Z">
        <w:r>
          <w:t xml:space="preserve"> </w:t>
        </w:r>
      </w:ins>
      <w:ins w:id="5557" w:author="PR Preview" w:date="2026-01-01T00:00:00Z">
        <w:r>
          <w:t xml:space="preserve">(</w:t>
        </w:r>
      </w:ins>
      <w:hyperlink w:anchor="exm-rank-factorization">
        <w:ins w:id="5558" w:author="PR Preview" w:date="2026-01-01T00:00:00Z">
          <w:r>
            <w:rPr>
              <w:rStyle w:val="Hyperlink"/>
            </w:rPr>
            <w:t xml:space="preserve">Example 80</w:t>
          </w:r>
        </w:ins>
      </w:hyperlink>
      <w:ins w:id="5559" w:author="PR Preview" w:date="2026-01-01T00:00:00Z">
        <w:r>
          <w:t xml:space="preserve">) gives</w:t>
        </w:r>
      </w:ins>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92"/>
    <w:bookmarkStart w:id="593"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93"/>
    <w:bookmarkStart w:id="594" w:name="exm-consistent-system"/>
    <w:p>
      <w:pPr>
        <w:pStyle w:val="BodyText"/>
      </w:pPr>
      <w:del w:id="5560" w:author="PR Preview" w:date="2026-01-01T00:00:00Z">
        <w:r>
          <w:rPr>
            <w:b/>
            <w:bCs/>
          </w:rPr>
          <w:delText xml:space="preserve">Example 182 (A consistent system and an inconsistent one)</w:delText>
        </w:r>
      </w:del>
      <w:del w:id="5561" w:author="PR Preview" w:date="2026-01-01T00:00:00Z">
        <w:r>
          <w:delText xml:space="preserve"> </w:delText>
        </w:r>
      </w:del>
      <w:del w:id="5562" w:author="PR Preview" w:date="2026-01-01T00:00:00Z">
        <w:r>
          <w:delText xml:space="preserve">With</w:delText>
        </w:r>
      </w:del>
      <w:del w:id="556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5564" w:author="PR Preview" w:date="2026-01-01T00:00:00Z">
        <w:r>
          <w:delText xml:space="preserve">,</w:delText>
        </w:r>
      </w:del>
      <w:del w:id="5565"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del w:id="5566" w:author="PR Preview" w:date="2026-01-01T00:00:00Z">
        <w:r>
          <w:delText xml:space="preserve"> </w:delText>
        </w:r>
      </w:del>
      <w:del w:id="5567" w:author="PR Preview" w:date="2026-01-01T00:00:00Z">
        <w:r>
          <w:delText xml:space="preserve">(</w:delText>
        </w:r>
      </w:del>
      <w:hyperlink w:anchor="def-matvec-mult">
        <w:del w:id="5568" w:author="PR Preview" w:date="2026-01-01T00:00:00Z">
          <w:r>
            <w:rPr>
              <w:rStyle w:val="Hyperlink"/>
            </w:rPr>
            <w:delText xml:space="preserve">Definition 32</w:delText>
          </w:r>
        </w:del>
      </w:hyperlink>
      <w:del w:id="5569" w:author="PR Preview" w:date="2026-01-01T00:00:00Z">
        <w:r>
          <w:delText xml:space="preserve">).</w:delText>
        </w:r>
      </w:del>
    </w:p>
    <w:p>
      <w:pPr>
        <w:pStyle w:val="BodyText"/>
      </w:pPr>
      <w:ins w:id="5570" w:author="PR Preview" w:date="2026-01-01T00:00:00Z">
        <w:r>
          <w:rPr>
            <w:b/>
            <w:bCs/>
          </w:rPr>
          <w:t xml:space="preserve">Example 183 (A consistent system and an inconsistent one)</w:t>
        </w:r>
      </w:ins>
      <w:ins w:id="5571" w:author="PR Preview" w:date="2026-01-01T00:00:00Z">
        <w:r>
          <w:t xml:space="preserve"> </w:t>
        </w:r>
      </w:ins>
      <w:ins w:id="5572" w:author="PR Preview" w:date="2026-01-01T00:00:00Z">
        <w:r>
          <w:t xml:space="preserve">With</w:t>
        </w:r>
      </w:ins>
      <w:ins w:id="557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5574" w:author="PR Preview" w:date="2026-01-01T00:00:00Z">
        <w:r>
          <w:t xml:space="preserve">,</w:t>
        </w:r>
      </w:ins>
      <w:ins w:id="5575" w:author="PR Preview" w:date="2026-01-01T00:00:00Z">
        <w:r>
          <w:t xml:space="preserve"> </w:t>
        </w:r>
      </w:ins>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ins w:id="5576" w:author="PR Preview" w:date="2026-01-01T00:00:00Z">
        <w:r>
          <w:t xml:space="preserve"> </w:t>
        </w:r>
      </w:ins>
      <w:ins w:id="5577" w:author="PR Preview" w:date="2026-01-01T00:00:00Z">
        <w:r>
          <w:t xml:space="preserve">(</w:t>
        </w:r>
      </w:ins>
      <w:hyperlink w:anchor="def-matvec-mult">
        <w:ins w:id="5578" w:author="PR Preview" w:date="2026-01-01T00:00:00Z">
          <w:r>
            <w:rPr>
              <w:rStyle w:val="Hyperlink"/>
            </w:rPr>
            <w:t xml:space="preserve">Definition 32</w:t>
          </w:r>
        </w:ins>
      </w:hyperlink>
      <w:ins w:id="5579" w:author="PR Preview" w:date="2026-01-01T00:00:00Z">
        <w:r>
          <w:t xml:space="preserve">).</w:t>
        </w:r>
      </w:ins>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4"/>
    <w:bookmarkStart w:id="595"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5"/>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6" w:name="exm-consistency"/>
    <w:p>
      <w:pPr>
        <w:pStyle w:val="BodyText"/>
      </w:pPr>
      <w:del w:id="5580" w:author="PR Preview" w:date="2026-01-01T00:00:00Z">
        <w:r>
          <w:rPr>
            <w:b/>
            <w:bCs/>
          </w:rPr>
          <w:delText xml:space="preserve">Example 183 (Testing consistency with a generalized inverse)</w:delText>
        </w:r>
      </w:del>
      <w:del w:id="5581" w:author="PR Preview" w:date="2026-01-01T00:00:00Z">
        <w:r>
          <w:delText xml:space="preserve"> </w:delText>
        </w:r>
      </w:del>
      <w:del w:id="5582" w:author="PR Preview" w:date="2026-01-01T00:00:00Z">
        <w:r>
          <w:delText xml:space="preserve">For</w:delText>
        </w:r>
      </w:del>
      <w:del w:id="558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5584" w:author="PR Preview" w:date="2026-01-01T00:00:00Z">
        <w:r>
          <w:delText xml:space="preserve"> </w:delText>
        </w:r>
      </w:del>
      <w:del w:id="5585" w:author="PR Preview" w:date="2026-01-01T00:00:00Z">
        <w:r>
          <w:delText xml:space="preserve">and the generalized inverse</w:delText>
        </w:r>
      </w:del>
      <w:del w:id="558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5587" w:author="PR Preview" w:date="2026-01-01T00:00:00Z">
        <w:r>
          <w:delText xml:space="preserve">,</w:delText>
        </w:r>
      </w:del>
      <w:del w:id="5588" w:author="PR Preview" w:date="2026-01-01T00:00:00Z">
        <w:r>
          <w:delText xml:space="preserve"> </w:delText>
        </w:r>
      </w:del>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del w:id="5589" w:author="PR Preview" w:date="2026-01-01T00:00:00Z">
        <w:r>
          <w:delText xml:space="preserve">.</w:delText>
        </w:r>
      </w:del>
    </w:p>
    <w:p>
      <w:pPr>
        <w:pStyle w:val="BodyText"/>
      </w:pPr>
      <w:ins w:id="5590" w:author="PR Preview" w:date="2026-01-01T00:00:00Z">
        <w:r>
          <w:rPr>
            <w:b/>
            <w:bCs/>
          </w:rPr>
          <w:t xml:space="preserve">Example 184 (Testing consistency with a generalized inverse)</w:t>
        </w:r>
      </w:ins>
      <w:ins w:id="5591" w:author="PR Preview" w:date="2026-01-01T00:00:00Z">
        <w:r>
          <w:t xml:space="preserve"> </w:t>
        </w:r>
      </w:ins>
      <w:ins w:id="5592" w:author="PR Preview" w:date="2026-01-01T00:00:00Z">
        <w:r>
          <w:t xml:space="preserve">For</w:t>
        </w:r>
      </w:ins>
      <w:ins w:id="559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5594" w:author="PR Preview" w:date="2026-01-01T00:00:00Z">
        <w:r>
          <w:t xml:space="preserve"> </w:t>
        </w:r>
      </w:ins>
      <w:ins w:id="5595" w:author="PR Preview" w:date="2026-01-01T00:00:00Z">
        <w:r>
          <w:t xml:space="preserve">and the generalized inverse</w:t>
        </w:r>
      </w:ins>
      <w:ins w:id="5596"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5597" w:author="PR Preview" w:date="2026-01-01T00:00:00Z">
        <w:r>
          <w:t xml:space="preserve">,</w:t>
        </w:r>
      </w:ins>
      <w:ins w:id="5598" w:author="PR Preview" w:date="2026-01-01T00:00:00Z">
        <w:r>
          <w:t xml:space="preserve"> </w:t>
        </w:r>
      </w:ins>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ins w:id="5599" w:author="PR Preview" w:date="2026-01-01T00:00:00Z">
        <w:r>
          <w:t xml:space="preserve">.</w:t>
        </w:r>
      </w:ins>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del w:id="5600" w:author="PR Preview" w:date="2026-01-01T00:00:00Z">
        <w:r>
          <w:delText xml:space="preserve">$\mathord{\smash[b]{\underset{\raise.3ex\hbox{$\scriptstyle\sim$}}{b}}\vphantom{b}} = (2, 1)$</w:delText>
        </w:r>
      </w:del>
      <w:del w:id="5601" w:author="PR Preview" w:date="2026-01-01T00:00:00Z">
        <w:r>
          <w:delText xml:space="preserve">:</w:delText>
        </w:r>
      </w:del>
      <w:del w:id="5602" w:author="PR Preview" w:date="2026-01-01T00:00:00Z">
        <w:r>
          <w:delText xml:space="preserve"> </w:delText>
        </w:r>
      </w:del>
      <w:del w:id="5603" w:author="PR Preview" w:date="2026-01-01T00:00:00Z">
        <w:r>
          <w:delText xml:space="preserve">$\mathbf{A} \mathbf{G} \mathord{\smash[b]{\underset{\raise.3ex\hbox{$\scriptstyle\sim$}}{b}}\vphantom{b}} = (7, 0) \ne \mathord{\smash[b]{\underset{\raise.3ex\hbox{$\scriptstyle\sim$}}{b}}\vphantom{b}}$</w:delText>
        </w:r>
      </w:del>
      <w:del w:id="5604" w:author="PR Preview" w:date="2026-01-01T00:00:00Z">
        <w:r>
          <w:delText xml:space="preserve">, so it is not,</w:delText>
        </w:r>
      </w:del>
      <w:del w:id="5605" w:author="PR Preview" w:date="2026-01-01T00:00:00Z">
        <w:r>
          <w:delText xml:space="preserve"> </w:delText>
        </w:r>
      </w:del>
      <w:del w:id="5606" w:author="PR Preview" w:date="2026-01-01T00:00:00Z">
        <w:r>
          <w:delText xml:space="preserve">as</w:delText>
        </w:r>
      </w:del>
      <w:del w:id="5607" w:author="PR Preview" w:date="2026-01-01T00:00:00Z">
        <w:r>
          <w:delText xml:space="preserve"> </w:delText>
        </w:r>
      </w:del>
      <w:hyperlink w:anchor="exm-generalized-inverse-solves">
        <w:del w:id="5608" w:author="PR Preview" w:date="2026-01-01T00:00:00Z">
          <w:r>
            <w:rPr>
              <w:rStyle w:val="Hyperlink"/>
            </w:rPr>
            <w:delText xml:space="preserve">Example 177</w:delText>
          </w:r>
        </w:del>
      </w:hyperlink>
      <w:del w:id="5609" w:author="PR Preview" w:date="2026-01-01T00:00:00Z">
        <w:r>
          <w:delText xml:space="preserve"> </w:delText>
        </w:r>
      </w:del>
      <w:del w:id="5610" w:author="PR Preview" w:date="2026-01-01T00:00:00Z">
        <w:r>
          <w:delText xml:space="preserve">found directly.</w:delText>
        </w:r>
      </w:del>
    </w:p>
    <w:p>
      <w:pPr>
        <w:numPr>
          <w:ilvl w:val="0"/>
          <w:numId w:val="1089"/>
        </w:numPr>
      </w:pPr>
      <w:ins w:id="5611" w:author="PR Preview" w:date="2026-01-01T00:00:00Z">
        <w:r>
          <w:t xml:space="preserve">$\mathord{\smash[b]{\underset{\raise.3ex\hbox{$\scriptstyle\sim$}}{b}}\vphantom{b}} = (2, 1)$</w:t>
        </w:r>
      </w:ins>
      <w:ins w:id="5612" w:author="PR Preview" w:date="2026-01-01T00:00:00Z">
        <w:r>
          <w:t xml:space="preserve">:</w:t>
        </w:r>
      </w:ins>
      <w:ins w:id="5613" w:author="PR Preview" w:date="2026-01-01T00:00:00Z">
        <w:r>
          <w:t xml:space="preserve"> </w:t>
        </w:r>
      </w:ins>
      <w:ins w:id="5614" w:author="PR Preview" w:date="2026-01-01T00:00:00Z">
        <w:r>
          <w:t xml:space="preserve">$\mathbf{A} \mathbf{G} \mathord{\smash[b]{\underset{\raise.3ex\hbox{$\scriptstyle\sim$}}{b}}\vphantom{b}} = (7, 0) \ne \mathord{\smash[b]{\underset{\raise.3ex\hbox{$\scriptstyle\sim$}}{b}}\vphantom{b}}$</w:t>
        </w:r>
      </w:ins>
      <w:ins w:id="5615" w:author="PR Preview" w:date="2026-01-01T00:00:00Z">
        <w:r>
          <w:t xml:space="preserve">, so it is not,</w:t>
        </w:r>
      </w:ins>
      <w:ins w:id="5616" w:author="PR Preview" w:date="2026-01-01T00:00:00Z">
        <w:r>
          <w:t xml:space="preserve"> </w:t>
        </w:r>
      </w:ins>
      <w:ins w:id="5617" w:author="PR Preview" w:date="2026-01-01T00:00:00Z">
        <w:r>
          <w:t xml:space="preserve">as</w:t>
        </w:r>
      </w:ins>
      <w:ins w:id="5618" w:author="PR Preview" w:date="2026-01-01T00:00:00Z">
        <w:r>
          <w:t xml:space="preserve"> </w:t>
        </w:r>
      </w:ins>
      <w:hyperlink w:anchor="exm-generalized-inverse-solves">
        <w:ins w:id="5619" w:author="PR Preview" w:date="2026-01-01T00:00:00Z">
          <w:r>
            <w:rPr>
              <w:rStyle w:val="Hyperlink"/>
            </w:rPr>
            <w:t xml:space="preserve">Example 178</w:t>
          </w:r>
        </w:ins>
      </w:hyperlink>
      <w:ins w:id="5620" w:author="PR Preview" w:date="2026-01-01T00:00:00Z">
        <w:r>
          <w:t xml:space="preserve"> </w:t>
        </w:r>
      </w:ins>
      <w:ins w:id="5621" w:author="PR Preview" w:date="2026-01-01T00:00:00Z">
        <w:r>
          <w:t xml:space="preserve">found directly.</w:t>
        </w:r>
      </w:ins>
    </w:p>
    <w:bookmarkEnd w:id="596"/>
    <w:bookmarkStart w:id="597"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8" w:name="exm-solution-set"/>
    <w:p>
      <w:pPr>
        <w:pStyle w:val="BodyText"/>
      </w:pPr>
      <w:del w:id="5622" w:author="PR Preview" w:date="2026-01-01T00:00:00Z">
        <w:r>
          <w:rPr>
            <w:b/>
            <w:bCs/>
          </w:rPr>
          <w:delText xml:space="preserve">Example 184 (All solutions of a consistent system)</w:delText>
        </w:r>
      </w:del>
      <w:del w:id="5623" w:author="PR Preview" w:date="2026-01-01T00:00:00Z">
        <w:r>
          <w:delText xml:space="preserve"> </w:delText>
        </w:r>
      </w:del>
      <w:del w:id="5624" w:author="PR Preview" w:date="2026-01-01T00:00:00Z">
        <w:r>
          <w:delText xml:space="preserve">For</w:delText>
        </w:r>
      </w:del>
      <w:del w:id="562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5626" w:author="PR Preview" w:date="2026-01-01T00:00:00Z">
        <w:r>
          <w:delText xml:space="preserve">,</w:delText>
        </w:r>
      </w:del>
      <w:del w:id="5627"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5628" w:author="PR Preview" w:date="2026-01-01T00:00:00Z">
        <w:r>
          <w:delText xml:space="preserve"> </w:delText>
        </w:r>
      </w:del>
      <w:del w:id="5629" w:author="PR Preview" w:date="2026-01-01T00:00:00Z">
        <w:r>
          <w:delText xml:space="preserve">and</w:delText>
        </w:r>
      </w:del>
      <w:del w:id="5630" w:author="PR Preview" w:date="2026-01-01T00:00:00Z">
        <w:r>
          <w:delText xml:space="preserve"> </w:delText>
        </w:r>
      </w:del>
      <w:del w:id="5631" w:author="PR Preview" w:date="2026-01-01T00:00:00Z">
        <w:r>
          <w:delText xml:space="preserve">$\mathord{\smash[b]{\underset{\raise.3ex\hbox{$\scriptstyle\sim$}}{b}}\vphantom{b}} = (2, 0)$</w:delText>
        </w:r>
      </w:del>
      <w:del w:id="5632" w:author="PR Preview" w:date="2026-01-01T00:00:00Z">
        <w:r>
          <w:delText xml:space="preserve">:</w:delText>
        </w:r>
      </w:del>
      <w:del w:id="5633" w:author="PR Preview" w:date="2026-01-01T00:00:00Z">
        <w:r>
          <w:delText xml:space="preserve"> </w:delText>
        </w:r>
      </w:del>
      <w:del w:id="5634" w:author="PR Preview" w:date="2026-01-01T00:00:00Z">
        <w:r>
          <w:delText xml:space="preserve">$\mathbf{G} \mathord{\smash[b]{\underset{\raise.3ex\hbox{$\scriptstyle\sim$}}{b}}\vphantom{b}} = (2, 14)$</w:delText>
        </w:r>
      </w:del>
      <w:del w:id="5635" w:author="PR Preview" w:date="2026-01-01T00:00:00Z">
        <w:r>
          <w:delText xml:space="preserve">,</w:delText>
        </w:r>
      </w:del>
      <w:del w:id="5636"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5637" w:author="PR Preview" w:date="2026-01-01T00:00:00Z">
        <w:r>
          <w:delText xml:space="preserve">,</w:delText>
        </w:r>
      </w:del>
      <w:del w:id="5638" w:author="PR Preview" w:date="2026-01-01T00:00:00Z">
        <w:r>
          <w:delText xml:space="preserve"> </w:delText>
        </w:r>
      </w:del>
      <w:del w:id="5639" w:author="PR Preview" w:date="2026-01-01T00:00:00Z">
        <w:r>
          <w:delText xml:space="preserve">and</w:delText>
        </w:r>
      </w:del>
      <w:del w:id="5640"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5641" w:author="PR Preview" w:date="2026-01-01T00:00:00Z">
        <w:r>
          <w:delText xml:space="preserve">,</w:delText>
        </w:r>
      </w:del>
      <w:del w:id="5642" w:author="PR Preview" w:date="2026-01-01T00:00:00Z">
        <w:r>
          <w:delText xml:space="preserve"> </w:delText>
        </w:r>
      </w:del>
      <w:del w:id="5643" w:author="PR Preview" w:date="2026-01-01T00:00:00Z">
        <w:r>
          <w:delText xml:space="preserve">so</w:delText>
        </w:r>
      </w:del>
    </w:p>
    <w:p>
      <w:pPr>
        <w:pStyle w:val="BodyText"/>
      </w:pPr>
      <w:ins w:id="5644" w:author="PR Preview" w:date="2026-01-01T00:00:00Z">
        <w:r>
          <w:rPr>
            <w:b/>
            <w:bCs/>
          </w:rPr>
          <w:t xml:space="preserve">Example 185 (All solutions of a consistent system)</w:t>
        </w:r>
      </w:ins>
      <w:ins w:id="5645" w:author="PR Preview" w:date="2026-01-01T00:00:00Z">
        <w:r>
          <w:t xml:space="preserve"> </w:t>
        </w:r>
      </w:ins>
      <w:ins w:id="5646" w:author="PR Preview" w:date="2026-01-01T00:00:00Z">
        <w:r>
          <w:t xml:space="preserve">For</w:t>
        </w:r>
      </w:ins>
      <w:ins w:id="564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5648" w:author="PR Preview" w:date="2026-01-01T00:00:00Z">
        <w:r>
          <w:t xml:space="preserve">,</w:t>
        </w:r>
      </w:ins>
      <w:ins w:id="5649"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5650" w:author="PR Preview" w:date="2026-01-01T00:00:00Z">
        <w:r>
          <w:t xml:space="preserve"> </w:t>
        </w:r>
      </w:ins>
      <w:ins w:id="5651" w:author="PR Preview" w:date="2026-01-01T00:00:00Z">
        <w:r>
          <w:t xml:space="preserve">and</w:t>
        </w:r>
      </w:ins>
      <w:ins w:id="5652" w:author="PR Preview" w:date="2026-01-01T00:00:00Z">
        <w:r>
          <w:t xml:space="preserve"> </w:t>
        </w:r>
      </w:ins>
      <w:ins w:id="5653" w:author="PR Preview" w:date="2026-01-01T00:00:00Z">
        <w:r>
          <w:t xml:space="preserve">$\mathord{\smash[b]{\underset{\raise.3ex\hbox{$\scriptstyle\sim$}}{b}}\vphantom{b}} = (2, 0)$</w:t>
        </w:r>
      </w:ins>
      <w:ins w:id="5654" w:author="PR Preview" w:date="2026-01-01T00:00:00Z">
        <w:r>
          <w:t xml:space="preserve">:</w:t>
        </w:r>
      </w:ins>
      <w:ins w:id="5655" w:author="PR Preview" w:date="2026-01-01T00:00:00Z">
        <w:r>
          <w:t xml:space="preserve"> </w:t>
        </w:r>
      </w:ins>
      <w:ins w:id="5656" w:author="PR Preview" w:date="2026-01-01T00:00:00Z">
        <w:r>
          <w:t xml:space="preserve">$\mathbf{G} \mathord{\smash[b]{\underset{\raise.3ex\hbox{$\scriptstyle\sim$}}{b}}\vphantom{b}} = (2, 14)$</w:t>
        </w:r>
      </w:ins>
      <w:ins w:id="5657" w:author="PR Preview" w:date="2026-01-01T00:00:00Z">
        <w:r>
          <w:t xml:space="preserve">,</w:t>
        </w:r>
      </w:ins>
      <w:ins w:id="5658"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5659" w:author="PR Preview" w:date="2026-01-01T00:00:00Z">
        <w:r>
          <w:t xml:space="preserve">,</w:t>
        </w:r>
      </w:ins>
      <w:ins w:id="5660" w:author="PR Preview" w:date="2026-01-01T00:00:00Z">
        <w:r>
          <w:t xml:space="preserve"> </w:t>
        </w:r>
      </w:ins>
      <w:ins w:id="5661" w:author="PR Preview" w:date="2026-01-01T00:00:00Z">
        <w:r>
          <w:t xml:space="preserve">and</w:t>
        </w:r>
      </w:ins>
      <w:ins w:id="5662"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5663" w:author="PR Preview" w:date="2026-01-01T00:00:00Z">
        <w:r>
          <w:t xml:space="preserve">,</w:t>
        </w:r>
      </w:ins>
      <w:ins w:id="5664" w:author="PR Preview" w:date="2026-01-01T00:00:00Z">
        <w:r>
          <w:t xml:space="preserve"> </w:t>
        </w:r>
      </w:ins>
      <w:ins w:id="5665" w:author="PR Preview" w:date="2026-01-01T00:00:00Z">
        <w:r>
          <w:t xml:space="preserve">so</w:t>
        </w:r>
      </w:ins>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8"/>
    <w:bookmarkStart w:id="599"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9"/>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600" w:name="exm-solution-unique"/>
    <w:p>
      <w:pPr>
        <w:pStyle w:val="BodyText"/>
      </w:pPr>
      <w:del w:id="5666" w:author="PR Preview" w:date="2026-01-01T00:00:00Z">
        <w:r>
          <w:rPr>
            <w:b/>
            <w:bCs/>
          </w:rPr>
          <w:delText xml:space="preserve">Example 185 (Three systems)</w:delText>
        </w:r>
      </w:del>
      <w:del w:id="5667" w:author="PR Preview" w:date="2026-01-01T00:00:00Z">
        <w:r>
          <w:delText xml:space="preserve"> </w:delText>
        </w:r>
      </w:del>
      <w:del w:id="5668" w:author="PR Preview" w:date="2026-01-01T00:00:00Z">
        <w:r>
          <w:delText xml:space="preserve"> </w:delText>
        </w:r>
      </w:del>
    </w:p>
    <w:p>
      <w:pPr>
        <w:pStyle w:val="BodyText"/>
      </w:pPr>
      <w:ins w:id="5669" w:author="PR Preview" w:date="2026-01-01T00:00:00Z">
        <w:r>
          <w:rPr>
            <w:b/>
            <w:bCs/>
          </w:rPr>
          <w:t xml:space="preserve">Example 186 (Three systems)</w:t>
        </w:r>
      </w:ins>
      <w:ins w:id="5670" w:author="PR Preview" w:date="2026-01-01T00:00:00Z">
        <w:r>
          <w:t xml:space="preserve"> </w:t>
        </w:r>
      </w:ins>
      <w:ins w:id="5671" w:author="PR Preview" w:date="2026-01-01T00:00:00Z">
        <w:r>
          <w:t xml:space="preserve"> </w:t>
        </w:r>
      </w:ins>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del w:id="5672" w:author="PR Preview" w:date="2026-01-01T00:00:00Z">
        <w:r>
          <w:delText xml:space="preserve">The</w:delText>
        </w:r>
      </w:del>
      <w:del w:id="5673" w:author="PR Preview" w:date="2026-01-01T00:00:00Z">
        <w:r>
          <w:delText xml:space="preserve"> </w:delText>
        </w:r>
      </w:del>
      <m:oMath>
        <m:r>
          <m:t>3</m:t>
        </m:r>
        <m:r>
          <m:rPr>
            <m:sty m:val="p"/>
          </m:rPr>
          <m:t>×</m:t>
        </m:r>
        <m:r>
          <m:t>2</m:t>
        </m:r>
      </m:oMath>
      <w:del w:id="5674" w:author="PR Preview" w:date="2026-01-01T00:00:00Z">
        <w:r>
          <w:delText xml:space="preserve"> </w:delText>
        </w:r>
      </w:del>
      <w:del w:id="5675" w:author="PR Preview" w:date="2026-01-01T00:00:00Z">
        <w:r>
          <w:delText xml:space="preserve">matrix</w:delText>
        </w:r>
      </w:del>
      <w:del w:id="567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5677" w:author="PR Preview" w:date="2026-01-01T00:00:00Z">
        <w:r>
          <w:delText xml:space="preserve"> </w:delText>
        </w:r>
      </w:del>
      <w:del w:id="5678" w:author="PR Preview" w:date="2026-01-01T00:00:00Z">
        <w:r>
          <w:delText xml:space="preserve">of</w:delText>
        </w:r>
      </w:del>
      <w:del w:id="5679" w:author="PR Preview" w:date="2026-01-01T00:00:00Z">
        <w:r>
          <w:delText xml:space="preserve"> </w:delText>
        </w:r>
      </w:del>
      <w:hyperlink w:anchor="exm-gram-invertible">
        <w:del w:id="5680" w:author="PR Preview" w:date="2026-01-01T00:00:00Z">
          <w:r>
            <w:rPr>
              <w:rStyle w:val="Hyperlink"/>
            </w:rPr>
            <w:delText xml:space="preserve">Example 165</w:delText>
          </w:r>
        </w:del>
      </w:hyperlink>
      <w:del w:id="5681" w:author="PR Preview" w:date="2026-01-01T00:00:00Z">
        <w:r>
          <w:delText xml:space="preserve"> </w:delText>
        </w:r>
      </w:del>
      <w:del w:id="5682" w:author="PR Preview" w:date="2026-01-01T00:00:00Z">
        <w:r>
          <w:delText xml:space="preserve">has rank</w:delText>
        </w:r>
      </w:del>
      <w:del w:id="5683" w:author="PR Preview" w:date="2026-01-01T00:00:00Z">
        <w:r>
          <w:delText xml:space="preserve"> </w:delText>
        </w:r>
      </w:del>
      <m:oMath>
        <m:r>
          <m:t>2</m:t>
        </m:r>
        <m:r>
          <m:rPr>
            <m:sty m:val="p"/>
          </m:rPr>
          <m:t>=</m:t>
        </m:r>
        <m:r>
          <m:t>n</m:t>
        </m:r>
      </m:oMath>
      <w:del w:id="5684" w:author="PR Preview" w:date="2026-01-01T00:00:00Z">
        <w:r>
          <w:delText xml:space="preserve">, so a consistent system has one solution,</w:delText>
        </w:r>
      </w:del>
      <w:del w:id="5685" w:author="PR Preview" w:date="2026-01-01T00:00:00Z">
        <w:r>
          <w:delText xml:space="preserve"> </w:delText>
        </w:r>
      </w:del>
      <w:del w:id="5686" w:author="PR Preview" w:date="2026-01-01T00:00:00Z">
        <w:r>
          <w:delText xml:space="preserve">but</w:delText>
        </w:r>
      </w:del>
      <w:del w:id="5687" w:author="PR Preview" w:date="2026-01-01T00:00:00Z">
        <w:r>
          <w:delText xml:space="preserve"> </w:delText>
        </w:r>
      </w:del>
      <m:oMath>
        <m:r>
          <m:t>2</m:t>
        </m:r>
        <m:r>
          <m:rPr>
            <m:sty m:val="p"/>
          </m:rPr>
          <m:t>&lt;</m:t>
        </m:r>
        <m:r>
          <m:t>3</m:t>
        </m:r>
        <m:r>
          <m:rPr>
            <m:sty m:val="p"/>
          </m:rPr>
          <m:t>=</m:t>
        </m:r>
        <m:r>
          <m:t>m</m:t>
        </m:r>
      </m:oMath>
      <w:del w:id="5688" w:author="PR Preview" w:date="2026-01-01T00:00:00Z">
        <w:r>
          <w:delText xml:space="preserve">, so some systems are inconsistent:</w:delText>
        </w:r>
      </w:del>
      <w:del w:id="5689"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del w:id="5690" w:author="PR Preview" w:date="2026-01-01T00:00:00Z">
        <w:r>
          <w:delText xml:space="preserve">, because</w:delText>
        </w:r>
      </w:del>
      <w:del w:id="5691" w:author="PR Preview" w:date="2026-01-01T00:00:00Z">
        <w:r>
          <w:delText xml:space="preserve"> </w:delText>
        </w:r>
      </w:del>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del w:id="5692" w:author="PR Preview" w:date="2026-01-01T00:00:00Z">
        <w:r>
          <w:delText xml:space="preserve"> </w:delText>
        </w:r>
      </w:del>
      <w:del w:id="5693" w:author="PR Preview" w:date="2026-01-01T00:00:00Z">
        <w:r>
          <w:delText xml:space="preserve">has equal differences between consecutive entries,</w:delText>
        </w:r>
      </w:del>
      <w:del w:id="5694" w:author="PR Preview" w:date="2026-01-01T00:00:00Z">
        <w:r>
          <w:delText xml:space="preserve"> </w:delText>
        </w:r>
      </w:del>
      <w:del w:id="5695" w:author="PR Preview" w:date="2026-01-01T00:00:00Z">
        <w:r>
          <w:delText xml:space="preserve">and</w:delText>
        </w:r>
      </w:del>
      <w:del w:id="5696" w:author="PR Preview" w:date="2026-01-01T00:00:00Z">
        <w:r>
          <w:delText xml:space="preserve"> </w:delText>
        </w:r>
      </w:del>
      <m:oMath>
        <m:r>
          <m:rPr>
            <m:sty m:val="p"/>
          </m:rPr>
          <m:t>(</m:t>
        </m:r>
        <m:r>
          <m:t>1</m:t>
        </m:r>
        <m:r>
          <m:rPr>
            <m:sty m:val="p"/>
          </m:rPr>
          <m:t>,</m:t>
        </m:r>
        <m:r>
          <m:t>0</m:t>
        </m:r>
        <m:r>
          <m:rPr>
            <m:sty m:val="p"/>
          </m:rPr>
          <m:t>,</m:t>
        </m:r>
        <m:r>
          <m:t>0</m:t>
        </m:r>
        <m:r>
          <m:rPr>
            <m:sty m:val="p"/>
          </m:rPr>
          <m:t>)</m:t>
        </m:r>
      </m:oMath>
      <w:del w:id="5697" w:author="PR Preview" w:date="2026-01-01T00:00:00Z">
        <w:r>
          <w:delText xml:space="preserve"> </w:delText>
        </w:r>
      </w:del>
      <w:del w:id="5698" w:author="PR Preview" w:date="2026-01-01T00:00:00Z">
        <w:r>
          <w:delText xml:space="preserve">does not.</w:delText>
        </w:r>
      </w:del>
    </w:p>
    <w:p>
      <w:pPr>
        <w:numPr>
          <w:ilvl w:val="0"/>
          <w:numId w:val="1092"/>
        </w:numPr>
      </w:pPr>
      <w:ins w:id="5699" w:author="PR Preview" w:date="2026-01-01T00:00:00Z">
        <w:r>
          <w:t xml:space="preserve">The</w:t>
        </w:r>
      </w:ins>
      <w:ins w:id="5700" w:author="PR Preview" w:date="2026-01-01T00:00:00Z">
        <w:r>
          <w:t xml:space="preserve"> </w:t>
        </w:r>
      </w:ins>
      <m:oMath>
        <m:r>
          <m:t>3</m:t>
        </m:r>
        <m:r>
          <m:rPr>
            <m:sty m:val="p"/>
          </m:rPr>
          <m:t>×</m:t>
        </m:r>
        <m:r>
          <m:t>2</m:t>
        </m:r>
      </m:oMath>
      <w:ins w:id="5701" w:author="PR Preview" w:date="2026-01-01T00:00:00Z">
        <w:r>
          <w:t xml:space="preserve"> </w:t>
        </w:r>
      </w:ins>
      <w:ins w:id="5702" w:author="PR Preview" w:date="2026-01-01T00:00:00Z">
        <w:r>
          <w:t xml:space="preserve">matrix</w:t>
        </w:r>
      </w:ins>
      <w:ins w:id="570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5704" w:author="PR Preview" w:date="2026-01-01T00:00:00Z">
        <w:r>
          <w:t xml:space="preserve"> </w:t>
        </w:r>
      </w:ins>
      <w:ins w:id="5705" w:author="PR Preview" w:date="2026-01-01T00:00:00Z">
        <w:r>
          <w:t xml:space="preserve">of</w:t>
        </w:r>
      </w:ins>
      <w:ins w:id="5706" w:author="PR Preview" w:date="2026-01-01T00:00:00Z">
        <w:r>
          <w:t xml:space="preserve"> </w:t>
        </w:r>
      </w:ins>
      <w:hyperlink w:anchor="exm-gram-invertible">
        <w:ins w:id="5707" w:author="PR Preview" w:date="2026-01-01T00:00:00Z">
          <w:r>
            <w:rPr>
              <w:rStyle w:val="Hyperlink"/>
            </w:rPr>
            <w:t xml:space="preserve">Example 166</w:t>
          </w:r>
        </w:ins>
      </w:hyperlink>
      <w:ins w:id="5708" w:author="PR Preview" w:date="2026-01-01T00:00:00Z">
        <w:r>
          <w:t xml:space="preserve"> </w:t>
        </w:r>
      </w:ins>
      <w:ins w:id="5709" w:author="PR Preview" w:date="2026-01-01T00:00:00Z">
        <w:r>
          <w:t xml:space="preserve">has rank</w:t>
        </w:r>
      </w:ins>
      <w:ins w:id="5710" w:author="PR Preview" w:date="2026-01-01T00:00:00Z">
        <w:r>
          <w:t xml:space="preserve"> </w:t>
        </w:r>
      </w:ins>
      <m:oMath>
        <m:r>
          <m:t>2</m:t>
        </m:r>
        <m:r>
          <m:rPr>
            <m:sty m:val="p"/>
          </m:rPr>
          <m:t>=</m:t>
        </m:r>
        <m:r>
          <m:t>n</m:t>
        </m:r>
      </m:oMath>
      <w:ins w:id="5711" w:author="PR Preview" w:date="2026-01-01T00:00:00Z">
        <w:r>
          <w:t xml:space="preserve">, so a consistent system has one solution,</w:t>
        </w:r>
      </w:ins>
      <w:ins w:id="5712" w:author="PR Preview" w:date="2026-01-01T00:00:00Z">
        <w:r>
          <w:t xml:space="preserve"> </w:t>
        </w:r>
      </w:ins>
      <w:ins w:id="5713" w:author="PR Preview" w:date="2026-01-01T00:00:00Z">
        <w:r>
          <w:t xml:space="preserve">but</w:t>
        </w:r>
      </w:ins>
      <w:ins w:id="5714" w:author="PR Preview" w:date="2026-01-01T00:00:00Z">
        <w:r>
          <w:t xml:space="preserve"> </w:t>
        </w:r>
      </w:ins>
      <m:oMath>
        <m:r>
          <m:t>2</m:t>
        </m:r>
        <m:r>
          <m:rPr>
            <m:sty m:val="p"/>
          </m:rPr>
          <m:t>&lt;</m:t>
        </m:r>
        <m:r>
          <m:t>3</m:t>
        </m:r>
        <m:r>
          <m:rPr>
            <m:sty m:val="p"/>
          </m:rPr>
          <m:t>=</m:t>
        </m:r>
        <m:r>
          <m:t>m</m:t>
        </m:r>
      </m:oMath>
      <w:ins w:id="5715" w:author="PR Preview" w:date="2026-01-01T00:00:00Z">
        <w:r>
          <w:t xml:space="preserve">, so some systems are inconsistent:</w:t>
        </w:r>
      </w:ins>
      <w:ins w:id="5716"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ins w:id="5717" w:author="PR Preview" w:date="2026-01-01T00:00:00Z">
        <w:r>
          <w:t xml:space="preserve">, because</w:t>
        </w:r>
      </w:ins>
      <w:ins w:id="5718" w:author="PR Preview" w:date="2026-01-01T00:00:00Z">
        <w:r>
          <w:t xml:space="preserve"> </w:t>
        </w:r>
      </w:ins>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ins w:id="5719" w:author="PR Preview" w:date="2026-01-01T00:00:00Z">
        <w:r>
          <w:t xml:space="preserve"> </w:t>
        </w:r>
      </w:ins>
      <w:ins w:id="5720" w:author="PR Preview" w:date="2026-01-01T00:00:00Z">
        <w:r>
          <w:t xml:space="preserve">has equal differences between consecutive entries,</w:t>
        </w:r>
      </w:ins>
      <w:ins w:id="5721" w:author="PR Preview" w:date="2026-01-01T00:00:00Z">
        <w:r>
          <w:t xml:space="preserve"> </w:t>
        </w:r>
      </w:ins>
      <w:ins w:id="5722" w:author="PR Preview" w:date="2026-01-01T00:00:00Z">
        <w:r>
          <w:t xml:space="preserve">and</w:t>
        </w:r>
      </w:ins>
      <w:ins w:id="5723" w:author="PR Preview" w:date="2026-01-01T00:00:00Z">
        <w:r>
          <w:t xml:space="preserve"> </w:t>
        </w:r>
      </w:ins>
      <m:oMath>
        <m:r>
          <m:rPr>
            <m:sty m:val="p"/>
          </m:rPr>
          <m:t>(</m:t>
        </m:r>
        <m:r>
          <m:t>1</m:t>
        </m:r>
        <m:r>
          <m:rPr>
            <m:sty m:val="p"/>
          </m:rPr>
          <m:t>,</m:t>
        </m:r>
        <m:r>
          <m:t>0</m:t>
        </m:r>
        <m:r>
          <m:rPr>
            <m:sty m:val="p"/>
          </m:rPr>
          <m:t>,</m:t>
        </m:r>
        <m:r>
          <m:t>0</m:t>
        </m:r>
        <m:r>
          <m:rPr>
            <m:sty m:val="p"/>
          </m:rPr>
          <m:t>)</m:t>
        </m:r>
      </m:oMath>
      <w:ins w:id="5724" w:author="PR Preview" w:date="2026-01-01T00:00:00Z">
        <w:r>
          <w:t xml:space="preserve"> </w:t>
        </w:r>
      </w:ins>
      <w:ins w:id="5725" w:author="PR Preview" w:date="2026-01-01T00:00:00Z">
        <w:r>
          <w:t xml:space="preserve">does not.</w:t>
        </w:r>
      </w:ins>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600"/>
    <w:bookmarkStart w:id="601"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601"/>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602" w:name="exm-projector-generalized-inverse"/>
    <w:p>
      <w:pPr>
        <w:pStyle w:val="BodyText"/>
      </w:pPr>
      <w:del w:id="5726" w:author="PR Preview" w:date="2026-01-01T00:00:00Z">
        <w:r>
          <w:rPr>
            <w:b/>
            <w:bCs/>
          </w:rPr>
          <w:delText xml:space="preserve">Example 186 (A design matrix with a repeated column)</w:delText>
        </w:r>
      </w:del>
      <w:del w:id="5727" w:author="PR Preview" w:date="2026-01-01T00:00:00Z">
        <w:r>
          <w:delText xml:space="preserve"> </w:delText>
        </w:r>
      </w:del>
      <w:del w:id="5728" w:author="PR Preview" w:date="2026-01-01T00:00:00Z">
        <w:r>
          <w:delText xml:space="preserve">Let</w:delText>
        </w:r>
      </w:del>
      <w:del w:id="5729"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5730" w:author="PR Preview" w:date="2026-01-01T00:00:00Z">
        <w:r>
          <w:delText xml:space="preserve">,</w:delText>
        </w:r>
      </w:del>
      <w:del w:id="5731" w:author="PR Preview" w:date="2026-01-01T00:00:00Z">
        <w:r>
          <w:delText xml:space="preserve"> </w:delText>
        </w:r>
      </w:del>
      <w:del w:id="5732" w:author="PR Preview" w:date="2026-01-01T00:00:00Z">
        <w:r>
          <w:delText xml:space="preserve">an intercept column entered twice, so</w:delText>
        </w:r>
      </w:del>
      <w:del w:id="5733"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5734" w:author="PR Preview" w:date="2026-01-01T00:00:00Z">
        <w:r>
          <w:delText xml:space="preserve"> </w:delText>
        </w:r>
      </w:del>
      <w:del w:id="5735" w:author="PR Preview" w:date="2026-01-01T00:00:00Z">
        <w:r>
          <w:delText xml:space="preserve">and</w:delText>
        </w:r>
      </w:del>
      <w:del w:id="5736"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5737" w:author="PR Preview" w:date="2026-01-01T00:00:00Z">
        <w:r>
          <w:delText xml:space="preserve"> </w:delText>
        </w:r>
      </w:del>
      <w:del w:id="5738" w:author="PR Preview" w:date="2026-01-01T00:00:00Z">
        <w:r>
          <w:delText xml:space="preserve">is not invertible:</w:delText>
        </w:r>
      </w:del>
      <w:del w:id="5739" w:author="PR Preview" w:date="2026-01-01T00:00:00Z">
        <w:r>
          <w:delText xml:space="preserve"> </w:delText>
        </w:r>
      </w:del>
      <w:del w:id="5740" w:author="PR Preview" w:date="2026-01-01T00:00:00Z">
        <w:r>
          <w:delText xml:space="preserve">its rank is</w:delText>
        </w:r>
      </w:del>
      <w:del w:id="5741"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5742" w:author="PR Preview" w:date="2026-01-01T00:00:00Z">
        <w:r>
          <w:delText xml:space="preserve"> </w:delText>
        </w:r>
      </w:del>
      <w:del w:id="5743" w:author="PR Preview" w:date="2026-01-01T00:00:00Z">
        <w:r>
          <w:delText xml:space="preserve">(</w:delText>
        </w:r>
      </w:del>
      <w:hyperlink w:anchor="thm-rank-transpose">
        <w:del w:id="5744" w:author="PR Preview" w:date="2026-01-01T00:00:00Z">
          <w:r>
            <w:rPr>
              <w:rStyle w:val="Hyperlink"/>
            </w:rPr>
            <w:delText xml:space="preserve">Theorem 42</w:delText>
          </w:r>
        </w:del>
      </w:hyperlink>
      <w:del w:id="5745" w:author="PR Preview" w:date="2026-01-01T00:00:00Z">
        <w:r>
          <w:delText xml:space="preserve">),</w:delText>
        </w:r>
      </w:del>
      <w:del w:id="5746" w:author="PR Preview" w:date="2026-01-01T00:00:00Z">
        <w:r>
          <w:delText xml:space="preserve"> </w:delText>
        </w:r>
      </w:del>
      <w:del w:id="5747" w:author="PR Preview" w:date="2026-01-01T00:00:00Z">
        <w:r>
          <w:delText xml:space="preserve">while an invertible</w:delText>
        </w:r>
      </w:del>
      <w:del w:id="5748" w:author="PR Preview" w:date="2026-01-01T00:00:00Z">
        <w:r>
          <w:delText xml:space="preserve"> </w:delText>
        </w:r>
      </w:del>
      <m:oMath>
        <m:r>
          <m:t>2</m:t>
        </m:r>
        <m:r>
          <m:rPr>
            <m:sty m:val="p"/>
          </m:rPr>
          <m:t>×</m:t>
        </m:r>
        <m:r>
          <m:t>2</m:t>
        </m:r>
      </m:oMath>
      <w:del w:id="5749" w:author="PR Preview" w:date="2026-01-01T00:00:00Z">
        <w:r>
          <w:delText xml:space="preserve"> </w:delText>
        </w:r>
      </w:del>
      <w:del w:id="5750" w:author="PR Preview" w:date="2026-01-01T00:00:00Z">
        <w:r>
          <w:delText xml:space="preserve">matrix has rank</w:delText>
        </w:r>
      </w:del>
      <w:del w:id="5751" w:author="PR Preview" w:date="2026-01-01T00:00:00Z">
        <w:r>
          <w:delText xml:space="preserve"> </w:delText>
        </w:r>
      </w:del>
      <m:oMath>
        <m:r>
          <m:t>2</m:t>
        </m:r>
      </m:oMath>
      <w:del w:id="5752" w:author="PR Preview" w:date="2026-01-01T00:00:00Z">
        <w:r>
          <w:delText xml:space="preserve"> </w:delText>
        </w:r>
      </w:del>
      <w:del w:id="5753" w:author="PR Preview" w:date="2026-01-01T00:00:00Z">
        <w:r>
          <w:delText xml:space="preserve">(</w:delText>
        </w:r>
      </w:del>
      <w:hyperlink w:anchor="exm-solution-unique">
        <w:del w:id="5754" w:author="PR Preview" w:date="2026-01-01T00:00:00Z">
          <w:r>
            <w:rPr>
              <w:rStyle w:val="Hyperlink"/>
            </w:rPr>
            <w:delText xml:space="preserve">Example 185</w:delText>
          </w:r>
        </w:del>
      </w:hyperlink>
      <w:del w:id="5755" w:author="PR Preview" w:date="2026-01-01T00:00:00Z">
        <w:r>
          <w:delText xml:space="preserve">).</w:delText>
        </w:r>
      </w:del>
      <w:del w:id="5756" w:author="PR Preview" w:date="2026-01-01T00:00:00Z">
        <w:r>
          <w:delText xml:space="preserve"> </w:delText>
        </w:r>
      </w:del>
      <w:del w:id="5757" w:author="PR Preview" w:date="2026-01-01T00:00:00Z">
        <w:r>
          <w:delText xml:space="preserve">The matrix</w:delText>
        </w:r>
      </w:del>
      <w:del w:id="5758"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del w:id="5759" w:author="PR Preview" w:date="2026-01-01T00:00:00Z">
        <w:r>
          <w:delText xml:space="preserve"> </w:delText>
        </w:r>
      </w:del>
      <w:del w:id="5760" w:author="PR Preview" w:date="2026-01-01T00:00:00Z">
        <w:r>
          <w:delText xml:space="preserve">is a generalized inverse of it:</w:delText>
        </w:r>
      </w:del>
    </w:p>
    <w:p>
      <w:pPr>
        <w:pStyle w:val="BodyText"/>
      </w:pPr>
      <w:ins w:id="5761" w:author="PR Preview" w:date="2026-01-01T00:00:00Z">
        <w:r>
          <w:rPr>
            <w:b/>
            <w:bCs/>
          </w:rPr>
          <w:t xml:space="preserve">Example 187 (A design matrix with a repeated column)</w:t>
        </w:r>
      </w:ins>
      <w:ins w:id="5762" w:author="PR Preview" w:date="2026-01-01T00:00:00Z">
        <w:r>
          <w:t xml:space="preserve"> </w:t>
        </w:r>
      </w:ins>
      <w:ins w:id="5763" w:author="PR Preview" w:date="2026-01-01T00:00:00Z">
        <w:r>
          <w:t xml:space="preserve">Let</w:t>
        </w:r>
      </w:ins>
      <w:ins w:id="5764"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5765" w:author="PR Preview" w:date="2026-01-01T00:00:00Z">
        <w:r>
          <w:t xml:space="preserve">,</w:t>
        </w:r>
      </w:ins>
      <w:ins w:id="5766" w:author="PR Preview" w:date="2026-01-01T00:00:00Z">
        <w:r>
          <w:t xml:space="preserve"> </w:t>
        </w:r>
      </w:ins>
      <w:ins w:id="5767" w:author="PR Preview" w:date="2026-01-01T00:00:00Z">
        <w:r>
          <w:t xml:space="preserve">an intercept column entered twice, so</w:t>
        </w:r>
      </w:ins>
      <w:ins w:id="5768"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5769" w:author="PR Preview" w:date="2026-01-01T00:00:00Z">
        <w:r>
          <w:t xml:space="preserve"> </w:t>
        </w:r>
      </w:ins>
      <w:ins w:id="5770" w:author="PR Preview" w:date="2026-01-01T00:00:00Z">
        <w:r>
          <w:t xml:space="preserve">and</w:t>
        </w:r>
      </w:ins>
      <w:ins w:id="5771"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5772" w:author="PR Preview" w:date="2026-01-01T00:00:00Z">
        <w:r>
          <w:t xml:space="preserve"> </w:t>
        </w:r>
      </w:ins>
      <w:ins w:id="5773" w:author="PR Preview" w:date="2026-01-01T00:00:00Z">
        <w:r>
          <w:t xml:space="preserve">is not invertible:</w:t>
        </w:r>
      </w:ins>
      <w:ins w:id="5774" w:author="PR Preview" w:date="2026-01-01T00:00:00Z">
        <w:r>
          <w:t xml:space="preserve"> </w:t>
        </w:r>
      </w:ins>
      <w:ins w:id="5775" w:author="PR Preview" w:date="2026-01-01T00:00:00Z">
        <w:r>
          <w:t xml:space="preserve">its rank is</w:t>
        </w:r>
      </w:ins>
      <w:ins w:id="5776"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5777" w:author="PR Preview" w:date="2026-01-01T00:00:00Z">
        <w:r>
          <w:t xml:space="preserve"> </w:t>
        </w:r>
      </w:ins>
      <w:ins w:id="5778" w:author="PR Preview" w:date="2026-01-01T00:00:00Z">
        <w:r>
          <w:t xml:space="preserve">(</w:t>
        </w:r>
      </w:ins>
      <w:hyperlink w:anchor="thm-rank-transpose">
        <w:ins w:id="5779" w:author="PR Preview" w:date="2026-01-01T00:00:00Z">
          <w:r>
            <w:rPr>
              <w:rStyle w:val="Hyperlink"/>
            </w:rPr>
            <w:t xml:space="preserve">Theorem 42</w:t>
          </w:r>
        </w:ins>
      </w:hyperlink>
      <w:ins w:id="5780" w:author="PR Preview" w:date="2026-01-01T00:00:00Z">
        <w:r>
          <w:t xml:space="preserve">),</w:t>
        </w:r>
      </w:ins>
      <w:ins w:id="5781" w:author="PR Preview" w:date="2026-01-01T00:00:00Z">
        <w:r>
          <w:t xml:space="preserve"> </w:t>
        </w:r>
      </w:ins>
      <w:ins w:id="5782" w:author="PR Preview" w:date="2026-01-01T00:00:00Z">
        <w:r>
          <w:t xml:space="preserve">while an invertible</w:t>
        </w:r>
      </w:ins>
      <w:ins w:id="5783" w:author="PR Preview" w:date="2026-01-01T00:00:00Z">
        <w:r>
          <w:t xml:space="preserve"> </w:t>
        </w:r>
      </w:ins>
      <m:oMath>
        <m:r>
          <m:t>2</m:t>
        </m:r>
        <m:r>
          <m:rPr>
            <m:sty m:val="p"/>
          </m:rPr>
          <m:t>×</m:t>
        </m:r>
        <m:r>
          <m:t>2</m:t>
        </m:r>
      </m:oMath>
      <w:ins w:id="5784" w:author="PR Preview" w:date="2026-01-01T00:00:00Z">
        <w:r>
          <w:t xml:space="preserve"> </w:t>
        </w:r>
      </w:ins>
      <w:ins w:id="5785" w:author="PR Preview" w:date="2026-01-01T00:00:00Z">
        <w:r>
          <w:t xml:space="preserve">matrix has rank</w:t>
        </w:r>
      </w:ins>
      <w:ins w:id="5786" w:author="PR Preview" w:date="2026-01-01T00:00:00Z">
        <w:r>
          <w:t xml:space="preserve"> </w:t>
        </w:r>
      </w:ins>
      <m:oMath>
        <m:r>
          <m:t>2</m:t>
        </m:r>
      </m:oMath>
      <w:ins w:id="5787" w:author="PR Preview" w:date="2026-01-01T00:00:00Z">
        <w:r>
          <w:t xml:space="preserve"> </w:t>
        </w:r>
      </w:ins>
      <w:ins w:id="5788" w:author="PR Preview" w:date="2026-01-01T00:00:00Z">
        <w:r>
          <w:t xml:space="preserve">(</w:t>
        </w:r>
      </w:ins>
      <w:hyperlink w:anchor="exm-solution-unique">
        <w:ins w:id="5789" w:author="PR Preview" w:date="2026-01-01T00:00:00Z">
          <w:r>
            <w:rPr>
              <w:rStyle w:val="Hyperlink"/>
            </w:rPr>
            <w:t xml:space="preserve">Example 186</w:t>
          </w:r>
        </w:ins>
      </w:hyperlink>
      <w:ins w:id="5790" w:author="PR Preview" w:date="2026-01-01T00:00:00Z">
        <w:r>
          <w:t xml:space="preserve">).</w:t>
        </w:r>
      </w:ins>
      <w:ins w:id="5791" w:author="PR Preview" w:date="2026-01-01T00:00:00Z">
        <w:r>
          <w:t xml:space="preserve"> </w:t>
        </w:r>
      </w:ins>
      <w:ins w:id="5792" w:author="PR Preview" w:date="2026-01-01T00:00:00Z">
        <w:r>
          <w:t xml:space="preserve">The matrix</w:t>
        </w:r>
      </w:ins>
      <w:ins w:id="5793"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ins w:id="5794" w:author="PR Preview" w:date="2026-01-01T00:00:00Z">
        <w:r>
          <w:t xml:space="preserve"> </w:t>
        </w:r>
      </w:ins>
      <w:ins w:id="5795" w:author="PR Preview" w:date="2026-01-01T00:00:00Z">
        <w:r>
          <w:t xml:space="preserve">is a generalized inverse of it:</w:t>
        </w:r>
      </w:ins>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5796" w:author="PR Preview" w:date="2026-01-01T00:00:00Z">
        <w:r>
          <w:delText xml:space="preserve">the hat matrix of the intercept-only model (</w:delText>
        </w:r>
      </w:del>
      <w:hyperlink w:anchor="exm-hat-matrix">
        <w:del w:id="5797" w:author="PR Preview" w:date="2026-01-01T00:00:00Z">
          <w:r>
            <w:rPr>
              <w:rStyle w:val="Hyperlink"/>
            </w:rPr>
            <w:delText xml:space="preserve">Example 166</w:delText>
          </w:r>
        </w:del>
      </w:hyperlink>
      <w:del w:id="5798" w:author="PR Preview" w:date="2026-01-01T00:00:00Z">
        <w:r>
          <w:delText xml:space="preserve">).</w:delText>
        </w:r>
      </w:del>
      <w:del w:id="5799" w:author="PR Preview" w:date="2026-01-01T00:00:00Z">
        <w:r>
          <w:delText xml:space="preserve"> </w:delText>
        </w:r>
      </w:del>
      <w:del w:id="5800" w:author="PR Preview" w:date="2026-01-01T00:00:00Z">
        <w:r>
          <w:delText xml:space="preserve">Another generalized inverse,</w:delText>
        </w:r>
      </w:del>
      <w:del w:id="5801"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del w:id="5802" w:author="PR Preview" w:date="2026-01-01T00:00:00Z">
        <w:r>
          <w:delText xml:space="preserve">,</w:delText>
        </w:r>
      </w:del>
      <w:del w:id="5803" w:author="PR Preview" w:date="2026-01-01T00:00:00Z">
        <w:r>
          <w:delText xml:space="preserve"> </w:delText>
        </w:r>
      </w:del>
      <w:del w:id="5804" w:author="PR Preview" w:date="2026-01-01T00:00:00Z">
        <w:r>
          <w:delText xml:space="preserve">which is one because</w:delText>
        </w:r>
      </w:del>
      <w:del w:id="5805"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del w:id="5806" w:author="PR Preview" w:date="2026-01-01T00:00:00Z">
        <w:r>
          <w:delText xml:space="preserve"> </w:delText>
        </w:r>
      </w:del>
      <w:del w:id="5807" w:author="PR Preview" w:date="2026-01-01T00:00:00Z">
        <w:r>
          <w:delText xml:space="preserve">and that times</w:delText>
        </w:r>
      </w:del>
      <w:del w:id="5808" w:author="PR Preview" w:date="2026-01-01T00:00:00Z">
        <w:r>
          <w:delText xml:space="preserve"> </w:delText>
        </w:r>
      </w:del>
      <m:oMath>
        <m:sSup>
          <m:e>
            <m:r>
              <m:rPr>
                <m:sty m:val="bi"/>
              </m:rPr>
              <m:t>X</m:t>
            </m:r>
          </m:e>
          <m:sup>
            <m:r>
              <m:rPr>
                <m:sty m:val="p"/>
              </m:rPr>
              <m:t>⊤</m:t>
            </m:r>
          </m:sup>
        </m:sSup>
        <m:r>
          <m:rPr>
            <m:sty m:val="bi"/>
          </m:rPr>
          <m:t>X</m:t>
        </m:r>
      </m:oMath>
      <w:del w:id="5809" w:author="PR Preview" w:date="2026-01-01T00:00:00Z">
        <w:r>
          <w:delText xml:space="preserve"> </w:delText>
        </w:r>
      </w:del>
      <w:del w:id="5810" w:author="PR Preview" w:date="2026-01-01T00:00:00Z">
        <w:r>
          <w:delText xml:space="preserve">is again</w:delText>
        </w:r>
      </w:del>
      <w:del w:id="581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5812" w:author="PR Preview" w:date="2026-01-01T00:00:00Z">
        <w:r>
          <w:delText xml:space="preserve">,</w:delText>
        </w:r>
      </w:del>
      <w:del w:id="5813" w:author="PR Preview" w:date="2026-01-01T00:00:00Z">
        <w:r>
          <w:delText xml:space="preserve"> </w:delText>
        </w:r>
      </w:del>
      <w:del w:id="5814" w:author="PR Preview" w:date="2026-01-01T00:00:00Z">
        <w:r>
          <w:delText xml:space="preserve">gives</w:delText>
        </w:r>
      </w:del>
      <w:del w:id="5815" w:author="PR Preview" w:date="2026-01-01T00:00:00Z">
        <w:r>
          <w:delText xml:space="preserve"> </w:delText>
        </w:r>
      </w:del>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del w:id="5816" w:author="PR Preview" w:date="2026-01-01T00:00:00Z">
        <w:r>
          <w:delText xml:space="preserve"> </w:delText>
        </w:r>
      </w:del>
      <w:del w:id="5817" w:author="PR Preview" w:date="2026-01-01T00:00:00Z">
        <w:r>
          <w:delText xml:space="preserve">and the same</w:delText>
        </w:r>
      </w:del>
      <w:del w:id="5818" w:author="PR Preview" w:date="2026-01-01T00:00:00Z">
        <w:r>
          <w:delText xml:space="preserve"> </w:delText>
        </w:r>
      </w:del>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del w:id="5819" w:author="PR Preview" w:date="2026-01-01T00:00:00Z">
        <w:r>
          <w:delText xml:space="preserve">,</w:delText>
        </w:r>
      </w:del>
      <w:del w:id="5820" w:author="PR Preview" w:date="2026-01-01T00:00:00Z">
        <w:r>
          <w:delText xml:space="preserve"> </w:delText>
        </w:r>
      </w:del>
      <w:del w:id="5821" w:author="PR Preview" w:date="2026-01-01T00:00:00Z">
        <w:r>
          <w:delText xml:space="preserve">as</w:delText>
        </w:r>
      </w:del>
      <w:del w:id="5822" w:author="PR Preview" w:date="2026-01-01T00:00:00Z">
        <w:r>
          <w:delText xml:space="preserve"> </w:delText>
        </w:r>
      </w:del>
      <w:hyperlink w:anchor="thm-projector-generalized-inverse">
        <w:del w:id="5823" w:author="PR Preview" w:date="2026-01-01T00:00:00Z">
          <w:r>
            <w:rPr>
              <w:rStyle w:val="Hyperlink"/>
            </w:rPr>
            <w:delText xml:space="preserve">Theorem 104</w:delText>
          </w:r>
        </w:del>
      </w:hyperlink>
      <w:del w:id="5824" w:author="PR Preview" w:date="2026-01-01T00:00:00Z">
        <w:r>
          <w:delText xml:space="preserve"> </w:delText>
        </w:r>
      </w:del>
      <w:del w:id="5825" w:author="PR Preview" w:date="2026-01-01T00:00:00Z">
        <w:r>
          <w:delText xml:space="preserve">says it must.</w:delText>
        </w:r>
      </w:del>
      <w:del w:id="5826" w:author="PR Preview" w:date="2026-01-01T00:00:00Z">
        <w:r>
          <w:delText xml:space="preserve"> </w:delText>
        </w:r>
      </w:del>
      <w:del w:id="5827" w:author="PR Preview" w:date="2026-01-01T00:00:00Z">
        <w:r>
          <w:delText xml:space="preserve">Both project onto</w:delText>
        </w:r>
      </w:del>
      <w:del w:id="5828"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5829" w:author="PR Preview" w:date="2026-01-01T00:00:00Z">
        <w:r>
          <w:delText xml:space="preserve">, the column space of the intercept-only design.</w:delText>
        </w:r>
      </w:del>
    </w:p>
    <w:p>
      <w:pPr>
        <w:pStyle w:val="FirstParagraph"/>
      </w:pPr>
      <w:ins w:id="5830" w:author="PR Preview" w:date="2026-01-01T00:00:00Z">
        <w:r>
          <w:t xml:space="preserve">the hat matrix of the intercept-only model (</w:t>
        </w:r>
      </w:ins>
      <w:hyperlink w:anchor="exm-hat-matrix">
        <w:ins w:id="5831" w:author="PR Preview" w:date="2026-01-01T00:00:00Z">
          <w:r>
            <w:rPr>
              <w:rStyle w:val="Hyperlink"/>
            </w:rPr>
            <w:t xml:space="preserve">Example 167</w:t>
          </w:r>
        </w:ins>
      </w:hyperlink>
      <w:ins w:id="5832" w:author="PR Preview" w:date="2026-01-01T00:00:00Z">
        <w:r>
          <w:t xml:space="preserve">).</w:t>
        </w:r>
      </w:ins>
      <w:ins w:id="5833" w:author="PR Preview" w:date="2026-01-01T00:00:00Z">
        <w:r>
          <w:t xml:space="preserve"> </w:t>
        </w:r>
      </w:ins>
      <w:ins w:id="5834" w:author="PR Preview" w:date="2026-01-01T00:00:00Z">
        <w:r>
          <w:t xml:space="preserve">Another generalized inverse,</w:t>
        </w:r>
      </w:ins>
      <w:ins w:id="5835"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ins w:id="5836" w:author="PR Preview" w:date="2026-01-01T00:00:00Z">
        <w:r>
          <w:t xml:space="preserve">,</w:t>
        </w:r>
      </w:ins>
      <w:ins w:id="5837" w:author="PR Preview" w:date="2026-01-01T00:00:00Z">
        <w:r>
          <w:t xml:space="preserve"> </w:t>
        </w:r>
      </w:ins>
      <w:ins w:id="5838" w:author="PR Preview" w:date="2026-01-01T00:00:00Z">
        <w:r>
          <w:t xml:space="preserve">which is one because</w:t>
        </w:r>
      </w:ins>
      <w:ins w:id="5839"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ins w:id="5840" w:author="PR Preview" w:date="2026-01-01T00:00:00Z">
        <w:r>
          <w:t xml:space="preserve"> </w:t>
        </w:r>
      </w:ins>
      <w:ins w:id="5841" w:author="PR Preview" w:date="2026-01-01T00:00:00Z">
        <w:r>
          <w:t xml:space="preserve">and that times</w:t>
        </w:r>
      </w:ins>
      <w:ins w:id="5842" w:author="PR Preview" w:date="2026-01-01T00:00:00Z">
        <w:r>
          <w:t xml:space="preserve"> </w:t>
        </w:r>
      </w:ins>
      <m:oMath>
        <m:sSup>
          <m:e>
            <m:r>
              <m:rPr>
                <m:sty m:val="bi"/>
              </m:rPr>
              <m:t>X</m:t>
            </m:r>
          </m:e>
          <m:sup>
            <m:r>
              <m:rPr>
                <m:sty m:val="p"/>
              </m:rPr>
              <m:t>⊤</m:t>
            </m:r>
          </m:sup>
        </m:sSup>
        <m:r>
          <m:rPr>
            <m:sty m:val="bi"/>
          </m:rPr>
          <m:t>X</m:t>
        </m:r>
      </m:oMath>
      <w:ins w:id="5843" w:author="PR Preview" w:date="2026-01-01T00:00:00Z">
        <w:r>
          <w:t xml:space="preserve"> </w:t>
        </w:r>
      </w:ins>
      <w:ins w:id="5844" w:author="PR Preview" w:date="2026-01-01T00:00:00Z">
        <w:r>
          <w:t xml:space="preserve">is again</w:t>
        </w:r>
      </w:ins>
      <w:ins w:id="584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5846" w:author="PR Preview" w:date="2026-01-01T00:00:00Z">
        <w:r>
          <w:t xml:space="preserve">,</w:t>
        </w:r>
      </w:ins>
      <w:ins w:id="5847" w:author="PR Preview" w:date="2026-01-01T00:00:00Z">
        <w:r>
          <w:t xml:space="preserve"> </w:t>
        </w:r>
      </w:ins>
      <w:ins w:id="5848" w:author="PR Preview" w:date="2026-01-01T00:00:00Z">
        <w:r>
          <w:t xml:space="preserve">gives</w:t>
        </w:r>
      </w:ins>
      <w:ins w:id="5849" w:author="PR Preview" w:date="2026-01-01T00:00:00Z">
        <w:r>
          <w:t xml:space="preserve"> </w:t>
        </w:r>
      </w:ins>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ins w:id="5850" w:author="PR Preview" w:date="2026-01-01T00:00:00Z">
        <w:r>
          <w:t xml:space="preserve"> </w:t>
        </w:r>
      </w:ins>
      <w:ins w:id="5851" w:author="PR Preview" w:date="2026-01-01T00:00:00Z">
        <w:r>
          <w:t xml:space="preserve">and the same</w:t>
        </w:r>
      </w:ins>
      <w:ins w:id="5852" w:author="PR Preview" w:date="2026-01-01T00:00:00Z">
        <w:r>
          <w:t xml:space="preserve"> </w:t>
        </w:r>
      </w:ins>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ins w:id="5853" w:author="PR Preview" w:date="2026-01-01T00:00:00Z">
        <w:r>
          <w:t xml:space="preserve">,</w:t>
        </w:r>
      </w:ins>
      <w:ins w:id="5854" w:author="PR Preview" w:date="2026-01-01T00:00:00Z">
        <w:r>
          <w:t xml:space="preserve"> </w:t>
        </w:r>
      </w:ins>
      <w:ins w:id="5855" w:author="PR Preview" w:date="2026-01-01T00:00:00Z">
        <w:r>
          <w:t xml:space="preserve">as</w:t>
        </w:r>
      </w:ins>
      <w:ins w:id="5856" w:author="PR Preview" w:date="2026-01-01T00:00:00Z">
        <w:r>
          <w:t xml:space="preserve"> </w:t>
        </w:r>
      </w:ins>
      <w:hyperlink w:anchor="thm-projector-generalized-inverse">
        <w:ins w:id="5857" w:author="PR Preview" w:date="2026-01-01T00:00:00Z">
          <w:r>
            <w:rPr>
              <w:rStyle w:val="Hyperlink"/>
            </w:rPr>
            <w:t xml:space="preserve">Theorem 104</w:t>
          </w:r>
        </w:ins>
      </w:hyperlink>
      <w:ins w:id="5858" w:author="PR Preview" w:date="2026-01-01T00:00:00Z">
        <w:r>
          <w:t xml:space="preserve"> </w:t>
        </w:r>
      </w:ins>
      <w:ins w:id="5859" w:author="PR Preview" w:date="2026-01-01T00:00:00Z">
        <w:r>
          <w:t xml:space="preserve">says it must.</w:t>
        </w:r>
      </w:ins>
      <w:ins w:id="5860" w:author="PR Preview" w:date="2026-01-01T00:00:00Z">
        <w:r>
          <w:t xml:space="preserve"> </w:t>
        </w:r>
      </w:ins>
      <w:ins w:id="5861" w:author="PR Preview" w:date="2026-01-01T00:00:00Z">
        <w:r>
          <w:t xml:space="preserve">Both project onto</w:t>
        </w:r>
      </w:ins>
      <w:ins w:id="5862"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5863" w:author="PR Preview" w:date="2026-01-01T00:00:00Z">
        <w:r>
          <w:t xml:space="preserve">, the column space of the intercept-only design.</w:t>
        </w:r>
      </w:ins>
    </w:p>
    <w:bookmarkEnd w:id="602"/>
    <w:bookmarkEnd w:id="603"/>
    <w:bookmarkStart w:id="62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4" name="Picture"/>
                  <a:graphic>
                    <a:graphicData uri="http://schemas.openxmlformats.org/drawingml/2006/picture">
                      <pic:pic>
                        <pic:nvPicPr>
                          <pic:cNvPr descr="/opt/quarto/share/formats/docx/note.png" id="605"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6"/>
    <w:bookmarkStart w:id="60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7"/>
    <w:bookmarkStart w:id="60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8"/>
    <w:bookmarkStart w:id="609" w:name="exm-triangular-matrix"/>
    <w:p>
      <w:pPr>
        <w:pStyle w:val="BodyText"/>
      </w:pPr>
      <w:del w:id="5864" w:author="PR Preview" w:date="2026-01-01T00:00:00Z">
        <w:r>
          <w:rPr>
            <w:b/>
            <w:bCs/>
          </w:rPr>
          <w:delText xml:space="preserve">Example 187 (Triangular and not)</w:delText>
        </w:r>
      </w:del>
      <w:del w:id="5865" w:author="PR Preview" w:date="2026-01-01T00:00:00Z">
        <w:r>
          <w:delText xml:space="preserve"> </w:delText>
        </w:r>
      </w:del>
      <w:del w:id="5866" w:author="PR Preview" w:date="2026-01-01T00:00:00Z">
        <w:r>
          <w:delText xml:space="preserve"> </w:delText>
        </w:r>
      </w:del>
    </w:p>
    <w:p>
      <w:pPr>
        <w:pStyle w:val="BodyText"/>
      </w:pPr>
      <w:ins w:id="5867" w:author="PR Preview" w:date="2026-01-01T00:00:00Z">
        <w:r>
          <w:rPr>
            <w:b/>
            <w:bCs/>
          </w:rPr>
          <w:t xml:space="preserve">Example 188 (Triangular and not)</w:t>
        </w:r>
      </w:ins>
      <w:ins w:id="5868" w:author="PR Preview" w:date="2026-01-01T00:00:00Z">
        <w:r>
          <w:t xml:space="preserve"> </w:t>
        </w:r>
      </w:ins>
      <w:ins w:id="5869" w:author="PR Preview" w:date="2026-01-01T00:00:00Z">
        <w:r>
          <w:t xml:space="preserve"> </w:t>
        </w:r>
      </w:ins>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9"/>
    <w:bookmarkStart w:id="610"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10"/>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11" w:name="exm-back-substitution"/>
    <w:p>
      <w:pPr>
        <w:pStyle w:val="BodyText"/>
      </w:pPr>
      <w:del w:id="5870" w:author="PR Preview" w:date="2026-01-01T00:00:00Z">
        <w:r>
          <w:rPr>
            <w:b/>
            <w:bCs/>
          </w:rPr>
          <w:delText xml:space="preserve">Example 188 (Back substitution on a</w:delText>
        </w:r>
      </w:del>
      <w:del w:id="5871" w:author="PR Preview" w:date="2026-01-01T00:00:00Z">
        <w:r>
          <w:rPr>
            <w:b/>
            <w:bCs/>
          </w:rPr>
          <w:delText xml:space="preserve"> </w:delText>
        </w:r>
      </w:del>
      <m:oMath>
        <m:r>
          <m:t>3</m:t>
        </m:r>
        <m:r>
          <m:rPr>
            <m:sty m:val="p"/>
          </m:rPr>
          <m:t>×</m:t>
        </m:r>
        <m:r>
          <m:t>3</m:t>
        </m:r>
      </m:oMath>
      <w:del w:id="5872" w:author="PR Preview" w:date="2026-01-01T00:00:00Z">
        <w:r>
          <w:rPr>
            <w:b/>
            <w:bCs/>
          </w:rPr>
          <w:delText xml:space="preserve"> </w:delText>
        </w:r>
      </w:del>
      <w:del w:id="5873" w:author="PR Preview" w:date="2026-01-01T00:00:00Z">
        <w:r>
          <w:rPr>
            <w:b/>
            <w:bCs/>
          </w:rPr>
          <w:delText xml:space="preserve">system)</w:delText>
        </w:r>
      </w:del>
      <w:del w:id="5874" w:author="PR Preview" w:date="2026-01-01T00:00:00Z">
        <w:r>
          <w:delText xml:space="preserve"> </w:delText>
        </w:r>
      </w:del>
      <w:del w:id="5875" w:author="PR Preview" w:date="2026-01-01T00:00:00Z">
        <w:r>
          <w:delText xml:space="preserve">Solve</w:delText>
        </w:r>
      </w:del>
      <w:del w:id="5876" w:author="PR Preview" w:date="2026-01-01T00:00:00Z">
        <w:r>
          <w:delText xml:space="preserve"> </w:delText>
        </w:r>
      </w:del>
      <w:del w:id="5877" w:author="PR Preview" w:date="2026-01-01T00:00:00Z">
        <w:r>
          <w:delText xml:space="preserve">$\begin{bmatrix} 2 &amp; 1 &amp; -1 \\ 0 &amp; \frac{1}{2} &amp; \frac{1}{2} \\ 0 &amp; 0 &amp; -1 \end{bmatrix} \mathord{\smash[b]{\underset{\raise.3ex\hbox{$\scriptstyle\sim$}}{x}}\vphantom{x}}
    = \begin{bmatrix} 8 \\ 1 \\ 1 \end{bmatrix}$</w:delText>
        </w:r>
      </w:del>
      <w:del w:id="5878" w:author="PR Preview" w:date="2026-01-01T00:00:00Z">
        <w:r>
          <w:delText xml:space="preserve">:</w:delText>
        </w:r>
      </w:del>
    </w:p>
    <w:p>
      <w:pPr>
        <w:pStyle w:val="BodyText"/>
      </w:pPr>
      <w:ins w:id="5879" w:author="PR Preview" w:date="2026-01-01T00:00:00Z">
        <w:r>
          <w:rPr>
            <w:b/>
            <w:bCs/>
          </w:rPr>
          <w:t xml:space="preserve">Example 189 (Back substitution on a</w:t>
        </w:r>
      </w:ins>
      <w:ins w:id="5880" w:author="PR Preview" w:date="2026-01-01T00:00:00Z">
        <w:r>
          <w:rPr>
            <w:b/>
            <w:bCs/>
          </w:rPr>
          <w:t xml:space="preserve"> </w:t>
        </w:r>
      </w:ins>
      <m:oMath>
        <m:r>
          <m:t>3</m:t>
        </m:r>
        <m:r>
          <m:rPr>
            <m:sty m:val="p"/>
          </m:rPr>
          <m:t>×</m:t>
        </m:r>
        <m:r>
          <m:t>3</m:t>
        </m:r>
      </m:oMath>
      <w:ins w:id="5881" w:author="PR Preview" w:date="2026-01-01T00:00:00Z">
        <w:r>
          <w:rPr>
            <w:b/>
            <w:bCs/>
          </w:rPr>
          <w:t xml:space="preserve"> </w:t>
        </w:r>
      </w:ins>
      <w:ins w:id="5882" w:author="PR Preview" w:date="2026-01-01T00:00:00Z">
        <w:r>
          <w:rPr>
            <w:b/>
            <w:bCs/>
          </w:rPr>
          <w:t xml:space="preserve">system)</w:t>
        </w:r>
      </w:ins>
      <w:ins w:id="5883" w:author="PR Preview" w:date="2026-01-01T00:00:00Z">
        <w:r>
          <w:t xml:space="preserve"> </w:t>
        </w:r>
      </w:ins>
      <w:ins w:id="5884" w:author="PR Preview" w:date="2026-01-01T00:00:00Z">
        <w:r>
          <w:t xml:space="preserve">Solve</w:t>
        </w:r>
      </w:ins>
      <w:ins w:id="5885" w:author="PR Preview" w:date="2026-01-01T00:00:00Z">
        <w:r>
          <w:t xml:space="preserve"> </w:t>
        </w:r>
      </w:ins>
      <w:ins w:id="5886" w:author="PR Preview" w:date="2026-01-01T00:00:00Z">
        <w:r>
          <w:t xml:space="preserve">$\begin{bmatrix} 2 &amp; 1 &amp; -1 \\ 0 &amp; \frac{1}{2} &amp; \frac{1}{2} \\ 0 &amp; 0 &amp; -1 \end{bmatrix} \mathord{\smash[b]{\underset{\raise.3ex\hbox{$\scriptstyle\sim$}}{x}}\vphantom{x}}
    = \begin{bmatrix} 8 \\ 1 \\ 1 \end{bmatrix}$</w:t>
        </w:r>
      </w:ins>
      <w:ins w:id="5887" w:author="PR Preview" w:date="2026-01-01T00:00:00Z">
        <w:r>
          <w:t xml:space="preserve">:</w:t>
        </w:r>
      </w:ins>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11"/>
    <w:bookmarkStart w:id="612"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12"/>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13" w:name="exm-qr"/>
    <w:p>
      <w:pPr>
        <w:pStyle w:val="BodyText"/>
      </w:pPr>
      <w:del w:id="5888" w:author="PR Preview" w:date="2026-01-01T00:00:00Z">
        <w:r>
          <w:rPr>
            <w:b/>
            <w:bCs/>
          </w:rPr>
          <w:delText xml:space="preserve">Example 189 (A QR factorization from Gram-Schmidt)</w:delText>
        </w:r>
      </w:del>
      <w:del w:id="5889" w:author="PR Preview" w:date="2026-01-01T00:00:00Z">
        <w:r>
          <w:delText xml:space="preserve"> </w:delText>
        </w:r>
      </w:del>
      <w:del w:id="5890" w:author="PR Preview" w:date="2026-01-01T00:00:00Z">
        <w:r>
          <w:delText xml:space="preserve">For</w:delText>
        </w:r>
      </w:del>
      <w:del w:id="5891" w:author="PR Preview" w:date="2026-01-01T00:00:00Z">
        <w:r>
          <w:delText xml:space="preserve"> </w:delText>
        </w:r>
      </w:del>
      <m:oMath>
        <m:r>
          <m:rPr>
            <m:sty m:val="bi"/>
          </m:rPr>
          <m:t>A</m:t>
        </m:r>
      </m:oMath>
      <w:del w:id="5892" w:author="PR Preview" w:date="2026-01-01T00:00:00Z">
        <w:r>
          <w:delText xml:space="preserve"> </w:delText>
        </w:r>
      </w:del>
      <w:del w:id="5893" w:author="PR Preview" w:date="2026-01-01T00:00:00Z">
        <w:r>
          <w:delText xml:space="preserve">with columns</w:delText>
        </w:r>
      </w:del>
      <w:del w:id="5894" w:author="PR Preview" w:date="2026-01-01T00:00:00Z">
        <w:r>
          <w:delText xml:space="preserve"> </w:delText>
        </w:r>
      </w:del>
      <w:del w:id="5895" w:author="PR Preview" w:date="2026-01-01T00:00:00Z">
        <w:r>
          <w:delText xml:space="preserve">$\mathord{\smash[b]{\underset{\raise.3ex\hbox{$\scriptstyle\sim$}}{a}}\vphantom{a}}_1 = (1, 1, 0)$</w:delText>
        </w:r>
      </w:del>
      <w:del w:id="5896" w:author="PR Preview" w:date="2026-01-01T00:00:00Z">
        <w:r>
          <w:delText xml:space="preserve">,</w:delText>
        </w:r>
      </w:del>
      <w:del w:id="5897" w:author="PR Preview" w:date="2026-01-01T00:00:00Z">
        <w:r>
          <w:delText xml:space="preserve"> </w:delText>
        </w:r>
      </w:del>
      <w:del w:id="5898" w:author="PR Preview" w:date="2026-01-01T00:00:00Z">
        <w:r>
          <w:delText xml:space="preserve">$\mathord{\smash[b]{\underset{\raise.3ex\hbox{$\scriptstyle\sim$}}{a}}\vphantom{a}}_2 = (1, 0, 1)$</w:delText>
        </w:r>
      </w:del>
      <w:del w:id="5899" w:author="PR Preview" w:date="2026-01-01T00:00:00Z">
        <w:r>
          <w:delText xml:space="preserve">,</w:delText>
        </w:r>
      </w:del>
      <w:del w:id="5900" w:author="PR Preview" w:date="2026-01-01T00:00:00Z">
        <w:r>
          <w:delText xml:space="preserve"> </w:delText>
        </w:r>
      </w:del>
      <w:del w:id="5901" w:author="PR Preview" w:date="2026-01-01T00:00:00Z">
        <w:r>
          <w:delText xml:space="preserve">$\mathord{\smash[b]{\underset{\raise.3ex\hbox{$\scriptstyle\sim$}}{a}}\vphantom{a}}_3 = (0, 1, 1)$</w:delText>
        </w:r>
      </w:del>
      <w:del w:id="5902" w:author="PR Preview" w:date="2026-01-01T00:00:00Z">
        <w:r>
          <w:delText xml:space="preserve">,</w:delText>
        </w:r>
      </w:del>
      <w:del w:id="5903" w:author="PR Preview" w:date="2026-01-01T00:00:00Z">
        <w:r>
          <w:delText xml:space="preserve"> </w:delText>
        </w:r>
      </w:del>
      <w:hyperlink w:anchor="exm-gram-schmidt">
        <w:del w:id="5904" w:author="PR Preview" w:date="2026-01-01T00:00:00Z">
          <w:r>
            <w:rPr>
              <w:rStyle w:val="Hyperlink"/>
            </w:rPr>
            <w:delText xml:space="preserve">Example 120</w:delText>
          </w:r>
        </w:del>
      </w:hyperlink>
      <w:del w:id="5905" w:author="PR Preview" w:date="2026-01-01T00:00:00Z">
        <w:r>
          <w:delText xml:space="preserve"> </w:delText>
        </w:r>
      </w:del>
      <w:del w:id="5906" w:author="PR Preview" w:date="2026-01-01T00:00:00Z">
        <w:r>
          <w:delText xml:space="preserve">and</w:delText>
        </w:r>
      </w:del>
      <w:del w:id="5907" w:author="PR Preview" w:date="2026-01-01T00:00:00Z">
        <w:r>
          <w:delText xml:space="preserve"> </w:delText>
        </w:r>
      </w:del>
      <w:hyperlink w:anchor="exm-thm-gram-schmidt">
        <w:del w:id="5908" w:author="PR Preview" w:date="2026-01-01T00:00:00Z">
          <w:r>
            <w:rPr>
              <w:rStyle w:val="Hyperlink"/>
            </w:rPr>
            <w:delText xml:space="preserve">Example 122</w:delText>
          </w:r>
        </w:del>
      </w:hyperlink>
      <w:del w:id="5909" w:author="PR Preview" w:date="2026-01-01T00:00:00Z">
        <w:r>
          <w:delText xml:space="preserve"> </w:delText>
        </w:r>
      </w:del>
      <w:del w:id="5910" w:author="PR Preview" w:date="2026-01-01T00:00:00Z">
        <w:r>
          <w:delText xml:space="preserve">found</w:delText>
        </w:r>
      </w:del>
      <w:del w:id="5911" w:author="PR Preview" w:date="2026-01-01T00:00:00Z">
        <w:r>
          <w:delText xml:space="preserve"> </w:delText>
        </w:r>
      </w:del>
      <w:del w:id="5912" w:author="PR Preview" w:date="2026-01-01T00:00:00Z">
        <w:r>
          <w:delText xml:space="preserve">$\mathord{\smash[b]{\underset{\raise.3ex\hbox{$\scriptstyle\sim$}}{q}}\vphantom{q}}_1 = \tfrac{1}{\sqrt{2}}\,(1, 1, 0)$</w:delText>
        </w:r>
      </w:del>
      <w:del w:id="5913" w:author="PR Preview" w:date="2026-01-01T00:00:00Z">
        <w:r>
          <w:delText xml:space="preserve">,</w:delText>
        </w:r>
      </w:del>
      <w:del w:id="5914" w:author="PR Preview" w:date="2026-01-01T00:00:00Z">
        <w:r>
          <w:delText xml:space="preserve"> </w:delText>
        </w:r>
      </w:del>
      <w:del w:id="5915" w:author="PR Preview" w:date="2026-01-01T00:00:00Z">
        <w:r>
          <w:delText xml:space="preserve">$\mathord{\smash[b]{\underset{\raise.3ex\hbox{$\scriptstyle\sim$}}{q}}\vphantom{q}}_2 = \tfrac{1}{\sqrt{6}}\,(1, -1, 2)$</w:delText>
        </w:r>
      </w:del>
      <w:del w:id="5916" w:author="PR Preview" w:date="2026-01-01T00:00:00Z">
        <w:r>
          <w:delText xml:space="preserve">,</w:delText>
        </w:r>
      </w:del>
      <w:del w:id="5917" w:author="PR Preview" w:date="2026-01-01T00:00:00Z">
        <w:r>
          <w:delText xml:space="preserve"> </w:delText>
        </w:r>
      </w:del>
      <w:del w:id="5918" w:author="PR Preview" w:date="2026-01-01T00:00:00Z">
        <w:r>
          <w:delText xml:space="preserve">$\mathord{\smash[b]{\underset{\raise.3ex\hbox{$\scriptstyle\sim$}}{q}}\vphantom{q}}_3 = \tfrac{1}{\sqrt{3}}\,(-1, 1, 1)$</w:delText>
        </w:r>
      </w:del>
      <w:del w:id="5919" w:author="PR Preview" w:date="2026-01-01T00:00:00Z">
        <w:r>
          <w:delText xml:space="preserve">,</w:delText>
        </w:r>
      </w:del>
      <w:del w:id="5920" w:author="PR Preview" w:date="2026-01-01T00:00:00Z">
        <w:r>
          <w:delText xml:space="preserve"> </w:delText>
        </w:r>
      </w:del>
      <w:del w:id="5921" w:author="PR Preview" w:date="2026-01-01T00:00:00Z">
        <w:r>
          <w:delText xml:space="preserve">with</w:delText>
        </w:r>
      </w:del>
      <w:del w:id="5922" w:author="PR Preview" w:date="2026-01-01T00:00:00Z">
        <w:r>
          <w:delText xml:space="preserve"> </w:delText>
        </w:r>
      </w:del>
      <w:del w:id="5923" w:author="PR Preview" w:date="2026-01-01T00:00:00Z">
        <w:r>
          <w:delText xml:space="preserve">$\mathopen{}\left\lVert\mathord{\smash[b]{\underset{\raise.3ex\hbox{$\scriptstyle\sim$}}{q}}\vphantom{q}}'_1\right\rVert\mathclose{} = \sqrt{2}$</w:delText>
        </w:r>
      </w:del>
      <w:del w:id="5924" w:author="PR Preview" w:date="2026-01-01T00:00:00Z">
        <w:r>
          <w:delText xml:space="preserve">,</w:delText>
        </w:r>
      </w:del>
      <w:del w:id="5925" w:author="PR Preview" w:date="2026-01-01T00:00:00Z">
        <w:r>
          <w:delText xml:space="preserve"> </w:delText>
        </w:r>
      </w:del>
      <w:del w:id="5926" w:author="PR Preview" w:date="2026-01-01T00:00:00Z">
        <w:r>
          <w:delText xml:space="preserve">$\mathopen{}\left\lVert\mathord{\smash[b]{\underset{\raise.3ex\hbox{$\scriptstyle\sim$}}{q}}\vphantom{q}}'_2\right\rVert\mathclose{} = \sqrt{3/2}$</w:delText>
        </w:r>
      </w:del>
      <w:del w:id="5927" w:author="PR Preview" w:date="2026-01-01T00:00:00Z">
        <w:r>
          <w:delText xml:space="preserve">,</w:delText>
        </w:r>
      </w:del>
      <w:del w:id="5928" w:author="PR Preview" w:date="2026-01-01T00:00:00Z">
        <w:r>
          <w:delText xml:space="preserve"> </w:delText>
        </w:r>
      </w:del>
      <w:del w:id="5929" w:author="PR Preview" w:date="2026-01-01T00:00:00Z">
        <w:r>
          <w:delText xml:space="preserve">$\mathopen{}\left\lVert\mathord{\smash[b]{\underset{\raise.3ex\hbox{$\scriptstyle\sim$}}{q}}\vphantom{q}}'_3\right\rVert\mathclose{} = 2/\sqrt{3}$</w:delText>
        </w:r>
      </w:del>
      <w:del w:id="5930" w:author="PR Preview" w:date="2026-01-01T00:00:00Z">
        <w:r>
          <w:delText xml:space="preserve">,</w:delText>
        </w:r>
      </w:del>
    </w:p>
    <w:p>
      <w:pPr>
        <w:pStyle w:val="BodyText"/>
      </w:pPr>
      <w:ins w:id="5931" w:author="PR Preview" w:date="2026-01-01T00:00:00Z">
        <w:r>
          <w:rPr>
            <w:b/>
            <w:bCs/>
          </w:rPr>
          <w:t xml:space="preserve">Example 190 (A QR factorization from Gram-Schmidt)</w:t>
        </w:r>
      </w:ins>
      <w:ins w:id="5932" w:author="PR Preview" w:date="2026-01-01T00:00:00Z">
        <w:r>
          <w:t xml:space="preserve"> </w:t>
        </w:r>
      </w:ins>
      <w:ins w:id="5933" w:author="PR Preview" w:date="2026-01-01T00:00:00Z">
        <w:r>
          <w:t xml:space="preserve">For</w:t>
        </w:r>
      </w:ins>
      <w:ins w:id="5934" w:author="PR Preview" w:date="2026-01-01T00:00:00Z">
        <w:r>
          <w:t xml:space="preserve"> </w:t>
        </w:r>
      </w:ins>
      <m:oMath>
        <m:r>
          <m:rPr>
            <m:sty m:val="bi"/>
          </m:rPr>
          <m:t>A</m:t>
        </m:r>
      </m:oMath>
      <w:ins w:id="5935" w:author="PR Preview" w:date="2026-01-01T00:00:00Z">
        <w:r>
          <w:t xml:space="preserve"> </w:t>
        </w:r>
      </w:ins>
      <w:ins w:id="5936" w:author="PR Preview" w:date="2026-01-01T00:00:00Z">
        <w:r>
          <w:t xml:space="preserve">with columns</w:t>
        </w:r>
      </w:ins>
      <w:ins w:id="5937" w:author="PR Preview" w:date="2026-01-01T00:00:00Z">
        <w:r>
          <w:t xml:space="preserve"> </w:t>
        </w:r>
      </w:ins>
      <w:ins w:id="5938" w:author="PR Preview" w:date="2026-01-01T00:00:00Z">
        <w:r>
          <w:t xml:space="preserve">$\mathord{\smash[b]{\underset{\raise.3ex\hbox{$\scriptstyle\sim$}}{a}}\vphantom{a}}_1 = (1, 1, 0)$</w:t>
        </w:r>
      </w:ins>
      <w:ins w:id="5939" w:author="PR Preview" w:date="2026-01-01T00:00:00Z">
        <w:r>
          <w:t xml:space="preserve">,</w:t>
        </w:r>
      </w:ins>
      <w:ins w:id="5940" w:author="PR Preview" w:date="2026-01-01T00:00:00Z">
        <w:r>
          <w:t xml:space="preserve"> </w:t>
        </w:r>
      </w:ins>
      <w:ins w:id="5941" w:author="PR Preview" w:date="2026-01-01T00:00:00Z">
        <w:r>
          <w:t xml:space="preserve">$\mathord{\smash[b]{\underset{\raise.3ex\hbox{$\scriptstyle\sim$}}{a}}\vphantom{a}}_2 = (1, 0, 1)$</w:t>
        </w:r>
      </w:ins>
      <w:ins w:id="5942" w:author="PR Preview" w:date="2026-01-01T00:00:00Z">
        <w:r>
          <w:t xml:space="preserve">,</w:t>
        </w:r>
      </w:ins>
      <w:ins w:id="5943" w:author="PR Preview" w:date="2026-01-01T00:00:00Z">
        <w:r>
          <w:t xml:space="preserve"> </w:t>
        </w:r>
      </w:ins>
      <w:ins w:id="5944" w:author="PR Preview" w:date="2026-01-01T00:00:00Z">
        <w:r>
          <w:t xml:space="preserve">$\mathord{\smash[b]{\underset{\raise.3ex\hbox{$\scriptstyle\sim$}}{a}}\vphantom{a}}_3 = (0, 1, 1)$</w:t>
        </w:r>
      </w:ins>
      <w:ins w:id="5945" w:author="PR Preview" w:date="2026-01-01T00:00:00Z">
        <w:r>
          <w:t xml:space="preserve">,</w:t>
        </w:r>
      </w:ins>
      <w:ins w:id="5946" w:author="PR Preview" w:date="2026-01-01T00:00:00Z">
        <w:r>
          <w:t xml:space="preserve"> </w:t>
        </w:r>
      </w:ins>
      <w:hyperlink w:anchor="exm-gram-schmidt">
        <w:ins w:id="5947" w:author="PR Preview" w:date="2026-01-01T00:00:00Z">
          <w:r>
            <w:rPr>
              <w:rStyle w:val="Hyperlink"/>
            </w:rPr>
            <w:t xml:space="preserve">Example 121</w:t>
          </w:r>
        </w:ins>
      </w:hyperlink>
      <w:ins w:id="5948" w:author="PR Preview" w:date="2026-01-01T00:00:00Z">
        <w:r>
          <w:t xml:space="preserve"> </w:t>
        </w:r>
      </w:ins>
      <w:ins w:id="5949" w:author="PR Preview" w:date="2026-01-01T00:00:00Z">
        <w:r>
          <w:t xml:space="preserve">and</w:t>
        </w:r>
      </w:ins>
      <w:ins w:id="5950" w:author="PR Preview" w:date="2026-01-01T00:00:00Z">
        <w:r>
          <w:t xml:space="preserve"> </w:t>
        </w:r>
      </w:ins>
      <w:hyperlink w:anchor="exm-thm-gram-schmidt">
        <w:ins w:id="5951" w:author="PR Preview" w:date="2026-01-01T00:00:00Z">
          <w:r>
            <w:rPr>
              <w:rStyle w:val="Hyperlink"/>
            </w:rPr>
            <w:t xml:space="preserve">Example 123</w:t>
          </w:r>
        </w:ins>
      </w:hyperlink>
      <w:ins w:id="5952" w:author="PR Preview" w:date="2026-01-01T00:00:00Z">
        <w:r>
          <w:t xml:space="preserve"> </w:t>
        </w:r>
      </w:ins>
      <w:ins w:id="5953" w:author="PR Preview" w:date="2026-01-01T00:00:00Z">
        <w:r>
          <w:t xml:space="preserve">found</w:t>
        </w:r>
      </w:ins>
      <w:ins w:id="5954" w:author="PR Preview" w:date="2026-01-01T00:00:00Z">
        <w:r>
          <w:t xml:space="preserve"> </w:t>
        </w:r>
      </w:ins>
      <w:ins w:id="5955" w:author="PR Preview" w:date="2026-01-01T00:00:00Z">
        <w:r>
          <w:t xml:space="preserve">$\mathord{\smash[b]{\underset{\raise.3ex\hbox{$\scriptstyle\sim$}}{q}}\vphantom{q}}_1 = \tfrac{1}{\sqrt{2}}\,(1, 1, 0)$</w:t>
        </w:r>
      </w:ins>
      <w:ins w:id="5956" w:author="PR Preview" w:date="2026-01-01T00:00:00Z">
        <w:r>
          <w:t xml:space="preserve">,</w:t>
        </w:r>
      </w:ins>
      <w:ins w:id="5957" w:author="PR Preview" w:date="2026-01-01T00:00:00Z">
        <w:r>
          <w:t xml:space="preserve"> </w:t>
        </w:r>
      </w:ins>
      <w:ins w:id="5958" w:author="PR Preview" w:date="2026-01-01T00:00:00Z">
        <w:r>
          <w:t xml:space="preserve">$\mathord{\smash[b]{\underset{\raise.3ex\hbox{$\scriptstyle\sim$}}{q}}\vphantom{q}}_2 = \tfrac{1}{\sqrt{6}}\,(1, -1, 2)$</w:t>
        </w:r>
      </w:ins>
      <w:ins w:id="5959" w:author="PR Preview" w:date="2026-01-01T00:00:00Z">
        <w:r>
          <w:t xml:space="preserve">,</w:t>
        </w:r>
      </w:ins>
      <w:ins w:id="5960" w:author="PR Preview" w:date="2026-01-01T00:00:00Z">
        <w:r>
          <w:t xml:space="preserve"> </w:t>
        </w:r>
      </w:ins>
      <w:ins w:id="5961" w:author="PR Preview" w:date="2026-01-01T00:00:00Z">
        <w:r>
          <w:t xml:space="preserve">$\mathord{\smash[b]{\underset{\raise.3ex\hbox{$\scriptstyle\sim$}}{q}}\vphantom{q}}_3 = \tfrac{1}{\sqrt{3}}\,(-1, 1, 1)$</w:t>
        </w:r>
      </w:ins>
      <w:ins w:id="5962" w:author="PR Preview" w:date="2026-01-01T00:00:00Z">
        <w:r>
          <w:t xml:space="preserve">,</w:t>
        </w:r>
      </w:ins>
      <w:ins w:id="5963" w:author="PR Preview" w:date="2026-01-01T00:00:00Z">
        <w:r>
          <w:t xml:space="preserve"> </w:t>
        </w:r>
      </w:ins>
      <w:ins w:id="5964" w:author="PR Preview" w:date="2026-01-01T00:00:00Z">
        <w:r>
          <w:t xml:space="preserve">with</w:t>
        </w:r>
      </w:ins>
      <w:ins w:id="5965" w:author="PR Preview" w:date="2026-01-01T00:00:00Z">
        <w:r>
          <w:t xml:space="preserve"> </w:t>
        </w:r>
      </w:ins>
      <w:ins w:id="5966" w:author="PR Preview" w:date="2026-01-01T00:00:00Z">
        <w:r>
          <w:t xml:space="preserve">$\mathopen{}\left\lVert\mathord{\smash[b]{\underset{\raise.3ex\hbox{$\scriptstyle\sim$}}{q}}\vphantom{q}}'_1\right\rVert\mathclose{} = \sqrt{2}$</w:t>
        </w:r>
      </w:ins>
      <w:ins w:id="5967" w:author="PR Preview" w:date="2026-01-01T00:00:00Z">
        <w:r>
          <w:t xml:space="preserve">,</w:t>
        </w:r>
      </w:ins>
      <w:ins w:id="5968" w:author="PR Preview" w:date="2026-01-01T00:00:00Z">
        <w:r>
          <w:t xml:space="preserve"> </w:t>
        </w:r>
      </w:ins>
      <w:ins w:id="5969" w:author="PR Preview" w:date="2026-01-01T00:00:00Z">
        <w:r>
          <w:t xml:space="preserve">$\mathopen{}\left\lVert\mathord{\smash[b]{\underset{\raise.3ex\hbox{$\scriptstyle\sim$}}{q}}\vphantom{q}}'_2\right\rVert\mathclose{} = \sqrt{3/2}$</w:t>
        </w:r>
      </w:ins>
      <w:ins w:id="5970" w:author="PR Preview" w:date="2026-01-01T00:00:00Z">
        <w:r>
          <w:t xml:space="preserve">,</w:t>
        </w:r>
      </w:ins>
      <w:ins w:id="5971" w:author="PR Preview" w:date="2026-01-01T00:00:00Z">
        <w:r>
          <w:t xml:space="preserve"> </w:t>
        </w:r>
      </w:ins>
      <w:ins w:id="5972" w:author="PR Preview" w:date="2026-01-01T00:00:00Z">
        <w:r>
          <w:t xml:space="preserve">$\mathopen{}\left\lVert\mathord{\smash[b]{\underset{\raise.3ex\hbox{$\scriptstyle\sim$}}{q}}\vphantom{q}}'_3\right\rVert\mathclose{} = 2/\sqrt{3}$</w:t>
        </w:r>
      </w:ins>
      <w:ins w:id="5973" w:author="PR Preview" w:date="2026-01-01T00:00:00Z">
        <w:r>
          <w:t xml:space="preserve">,</w:t>
        </w:r>
      </w:ins>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13"/>
    <w:bookmarkStart w:id="614"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4"/>
    <w:bookmarkStart w:id="615" w:name="exm-least-squares"/>
    <w:p>
      <w:pPr>
        <w:pStyle w:val="FirstParagraph"/>
      </w:pPr>
      <w:del w:id="5974" w:author="PR Preview" w:date="2026-01-01T00:00:00Z">
        <w:r>
          <w:rPr>
            <w:b/>
            <w:bCs/>
          </w:rPr>
          <w:delText xml:space="preserve">Example 190 (Fitting a constant)</w:delText>
        </w:r>
      </w:del>
      <w:del w:id="5975" w:author="PR Preview" w:date="2026-01-01T00:00:00Z">
        <w:r>
          <w:delText xml:space="preserve"> </w:delText>
        </w:r>
      </w:del>
      <w:del w:id="5976" w:author="PR Preview" w:date="2026-01-01T00:00:00Z">
        <w:r>
          <w:delText xml:space="preserve">Let</w:delText>
        </w:r>
      </w:del>
      <w:del w:id="597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5978" w:author="PR Preview" w:date="2026-01-01T00:00:00Z">
        <w:r>
          <w:delText xml:space="preserve"> </w:delText>
        </w:r>
      </w:del>
      <w:del w:id="5979" w:author="PR Preview" w:date="2026-01-01T00:00:00Z">
        <w:r>
          <w:delText xml:space="preserve">and</w:delText>
        </w:r>
      </w:del>
      <w:del w:id="5980" w:author="PR Preview" w:date="2026-01-01T00:00:00Z">
        <w:r>
          <w:delText xml:space="preserve"> </w:delText>
        </w:r>
      </w:del>
      <w:del w:id="5981" w:author="PR Preview" w:date="2026-01-01T00:00:00Z">
        <w:r>
          <w:delText xml:space="preserve">$\mathord{\smash[b]{\underset{\raise.3ex\hbox{$\scriptstyle\sim$}}{b}}\vphantom{b}} = (1, 3)$</w:delText>
        </w:r>
      </w:del>
      <w:del w:id="5982" w:author="PR Preview" w:date="2026-01-01T00:00:00Z">
        <w:r>
          <w:delText xml:space="preserve">.</w:delText>
        </w:r>
      </w:del>
      <w:del w:id="5983" w:author="PR Preview" w:date="2026-01-01T00:00:00Z">
        <w:r>
          <w:delText xml:space="preserve"> </w:delText>
        </w:r>
      </w:del>
      <w:del w:id="5984" w:author="PR Preview" w:date="2026-01-01T00:00:00Z">
        <w:r>
          <w:delText xml:space="preserve">The system</w:delText>
        </w:r>
      </w:del>
      <w:del w:id="5985"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5986" w:author="PR Preview" w:date="2026-01-01T00:00:00Z">
        <w:r>
          <w:delText xml:space="preserve"> </w:delText>
        </w:r>
      </w:del>
      <w:del w:id="5987" w:author="PR Preview" w:date="2026-01-01T00:00:00Z">
        <w:r>
          <w:delText xml:space="preserve">is inconsistent (</w:delText>
        </w:r>
      </w:del>
      <w:hyperlink w:anchor="def-consistent-system">
        <w:del w:id="5988" w:author="PR Preview" w:date="2026-01-01T00:00:00Z">
          <w:r>
            <w:rPr>
              <w:rStyle w:val="Hyperlink"/>
            </w:rPr>
            <w:delText xml:space="preserve">Definition 111</w:delText>
          </w:r>
        </w:del>
      </w:hyperlink>
      <w:del w:id="5989" w:author="PR Preview" w:date="2026-01-01T00:00:00Z">
        <w:r>
          <w:delText xml:space="preserve">):</w:delText>
        </w:r>
      </w:del>
      <w:del w:id="5990" w:author="PR Preview" w:date="2026-01-01T00:00:00Z">
        <w:r>
          <w:delText xml:space="preserve"> </w:delText>
        </w:r>
      </w:del>
      <w:del w:id="5991" w:author="PR Preview" w:date="2026-01-01T00:00:00Z">
        <w:r>
          <w:delText xml:space="preserve">its first entry needs</w:delText>
        </w:r>
      </w:del>
      <w:del w:id="5992" w:author="PR Preview" w:date="2026-01-01T00:00:00Z">
        <w:r>
          <w:delText xml:space="preserve"> </w:delText>
        </w:r>
      </w:del>
      <m:oMath>
        <m:r>
          <m:t>x</m:t>
        </m:r>
        <m:r>
          <m:rPr>
            <m:sty m:val="p"/>
          </m:rPr>
          <m:t>=</m:t>
        </m:r>
        <m:r>
          <m:t>1</m:t>
        </m:r>
      </m:oMath>
      <w:del w:id="5993" w:author="PR Preview" w:date="2026-01-01T00:00:00Z">
        <w:r>
          <w:delText xml:space="preserve"> </w:delText>
        </w:r>
      </w:del>
      <w:del w:id="5994" w:author="PR Preview" w:date="2026-01-01T00:00:00Z">
        <w:r>
          <w:delText xml:space="preserve">and its second needs</w:delText>
        </w:r>
      </w:del>
      <w:del w:id="5995" w:author="PR Preview" w:date="2026-01-01T00:00:00Z">
        <w:r>
          <w:delText xml:space="preserve"> </w:delText>
        </w:r>
      </w:del>
      <m:oMath>
        <m:r>
          <m:t>x</m:t>
        </m:r>
        <m:r>
          <m:rPr>
            <m:sty m:val="p"/>
          </m:rPr>
          <m:t>=</m:t>
        </m:r>
        <m:r>
          <m:t>3</m:t>
        </m:r>
      </m:oMath>
      <w:del w:id="5996" w:author="PR Preview" w:date="2026-01-01T00:00:00Z">
        <w:r>
          <w:delText xml:space="preserve">.</w:delText>
        </w:r>
      </w:del>
      <w:del w:id="5997" w:author="PR Preview" w:date="2026-01-01T00:00:00Z">
        <w:r>
          <w:delText xml:space="preserve"> </w:delText>
        </w:r>
      </w:del>
      <w:del w:id="5998" w:author="PR Preview" w:date="2026-01-01T00:00:00Z">
        <w:r>
          <w:delText xml:space="preserve">For any number</w:delText>
        </w:r>
      </w:del>
      <w:del w:id="5999" w:author="PR Preview" w:date="2026-01-01T00:00:00Z">
        <w:r>
          <w:delText xml:space="preserve"> </w:delText>
        </w:r>
      </w:del>
      <m:oMath>
        <m:r>
          <m:t>x</m:t>
        </m:r>
      </m:oMath>
      <w:del w:id="6000" w:author="PR Preview" w:date="2026-01-01T00:00:00Z">
        <w:r>
          <w:delText xml:space="preserve">,</w:delText>
        </w:r>
      </w:del>
    </w:p>
    <w:p>
      <w:pPr>
        <w:pStyle w:val="FirstParagraph"/>
      </w:pPr>
      <w:ins w:id="6001" w:author="PR Preview" w:date="2026-01-01T00:00:00Z">
        <w:r>
          <w:rPr>
            <w:b/>
            <w:bCs/>
          </w:rPr>
          <w:t xml:space="preserve">Example 191 (Fitting a constant)</w:t>
        </w:r>
      </w:ins>
      <w:ins w:id="6002" w:author="PR Preview" w:date="2026-01-01T00:00:00Z">
        <w:r>
          <w:t xml:space="preserve"> </w:t>
        </w:r>
      </w:ins>
      <w:ins w:id="6003" w:author="PR Preview" w:date="2026-01-01T00:00:00Z">
        <w:r>
          <w:t xml:space="preserve">Let</w:t>
        </w:r>
      </w:ins>
      <w:ins w:id="600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6005" w:author="PR Preview" w:date="2026-01-01T00:00:00Z">
        <w:r>
          <w:t xml:space="preserve"> </w:t>
        </w:r>
      </w:ins>
      <w:ins w:id="6006" w:author="PR Preview" w:date="2026-01-01T00:00:00Z">
        <w:r>
          <w:t xml:space="preserve">and</w:t>
        </w:r>
      </w:ins>
      <w:ins w:id="6007" w:author="PR Preview" w:date="2026-01-01T00:00:00Z">
        <w:r>
          <w:t xml:space="preserve"> </w:t>
        </w:r>
      </w:ins>
      <w:ins w:id="6008" w:author="PR Preview" w:date="2026-01-01T00:00:00Z">
        <w:r>
          <w:t xml:space="preserve">$\mathord{\smash[b]{\underset{\raise.3ex\hbox{$\scriptstyle\sim$}}{b}}\vphantom{b}} = (1, 3)$</w:t>
        </w:r>
      </w:ins>
      <w:ins w:id="6009" w:author="PR Preview" w:date="2026-01-01T00:00:00Z">
        <w:r>
          <w:t xml:space="preserve">.</w:t>
        </w:r>
      </w:ins>
      <w:ins w:id="6010" w:author="PR Preview" w:date="2026-01-01T00:00:00Z">
        <w:r>
          <w:t xml:space="preserve"> </w:t>
        </w:r>
      </w:ins>
      <w:ins w:id="6011" w:author="PR Preview" w:date="2026-01-01T00:00:00Z">
        <w:r>
          <w:t xml:space="preserve">The system</w:t>
        </w:r>
      </w:ins>
      <w:ins w:id="6012"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6013" w:author="PR Preview" w:date="2026-01-01T00:00:00Z">
        <w:r>
          <w:t xml:space="preserve"> </w:t>
        </w:r>
      </w:ins>
      <w:ins w:id="6014" w:author="PR Preview" w:date="2026-01-01T00:00:00Z">
        <w:r>
          <w:t xml:space="preserve">is inconsistent (</w:t>
        </w:r>
      </w:ins>
      <w:hyperlink w:anchor="def-consistent-system">
        <w:ins w:id="6015" w:author="PR Preview" w:date="2026-01-01T00:00:00Z">
          <w:r>
            <w:rPr>
              <w:rStyle w:val="Hyperlink"/>
            </w:rPr>
            <w:t xml:space="preserve">Definition 111</w:t>
          </w:r>
        </w:ins>
      </w:hyperlink>
      <w:ins w:id="6016" w:author="PR Preview" w:date="2026-01-01T00:00:00Z">
        <w:r>
          <w:t xml:space="preserve">):</w:t>
        </w:r>
      </w:ins>
      <w:ins w:id="6017" w:author="PR Preview" w:date="2026-01-01T00:00:00Z">
        <w:r>
          <w:t xml:space="preserve"> </w:t>
        </w:r>
      </w:ins>
      <w:ins w:id="6018" w:author="PR Preview" w:date="2026-01-01T00:00:00Z">
        <w:r>
          <w:t xml:space="preserve">its first entry needs</w:t>
        </w:r>
      </w:ins>
      <w:ins w:id="6019" w:author="PR Preview" w:date="2026-01-01T00:00:00Z">
        <w:r>
          <w:t xml:space="preserve"> </w:t>
        </w:r>
      </w:ins>
      <m:oMath>
        <m:r>
          <m:t>x</m:t>
        </m:r>
        <m:r>
          <m:rPr>
            <m:sty m:val="p"/>
          </m:rPr>
          <m:t>=</m:t>
        </m:r>
        <m:r>
          <m:t>1</m:t>
        </m:r>
      </m:oMath>
      <w:ins w:id="6020" w:author="PR Preview" w:date="2026-01-01T00:00:00Z">
        <w:r>
          <w:t xml:space="preserve"> </w:t>
        </w:r>
      </w:ins>
      <w:ins w:id="6021" w:author="PR Preview" w:date="2026-01-01T00:00:00Z">
        <w:r>
          <w:t xml:space="preserve">and its second needs</w:t>
        </w:r>
      </w:ins>
      <w:ins w:id="6022" w:author="PR Preview" w:date="2026-01-01T00:00:00Z">
        <w:r>
          <w:t xml:space="preserve"> </w:t>
        </w:r>
      </w:ins>
      <m:oMath>
        <m:r>
          <m:t>x</m:t>
        </m:r>
        <m:r>
          <m:rPr>
            <m:sty m:val="p"/>
          </m:rPr>
          <m:t>=</m:t>
        </m:r>
        <m:r>
          <m:t>3</m:t>
        </m:r>
      </m:oMath>
      <w:ins w:id="6023" w:author="PR Preview" w:date="2026-01-01T00:00:00Z">
        <w:r>
          <w:t xml:space="preserve">.</w:t>
        </w:r>
      </w:ins>
      <w:ins w:id="6024" w:author="PR Preview" w:date="2026-01-01T00:00:00Z">
        <w:r>
          <w:t xml:space="preserve"> </w:t>
        </w:r>
      </w:ins>
      <w:ins w:id="6025" w:author="PR Preview" w:date="2026-01-01T00:00:00Z">
        <w:r>
          <w:t xml:space="preserve">For any number</w:t>
        </w:r>
      </w:ins>
      <w:ins w:id="6026" w:author="PR Preview" w:date="2026-01-01T00:00:00Z">
        <w:r>
          <w:t xml:space="preserve"> </w:t>
        </w:r>
      </w:ins>
      <m:oMath>
        <m:r>
          <m:t>x</m:t>
        </m:r>
      </m:oMath>
      <w:ins w:id="6027" w:author="PR Preview" w:date="2026-01-01T00:00:00Z">
        <w:r>
          <w:t xml:space="preserve">,</w:t>
        </w:r>
      </w:ins>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5"/>
    <w:bookmarkStart w:id="616"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6"/>
    <w:bookmarkStart w:id="617"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7"/>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8" w:name="exm-normal-equations"/>
    <w:p>
      <w:pPr>
        <w:pStyle w:val="FirstParagraph"/>
      </w:pPr>
      <w:del w:id="6028" w:author="PR Preview" w:date="2026-01-01T00:00:00Z">
        <w:r>
          <w:rPr>
            <w:b/>
            <w:bCs/>
          </w:rPr>
          <w:delText xml:space="preserve">Example 191 (A least squares line)</w:delText>
        </w:r>
      </w:del>
      <w:del w:id="6029" w:author="PR Preview" w:date="2026-01-01T00:00:00Z">
        <w:r>
          <w:delText xml:space="preserve"> </w:delText>
        </w:r>
      </w:del>
      <w:del w:id="6030" w:author="PR Preview" w:date="2026-01-01T00:00:00Z">
        <w:r>
          <w:delText xml:space="preserve">Fit</w:delText>
        </w:r>
      </w:del>
      <w:del w:id="6031"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6032" w:author="PR Preview" w:date="2026-01-01T00:00:00Z">
        <w:r>
          <w:delText xml:space="preserve"> </w:delText>
        </w:r>
      </w:del>
      <w:del w:id="6033" w:author="PR Preview" w:date="2026-01-01T00:00:00Z">
        <w:r>
          <w:delText xml:space="preserve">to the points</w:delText>
        </w:r>
      </w:del>
      <w:del w:id="6034"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6035" w:author="PR Preview" w:date="2026-01-01T00:00:00Z">
        <w:r>
          <w:delText xml:space="preserve">:</w:delText>
        </w:r>
      </w:del>
      <w:del w:id="603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6037" w:author="PR Preview" w:date="2026-01-01T00:00:00Z">
        <w:r>
          <w:delText xml:space="preserve"> </w:delText>
        </w:r>
      </w:del>
      <w:del w:id="6038" w:author="PR Preview" w:date="2026-01-01T00:00:00Z">
        <w:r>
          <w:delText xml:space="preserve">(the</w:delText>
        </w:r>
      </w:del>
      <w:del w:id="6039" w:author="PR Preview" w:date="2026-01-01T00:00:00Z">
        <w:r>
          <w:delText xml:space="preserve"> </w:delText>
        </w:r>
      </w:del>
      <m:oMath>
        <m:r>
          <m:rPr>
            <m:sty m:val="bi"/>
          </m:rPr>
          <m:t>X</m:t>
        </m:r>
      </m:oMath>
      <w:del w:id="6040" w:author="PR Preview" w:date="2026-01-01T00:00:00Z">
        <w:r>
          <w:delText xml:space="preserve"> </w:delText>
        </w:r>
      </w:del>
      <w:del w:id="6041" w:author="PR Preview" w:date="2026-01-01T00:00:00Z">
        <w:r>
          <w:delText xml:space="preserve">of</w:delText>
        </w:r>
      </w:del>
      <w:del w:id="6042" w:author="PR Preview" w:date="2026-01-01T00:00:00Z">
        <w:r>
          <w:delText xml:space="preserve"> </w:delText>
        </w:r>
      </w:del>
      <w:hyperlink w:anchor="exm-gram-invertible">
        <w:del w:id="6043" w:author="PR Preview" w:date="2026-01-01T00:00:00Z">
          <w:r>
            <w:rPr>
              <w:rStyle w:val="Hyperlink"/>
            </w:rPr>
            <w:delText xml:space="preserve">Example 165</w:delText>
          </w:r>
        </w:del>
      </w:hyperlink>
      <w:del w:id="6044" w:author="PR Preview" w:date="2026-01-01T00:00:00Z">
        <w:r>
          <w:delText xml:space="preserve">)</w:delText>
        </w:r>
      </w:del>
      <w:del w:id="6045" w:author="PR Preview" w:date="2026-01-01T00:00:00Z">
        <w:r>
          <w:delText xml:space="preserve"> </w:delText>
        </w:r>
      </w:del>
      <w:del w:id="6046" w:author="PR Preview" w:date="2026-01-01T00:00:00Z">
        <w:r>
          <w:delText xml:space="preserve">and</w:delText>
        </w:r>
      </w:del>
      <w:del w:id="6047" w:author="PR Preview" w:date="2026-01-01T00:00:00Z">
        <w:r>
          <w:delText xml:space="preserve"> </w:delText>
        </w:r>
      </w:del>
      <w:del w:id="6048" w:author="PR Preview" w:date="2026-01-01T00:00:00Z">
        <w:r>
          <w:delText xml:space="preserve">$\mathord{\smash[b]{\underset{\raise.3ex\hbox{$\scriptstyle\sim$}}{b}}\vphantom{b}} = (1, 2, 2)$</w:delText>
        </w:r>
      </w:del>
      <w:del w:id="6049" w:author="PR Preview" w:date="2026-01-01T00:00:00Z">
        <w:r>
          <w:delText xml:space="preserve">.</w:delText>
        </w:r>
      </w:del>
      <w:del w:id="6050" w:author="PR Preview" w:date="2026-01-01T00:00:00Z">
        <w:r>
          <w:delText xml:space="preserve"> </w:delText>
        </w:r>
      </w:del>
      <m:oMath>
        <m:r>
          <m:rPr>
            <m:sty m:val="bi"/>
          </m:rPr>
          <m:t>A</m:t>
        </m:r>
      </m:oMath>
      <w:del w:id="6051" w:author="PR Preview" w:date="2026-01-01T00:00:00Z">
        <w:r>
          <w:delText xml:space="preserve"> </w:delText>
        </w:r>
      </w:del>
      <w:del w:id="6052" w:author="PR Preview" w:date="2026-01-01T00:00:00Z">
        <w:r>
          <w:delText xml:space="preserve">has rank</w:delText>
        </w:r>
      </w:del>
      <w:del w:id="6053" w:author="PR Preview" w:date="2026-01-01T00:00:00Z">
        <w:r>
          <w:delText xml:space="preserve"> </w:delText>
        </w:r>
      </w:del>
      <m:oMath>
        <m:r>
          <m:t>2</m:t>
        </m:r>
      </m:oMath>
      <w:del w:id="6054" w:author="PR Preview" w:date="2026-01-01T00:00:00Z">
        <w:r>
          <w:delText xml:space="preserve"> </w:delText>
        </w:r>
      </w:del>
      <w:del w:id="6055" w:author="PR Preview" w:date="2026-01-01T00:00:00Z">
        <w:r>
          <w:delText xml:space="preserve">(</w:delText>
        </w:r>
      </w:del>
      <w:hyperlink w:anchor="exm-rank">
        <w:del w:id="6056" w:author="PR Preview" w:date="2026-01-01T00:00:00Z">
          <w:r>
            <w:rPr>
              <w:rStyle w:val="Hyperlink"/>
            </w:rPr>
            <w:delText xml:space="preserve">Example 37</w:delText>
          </w:r>
        </w:del>
      </w:hyperlink>
      <w:del w:id="6057" w:author="PR Preview" w:date="2026-01-01T00:00:00Z">
        <w:r>
          <w:delText xml:space="preserve">), so the solution is unique (part 4).</w:delText>
        </w:r>
      </w:del>
      <w:del w:id="6058"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6059" w:author="PR Preview" w:date="2026-01-01T00:00:00Z">
        <w:r>
          <w:delText xml:space="preserve"> </w:delText>
        </w:r>
      </w:del>
      <w:del w:id="6060" w:author="PR Preview" w:date="2026-01-01T00:00:00Z">
        <w:r>
          <w:delText xml:space="preserve">has inverse</w:delText>
        </w:r>
      </w:del>
      <w:del w:id="6061"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6062" w:author="PR Preview" w:date="2026-01-01T00:00:00Z">
        <w:r>
          <w:delText xml:space="preserve"> </w:delText>
        </w:r>
      </w:del>
      <w:del w:id="6063" w:author="PR Preview" w:date="2026-01-01T00:00:00Z">
        <w:r>
          <w:delText xml:space="preserve">(</w:delText>
        </w:r>
      </w:del>
      <w:hyperlink w:anchor="exm-gram-invertible">
        <w:del w:id="6064" w:author="PR Preview" w:date="2026-01-01T00:00:00Z">
          <w:r>
            <w:rPr>
              <w:rStyle w:val="Hyperlink"/>
            </w:rPr>
            <w:delText xml:space="preserve">Example 165</w:delText>
          </w:r>
        </w:del>
      </w:hyperlink>
      <w:del w:id="6065" w:author="PR Preview" w:date="2026-01-01T00:00:00Z">
        <w:r>
          <w:delText xml:space="preserve">),</w:delText>
        </w:r>
      </w:del>
      <w:del w:id="6066" w:author="PR Preview" w:date="2026-01-01T00:00:00Z">
        <w:r>
          <w:delText xml:space="preserve"> </w:delText>
        </w:r>
      </w:del>
      <w:del w:id="6067" w:author="PR Preview" w:date="2026-01-01T00:00:00Z">
        <w:r>
          <w:delText xml:space="preserve">and</w:delText>
        </w:r>
      </w:del>
    </w:p>
    <w:p>
      <w:pPr>
        <w:pStyle w:val="FirstParagraph"/>
      </w:pPr>
      <w:ins w:id="6068" w:author="PR Preview" w:date="2026-01-01T00:00:00Z">
        <w:r>
          <w:rPr>
            <w:b/>
            <w:bCs/>
          </w:rPr>
          <w:t xml:space="preserve">Example 192 (A least squares line)</w:t>
        </w:r>
      </w:ins>
      <w:ins w:id="6069" w:author="PR Preview" w:date="2026-01-01T00:00:00Z">
        <w:r>
          <w:t xml:space="preserve"> </w:t>
        </w:r>
      </w:ins>
      <w:ins w:id="6070" w:author="PR Preview" w:date="2026-01-01T00:00:00Z">
        <w:r>
          <w:t xml:space="preserve">Fit</w:t>
        </w:r>
      </w:ins>
      <w:ins w:id="6071"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6072" w:author="PR Preview" w:date="2026-01-01T00:00:00Z">
        <w:r>
          <w:t xml:space="preserve"> </w:t>
        </w:r>
      </w:ins>
      <w:ins w:id="6073" w:author="PR Preview" w:date="2026-01-01T00:00:00Z">
        <w:r>
          <w:t xml:space="preserve">to the points</w:t>
        </w:r>
      </w:ins>
      <w:ins w:id="6074"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6075" w:author="PR Preview" w:date="2026-01-01T00:00:00Z">
        <w:r>
          <w:t xml:space="preserve">:</w:t>
        </w:r>
      </w:ins>
      <w:ins w:id="607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6077" w:author="PR Preview" w:date="2026-01-01T00:00:00Z">
        <w:r>
          <w:t xml:space="preserve"> </w:t>
        </w:r>
      </w:ins>
      <w:ins w:id="6078" w:author="PR Preview" w:date="2026-01-01T00:00:00Z">
        <w:r>
          <w:t xml:space="preserve">(the</w:t>
        </w:r>
      </w:ins>
      <w:ins w:id="6079" w:author="PR Preview" w:date="2026-01-01T00:00:00Z">
        <w:r>
          <w:t xml:space="preserve"> </w:t>
        </w:r>
      </w:ins>
      <m:oMath>
        <m:r>
          <m:rPr>
            <m:sty m:val="bi"/>
          </m:rPr>
          <m:t>X</m:t>
        </m:r>
      </m:oMath>
      <w:ins w:id="6080" w:author="PR Preview" w:date="2026-01-01T00:00:00Z">
        <w:r>
          <w:t xml:space="preserve"> </w:t>
        </w:r>
      </w:ins>
      <w:ins w:id="6081" w:author="PR Preview" w:date="2026-01-01T00:00:00Z">
        <w:r>
          <w:t xml:space="preserve">of</w:t>
        </w:r>
      </w:ins>
      <w:ins w:id="6082" w:author="PR Preview" w:date="2026-01-01T00:00:00Z">
        <w:r>
          <w:t xml:space="preserve"> </w:t>
        </w:r>
      </w:ins>
      <w:hyperlink w:anchor="exm-gram-invertible">
        <w:ins w:id="6083" w:author="PR Preview" w:date="2026-01-01T00:00:00Z">
          <w:r>
            <w:rPr>
              <w:rStyle w:val="Hyperlink"/>
            </w:rPr>
            <w:t xml:space="preserve">Example 166</w:t>
          </w:r>
        </w:ins>
      </w:hyperlink>
      <w:ins w:id="6084" w:author="PR Preview" w:date="2026-01-01T00:00:00Z">
        <w:r>
          <w:t xml:space="preserve">)</w:t>
        </w:r>
      </w:ins>
      <w:ins w:id="6085" w:author="PR Preview" w:date="2026-01-01T00:00:00Z">
        <w:r>
          <w:t xml:space="preserve"> </w:t>
        </w:r>
      </w:ins>
      <w:ins w:id="6086" w:author="PR Preview" w:date="2026-01-01T00:00:00Z">
        <w:r>
          <w:t xml:space="preserve">and</w:t>
        </w:r>
      </w:ins>
      <w:ins w:id="6087" w:author="PR Preview" w:date="2026-01-01T00:00:00Z">
        <w:r>
          <w:t xml:space="preserve"> </w:t>
        </w:r>
      </w:ins>
      <w:ins w:id="6088" w:author="PR Preview" w:date="2026-01-01T00:00:00Z">
        <w:r>
          <w:t xml:space="preserve">$\mathord{\smash[b]{\underset{\raise.3ex\hbox{$\scriptstyle\sim$}}{b}}\vphantom{b}} = (1, 2, 2)$</w:t>
        </w:r>
      </w:ins>
      <w:ins w:id="6089" w:author="PR Preview" w:date="2026-01-01T00:00:00Z">
        <w:r>
          <w:t xml:space="preserve">.</w:t>
        </w:r>
      </w:ins>
      <w:ins w:id="6090" w:author="PR Preview" w:date="2026-01-01T00:00:00Z">
        <w:r>
          <w:t xml:space="preserve"> </w:t>
        </w:r>
      </w:ins>
      <m:oMath>
        <m:r>
          <m:rPr>
            <m:sty m:val="bi"/>
          </m:rPr>
          <m:t>A</m:t>
        </m:r>
      </m:oMath>
      <w:ins w:id="6091" w:author="PR Preview" w:date="2026-01-01T00:00:00Z">
        <w:r>
          <w:t xml:space="preserve"> </w:t>
        </w:r>
      </w:ins>
      <w:ins w:id="6092" w:author="PR Preview" w:date="2026-01-01T00:00:00Z">
        <w:r>
          <w:t xml:space="preserve">has rank</w:t>
        </w:r>
      </w:ins>
      <w:ins w:id="6093" w:author="PR Preview" w:date="2026-01-01T00:00:00Z">
        <w:r>
          <w:t xml:space="preserve"> </w:t>
        </w:r>
      </w:ins>
      <m:oMath>
        <m:r>
          <m:t>2</m:t>
        </m:r>
      </m:oMath>
      <w:ins w:id="6094" w:author="PR Preview" w:date="2026-01-01T00:00:00Z">
        <w:r>
          <w:t xml:space="preserve"> </w:t>
        </w:r>
      </w:ins>
      <w:ins w:id="6095" w:author="PR Preview" w:date="2026-01-01T00:00:00Z">
        <w:r>
          <w:t xml:space="preserve">(</w:t>
        </w:r>
      </w:ins>
      <w:hyperlink w:anchor="exm-rank">
        <w:ins w:id="6096" w:author="PR Preview" w:date="2026-01-01T00:00:00Z">
          <w:r>
            <w:rPr>
              <w:rStyle w:val="Hyperlink"/>
            </w:rPr>
            <w:t xml:space="preserve">Example 37</w:t>
          </w:r>
        </w:ins>
      </w:hyperlink>
      <w:ins w:id="6097" w:author="PR Preview" w:date="2026-01-01T00:00:00Z">
        <w:r>
          <w:t xml:space="preserve">), so the solution is unique (part 4).</w:t>
        </w:r>
      </w:ins>
      <w:ins w:id="6098"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6099" w:author="PR Preview" w:date="2026-01-01T00:00:00Z">
        <w:r>
          <w:t xml:space="preserve"> </w:t>
        </w:r>
      </w:ins>
      <w:ins w:id="6100" w:author="PR Preview" w:date="2026-01-01T00:00:00Z">
        <w:r>
          <w:t xml:space="preserve">has inverse</w:t>
        </w:r>
      </w:ins>
      <w:ins w:id="6101"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6102" w:author="PR Preview" w:date="2026-01-01T00:00:00Z">
        <w:r>
          <w:t xml:space="preserve"> </w:t>
        </w:r>
      </w:ins>
      <w:ins w:id="6103" w:author="PR Preview" w:date="2026-01-01T00:00:00Z">
        <w:r>
          <w:t xml:space="preserve">(</w:t>
        </w:r>
      </w:ins>
      <w:hyperlink w:anchor="exm-gram-invertible">
        <w:ins w:id="6104" w:author="PR Preview" w:date="2026-01-01T00:00:00Z">
          <w:r>
            <w:rPr>
              <w:rStyle w:val="Hyperlink"/>
            </w:rPr>
            <w:t xml:space="preserve">Example 166</w:t>
          </w:r>
        </w:ins>
      </w:hyperlink>
      <w:ins w:id="6105" w:author="PR Preview" w:date="2026-01-01T00:00:00Z">
        <w:r>
          <w:t xml:space="preserve">),</w:t>
        </w:r>
      </w:ins>
      <w:ins w:id="6106" w:author="PR Preview" w:date="2026-01-01T00:00:00Z">
        <w:r>
          <w:t xml:space="preserve"> </w:t>
        </w:r>
      </w:ins>
      <w:ins w:id="6107" w:author="PR Preview" w:date="2026-01-01T00:00:00Z">
        <w:r>
          <w:t xml:space="preserve">and</w:t>
        </w:r>
      </w:ins>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8"/>
    <w:bookmarkStart w:id="619" w:name="exm-normal-equations-rank-deficient"/>
    <w:p>
      <w:pPr>
        <w:pStyle w:val="BodyText"/>
      </w:pPr>
      <w:del w:id="6108" w:author="PR Preview" w:date="2026-01-01T00:00:00Z">
        <w:r>
          <w:rPr>
            <w:b/>
            <w:bCs/>
          </w:rPr>
          <w:delText xml:space="preserve">Example 192 (Many least squares solutions, one fitted vector)</w:delText>
        </w:r>
      </w:del>
      <w:del w:id="6109" w:author="PR Preview" w:date="2026-01-01T00:00:00Z">
        <w:r>
          <w:delText xml:space="preserve"> </w:delText>
        </w:r>
      </w:del>
      <w:del w:id="6110" w:author="PR Preview" w:date="2026-01-01T00:00:00Z">
        <w:r>
          <w:delText xml:space="preserve">With the rank-</w:delText>
        </w:r>
      </w:del>
      <m:oMath>
        <m:r>
          <m:t>1</m:t>
        </m:r>
      </m:oMath>
      <w:del w:id="6111" w:author="PR Preview" w:date="2026-01-01T00:00:00Z">
        <w:r>
          <w:delText xml:space="preserve"> </w:delText>
        </w:r>
      </w:del>
      <w:del w:id="6112" w:author="PR Preview" w:date="2026-01-01T00:00:00Z">
        <w:r>
          <w:delText xml:space="preserve">matrix</w:delText>
        </w:r>
      </w:del>
      <w:del w:id="611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6114" w:author="PR Preview" w:date="2026-01-01T00:00:00Z">
        <w:r>
          <w:delText xml:space="preserve"> </w:delText>
        </w:r>
      </w:del>
      <w:del w:id="6115" w:author="PR Preview" w:date="2026-01-01T00:00:00Z">
        <w:r>
          <w:delText xml:space="preserve">(</w:delText>
        </w:r>
      </w:del>
      <w:hyperlink w:anchor="exm-rank">
        <w:del w:id="6116" w:author="PR Preview" w:date="2026-01-01T00:00:00Z">
          <w:r>
            <w:rPr>
              <w:rStyle w:val="Hyperlink"/>
            </w:rPr>
            <w:delText xml:space="preserve">Example 37</w:delText>
          </w:r>
        </w:del>
      </w:hyperlink>
      <w:del w:id="6117" w:author="PR Preview" w:date="2026-01-01T00:00:00Z">
        <w:r>
          <w:delText xml:space="preserve">)</w:delText>
        </w:r>
      </w:del>
      <w:del w:id="6118" w:author="PR Preview" w:date="2026-01-01T00:00:00Z">
        <w:r>
          <w:delText xml:space="preserve"> </w:delText>
        </w:r>
      </w:del>
      <w:del w:id="6119" w:author="PR Preview" w:date="2026-01-01T00:00:00Z">
        <w:r>
          <w:delText xml:space="preserve">and</w:delText>
        </w:r>
      </w:del>
      <w:del w:id="6120" w:author="PR Preview" w:date="2026-01-01T00:00:00Z">
        <w:r>
          <w:delText xml:space="preserve"> </w:delText>
        </w:r>
      </w:del>
      <w:del w:id="6121" w:author="PR Preview" w:date="2026-01-01T00:00:00Z">
        <w:r>
          <w:delText xml:space="preserve">$\mathord{\smash[b]{\underset{\raise.3ex\hbox{$\scriptstyle\sim$}}{b}}\vphantom{b}} = (1, 2, 2)$</w:delText>
        </w:r>
      </w:del>
      <w:del w:id="6122" w:author="PR Preview" w:date="2026-01-01T00:00:00Z">
        <w:r>
          <w:delText xml:space="preserve">,</w:delText>
        </w:r>
      </w:del>
      <w:del w:id="6123"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6124" w:author="PR Preview" w:date="2026-01-01T00:00:00Z">
        <w:r>
          <w:delText xml:space="preserve"> </w:delText>
        </w:r>
      </w:del>
      <w:del w:id="6125" w:author="PR Preview" w:date="2026-01-01T00:00:00Z">
        <w:r>
          <w:delText xml:space="preserve">and</w:delText>
        </w:r>
      </w:del>
      <w:del w:id="6126" w:author="PR Preview" w:date="2026-01-01T00:00:00Z">
        <w:r>
          <w:delText xml:space="preserve"> </w:delText>
        </w:r>
      </w:del>
      <w:del w:id="6127" w:author="PR Preview" w:date="2026-01-01T00:00:00Z">
        <w:r>
          <w:delText xml:space="preserve">${\mathbf{A}}^{\top} \mathord{\smash[b]{\underset{\raise.3ex\hbox{$\scriptstyle\sim$}}{b}}\vphantom{b}} = (5, 10)$</w:delText>
        </w:r>
      </w:del>
      <w:del w:id="6128" w:author="PR Preview" w:date="2026-01-01T00:00:00Z">
        <w:r>
          <w:delText xml:space="preserve">,</w:delText>
        </w:r>
      </w:del>
      <w:del w:id="6129" w:author="PR Preview" w:date="2026-01-01T00:00:00Z">
        <w:r>
          <w:delText xml:space="preserve"> </w:delText>
        </w:r>
      </w:del>
      <w:del w:id="6130" w:author="PR Preview" w:date="2026-01-01T00:00:00Z">
        <w:r>
          <w:delText xml:space="preserve">so both normal equations say</w:delText>
        </w:r>
      </w:del>
      <w:del w:id="6131"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6132" w:author="PR Preview" w:date="2026-01-01T00:00:00Z">
        <w:r>
          <w:delText xml:space="preserve">, that is,</w:delText>
        </w:r>
      </w:del>
      <w:del w:id="6133"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6134" w:author="PR Preview" w:date="2026-01-01T00:00:00Z">
        <w:r>
          <w:delText xml:space="preserve">.</w:delText>
        </w:r>
      </w:del>
      <w:del w:id="6135" w:author="PR Preview" w:date="2026-01-01T00:00:00Z">
        <w:r>
          <w:delText xml:space="preserve"> </w:delText>
        </w:r>
      </w:del>
      <w:del w:id="6136" w:author="PR Preview" w:date="2026-01-01T00:00:00Z">
        <w:r>
          <w:delText xml:space="preserve">There are infinitely many least squares solutions, such as</w:delText>
        </w:r>
      </w:del>
      <w:del w:id="6137"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6138" w:author="PR Preview" w:date="2026-01-01T00:00:00Z">
        <w:r>
          <w:delText xml:space="preserve"> </w:delText>
        </w:r>
      </w:del>
      <w:del w:id="6139" w:author="PR Preview" w:date="2026-01-01T00:00:00Z">
        <w:r>
          <w:delText xml:space="preserve">and</w:delText>
        </w:r>
      </w:del>
      <w:del w:id="6140"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6141" w:author="PR Preview" w:date="2026-01-01T00:00:00Z">
        <w:r>
          <w:delText xml:space="preserve">,</w:delText>
        </w:r>
      </w:del>
      <w:del w:id="6142" w:author="PR Preview" w:date="2026-01-01T00:00:00Z">
        <w:r>
          <w:delText xml:space="preserve"> </w:delText>
        </w:r>
      </w:del>
      <w:del w:id="6143" w:author="PR Preview" w:date="2026-01-01T00:00:00Z">
        <w:r>
          <w:delText xml:space="preserve">as part 4 predicts for</w:delText>
        </w:r>
      </w:del>
      <w:del w:id="6144"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6145" w:author="PR Preview" w:date="2026-01-01T00:00:00Z">
        <w:r>
          <w:delText xml:space="preserve">;</w:delText>
        </w:r>
      </w:del>
      <w:del w:id="6146" w:author="PR Preview" w:date="2026-01-01T00:00:00Z">
        <w:r>
          <w:delText xml:space="preserve"> </w:delText>
        </w:r>
      </w:del>
      <w:del w:id="6147" w:author="PR Preview" w:date="2026-01-01T00:00:00Z">
        <w:r>
          <w:delText xml:space="preserve">but every one gives the same fitted vector</w:delText>
        </w:r>
      </w:del>
    </w:p>
    <w:p>
      <w:pPr>
        <w:pStyle w:val="BodyText"/>
      </w:pPr>
      <w:ins w:id="6148" w:author="PR Preview" w:date="2026-01-01T00:00:00Z">
        <w:r>
          <w:rPr>
            <w:b/>
            <w:bCs/>
          </w:rPr>
          <w:t xml:space="preserve">Example 193 (Many least squares solutions, one fitted vector)</w:t>
        </w:r>
      </w:ins>
      <w:ins w:id="6149" w:author="PR Preview" w:date="2026-01-01T00:00:00Z">
        <w:r>
          <w:t xml:space="preserve"> </w:t>
        </w:r>
      </w:ins>
      <w:ins w:id="6150" w:author="PR Preview" w:date="2026-01-01T00:00:00Z">
        <w:r>
          <w:t xml:space="preserve">With the rank-</w:t>
        </w:r>
      </w:ins>
      <m:oMath>
        <m:r>
          <m:t>1</m:t>
        </m:r>
      </m:oMath>
      <w:ins w:id="6151" w:author="PR Preview" w:date="2026-01-01T00:00:00Z">
        <w:r>
          <w:t xml:space="preserve"> </w:t>
        </w:r>
      </w:ins>
      <w:ins w:id="6152" w:author="PR Preview" w:date="2026-01-01T00:00:00Z">
        <w:r>
          <w:t xml:space="preserve">matrix</w:t>
        </w:r>
      </w:ins>
      <w:ins w:id="615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6154" w:author="PR Preview" w:date="2026-01-01T00:00:00Z">
        <w:r>
          <w:t xml:space="preserve"> </w:t>
        </w:r>
      </w:ins>
      <w:ins w:id="6155" w:author="PR Preview" w:date="2026-01-01T00:00:00Z">
        <w:r>
          <w:t xml:space="preserve">(</w:t>
        </w:r>
      </w:ins>
      <w:hyperlink w:anchor="exm-rank">
        <w:ins w:id="6156" w:author="PR Preview" w:date="2026-01-01T00:00:00Z">
          <w:r>
            <w:rPr>
              <w:rStyle w:val="Hyperlink"/>
            </w:rPr>
            <w:t xml:space="preserve">Example 37</w:t>
          </w:r>
        </w:ins>
      </w:hyperlink>
      <w:ins w:id="6157" w:author="PR Preview" w:date="2026-01-01T00:00:00Z">
        <w:r>
          <w:t xml:space="preserve">)</w:t>
        </w:r>
      </w:ins>
      <w:ins w:id="6158" w:author="PR Preview" w:date="2026-01-01T00:00:00Z">
        <w:r>
          <w:t xml:space="preserve"> </w:t>
        </w:r>
      </w:ins>
      <w:ins w:id="6159" w:author="PR Preview" w:date="2026-01-01T00:00:00Z">
        <w:r>
          <w:t xml:space="preserve">and</w:t>
        </w:r>
      </w:ins>
      <w:ins w:id="6160" w:author="PR Preview" w:date="2026-01-01T00:00:00Z">
        <w:r>
          <w:t xml:space="preserve"> </w:t>
        </w:r>
      </w:ins>
      <w:ins w:id="6161" w:author="PR Preview" w:date="2026-01-01T00:00:00Z">
        <w:r>
          <w:t xml:space="preserve">$\mathord{\smash[b]{\underset{\raise.3ex\hbox{$\scriptstyle\sim$}}{b}}\vphantom{b}} = (1, 2, 2)$</w:t>
        </w:r>
      </w:ins>
      <w:ins w:id="6162" w:author="PR Preview" w:date="2026-01-01T00:00:00Z">
        <w:r>
          <w:t xml:space="preserve">,</w:t>
        </w:r>
      </w:ins>
      <w:ins w:id="6163"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6164" w:author="PR Preview" w:date="2026-01-01T00:00:00Z">
        <w:r>
          <w:t xml:space="preserve"> </w:t>
        </w:r>
      </w:ins>
      <w:ins w:id="6165" w:author="PR Preview" w:date="2026-01-01T00:00:00Z">
        <w:r>
          <w:t xml:space="preserve">and</w:t>
        </w:r>
      </w:ins>
      <w:ins w:id="6166" w:author="PR Preview" w:date="2026-01-01T00:00:00Z">
        <w:r>
          <w:t xml:space="preserve"> </w:t>
        </w:r>
      </w:ins>
      <w:ins w:id="6167" w:author="PR Preview" w:date="2026-01-01T00:00:00Z">
        <w:r>
          <w:t xml:space="preserve">${\mathbf{A}}^{\top} \mathord{\smash[b]{\underset{\raise.3ex\hbox{$\scriptstyle\sim$}}{b}}\vphantom{b}} = (5, 10)$</w:t>
        </w:r>
      </w:ins>
      <w:ins w:id="6168" w:author="PR Preview" w:date="2026-01-01T00:00:00Z">
        <w:r>
          <w:t xml:space="preserve">,</w:t>
        </w:r>
      </w:ins>
      <w:ins w:id="6169" w:author="PR Preview" w:date="2026-01-01T00:00:00Z">
        <w:r>
          <w:t xml:space="preserve"> </w:t>
        </w:r>
      </w:ins>
      <w:ins w:id="6170" w:author="PR Preview" w:date="2026-01-01T00:00:00Z">
        <w:r>
          <w:t xml:space="preserve">so both normal equations say</w:t>
        </w:r>
      </w:ins>
      <w:ins w:id="6171"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6172" w:author="PR Preview" w:date="2026-01-01T00:00:00Z">
        <w:r>
          <w:t xml:space="preserve">, that is,</w:t>
        </w:r>
      </w:ins>
      <w:ins w:id="6173"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6174" w:author="PR Preview" w:date="2026-01-01T00:00:00Z">
        <w:r>
          <w:t xml:space="preserve">.</w:t>
        </w:r>
      </w:ins>
      <w:ins w:id="6175" w:author="PR Preview" w:date="2026-01-01T00:00:00Z">
        <w:r>
          <w:t xml:space="preserve"> </w:t>
        </w:r>
      </w:ins>
      <w:ins w:id="6176" w:author="PR Preview" w:date="2026-01-01T00:00:00Z">
        <w:r>
          <w:t xml:space="preserve">There are infinitely many least squares solutions, such as</w:t>
        </w:r>
      </w:ins>
      <w:ins w:id="6177" w:author="PR Preview" w:date="2026-01-01T00:00:00Z">
        <w:r>
          <w:t xml:space="preserve"> </w:t>
        </w:r>
      </w:ins>
      <m:oMath>
        <m:r>
          <m:rPr>
            <m:sty m:val="p"/>
          </m:rPr>
          <m:t>(</m:t>
        </m:r>
        <m:f>
          <m:fPr>
            <m:type m:val="lin"/>
          </m:fPr>
          <m:num>
            <m:r>
              <m:t>5</m:t>
            </m:r>
          </m:num>
          <m:den>
            <m:r>
              <m:t>3</m:t>
            </m:r>
          </m:den>
        </m:f>
        <m:r>
          <m:rPr>
            <m:sty m:val="p"/>
          </m:rPr>
          <m:t>,</m:t>
        </m:r>
        <m:r>
          <m:t>0</m:t>
        </m:r>
        <m:r>
          <m:rPr>
            <m:sty m:val="p"/>
          </m:rPr>
          <m:t>)</m:t>
        </m:r>
      </m:oMath>
      <w:ins w:id="6178" w:author="PR Preview" w:date="2026-01-01T00:00:00Z">
        <w:r>
          <w:t xml:space="preserve"> </w:t>
        </w:r>
      </w:ins>
      <w:ins w:id="6179" w:author="PR Preview" w:date="2026-01-01T00:00:00Z">
        <w:r>
          <w:t xml:space="preserve">and</w:t>
        </w:r>
      </w:ins>
      <w:ins w:id="6180" w:author="PR Preview" w:date="2026-01-01T00:00:00Z">
        <w:r>
          <w:t xml:space="preserve"> </w:t>
        </w:r>
      </w:ins>
      <m:oMath>
        <m:r>
          <m:rPr>
            <m:sty m:val="p"/>
          </m:rPr>
          <m:t>(</m:t>
        </m:r>
        <m:r>
          <m:t>0</m:t>
        </m:r>
        <m:r>
          <m:rPr>
            <m:sty m:val="p"/>
          </m:rPr>
          <m:t>,</m:t>
        </m:r>
        <m:f>
          <m:fPr>
            <m:type m:val="lin"/>
          </m:fPr>
          <m:num>
            <m:r>
              <m:t>5</m:t>
            </m:r>
          </m:num>
          <m:den>
            <m:r>
              <m:t>6</m:t>
            </m:r>
          </m:den>
        </m:f>
        <m:r>
          <m:rPr>
            <m:sty m:val="p"/>
          </m:rPr>
          <m:t>)</m:t>
        </m:r>
      </m:oMath>
      <w:ins w:id="6181" w:author="PR Preview" w:date="2026-01-01T00:00:00Z">
        <w:r>
          <w:t xml:space="preserve">,</w:t>
        </w:r>
      </w:ins>
      <w:ins w:id="6182" w:author="PR Preview" w:date="2026-01-01T00:00:00Z">
        <w:r>
          <w:t xml:space="preserve"> </w:t>
        </w:r>
      </w:ins>
      <w:ins w:id="6183" w:author="PR Preview" w:date="2026-01-01T00:00:00Z">
        <w:r>
          <w:t xml:space="preserve">as part 4 predicts for</w:t>
        </w:r>
      </w:ins>
      <w:ins w:id="6184"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6185" w:author="PR Preview" w:date="2026-01-01T00:00:00Z">
        <w:r>
          <w:t xml:space="preserve">;</w:t>
        </w:r>
      </w:ins>
      <w:ins w:id="6186" w:author="PR Preview" w:date="2026-01-01T00:00:00Z">
        <w:r>
          <w:t xml:space="preserve"> </w:t>
        </w:r>
      </w:ins>
      <w:ins w:id="6187" w:author="PR Preview" w:date="2026-01-01T00:00:00Z">
        <w:r>
          <w:t xml:space="preserve">but every one gives the same fitted vector</w:t>
        </w:r>
      </w:ins>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9"/>
    <w:bookmarkStart w:id="620"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20"/>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21" w:name="exm-qr-least-squares"/>
    <w:p>
      <w:pPr>
        <w:pStyle w:val="BodyText"/>
      </w:pPr>
      <w:del w:id="6188" w:author="PR Preview" w:date="2026-01-01T00:00:00Z">
        <w:r>
          <w:rPr>
            <w:b/>
            <w:bCs/>
          </w:rPr>
          <w:delText xml:space="preserve">Example 193 (The least squares line by QR)</w:delText>
        </w:r>
      </w:del>
      <w:del w:id="6189" w:author="PR Preview" w:date="2026-01-01T00:00:00Z">
        <w:r>
          <w:delText xml:space="preserve"> </w:delText>
        </w:r>
      </w:del>
      <w:del w:id="6190" w:author="PR Preview" w:date="2026-01-01T00:00:00Z">
        <w:r>
          <w:delText xml:space="preserve">For</w:delText>
        </w:r>
      </w:del>
      <w:del w:id="6191" w:author="PR Preview" w:date="2026-01-01T00:00:00Z">
        <w:r>
          <w:delText xml:space="preserve"> </w:delText>
        </w:r>
      </w:del>
      <m:oMath>
        <m:r>
          <m:rPr>
            <m:sty m:val="bi"/>
          </m:rPr>
          <m:t>A</m:t>
        </m:r>
      </m:oMath>
      <w:del w:id="6192" w:author="PR Preview" w:date="2026-01-01T00:00:00Z">
        <w:r>
          <w:delText xml:space="preserve"> </w:delText>
        </w:r>
      </w:del>
      <w:del w:id="6193" w:author="PR Preview" w:date="2026-01-01T00:00:00Z">
        <w:r>
          <w:delText xml:space="preserve">and</w:delText>
        </w:r>
      </w:del>
      <w:del w:id="6194" w:author="PR Preview" w:date="2026-01-01T00:00:00Z">
        <w:r>
          <w:delText xml:space="preserve"> </w:delText>
        </w:r>
      </w:del>
      <w:del w:id="6195" w:author="PR Preview" w:date="2026-01-01T00:00:00Z">
        <w:r>
          <w:delText xml:space="preserve">$\mathord{\smash[b]{\underset{\raise.3ex\hbox{$\scriptstyle\sim$}}{b}}\vphantom{b}}$</w:delText>
        </w:r>
      </w:del>
      <w:del w:id="6196" w:author="PR Preview" w:date="2026-01-01T00:00:00Z">
        <w:r>
          <w:delText xml:space="preserve"> </w:delText>
        </w:r>
      </w:del>
      <w:del w:id="6197" w:author="PR Preview" w:date="2026-01-01T00:00:00Z">
        <w:r>
          <w:delText xml:space="preserve">of</w:delText>
        </w:r>
      </w:del>
      <w:del w:id="6198" w:author="PR Preview" w:date="2026-01-01T00:00:00Z">
        <w:r>
          <w:delText xml:space="preserve"> </w:delText>
        </w:r>
      </w:del>
      <w:hyperlink w:anchor="exm-normal-equations">
        <w:del w:id="6199" w:author="PR Preview" w:date="2026-01-01T00:00:00Z">
          <w:r>
            <w:rPr>
              <w:rStyle w:val="Hyperlink"/>
            </w:rPr>
            <w:delText xml:space="preserve">Example 191</w:delText>
          </w:r>
        </w:del>
      </w:hyperlink>
      <w:del w:id="6200" w:author="PR Preview" w:date="2026-01-01T00:00:00Z">
        <w:r>
          <w:delText xml:space="preserve">,</w:delText>
        </w:r>
      </w:del>
      <w:del w:id="6201" w:author="PR Preview" w:date="2026-01-01T00:00:00Z">
        <w:r>
          <w:delText xml:space="preserve"> </w:delText>
        </w:r>
      </w:del>
      <w:del w:id="6202" w:author="PR Preview" w:date="2026-01-01T00:00:00Z">
        <w:r>
          <w:delText xml:space="preserve">Gram-Schmidt gives</w:delText>
        </w:r>
      </w:del>
      <w:del w:id="6203" w:author="PR Preview" w:date="2026-01-01T00:00:00Z">
        <w:r>
          <w:delText xml:space="preserve"> </w:delText>
        </w:r>
      </w:del>
      <w:del w:id="6204" w:author="PR Preview" w:date="2026-01-01T00:00:00Z">
        <w:r>
          <w:delText xml:space="preserve">$\mathord{\smash[b]{\underset{\raise.3ex\hbox{$\scriptstyle\sim$}}{q}}\vphantom{q}}_1 = \tfrac{1}{\sqrt{3}}\,(1, 1, 1)$</w:delText>
        </w:r>
      </w:del>
      <w:del w:id="6205" w:author="PR Preview" w:date="2026-01-01T00:00:00Z">
        <w:r>
          <w:delText xml:space="preserve">;</w:delText>
        </w:r>
      </w:del>
      <w:del w:id="6206" w:author="PR Preview" w:date="2026-01-01T00:00:00Z">
        <w:r>
          <w:delText xml:space="preserve"> </w:delText>
        </w:r>
      </w:del>
      <w:del w:id="6207" w:author="PR Preview" w:date="2026-01-01T00:00:00Z">
        <w:r>
          <w:delText xml:space="preserve">then</w:delText>
        </w:r>
      </w:del>
    </w:p>
    <w:p>
      <w:pPr>
        <w:pStyle w:val="BodyText"/>
      </w:pPr>
      <w:ins w:id="6208" w:author="PR Preview" w:date="2026-01-01T00:00:00Z">
        <w:r>
          <w:rPr>
            <w:b/>
            <w:bCs/>
          </w:rPr>
          <w:t xml:space="preserve">Example 194 (The least squares line by QR)</w:t>
        </w:r>
      </w:ins>
      <w:ins w:id="6209" w:author="PR Preview" w:date="2026-01-01T00:00:00Z">
        <w:r>
          <w:t xml:space="preserve"> </w:t>
        </w:r>
      </w:ins>
      <w:ins w:id="6210" w:author="PR Preview" w:date="2026-01-01T00:00:00Z">
        <w:r>
          <w:t xml:space="preserve">For</w:t>
        </w:r>
      </w:ins>
      <w:ins w:id="6211" w:author="PR Preview" w:date="2026-01-01T00:00:00Z">
        <w:r>
          <w:t xml:space="preserve"> </w:t>
        </w:r>
      </w:ins>
      <m:oMath>
        <m:r>
          <m:rPr>
            <m:sty m:val="bi"/>
          </m:rPr>
          <m:t>A</m:t>
        </m:r>
      </m:oMath>
      <w:ins w:id="6212" w:author="PR Preview" w:date="2026-01-01T00:00:00Z">
        <w:r>
          <w:t xml:space="preserve"> </w:t>
        </w:r>
      </w:ins>
      <w:ins w:id="6213" w:author="PR Preview" w:date="2026-01-01T00:00:00Z">
        <w:r>
          <w:t xml:space="preserve">and</w:t>
        </w:r>
      </w:ins>
      <w:ins w:id="6214" w:author="PR Preview" w:date="2026-01-01T00:00:00Z">
        <w:r>
          <w:t xml:space="preserve"> </w:t>
        </w:r>
      </w:ins>
      <w:ins w:id="6215" w:author="PR Preview" w:date="2026-01-01T00:00:00Z">
        <w:r>
          <w:t xml:space="preserve">$\mathord{\smash[b]{\underset{\raise.3ex\hbox{$\scriptstyle\sim$}}{b}}\vphantom{b}}$</w:t>
        </w:r>
      </w:ins>
      <w:ins w:id="6216" w:author="PR Preview" w:date="2026-01-01T00:00:00Z">
        <w:r>
          <w:t xml:space="preserve"> </w:t>
        </w:r>
      </w:ins>
      <w:ins w:id="6217" w:author="PR Preview" w:date="2026-01-01T00:00:00Z">
        <w:r>
          <w:t xml:space="preserve">of</w:t>
        </w:r>
      </w:ins>
      <w:ins w:id="6218" w:author="PR Preview" w:date="2026-01-01T00:00:00Z">
        <w:r>
          <w:t xml:space="preserve"> </w:t>
        </w:r>
      </w:ins>
      <w:hyperlink w:anchor="exm-normal-equations">
        <w:ins w:id="6219" w:author="PR Preview" w:date="2026-01-01T00:00:00Z">
          <w:r>
            <w:rPr>
              <w:rStyle w:val="Hyperlink"/>
            </w:rPr>
            <w:t xml:space="preserve">Example 192</w:t>
          </w:r>
        </w:ins>
      </w:hyperlink>
      <w:ins w:id="6220" w:author="PR Preview" w:date="2026-01-01T00:00:00Z">
        <w:r>
          <w:t xml:space="preserve">,</w:t>
        </w:r>
      </w:ins>
      <w:ins w:id="6221" w:author="PR Preview" w:date="2026-01-01T00:00:00Z">
        <w:r>
          <w:t xml:space="preserve"> </w:t>
        </w:r>
      </w:ins>
      <w:ins w:id="6222" w:author="PR Preview" w:date="2026-01-01T00:00:00Z">
        <w:r>
          <w:t xml:space="preserve">Gram-Schmidt gives</w:t>
        </w:r>
      </w:ins>
      <w:ins w:id="6223" w:author="PR Preview" w:date="2026-01-01T00:00:00Z">
        <w:r>
          <w:t xml:space="preserve"> </w:t>
        </w:r>
      </w:ins>
      <w:ins w:id="6224" w:author="PR Preview" w:date="2026-01-01T00:00:00Z">
        <w:r>
          <w:t xml:space="preserve">$\mathord{\smash[b]{\underset{\raise.3ex\hbox{$\scriptstyle\sim$}}{q}}\vphantom{q}}_1 = \tfrac{1}{\sqrt{3}}\,(1, 1, 1)$</w:t>
        </w:r>
      </w:ins>
      <w:ins w:id="6225" w:author="PR Preview" w:date="2026-01-01T00:00:00Z">
        <w:r>
          <w:t xml:space="preserve">;</w:t>
        </w:r>
      </w:ins>
      <w:ins w:id="6226" w:author="PR Preview" w:date="2026-01-01T00:00:00Z">
        <w:r>
          <w:t xml:space="preserve"> </w:t>
        </w:r>
      </w:ins>
      <w:ins w:id="6227" w:author="PR Preview" w:date="2026-01-01T00:00:00Z">
        <w:r>
          <w:t xml:space="preserve">then</w:t>
        </w:r>
      </w:ins>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del w:id="6228" w:author="PR Preview" w:date="2026-01-01T00:00:00Z">
        <w:r>
          <w:delText xml:space="preserve">the solution found in</w:delText>
        </w:r>
      </w:del>
      <w:del w:id="6229" w:author="PR Preview" w:date="2026-01-01T00:00:00Z">
        <w:r>
          <w:delText xml:space="preserve"> </w:delText>
        </w:r>
      </w:del>
      <w:hyperlink w:anchor="exm-normal-equations">
        <w:del w:id="6230" w:author="PR Preview" w:date="2026-01-01T00:00:00Z">
          <w:r>
            <w:rPr>
              <w:rStyle w:val="Hyperlink"/>
            </w:rPr>
            <w:delText xml:space="preserve">Example 191</w:delText>
          </w:r>
        </w:del>
      </w:hyperlink>
      <w:del w:id="6231" w:author="PR Preview" w:date="2026-01-01T00:00:00Z">
        <w:r>
          <w:delText xml:space="preserve">.</w:delText>
        </w:r>
      </w:del>
    </w:p>
    <w:p>
      <w:pPr>
        <w:pStyle w:val="FirstParagraph"/>
      </w:pPr>
      <w:ins w:id="6232" w:author="PR Preview" w:date="2026-01-01T00:00:00Z">
        <w:r>
          <w:t xml:space="preserve">the solution found in</w:t>
        </w:r>
      </w:ins>
      <w:ins w:id="6233" w:author="PR Preview" w:date="2026-01-01T00:00:00Z">
        <w:r>
          <w:t xml:space="preserve"> </w:t>
        </w:r>
      </w:ins>
      <w:hyperlink w:anchor="exm-normal-equations">
        <w:ins w:id="6234" w:author="PR Preview" w:date="2026-01-01T00:00:00Z">
          <w:r>
            <w:rPr>
              <w:rStyle w:val="Hyperlink"/>
            </w:rPr>
            <w:t xml:space="preserve">Example 192</w:t>
          </w:r>
        </w:ins>
      </w:hyperlink>
      <w:ins w:id="6235" w:author="PR Preview" w:date="2026-01-01T00:00:00Z">
        <w:r>
          <w:t xml:space="preserve">.</w:t>
        </w:r>
      </w:ins>
    </w:p>
    <w:bookmarkEnd w:id="621"/>
    <w:bookmarkStart w:id="62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22"/>
    <w:bookmarkStart w:id="623" w:name="exm-lu"/>
    <w:p>
      <w:pPr>
        <w:pStyle w:val="BodyText"/>
      </w:pPr>
      <w:del w:id="6236" w:author="PR Preview" w:date="2026-01-01T00:00:00Z">
        <w:r>
          <w:rPr>
            <w:b/>
            <w:bCs/>
          </w:rPr>
          <w:delText xml:space="preserve">Example 194 (An LU factorization of a</w:delText>
        </w:r>
      </w:del>
      <w:del w:id="6237" w:author="PR Preview" w:date="2026-01-01T00:00:00Z">
        <w:r>
          <w:rPr>
            <w:b/>
            <w:bCs/>
          </w:rPr>
          <w:delText xml:space="preserve"> </w:delText>
        </w:r>
      </w:del>
      <m:oMath>
        <m:r>
          <m:t>3</m:t>
        </m:r>
        <m:r>
          <m:rPr>
            <m:sty m:val="p"/>
          </m:rPr>
          <m:t>×</m:t>
        </m:r>
        <m:r>
          <m:t>3</m:t>
        </m:r>
      </m:oMath>
      <w:del w:id="6238" w:author="PR Preview" w:date="2026-01-01T00:00:00Z">
        <w:r>
          <w:rPr>
            <w:b/>
            <w:bCs/>
          </w:rPr>
          <w:delText xml:space="preserve"> </w:delText>
        </w:r>
      </w:del>
      <w:del w:id="6239" w:author="PR Preview" w:date="2026-01-01T00:00:00Z">
        <w:r>
          <w:rPr>
            <w:b/>
            <w:bCs/>
          </w:rPr>
          <w:delText xml:space="preserve">matrix)</w:delText>
        </w:r>
      </w:del>
      <w:del w:id="6240" w:author="PR Preview" w:date="2026-01-01T00:00:00Z">
        <w:r>
          <w:delText xml:space="preserve"> </w:delText>
        </w:r>
      </w:del>
      <w:del w:id="6241" w:author="PR Preview" w:date="2026-01-01T00:00:00Z">
        <w:r>
          <w:delText xml:space="preserve">Let</w:delText>
        </w:r>
      </w:del>
      <w:del w:id="624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6243" w:author="PR Preview" w:date="2026-01-01T00:00:00Z">
        <w:r>
          <w:delText xml:space="preserve">,</w:delText>
        </w:r>
      </w:del>
      <w:del w:id="6244"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6245" w:author="PR Preview" w:date="2026-01-01T00:00:00Z">
        <w:r>
          <w:delText xml:space="preserve"> </w:delText>
        </w:r>
      </w:del>
      <w:del w:id="6246" w:author="PR Preview" w:date="2026-01-01T00:00:00Z">
        <w:r>
          <w:delText xml:space="preserve">(unit lower triangular) and</w:delText>
        </w:r>
      </w:del>
      <w:del w:id="6247"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6248" w:author="PR Preview" w:date="2026-01-01T00:00:00Z">
        <w:r>
          <w:delText xml:space="preserve"> </w:delText>
        </w:r>
      </w:del>
      <w:del w:id="6249" w:author="PR Preview" w:date="2026-01-01T00:00:00Z">
        <w:r>
          <w:delText xml:space="preserve">(upper triangular).</w:delText>
        </w:r>
      </w:del>
      <w:del w:id="6250" w:author="PR Preview" w:date="2026-01-01T00:00:00Z">
        <w:r>
          <w:delText xml:space="preserve"> </w:delText>
        </w:r>
      </w:del>
      <w:del w:id="6251" w:author="PR Preview" w:date="2026-01-01T00:00:00Z">
        <w:r>
          <w:delText xml:space="preserve">By 4, entry</w:delText>
        </w:r>
      </w:del>
      <w:del w:id="6252" w:author="PR Preview" w:date="2026-01-01T00:00:00Z">
        <w:r>
          <w:delText xml:space="preserve"> </w:delText>
        </w:r>
      </w:del>
      <m:oMath>
        <m:r>
          <m:rPr>
            <m:sty m:val="p"/>
          </m:rPr>
          <m:t>(</m:t>
        </m:r>
        <m:r>
          <m:t>i</m:t>
        </m:r>
        <m:r>
          <m:rPr>
            <m:sty m:val="p"/>
          </m:rPr>
          <m:t>,</m:t>
        </m:r>
        <m:r>
          <m:t>j</m:t>
        </m:r>
        <m:r>
          <m:rPr>
            <m:sty m:val="p"/>
          </m:rPr>
          <m:t>)</m:t>
        </m:r>
      </m:oMath>
      <w:del w:id="6253" w:author="PR Preview" w:date="2026-01-01T00:00:00Z">
        <w:r>
          <w:delText xml:space="preserve"> </w:delText>
        </w:r>
      </w:del>
      <w:del w:id="6254" w:author="PR Preview" w:date="2026-01-01T00:00:00Z">
        <w:r>
          <w:delText xml:space="preserve">of</w:delText>
        </w:r>
      </w:del>
      <w:del w:id="6255" w:author="PR Preview" w:date="2026-01-01T00:00:00Z">
        <w:r>
          <w:delText xml:space="preserve"> </w:delText>
        </w:r>
      </w:del>
      <m:oMath>
        <m:r>
          <m:rPr>
            <m:sty m:val="bi"/>
          </m:rPr>
          <m:t>L</m:t>
        </m:r>
        <m:r>
          <m:rPr>
            <m:sty m:val="bi"/>
          </m:rPr>
          <m:t>U</m:t>
        </m:r>
      </m:oMath>
      <w:del w:id="6256" w:author="PR Preview" w:date="2026-01-01T00:00:00Z">
        <w:r>
          <w:delText xml:space="preserve"> </w:delText>
        </w:r>
      </w:del>
      <w:del w:id="6257" w:author="PR Preview" w:date="2026-01-01T00:00:00Z">
        <w:r>
          <w:delText xml:space="preserve">is</w:delText>
        </w:r>
      </w:del>
      <w:del w:id="6258"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6259" w:author="PR Preview" w:date="2026-01-01T00:00:00Z">
        <w:r>
          <w:delText xml:space="preserve">,</w:delText>
        </w:r>
      </w:del>
      <w:del w:id="6260" w:author="PR Preview" w:date="2026-01-01T00:00:00Z">
        <w:r>
          <w:delText xml:space="preserve"> </w:delText>
        </w:r>
      </w:del>
      <w:del w:id="6261" w:author="PR Preview" w:date="2026-01-01T00:00:00Z">
        <w:r>
          <w:delText xml:space="preserve">so row</w:delText>
        </w:r>
      </w:del>
      <w:del w:id="6262" w:author="PR Preview" w:date="2026-01-01T00:00:00Z">
        <w:r>
          <w:delText xml:space="preserve"> </w:delText>
        </w:r>
      </w:del>
      <m:oMath>
        <m:r>
          <m:t>i</m:t>
        </m:r>
      </m:oMath>
      <w:del w:id="6263" w:author="PR Preview" w:date="2026-01-01T00:00:00Z">
        <w:r>
          <w:delText xml:space="preserve"> </w:delText>
        </w:r>
      </w:del>
      <w:del w:id="6264" w:author="PR Preview" w:date="2026-01-01T00:00:00Z">
        <w:r>
          <w:delText xml:space="preserve">of</w:delText>
        </w:r>
      </w:del>
      <w:del w:id="6265" w:author="PR Preview" w:date="2026-01-01T00:00:00Z">
        <w:r>
          <w:delText xml:space="preserve"> </w:delText>
        </w:r>
      </w:del>
      <m:oMath>
        <m:r>
          <m:rPr>
            <m:sty m:val="bi"/>
          </m:rPr>
          <m:t>L</m:t>
        </m:r>
        <m:r>
          <m:rPr>
            <m:sty m:val="bi"/>
          </m:rPr>
          <m:t>U</m:t>
        </m:r>
      </m:oMath>
      <w:del w:id="6266" w:author="PR Preview" w:date="2026-01-01T00:00:00Z">
        <w:r>
          <w:delText xml:space="preserve"> </w:delText>
        </w:r>
      </w:del>
      <w:del w:id="6267" w:author="PR Preview" w:date="2026-01-01T00:00:00Z">
        <w:r>
          <w:delText xml:space="preserve">is</w:delText>
        </w:r>
      </w:del>
      <w:del w:id="6268"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6269" w:author="PR Preview" w:date="2026-01-01T00:00:00Z">
        <w:r>
          <w:delText xml:space="preserve"> </w:delText>
        </w:r>
      </w:del>
      <w:del w:id="6270" w:author="PR Preview" w:date="2026-01-01T00:00:00Z">
        <w:r>
          <w:delText xml:space="preserve">times row</w:delText>
        </w:r>
      </w:del>
      <w:del w:id="6271" w:author="PR Preview" w:date="2026-01-01T00:00:00Z">
        <w:r>
          <w:delText xml:space="preserve"> </w:delText>
        </w:r>
      </w:del>
      <m:oMath>
        <m:r>
          <m:t>k</m:t>
        </m:r>
      </m:oMath>
      <w:del w:id="6272" w:author="PR Preview" w:date="2026-01-01T00:00:00Z">
        <w:r>
          <w:delText xml:space="preserve"> </w:delText>
        </w:r>
      </w:del>
      <w:del w:id="6273" w:author="PR Preview" w:date="2026-01-01T00:00:00Z">
        <w:r>
          <w:delText xml:space="preserve">of</w:delText>
        </w:r>
      </w:del>
      <w:del w:id="6274" w:author="PR Preview" w:date="2026-01-01T00:00:00Z">
        <w:r>
          <w:delText xml:space="preserve"> </w:delText>
        </w:r>
      </w:del>
      <m:oMath>
        <m:r>
          <m:rPr>
            <m:sty m:val="bi"/>
          </m:rPr>
          <m:t>U</m:t>
        </m:r>
      </m:oMath>
      <w:del w:id="6275" w:author="PR Preview" w:date="2026-01-01T00:00:00Z">
        <w:r>
          <w:delText xml:space="preserve">.</w:delText>
        </w:r>
      </w:del>
      <w:del w:id="6276" w:author="PR Preview" w:date="2026-01-01T00:00:00Z">
        <w:r>
          <w:delText xml:space="preserve"> </w:delText>
        </w:r>
      </w:del>
      <w:del w:id="6277" w:author="PR Preview" w:date="2026-01-01T00:00:00Z">
        <w:r>
          <w:delText xml:space="preserve">Row 1 is</w:delText>
        </w:r>
      </w:del>
      <w:del w:id="6278"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6279" w:author="PR Preview" w:date="2026-01-01T00:00:00Z">
        <w:r>
          <w:delText xml:space="preserve">;</w:delText>
        </w:r>
      </w:del>
      <w:del w:id="6280" w:author="PR Preview" w:date="2026-01-01T00:00:00Z">
        <w:r>
          <w:delText xml:space="preserve"> </w:delText>
        </w:r>
      </w:del>
      <w:del w:id="6281" w:author="PR Preview" w:date="2026-01-01T00:00:00Z">
        <w:r>
          <w:delText xml:space="preserve">row 2 is</w:delText>
        </w:r>
      </w:del>
      <w:del w:id="6282"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6283" w:author="PR Preview" w:date="2026-01-01T00:00:00Z">
        <w:r>
          <w:delText xml:space="preserve">,</w:delText>
        </w:r>
      </w:del>
      <w:del w:id="6284" w:author="PR Preview" w:date="2026-01-01T00:00:00Z">
        <w:r>
          <w:delText xml:space="preserve"> </w:delText>
        </w:r>
      </w:del>
      <w:del w:id="6285" w:author="PR Preview" w:date="2026-01-01T00:00:00Z">
        <w:r>
          <w:delText xml:space="preserve">and row 3 is</w:delText>
        </w:r>
      </w:del>
      <w:del w:id="6286"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6287" w:author="PR Preview" w:date="2026-01-01T00:00:00Z">
        <w:r>
          <w:delText xml:space="preserve">.</w:delText>
        </w:r>
      </w:del>
      <w:del w:id="6288" w:author="PR Preview" w:date="2026-01-01T00:00:00Z">
        <w:r>
          <w:delText xml:space="preserve"> </w:delText>
        </w:r>
      </w:del>
      <w:del w:id="6289" w:author="PR Preview" w:date="2026-01-01T00:00:00Z">
        <w:r>
          <w:delText xml:space="preserve">These are the rows of</w:delText>
        </w:r>
      </w:del>
      <w:del w:id="6290" w:author="PR Preview" w:date="2026-01-01T00:00:00Z">
        <w:r>
          <w:delText xml:space="preserve"> </w:delText>
        </w:r>
      </w:del>
      <m:oMath>
        <m:r>
          <m:rPr>
            <m:sty m:val="bi"/>
          </m:rPr>
          <m:t>A</m:t>
        </m:r>
      </m:oMath>
      <w:del w:id="6291" w:author="PR Preview" w:date="2026-01-01T00:00:00Z">
        <w:r>
          <w:delText xml:space="preserve">, so</w:delText>
        </w:r>
      </w:del>
      <w:del w:id="6292" w:author="PR Preview" w:date="2026-01-01T00:00:00Z">
        <w:r>
          <w:delText xml:space="preserve"> </w:delText>
        </w:r>
      </w:del>
      <m:oMath>
        <m:r>
          <m:rPr>
            <m:sty m:val="bi"/>
          </m:rPr>
          <m:t>L</m:t>
        </m:r>
        <m:r>
          <m:rPr>
            <m:sty m:val="bi"/>
          </m:rPr>
          <m:t>U</m:t>
        </m:r>
        <m:r>
          <m:rPr>
            <m:sty m:val="p"/>
          </m:rPr>
          <m:t>=</m:t>
        </m:r>
        <m:r>
          <m:rPr>
            <m:sty m:val="bi"/>
          </m:rPr>
          <m:t>A</m:t>
        </m:r>
      </m:oMath>
      <w:del w:id="6293" w:author="PR Preview" w:date="2026-01-01T00:00:00Z">
        <w:r>
          <w:delText xml:space="preserve"> </w:delText>
        </w:r>
      </w:del>
      <w:del w:id="6294" w:author="PR Preview" w:date="2026-01-01T00:00:00Z">
        <w:r>
          <w:delText xml:space="preserve">is an LU factorization.</w:delText>
        </w:r>
      </w:del>
      <w:del w:id="6295" w:author="PR Preview" w:date="2026-01-01T00:00:00Z">
        <w:r>
          <w:delText xml:space="preserve"> </w:delText>
        </w:r>
      </w:del>
      <w:del w:id="6296" w:author="PR Preview" w:date="2026-01-01T00:00:00Z">
        <w:r>
          <w:delText xml:space="preserve">The below-diagonal entries of</w:delText>
        </w:r>
      </w:del>
      <w:del w:id="6297" w:author="PR Preview" w:date="2026-01-01T00:00:00Z">
        <w:r>
          <w:delText xml:space="preserve"> </w:delText>
        </w:r>
      </w:del>
      <m:oMath>
        <m:r>
          <m:rPr>
            <m:sty m:val="bi"/>
          </m:rPr>
          <m:t>L</m:t>
        </m:r>
      </m:oMath>
      <w:del w:id="6298" w:author="PR Preview" w:date="2026-01-01T00:00:00Z">
        <w:r>
          <w:delText xml:space="preserve"> </w:delText>
        </w:r>
      </w:del>
      <w:del w:id="6299" w:author="PR Preview" w:date="2026-01-01T00:00:00Z">
        <w:r>
          <w:delText xml:space="preserve">are the negatives of the multiples of earlier rows</w:delText>
        </w:r>
      </w:del>
      <w:del w:id="6300" w:author="PR Preview" w:date="2026-01-01T00:00:00Z">
        <w:r>
          <w:delText xml:space="preserve"> </w:delText>
        </w:r>
      </w:del>
      <w:del w:id="6301" w:author="PR Preview" w:date="2026-01-01T00:00:00Z">
        <w:r>
          <w:delText xml:space="preserve">that Gaussian elimination adds to reduce</w:delText>
        </w:r>
      </w:del>
      <w:del w:id="6302" w:author="PR Preview" w:date="2026-01-01T00:00:00Z">
        <w:r>
          <w:delText xml:space="preserve"> </w:delText>
        </w:r>
      </w:del>
      <m:oMath>
        <m:r>
          <m:rPr>
            <m:sty m:val="bi"/>
          </m:rPr>
          <m:t>A</m:t>
        </m:r>
      </m:oMath>
      <w:del w:id="6303" w:author="PR Preview" w:date="2026-01-01T00:00:00Z">
        <w:r>
          <w:delText xml:space="preserve"> </w:delText>
        </w:r>
      </w:del>
      <w:del w:id="6304" w:author="PR Preview" w:date="2026-01-01T00:00:00Z">
        <w:r>
          <w:delText xml:space="preserve">to</w:delText>
        </w:r>
      </w:del>
      <w:del w:id="6305" w:author="PR Preview" w:date="2026-01-01T00:00:00Z">
        <w:r>
          <w:delText xml:space="preserve"> </w:delText>
        </w:r>
      </w:del>
      <m:oMath>
        <m:r>
          <m:rPr>
            <m:sty m:val="bi"/>
          </m:rPr>
          <m:t>U</m:t>
        </m:r>
      </m:oMath>
      <w:del w:id="6306" w:author="PR Preview" w:date="2026-01-01T00:00:00Z">
        <w:r>
          <w:delText xml:space="preserve">.</w:delText>
        </w:r>
      </w:del>
    </w:p>
    <w:p>
      <w:pPr>
        <w:pStyle w:val="BodyText"/>
      </w:pPr>
      <w:del w:id="6307" w:author="PR Preview" w:date="2026-01-01T00:00:00Z">
        <w:r>
          <w:rPr>
            <w:b/>
            <w:bCs/>
          </w:rPr>
          <w:delText xml:space="preserve">Example 195 (An invertible matrix with no LU factorization)</w:delText>
        </w:r>
      </w:del>
      <w:del w:id="6308"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6309" w:author="PR Preview" w:date="2026-01-01T00:00:00Z">
        <w:r>
          <w:delText xml:space="preserve"> </w:delText>
        </w:r>
      </w:del>
      <w:del w:id="6310" w:author="PR Preview" w:date="2026-01-01T00:00:00Z">
        <w:r>
          <w:delText xml:space="preserve">is invertible:</w:delText>
        </w:r>
      </w:del>
      <w:del w:id="6311"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6312" w:author="PR Preview" w:date="2026-01-01T00:00:00Z">
        <w:r>
          <w:delText xml:space="preserve">, so</w:delText>
        </w:r>
      </w:del>
      <w:del w:id="6313"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6314" w:author="PR Preview" w:date="2026-01-01T00:00:00Z">
        <w:r>
          <w:delText xml:space="preserve"> </w:delText>
        </w:r>
      </w:del>
      <w:del w:id="6315" w:author="PR Preview" w:date="2026-01-01T00:00:00Z">
        <w:r>
          <w:delText xml:space="preserve">(5);</w:delText>
        </w:r>
      </w:del>
      <w:del w:id="6316" w:author="PR Preview" w:date="2026-01-01T00:00:00Z">
        <w:r>
          <w:delText xml:space="preserve"> </w:delText>
        </w:r>
      </w:del>
      <w:del w:id="6317" w:author="PR Preview" w:date="2026-01-01T00:00:00Z">
        <w:r>
          <w:delText xml:space="preserve">but it has no LU factorization.</w:delText>
        </w:r>
      </w:del>
      <w:del w:id="6318" w:author="PR Preview" w:date="2026-01-01T00:00:00Z">
        <w:r>
          <w:delText xml:space="preserve"> </w:delText>
        </w:r>
      </w:del>
      <w:del w:id="6319" w:author="PR Preview" w:date="2026-01-01T00:00:00Z">
        <w:r>
          <w:delText xml:space="preserve">If</w:delText>
        </w:r>
      </w:del>
      <w:del w:id="6320" w:author="PR Preview" w:date="2026-01-01T00:00:00Z">
        <w:r>
          <w:delText xml:space="preserve"> </w:delText>
        </w:r>
      </w:del>
      <m:oMath>
        <m:r>
          <m:rPr>
            <m:sty m:val="bi"/>
          </m:rPr>
          <m:t>P</m:t>
        </m:r>
        <m:r>
          <m:rPr>
            <m:sty m:val="p"/>
          </m:rPr>
          <m:t>=</m:t>
        </m:r>
        <m:r>
          <m:rPr>
            <m:sty m:val="bi"/>
          </m:rPr>
          <m:t>L</m:t>
        </m:r>
        <m:r>
          <m:rPr>
            <m:sty m:val="bi"/>
          </m:rPr>
          <m:t>U</m:t>
        </m:r>
      </m:oMath>
      <w:del w:id="6321" w:author="PR Preview" w:date="2026-01-01T00:00:00Z">
        <w:r>
          <w:delText xml:space="preserve">, the</w:delText>
        </w:r>
      </w:del>
      <w:del w:id="6322" w:author="PR Preview" w:date="2026-01-01T00:00:00Z">
        <w:r>
          <w:delText xml:space="preserve"> </w:delText>
        </w:r>
      </w:del>
      <m:oMath>
        <m:r>
          <m:rPr>
            <m:sty m:val="p"/>
          </m:rPr>
          <m:t>(</m:t>
        </m:r>
        <m:r>
          <m:t>1</m:t>
        </m:r>
        <m:r>
          <m:rPr>
            <m:sty m:val="p"/>
          </m:rPr>
          <m:t>,</m:t>
        </m:r>
        <m:r>
          <m:t>1</m:t>
        </m:r>
        <m:r>
          <m:rPr>
            <m:sty m:val="p"/>
          </m:rPr>
          <m:t>)</m:t>
        </m:r>
      </m:oMath>
      <w:del w:id="6323" w:author="PR Preview" w:date="2026-01-01T00:00:00Z">
        <w:r>
          <w:delText xml:space="preserve"> </w:delText>
        </w:r>
      </w:del>
      <w:del w:id="6324" w:author="PR Preview" w:date="2026-01-01T00:00:00Z">
        <w:r>
          <w:delText xml:space="preserve">entry gives</w:delText>
        </w:r>
      </w:del>
      <w:del w:id="6325" w:author="PR Preview" w:date="2026-01-01T00:00:00Z">
        <w:r>
          <w:delText xml:space="preserve"> </w:delText>
        </w:r>
      </w:del>
      <m:oMath>
        <m:r>
          <m:t>0</m:t>
        </m:r>
        <m:r>
          <m:rPr>
            <m:sty m:val="p"/>
          </m:rPr>
          <m:t>=</m:t>
        </m:r>
        <m:r>
          <m:t>1</m:t>
        </m:r>
        <m:r>
          <m:rPr>
            <m:sty m:val="p"/>
          </m:rPr>
          <m:t>⋅</m:t>
        </m:r>
        <m:sSub>
          <m:e>
            <m:r>
              <m:t>u</m:t>
            </m:r>
          </m:e>
          <m:sub>
            <m:r>
              <m:t>11</m:t>
            </m:r>
          </m:sub>
        </m:sSub>
      </m:oMath>
      <w:del w:id="6326" w:author="PR Preview" w:date="2026-01-01T00:00:00Z">
        <w:r>
          <w:delText xml:space="preserve">, so</w:delText>
        </w:r>
      </w:del>
      <w:del w:id="6327" w:author="PR Preview" w:date="2026-01-01T00:00:00Z">
        <w:r>
          <w:delText xml:space="preserve"> </w:delText>
        </w:r>
      </w:del>
      <m:oMath>
        <m:sSub>
          <m:e>
            <m:r>
              <m:t>u</m:t>
            </m:r>
          </m:e>
          <m:sub>
            <m:r>
              <m:t>11</m:t>
            </m:r>
          </m:sub>
        </m:sSub>
        <m:r>
          <m:rPr>
            <m:sty m:val="p"/>
          </m:rPr>
          <m:t>=</m:t>
        </m:r>
        <m:r>
          <m:t>0</m:t>
        </m:r>
      </m:oMath>
      <w:del w:id="6328" w:author="PR Preview" w:date="2026-01-01T00:00:00Z">
        <w:r>
          <w:delText xml:space="preserve">,</w:delText>
        </w:r>
      </w:del>
      <w:del w:id="6329" w:author="PR Preview" w:date="2026-01-01T00:00:00Z">
        <w:r>
          <w:delText xml:space="preserve"> </w:delText>
        </w:r>
      </w:del>
      <w:del w:id="6330" w:author="PR Preview" w:date="2026-01-01T00:00:00Z">
        <w:r>
          <w:delText xml:space="preserve">and then the</w:delText>
        </w:r>
      </w:del>
      <w:del w:id="6331" w:author="PR Preview" w:date="2026-01-01T00:00:00Z">
        <w:r>
          <w:delText xml:space="preserve"> </w:delText>
        </w:r>
      </w:del>
      <m:oMath>
        <m:r>
          <m:rPr>
            <m:sty m:val="p"/>
          </m:rPr>
          <m:t>(</m:t>
        </m:r>
        <m:r>
          <m:t>2</m:t>
        </m:r>
        <m:r>
          <m:rPr>
            <m:sty m:val="p"/>
          </m:rPr>
          <m:t>,</m:t>
        </m:r>
        <m:r>
          <m:t>1</m:t>
        </m:r>
        <m:r>
          <m:rPr>
            <m:sty m:val="p"/>
          </m:rPr>
          <m:t>)</m:t>
        </m:r>
      </m:oMath>
      <w:del w:id="6332" w:author="PR Preview" w:date="2026-01-01T00:00:00Z">
        <w:r>
          <w:delText xml:space="preserve"> </w:delText>
        </w:r>
      </w:del>
      <w:del w:id="6333" w:author="PR Preview" w:date="2026-01-01T00:00:00Z">
        <w:r>
          <w:delText xml:space="preserve">entry gives</w:delText>
        </w:r>
      </w:del>
    </w:p>
    <w:p>
      <w:pPr>
        <w:pStyle w:val="BodyText"/>
      </w:pPr>
      <w:ins w:id="6334" w:author="PR Preview" w:date="2026-01-01T00:00:00Z">
        <w:r>
          <w:rPr>
            <w:b/>
            <w:bCs/>
          </w:rPr>
          <w:t xml:space="preserve">Example 195 (An LU factorization of a</w:t>
        </w:r>
      </w:ins>
      <w:ins w:id="6335" w:author="PR Preview" w:date="2026-01-01T00:00:00Z">
        <w:r>
          <w:rPr>
            <w:b/>
            <w:bCs/>
          </w:rPr>
          <w:t xml:space="preserve"> </w:t>
        </w:r>
      </w:ins>
      <m:oMath>
        <m:r>
          <m:t>3</m:t>
        </m:r>
        <m:r>
          <m:rPr>
            <m:sty m:val="p"/>
          </m:rPr>
          <m:t>×</m:t>
        </m:r>
        <m:r>
          <m:t>3</m:t>
        </m:r>
      </m:oMath>
      <w:ins w:id="6336" w:author="PR Preview" w:date="2026-01-01T00:00:00Z">
        <w:r>
          <w:rPr>
            <w:b/>
            <w:bCs/>
          </w:rPr>
          <w:t xml:space="preserve"> </w:t>
        </w:r>
      </w:ins>
      <w:ins w:id="6337" w:author="PR Preview" w:date="2026-01-01T00:00:00Z">
        <w:r>
          <w:rPr>
            <w:b/>
            <w:bCs/>
          </w:rPr>
          <w:t xml:space="preserve">matrix)</w:t>
        </w:r>
      </w:ins>
      <w:ins w:id="6338" w:author="PR Preview" w:date="2026-01-01T00:00:00Z">
        <w:r>
          <w:t xml:space="preserve"> </w:t>
        </w:r>
      </w:ins>
      <w:ins w:id="6339" w:author="PR Preview" w:date="2026-01-01T00:00:00Z">
        <w:r>
          <w:t xml:space="preserve">Let</w:t>
        </w:r>
      </w:ins>
      <w:ins w:id="634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6341" w:author="PR Preview" w:date="2026-01-01T00:00:00Z">
        <w:r>
          <w:t xml:space="preserve">,</w:t>
        </w:r>
      </w:ins>
      <w:ins w:id="6342"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6343" w:author="PR Preview" w:date="2026-01-01T00:00:00Z">
        <w:r>
          <w:t xml:space="preserve"> </w:t>
        </w:r>
      </w:ins>
      <w:ins w:id="6344" w:author="PR Preview" w:date="2026-01-01T00:00:00Z">
        <w:r>
          <w:t xml:space="preserve">(unit lower triangular) and</w:t>
        </w:r>
      </w:ins>
      <w:ins w:id="6345"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6346" w:author="PR Preview" w:date="2026-01-01T00:00:00Z">
        <w:r>
          <w:t xml:space="preserve"> </w:t>
        </w:r>
      </w:ins>
      <w:ins w:id="6347" w:author="PR Preview" w:date="2026-01-01T00:00:00Z">
        <w:r>
          <w:t xml:space="preserve">(upper triangular).</w:t>
        </w:r>
      </w:ins>
      <w:ins w:id="6348" w:author="PR Preview" w:date="2026-01-01T00:00:00Z">
        <w:r>
          <w:t xml:space="preserve"> </w:t>
        </w:r>
      </w:ins>
      <w:ins w:id="6349" w:author="PR Preview" w:date="2026-01-01T00:00:00Z">
        <w:r>
          <w:t xml:space="preserve">By 4, entry</w:t>
        </w:r>
      </w:ins>
      <w:ins w:id="6350" w:author="PR Preview" w:date="2026-01-01T00:00:00Z">
        <w:r>
          <w:t xml:space="preserve"> </w:t>
        </w:r>
      </w:ins>
      <m:oMath>
        <m:r>
          <m:rPr>
            <m:sty m:val="p"/>
          </m:rPr>
          <m:t>(</m:t>
        </m:r>
        <m:r>
          <m:t>i</m:t>
        </m:r>
        <m:r>
          <m:rPr>
            <m:sty m:val="p"/>
          </m:rPr>
          <m:t>,</m:t>
        </m:r>
        <m:r>
          <m:t>j</m:t>
        </m:r>
        <m:r>
          <m:rPr>
            <m:sty m:val="p"/>
          </m:rPr>
          <m:t>)</m:t>
        </m:r>
      </m:oMath>
      <w:ins w:id="6351" w:author="PR Preview" w:date="2026-01-01T00:00:00Z">
        <w:r>
          <w:t xml:space="preserve"> </w:t>
        </w:r>
      </w:ins>
      <w:ins w:id="6352" w:author="PR Preview" w:date="2026-01-01T00:00:00Z">
        <w:r>
          <w:t xml:space="preserve">of</w:t>
        </w:r>
      </w:ins>
      <w:ins w:id="6353" w:author="PR Preview" w:date="2026-01-01T00:00:00Z">
        <w:r>
          <w:t xml:space="preserve"> </w:t>
        </w:r>
      </w:ins>
      <m:oMath>
        <m:r>
          <m:rPr>
            <m:sty m:val="bi"/>
          </m:rPr>
          <m:t>L</m:t>
        </m:r>
        <m:r>
          <m:rPr>
            <m:sty m:val="bi"/>
          </m:rPr>
          <m:t>U</m:t>
        </m:r>
      </m:oMath>
      <w:ins w:id="6354" w:author="PR Preview" w:date="2026-01-01T00:00:00Z">
        <w:r>
          <w:t xml:space="preserve"> </w:t>
        </w:r>
      </w:ins>
      <w:ins w:id="6355" w:author="PR Preview" w:date="2026-01-01T00:00:00Z">
        <w:r>
          <w:t xml:space="preserve">is</w:t>
        </w:r>
      </w:ins>
      <w:ins w:id="6356"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6357" w:author="PR Preview" w:date="2026-01-01T00:00:00Z">
        <w:r>
          <w:t xml:space="preserve">,</w:t>
        </w:r>
      </w:ins>
      <w:ins w:id="6358" w:author="PR Preview" w:date="2026-01-01T00:00:00Z">
        <w:r>
          <w:t xml:space="preserve"> </w:t>
        </w:r>
      </w:ins>
      <w:ins w:id="6359" w:author="PR Preview" w:date="2026-01-01T00:00:00Z">
        <w:r>
          <w:t xml:space="preserve">so row</w:t>
        </w:r>
      </w:ins>
      <w:ins w:id="6360" w:author="PR Preview" w:date="2026-01-01T00:00:00Z">
        <w:r>
          <w:t xml:space="preserve"> </w:t>
        </w:r>
      </w:ins>
      <m:oMath>
        <m:r>
          <m:t>i</m:t>
        </m:r>
      </m:oMath>
      <w:ins w:id="6361" w:author="PR Preview" w:date="2026-01-01T00:00:00Z">
        <w:r>
          <w:t xml:space="preserve"> </w:t>
        </w:r>
      </w:ins>
      <w:ins w:id="6362" w:author="PR Preview" w:date="2026-01-01T00:00:00Z">
        <w:r>
          <w:t xml:space="preserve">of</w:t>
        </w:r>
      </w:ins>
      <w:ins w:id="6363" w:author="PR Preview" w:date="2026-01-01T00:00:00Z">
        <w:r>
          <w:t xml:space="preserve"> </w:t>
        </w:r>
      </w:ins>
      <m:oMath>
        <m:r>
          <m:rPr>
            <m:sty m:val="bi"/>
          </m:rPr>
          <m:t>L</m:t>
        </m:r>
        <m:r>
          <m:rPr>
            <m:sty m:val="bi"/>
          </m:rPr>
          <m:t>U</m:t>
        </m:r>
      </m:oMath>
      <w:ins w:id="6364" w:author="PR Preview" w:date="2026-01-01T00:00:00Z">
        <w:r>
          <w:t xml:space="preserve"> </w:t>
        </w:r>
      </w:ins>
      <w:ins w:id="6365" w:author="PR Preview" w:date="2026-01-01T00:00:00Z">
        <w:r>
          <w:t xml:space="preserve">is</w:t>
        </w:r>
      </w:ins>
      <w:ins w:id="6366"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6367" w:author="PR Preview" w:date="2026-01-01T00:00:00Z">
        <w:r>
          <w:t xml:space="preserve"> </w:t>
        </w:r>
      </w:ins>
      <w:ins w:id="6368" w:author="PR Preview" w:date="2026-01-01T00:00:00Z">
        <w:r>
          <w:t xml:space="preserve">times row</w:t>
        </w:r>
      </w:ins>
      <w:ins w:id="6369" w:author="PR Preview" w:date="2026-01-01T00:00:00Z">
        <w:r>
          <w:t xml:space="preserve"> </w:t>
        </w:r>
      </w:ins>
      <m:oMath>
        <m:r>
          <m:t>k</m:t>
        </m:r>
      </m:oMath>
      <w:ins w:id="6370" w:author="PR Preview" w:date="2026-01-01T00:00:00Z">
        <w:r>
          <w:t xml:space="preserve"> </w:t>
        </w:r>
      </w:ins>
      <w:ins w:id="6371" w:author="PR Preview" w:date="2026-01-01T00:00:00Z">
        <w:r>
          <w:t xml:space="preserve">of</w:t>
        </w:r>
      </w:ins>
      <w:ins w:id="6372" w:author="PR Preview" w:date="2026-01-01T00:00:00Z">
        <w:r>
          <w:t xml:space="preserve"> </w:t>
        </w:r>
      </w:ins>
      <m:oMath>
        <m:r>
          <m:rPr>
            <m:sty m:val="bi"/>
          </m:rPr>
          <m:t>U</m:t>
        </m:r>
      </m:oMath>
      <w:ins w:id="6373" w:author="PR Preview" w:date="2026-01-01T00:00:00Z">
        <w:r>
          <w:t xml:space="preserve">.</w:t>
        </w:r>
      </w:ins>
      <w:ins w:id="6374" w:author="PR Preview" w:date="2026-01-01T00:00:00Z">
        <w:r>
          <w:t xml:space="preserve"> </w:t>
        </w:r>
      </w:ins>
      <w:ins w:id="6375" w:author="PR Preview" w:date="2026-01-01T00:00:00Z">
        <w:r>
          <w:t xml:space="preserve">Row 1 is</w:t>
        </w:r>
      </w:ins>
      <w:ins w:id="6376"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6377" w:author="PR Preview" w:date="2026-01-01T00:00:00Z">
        <w:r>
          <w:t xml:space="preserve">;</w:t>
        </w:r>
      </w:ins>
      <w:ins w:id="6378" w:author="PR Preview" w:date="2026-01-01T00:00:00Z">
        <w:r>
          <w:t xml:space="preserve"> </w:t>
        </w:r>
      </w:ins>
      <w:ins w:id="6379" w:author="PR Preview" w:date="2026-01-01T00:00:00Z">
        <w:r>
          <w:t xml:space="preserve">row 2 is</w:t>
        </w:r>
      </w:ins>
      <w:ins w:id="6380"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6381" w:author="PR Preview" w:date="2026-01-01T00:00:00Z">
        <w:r>
          <w:t xml:space="preserve">,</w:t>
        </w:r>
      </w:ins>
      <w:ins w:id="6382" w:author="PR Preview" w:date="2026-01-01T00:00:00Z">
        <w:r>
          <w:t xml:space="preserve"> </w:t>
        </w:r>
      </w:ins>
      <w:ins w:id="6383" w:author="PR Preview" w:date="2026-01-01T00:00:00Z">
        <w:r>
          <w:t xml:space="preserve">and row 3 is</w:t>
        </w:r>
      </w:ins>
      <w:ins w:id="6384"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6385" w:author="PR Preview" w:date="2026-01-01T00:00:00Z">
        <w:r>
          <w:t xml:space="preserve">.</w:t>
        </w:r>
      </w:ins>
      <w:ins w:id="6386" w:author="PR Preview" w:date="2026-01-01T00:00:00Z">
        <w:r>
          <w:t xml:space="preserve"> </w:t>
        </w:r>
      </w:ins>
      <w:ins w:id="6387" w:author="PR Preview" w:date="2026-01-01T00:00:00Z">
        <w:r>
          <w:t xml:space="preserve">These are the rows of</w:t>
        </w:r>
      </w:ins>
      <w:ins w:id="6388" w:author="PR Preview" w:date="2026-01-01T00:00:00Z">
        <w:r>
          <w:t xml:space="preserve"> </w:t>
        </w:r>
      </w:ins>
      <m:oMath>
        <m:r>
          <m:rPr>
            <m:sty m:val="bi"/>
          </m:rPr>
          <m:t>A</m:t>
        </m:r>
      </m:oMath>
      <w:ins w:id="6389" w:author="PR Preview" w:date="2026-01-01T00:00:00Z">
        <w:r>
          <w:t xml:space="preserve">, so</w:t>
        </w:r>
      </w:ins>
      <w:ins w:id="6390" w:author="PR Preview" w:date="2026-01-01T00:00:00Z">
        <w:r>
          <w:t xml:space="preserve"> </w:t>
        </w:r>
      </w:ins>
      <m:oMath>
        <m:r>
          <m:rPr>
            <m:sty m:val="bi"/>
          </m:rPr>
          <m:t>L</m:t>
        </m:r>
        <m:r>
          <m:rPr>
            <m:sty m:val="bi"/>
          </m:rPr>
          <m:t>U</m:t>
        </m:r>
        <m:r>
          <m:rPr>
            <m:sty m:val="p"/>
          </m:rPr>
          <m:t>=</m:t>
        </m:r>
        <m:r>
          <m:rPr>
            <m:sty m:val="bi"/>
          </m:rPr>
          <m:t>A</m:t>
        </m:r>
      </m:oMath>
      <w:ins w:id="6391" w:author="PR Preview" w:date="2026-01-01T00:00:00Z">
        <w:r>
          <w:t xml:space="preserve"> </w:t>
        </w:r>
      </w:ins>
      <w:ins w:id="6392" w:author="PR Preview" w:date="2026-01-01T00:00:00Z">
        <w:r>
          <w:t xml:space="preserve">is an LU factorization.</w:t>
        </w:r>
      </w:ins>
      <w:ins w:id="6393" w:author="PR Preview" w:date="2026-01-01T00:00:00Z">
        <w:r>
          <w:t xml:space="preserve"> </w:t>
        </w:r>
      </w:ins>
      <w:ins w:id="6394" w:author="PR Preview" w:date="2026-01-01T00:00:00Z">
        <w:r>
          <w:t xml:space="preserve">The below-diagonal entries of</w:t>
        </w:r>
      </w:ins>
      <w:ins w:id="6395" w:author="PR Preview" w:date="2026-01-01T00:00:00Z">
        <w:r>
          <w:t xml:space="preserve"> </w:t>
        </w:r>
      </w:ins>
      <m:oMath>
        <m:r>
          <m:rPr>
            <m:sty m:val="bi"/>
          </m:rPr>
          <m:t>L</m:t>
        </m:r>
      </m:oMath>
      <w:ins w:id="6396" w:author="PR Preview" w:date="2026-01-01T00:00:00Z">
        <w:r>
          <w:t xml:space="preserve"> </w:t>
        </w:r>
      </w:ins>
      <w:ins w:id="6397" w:author="PR Preview" w:date="2026-01-01T00:00:00Z">
        <w:r>
          <w:t xml:space="preserve">are the negatives of the multiples of earlier rows</w:t>
        </w:r>
      </w:ins>
      <w:ins w:id="6398" w:author="PR Preview" w:date="2026-01-01T00:00:00Z">
        <w:r>
          <w:t xml:space="preserve"> </w:t>
        </w:r>
      </w:ins>
      <w:ins w:id="6399" w:author="PR Preview" w:date="2026-01-01T00:00:00Z">
        <w:r>
          <w:t xml:space="preserve">that Gaussian elimination adds to reduce</w:t>
        </w:r>
      </w:ins>
      <w:ins w:id="6400" w:author="PR Preview" w:date="2026-01-01T00:00:00Z">
        <w:r>
          <w:t xml:space="preserve"> </w:t>
        </w:r>
      </w:ins>
      <m:oMath>
        <m:r>
          <m:rPr>
            <m:sty m:val="bi"/>
          </m:rPr>
          <m:t>A</m:t>
        </m:r>
      </m:oMath>
      <w:ins w:id="6401" w:author="PR Preview" w:date="2026-01-01T00:00:00Z">
        <w:r>
          <w:t xml:space="preserve"> </w:t>
        </w:r>
      </w:ins>
      <w:ins w:id="6402" w:author="PR Preview" w:date="2026-01-01T00:00:00Z">
        <w:r>
          <w:t xml:space="preserve">to</w:t>
        </w:r>
      </w:ins>
      <w:ins w:id="6403" w:author="PR Preview" w:date="2026-01-01T00:00:00Z">
        <w:r>
          <w:t xml:space="preserve"> </w:t>
        </w:r>
      </w:ins>
      <m:oMath>
        <m:r>
          <m:rPr>
            <m:sty m:val="bi"/>
          </m:rPr>
          <m:t>U</m:t>
        </m:r>
      </m:oMath>
      <w:ins w:id="6404" w:author="PR Preview" w:date="2026-01-01T00:00:00Z">
        <w:r>
          <w:t xml:space="preserve">.</w:t>
        </w:r>
      </w:ins>
    </w:p>
    <w:bookmarkEnd w:id="623"/>
    <w:bookmarkStart w:id="624" w:name="exm-not-lu"/>
    <w:p>
      <w:pPr>
        <w:pStyle w:val="BodyText"/>
      </w:pPr>
      <w:ins w:id="6405" w:author="PR Preview" w:date="2026-01-01T00:00:00Z">
        <w:r>
          <w:rPr>
            <w:b/>
            <w:bCs/>
          </w:rPr>
          <w:t xml:space="preserve">Example 196 (An invertible matrix with no LU factorization)</w:t>
        </w:r>
      </w:ins>
      <w:ins w:id="6406"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6407" w:author="PR Preview" w:date="2026-01-01T00:00:00Z">
        <w:r>
          <w:t xml:space="preserve"> </w:t>
        </w:r>
      </w:ins>
      <w:ins w:id="6408" w:author="PR Preview" w:date="2026-01-01T00:00:00Z">
        <w:r>
          <w:t xml:space="preserve">is invertible:</w:t>
        </w:r>
      </w:ins>
      <w:ins w:id="6409" w:author="PR Preview" w:date="2026-01-01T00:00:00Z">
        <w:r>
          <w:t xml:space="preserve"> </w:t>
        </w:r>
      </w:ins>
      <m:oMath>
        <m:sSup>
          <m:e>
            <m:r>
              <m:rPr>
                <m:sty m:val="bi"/>
              </m:rPr>
              <m:t>P</m:t>
            </m:r>
          </m:e>
          <m:sup>
            <m:r>
              <m:t>2</m:t>
            </m:r>
          </m:sup>
        </m:sSup>
        <m:r>
          <m:rPr>
            <m:sty m:val="p"/>
          </m:rPr>
          <m:t>=</m:t>
        </m:r>
        <m:sSub>
          <m:e>
            <m:r>
              <m:rPr>
                <m:sty m:val="bi"/>
              </m:rPr>
              <m:t>I</m:t>
            </m:r>
          </m:e>
          <m:sub>
            <m:r>
              <m:t>2</m:t>
            </m:r>
          </m:sub>
        </m:sSub>
      </m:oMath>
      <w:ins w:id="6410" w:author="PR Preview" w:date="2026-01-01T00:00:00Z">
        <w:r>
          <w:t xml:space="preserve">, so</w:t>
        </w:r>
      </w:ins>
      <w:ins w:id="6411" w:author="PR Preview" w:date="2026-01-01T00:00:00Z">
        <w:r>
          <w:t xml:space="preserve"> </w:t>
        </w:r>
      </w:ins>
      <m:oMath>
        <m:sSup>
          <m:e>
            <m:r>
              <m:rPr>
                <m:sty m:val="bi"/>
              </m:rPr>
              <m:t>P</m:t>
            </m:r>
          </m:e>
          <m:sup>
            <m:r>
              <m:rPr>
                <m:sty m:val="p"/>
              </m:rPr>
              <m:t>−</m:t>
            </m:r>
            <m:r>
              <m:t>1</m:t>
            </m:r>
          </m:sup>
        </m:sSup>
        <m:r>
          <m:rPr>
            <m:sty m:val="p"/>
          </m:rPr>
          <m:t>=</m:t>
        </m:r>
        <m:r>
          <m:rPr>
            <m:sty m:val="bi"/>
          </m:rPr>
          <m:t>P</m:t>
        </m:r>
      </m:oMath>
      <w:ins w:id="6412" w:author="PR Preview" w:date="2026-01-01T00:00:00Z">
        <w:r>
          <w:t xml:space="preserve"> </w:t>
        </w:r>
      </w:ins>
      <w:ins w:id="6413" w:author="PR Preview" w:date="2026-01-01T00:00:00Z">
        <w:r>
          <w:t xml:space="preserve">(5);</w:t>
        </w:r>
      </w:ins>
      <w:ins w:id="6414" w:author="PR Preview" w:date="2026-01-01T00:00:00Z">
        <w:r>
          <w:t xml:space="preserve"> </w:t>
        </w:r>
      </w:ins>
      <w:ins w:id="6415" w:author="PR Preview" w:date="2026-01-01T00:00:00Z">
        <w:r>
          <w:t xml:space="preserve">but it has no LU factorization.</w:t>
        </w:r>
      </w:ins>
      <w:ins w:id="6416" w:author="PR Preview" w:date="2026-01-01T00:00:00Z">
        <w:r>
          <w:t xml:space="preserve"> </w:t>
        </w:r>
      </w:ins>
      <w:ins w:id="6417" w:author="PR Preview" w:date="2026-01-01T00:00:00Z">
        <w:r>
          <w:t xml:space="preserve">If</w:t>
        </w:r>
      </w:ins>
      <w:ins w:id="6418" w:author="PR Preview" w:date="2026-01-01T00:00:00Z">
        <w:r>
          <w:t xml:space="preserve"> </w:t>
        </w:r>
      </w:ins>
      <m:oMath>
        <m:r>
          <m:rPr>
            <m:sty m:val="bi"/>
          </m:rPr>
          <m:t>P</m:t>
        </m:r>
        <m:r>
          <m:rPr>
            <m:sty m:val="p"/>
          </m:rPr>
          <m:t>=</m:t>
        </m:r>
        <m:r>
          <m:rPr>
            <m:sty m:val="bi"/>
          </m:rPr>
          <m:t>L</m:t>
        </m:r>
        <m:r>
          <m:rPr>
            <m:sty m:val="bi"/>
          </m:rPr>
          <m:t>U</m:t>
        </m:r>
      </m:oMath>
      <w:ins w:id="6419" w:author="PR Preview" w:date="2026-01-01T00:00:00Z">
        <w:r>
          <w:t xml:space="preserve">, the</w:t>
        </w:r>
      </w:ins>
      <w:ins w:id="6420" w:author="PR Preview" w:date="2026-01-01T00:00:00Z">
        <w:r>
          <w:t xml:space="preserve"> </w:t>
        </w:r>
      </w:ins>
      <m:oMath>
        <m:r>
          <m:rPr>
            <m:sty m:val="p"/>
          </m:rPr>
          <m:t>(</m:t>
        </m:r>
        <m:r>
          <m:t>1</m:t>
        </m:r>
        <m:r>
          <m:rPr>
            <m:sty m:val="p"/>
          </m:rPr>
          <m:t>,</m:t>
        </m:r>
        <m:r>
          <m:t>1</m:t>
        </m:r>
        <m:r>
          <m:rPr>
            <m:sty m:val="p"/>
          </m:rPr>
          <m:t>)</m:t>
        </m:r>
      </m:oMath>
      <w:ins w:id="6421" w:author="PR Preview" w:date="2026-01-01T00:00:00Z">
        <w:r>
          <w:t xml:space="preserve"> </w:t>
        </w:r>
      </w:ins>
      <w:ins w:id="6422" w:author="PR Preview" w:date="2026-01-01T00:00:00Z">
        <w:r>
          <w:t xml:space="preserve">entry gives</w:t>
        </w:r>
      </w:ins>
      <w:ins w:id="6423" w:author="PR Preview" w:date="2026-01-01T00:00:00Z">
        <w:r>
          <w:t xml:space="preserve"> </w:t>
        </w:r>
      </w:ins>
      <m:oMath>
        <m:r>
          <m:t>0</m:t>
        </m:r>
        <m:r>
          <m:rPr>
            <m:sty m:val="p"/>
          </m:rPr>
          <m:t>=</m:t>
        </m:r>
        <m:r>
          <m:t>1</m:t>
        </m:r>
        <m:r>
          <m:rPr>
            <m:sty m:val="p"/>
          </m:rPr>
          <m:t>⋅</m:t>
        </m:r>
        <m:sSub>
          <m:e>
            <m:r>
              <m:t>u</m:t>
            </m:r>
          </m:e>
          <m:sub>
            <m:r>
              <m:t>11</m:t>
            </m:r>
          </m:sub>
        </m:sSub>
      </m:oMath>
      <w:ins w:id="6424" w:author="PR Preview" w:date="2026-01-01T00:00:00Z">
        <w:r>
          <w:t xml:space="preserve">, so</w:t>
        </w:r>
      </w:ins>
      <w:ins w:id="6425" w:author="PR Preview" w:date="2026-01-01T00:00:00Z">
        <w:r>
          <w:t xml:space="preserve"> </w:t>
        </w:r>
      </w:ins>
      <m:oMath>
        <m:sSub>
          <m:e>
            <m:r>
              <m:t>u</m:t>
            </m:r>
          </m:e>
          <m:sub>
            <m:r>
              <m:t>11</m:t>
            </m:r>
          </m:sub>
        </m:sSub>
        <m:r>
          <m:rPr>
            <m:sty m:val="p"/>
          </m:rPr>
          <m:t>=</m:t>
        </m:r>
        <m:r>
          <m:t>0</m:t>
        </m:r>
      </m:oMath>
      <w:ins w:id="6426" w:author="PR Preview" w:date="2026-01-01T00:00:00Z">
        <w:r>
          <w:t xml:space="preserve">,</w:t>
        </w:r>
      </w:ins>
      <w:ins w:id="6427" w:author="PR Preview" w:date="2026-01-01T00:00:00Z">
        <w:r>
          <w:t xml:space="preserve"> </w:t>
        </w:r>
      </w:ins>
      <w:ins w:id="6428" w:author="PR Preview" w:date="2026-01-01T00:00:00Z">
        <w:r>
          <w:t xml:space="preserve">and then the</w:t>
        </w:r>
      </w:ins>
      <w:ins w:id="6429" w:author="PR Preview" w:date="2026-01-01T00:00:00Z">
        <w:r>
          <w:t xml:space="preserve"> </w:t>
        </w:r>
      </w:ins>
      <m:oMath>
        <m:r>
          <m:rPr>
            <m:sty m:val="p"/>
          </m:rPr>
          <m:t>(</m:t>
        </m:r>
        <m:r>
          <m:t>2</m:t>
        </m:r>
        <m:r>
          <m:rPr>
            <m:sty m:val="p"/>
          </m:rPr>
          <m:t>,</m:t>
        </m:r>
        <m:r>
          <m:t>1</m:t>
        </m:r>
        <m:r>
          <m:rPr>
            <m:sty m:val="p"/>
          </m:rPr>
          <m:t>)</m:t>
        </m:r>
      </m:oMath>
      <w:ins w:id="6430" w:author="PR Preview" w:date="2026-01-01T00:00:00Z">
        <w:r>
          <w:t xml:space="preserve"> </w:t>
        </w:r>
      </w:ins>
      <w:ins w:id="6431" w:author="PR Preview" w:date="2026-01-01T00:00:00Z">
        <w:r>
          <w:t xml:space="preserve">entry gives</w:t>
        </w:r>
      </w:ins>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4"/>
    <w:bookmarkStart w:id="625"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5"/>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6" w:name="exm-lu-solve"/>
    <w:p>
      <w:pPr>
        <w:pStyle w:val="BodyText"/>
      </w:pPr>
      <w:del w:id="6432" w:author="PR Preview" w:date="2026-01-01T00:00:00Z">
        <w:r>
          <w:rPr>
            <w:b/>
            <w:bCs/>
          </w:rPr>
          <w:delText xml:space="preserve">Example 196 (Two triangular solves)</w:delText>
        </w:r>
      </w:del>
      <w:del w:id="6433" w:author="PR Preview" w:date="2026-01-01T00:00:00Z">
        <w:r>
          <w:delText xml:space="preserve"> </w:delText>
        </w:r>
      </w:del>
      <w:del w:id="6434" w:author="PR Preview" w:date="2026-01-01T00:00:00Z">
        <w:r>
          <w:delText xml:space="preserve">With</w:delText>
        </w:r>
      </w:del>
      <w:del w:id="6435" w:author="PR Preview" w:date="2026-01-01T00:00:00Z">
        <w:r>
          <w:delText xml:space="preserve"> </w:delText>
        </w:r>
      </w:del>
      <m:oMath>
        <m:r>
          <m:rPr>
            <m:sty m:val="bi"/>
          </m:rPr>
          <m:t>L</m:t>
        </m:r>
      </m:oMath>
      <w:del w:id="6436" w:author="PR Preview" w:date="2026-01-01T00:00:00Z">
        <w:r>
          <w:delText xml:space="preserve"> </w:delText>
        </w:r>
      </w:del>
      <w:del w:id="6437" w:author="PR Preview" w:date="2026-01-01T00:00:00Z">
        <w:r>
          <w:delText xml:space="preserve">and</w:delText>
        </w:r>
      </w:del>
      <w:del w:id="6438" w:author="PR Preview" w:date="2026-01-01T00:00:00Z">
        <w:r>
          <w:delText xml:space="preserve"> </w:delText>
        </w:r>
      </w:del>
      <m:oMath>
        <m:r>
          <m:rPr>
            <m:sty m:val="bi"/>
          </m:rPr>
          <m:t>U</m:t>
        </m:r>
      </m:oMath>
      <w:del w:id="6439" w:author="PR Preview" w:date="2026-01-01T00:00:00Z">
        <w:r>
          <w:delText xml:space="preserve"> </w:delText>
        </w:r>
      </w:del>
      <w:del w:id="6440" w:author="PR Preview" w:date="2026-01-01T00:00:00Z">
        <w:r>
          <w:delText xml:space="preserve">of</w:delText>
        </w:r>
      </w:del>
      <w:del w:id="6441" w:author="PR Preview" w:date="2026-01-01T00:00:00Z">
        <w:r>
          <w:delText xml:space="preserve"> </w:delText>
        </w:r>
      </w:del>
      <w:hyperlink w:anchor="exm-lu">
        <w:del w:id="6442" w:author="PR Preview" w:date="2026-01-01T00:00:00Z">
          <w:r>
            <w:rPr>
              <w:rStyle w:val="Hyperlink"/>
            </w:rPr>
            <w:delText xml:space="preserve">Example 194</w:delText>
          </w:r>
        </w:del>
      </w:hyperlink>
      <w:del w:id="6443" w:author="PR Preview" w:date="2026-01-01T00:00:00Z">
        <w:r>
          <w:delText xml:space="preserve">, solve</w:delText>
        </w:r>
      </w:del>
      <w:del w:id="6444" w:author="PR Preview" w:date="2026-01-01T00:00:00Z">
        <w:r>
          <w:delText xml:space="preserve"> </w:delText>
        </w:r>
      </w:del>
      <w:del w:id="6445" w:author="PR Preview" w:date="2026-01-01T00:00:00Z">
        <w:r>
          <w:delText xml:space="preserve">$\mathbf{A} \mathord{\smash[b]{\underset{\raise.3ex\hbox{$\scriptstyle\sim$}}{x}}\vphantom{x}} = (8, -11, -3)$</w:delText>
        </w:r>
      </w:del>
      <w:del w:id="6446" w:author="PR Preview" w:date="2026-01-01T00:00:00Z">
        <w:r>
          <w:delText xml:space="preserve">.</w:delText>
        </w:r>
      </w:del>
      <w:del w:id="6447" w:author="PR Preview" w:date="2026-01-01T00:00:00Z">
        <w:r>
          <w:delText xml:space="preserve"> </w:delText>
        </w:r>
      </w:del>
      <w:del w:id="6448" w:author="PR Preview" w:date="2026-01-01T00:00:00Z">
        <w:r>
          <w:delText xml:space="preserve">Forward substitution on</w:delText>
        </w:r>
      </w:del>
      <w:del w:id="6449" w:author="PR Preview" w:date="2026-01-01T00:00:00Z">
        <w:r>
          <w:delText xml:space="preserve"> </w:delText>
        </w:r>
      </w:del>
      <w:del w:id="6450" w:author="PR Preview" w:date="2026-01-01T00:00:00Z">
        <w:r>
          <w:delText xml:space="preserve">$\mathbf{L} \mathord{\smash[b]{\underset{\raise.3ex\hbox{$\scriptstyle\sim$}}{y}}\vphantom{y}} = (8, -11, -3)$</w:delText>
        </w:r>
      </w:del>
      <w:del w:id="6451" w:author="PR Preview" w:date="2026-01-01T00:00:00Z">
        <w:r>
          <w:delText xml:space="preserve"> </w:delText>
        </w:r>
      </w:del>
      <w:del w:id="6452" w:author="PR Preview" w:date="2026-01-01T00:00:00Z">
        <w:r>
          <w:delText xml:space="preserve">gives</w:delText>
        </w:r>
      </w:del>
      <w:del w:id="6453" w:author="PR Preview" w:date="2026-01-01T00:00:00Z">
        <w:r>
          <w:delText xml:space="preserve"> </w:delText>
        </w:r>
      </w:del>
      <m:oMath>
        <m:sSub>
          <m:e>
            <m:r>
              <m:t>y</m:t>
            </m:r>
          </m:e>
          <m:sub>
            <m:r>
              <m:t>1</m:t>
            </m:r>
          </m:sub>
        </m:sSub>
        <m:r>
          <m:rPr>
            <m:sty m:val="p"/>
          </m:rPr>
          <m:t>=</m:t>
        </m:r>
        <m:r>
          <m:t>8</m:t>
        </m:r>
      </m:oMath>
      <w:del w:id="6454" w:author="PR Preview" w:date="2026-01-01T00:00:00Z">
        <w:r>
          <w:delText xml:space="preserve">,</w:delText>
        </w:r>
      </w:del>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del w:id="6455" w:author="PR Preview" w:date="2026-01-01T00:00:00Z">
        <w:r>
          <w:delText xml:space="preserve">Back substitution on</w:delText>
        </w:r>
      </w:del>
      <w:del w:id="6456" w:author="PR Preview" w:date="2026-01-01T00:00:00Z">
        <w:r>
          <w:delText xml:space="preserve"> </w:delText>
        </w:r>
      </w:del>
      <w:del w:id="6457" w:author="PR Preview" w:date="2026-01-01T00:00:00Z">
        <w:r>
          <w:delText xml:space="preserve">$\mathbf{U} \mathord{\smash[b]{\underset{\raise.3ex\hbox{$\scriptstyle\sim$}}{x}}\vphantom{x}} = (8, 1, 1)$</w:delText>
        </w:r>
      </w:del>
      <w:del w:id="6458" w:author="PR Preview" w:date="2026-01-01T00:00:00Z">
        <w:r>
          <w:delText xml:space="preserve"> </w:delText>
        </w:r>
      </w:del>
      <w:del w:id="6459" w:author="PR Preview" w:date="2026-01-01T00:00:00Z">
        <w:r>
          <w:delText xml:space="preserve">is</w:delText>
        </w:r>
      </w:del>
      <w:del w:id="6460" w:author="PR Preview" w:date="2026-01-01T00:00:00Z">
        <w:r>
          <w:delText xml:space="preserve"> </w:delText>
        </w:r>
      </w:del>
      <w:hyperlink w:anchor="exm-back-substitution">
        <w:del w:id="6461" w:author="PR Preview" w:date="2026-01-01T00:00:00Z">
          <w:r>
            <w:rPr>
              <w:rStyle w:val="Hyperlink"/>
            </w:rPr>
            <w:delText xml:space="preserve">Example 188</w:delText>
          </w:r>
        </w:del>
      </w:hyperlink>
      <w:del w:id="6462" w:author="PR Preview" w:date="2026-01-01T00:00:00Z">
        <w:r>
          <w:delText xml:space="preserve">,</w:delText>
        </w:r>
      </w:del>
      <w:del w:id="6463" w:author="PR Preview" w:date="2026-01-01T00:00:00Z">
        <w:r>
          <w:delText xml:space="preserve"> </w:delText>
        </w:r>
      </w:del>
      <w:del w:id="6464" w:author="PR Preview" w:date="2026-01-01T00:00:00Z">
        <w:r>
          <w:delText xml:space="preserve">which gives</w:delText>
        </w:r>
      </w:del>
      <w:del w:id="6465" w:author="PR Preview" w:date="2026-01-01T00:00:00Z">
        <w:r>
          <w:delText xml:space="preserve"> </w:delText>
        </w:r>
      </w:del>
      <w:del w:id="6466" w:author="PR Preview" w:date="2026-01-01T00:00:00Z">
        <w:r>
          <w:delText xml:space="preserve">$\mathord{\smash[b]{\underset{\raise.3ex\hbox{$\scriptstyle\sim$}}{x}}\vphantom{x}} = (2, 3, -1)$</w:delText>
        </w:r>
      </w:del>
      <w:del w:id="6467" w:author="PR Preview" w:date="2026-01-01T00:00:00Z">
        <w:r>
          <w:delText xml:space="preserve">.</w:delText>
        </w:r>
      </w:del>
      <w:del w:id="6468" w:author="PR Preview" w:date="2026-01-01T00:00:00Z">
        <w:r>
          <w:delText xml:space="preserve"> </w:delText>
        </w:r>
      </w:del>
      <w:del w:id="6469" w:author="PR Preview" w:date="2026-01-01T00:00:00Z">
        <w:r>
          <w:delText xml:space="preserve">As a check,</w:delText>
        </w:r>
      </w:del>
    </w:p>
    <w:p>
      <w:pPr>
        <w:pStyle w:val="BodyText"/>
      </w:pPr>
      <w:ins w:id="6470" w:author="PR Preview" w:date="2026-01-01T00:00:00Z">
        <w:r>
          <w:rPr>
            <w:b/>
            <w:bCs/>
          </w:rPr>
          <w:t xml:space="preserve">Example 197 (Two triangular solves)</w:t>
        </w:r>
      </w:ins>
      <w:ins w:id="6471" w:author="PR Preview" w:date="2026-01-01T00:00:00Z">
        <w:r>
          <w:t xml:space="preserve"> </w:t>
        </w:r>
      </w:ins>
      <w:ins w:id="6472" w:author="PR Preview" w:date="2026-01-01T00:00:00Z">
        <w:r>
          <w:t xml:space="preserve">With</w:t>
        </w:r>
      </w:ins>
      <w:ins w:id="6473" w:author="PR Preview" w:date="2026-01-01T00:00:00Z">
        <w:r>
          <w:t xml:space="preserve"> </w:t>
        </w:r>
      </w:ins>
      <m:oMath>
        <m:r>
          <m:rPr>
            <m:sty m:val="bi"/>
          </m:rPr>
          <m:t>L</m:t>
        </m:r>
      </m:oMath>
      <w:ins w:id="6474" w:author="PR Preview" w:date="2026-01-01T00:00:00Z">
        <w:r>
          <w:t xml:space="preserve"> </w:t>
        </w:r>
      </w:ins>
      <w:ins w:id="6475" w:author="PR Preview" w:date="2026-01-01T00:00:00Z">
        <w:r>
          <w:t xml:space="preserve">and</w:t>
        </w:r>
      </w:ins>
      <w:ins w:id="6476" w:author="PR Preview" w:date="2026-01-01T00:00:00Z">
        <w:r>
          <w:t xml:space="preserve"> </w:t>
        </w:r>
      </w:ins>
      <m:oMath>
        <m:r>
          <m:rPr>
            <m:sty m:val="bi"/>
          </m:rPr>
          <m:t>U</m:t>
        </m:r>
      </m:oMath>
      <w:ins w:id="6477" w:author="PR Preview" w:date="2026-01-01T00:00:00Z">
        <w:r>
          <w:t xml:space="preserve"> </w:t>
        </w:r>
      </w:ins>
      <w:ins w:id="6478" w:author="PR Preview" w:date="2026-01-01T00:00:00Z">
        <w:r>
          <w:t xml:space="preserve">of</w:t>
        </w:r>
      </w:ins>
      <w:ins w:id="6479" w:author="PR Preview" w:date="2026-01-01T00:00:00Z">
        <w:r>
          <w:t xml:space="preserve"> </w:t>
        </w:r>
      </w:ins>
      <w:hyperlink w:anchor="exm-lu">
        <w:ins w:id="6480" w:author="PR Preview" w:date="2026-01-01T00:00:00Z">
          <w:r>
            <w:rPr>
              <w:rStyle w:val="Hyperlink"/>
            </w:rPr>
            <w:t xml:space="preserve">Example 195</w:t>
          </w:r>
        </w:ins>
      </w:hyperlink>
      <w:ins w:id="6481" w:author="PR Preview" w:date="2026-01-01T00:00:00Z">
        <w:r>
          <w:t xml:space="preserve">, solve</w:t>
        </w:r>
      </w:ins>
      <w:ins w:id="6482" w:author="PR Preview" w:date="2026-01-01T00:00:00Z">
        <w:r>
          <w:t xml:space="preserve"> </w:t>
        </w:r>
      </w:ins>
      <w:ins w:id="6483" w:author="PR Preview" w:date="2026-01-01T00:00:00Z">
        <w:r>
          <w:t xml:space="preserve">$\mathbf{A} \mathord{\smash[b]{\underset{\raise.3ex\hbox{$\scriptstyle\sim$}}{x}}\vphantom{x}} = (8, -11, -3)$</w:t>
        </w:r>
      </w:ins>
      <w:ins w:id="6484" w:author="PR Preview" w:date="2026-01-01T00:00:00Z">
        <w:r>
          <w:t xml:space="preserve">.</w:t>
        </w:r>
      </w:ins>
      <w:ins w:id="6485" w:author="PR Preview" w:date="2026-01-01T00:00:00Z">
        <w:r>
          <w:t xml:space="preserve"> </w:t>
        </w:r>
      </w:ins>
      <w:ins w:id="6486" w:author="PR Preview" w:date="2026-01-01T00:00:00Z">
        <w:r>
          <w:t xml:space="preserve">Forward substitution on</w:t>
        </w:r>
      </w:ins>
      <w:ins w:id="6487" w:author="PR Preview" w:date="2026-01-01T00:00:00Z">
        <w:r>
          <w:t xml:space="preserve"> </w:t>
        </w:r>
      </w:ins>
      <w:ins w:id="6488" w:author="PR Preview" w:date="2026-01-01T00:00:00Z">
        <w:r>
          <w:t xml:space="preserve">$\mathbf{L} \mathord{\smash[b]{\underset{\raise.3ex\hbox{$\scriptstyle\sim$}}{y}}\vphantom{y}} = (8, -11, -3)$</w:t>
        </w:r>
      </w:ins>
      <w:ins w:id="6489" w:author="PR Preview" w:date="2026-01-01T00:00:00Z">
        <w:r>
          <w:t xml:space="preserve"> </w:t>
        </w:r>
      </w:ins>
      <w:ins w:id="6490" w:author="PR Preview" w:date="2026-01-01T00:00:00Z">
        <w:r>
          <w:t xml:space="preserve">gives</w:t>
        </w:r>
      </w:ins>
      <w:ins w:id="6491" w:author="PR Preview" w:date="2026-01-01T00:00:00Z">
        <w:r>
          <w:t xml:space="preserve"> </w:t>
        </w:r>
      </w:ins>
      <m:oMath>
        <m:sSub>
          <m:e>
            <m:r>
              <m:t>y</m:t>
            </m:r>
          </m:e>
          <m:sub>
            <m:r>
              <m:t>1</m:t>
            </m:r>
          </m:sub>
        </m:sSub>
        <m:r>
          <m:rPr>
            <m:sty m:val="p"/>
          </m:rPr>
          <m:t>=</m:t>
        </m:r>
        <m:r>
          <m:t>8</m:t>
        </m:r>
      </m:oMath>
      <w:ins w:id="6492" w:author="PR Preview" w:date="2026-01-01T00:00:00Z">
        <w:r>
          <w:t xml:space="preserve">,</w:t>
        </w:r>
      </w:ins>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ins w:id="6493" w:author="PR Preview" w:date="2026-01-01T00:00:00Z">
        <w:r>
          <w:t xml:space="preserve">Back substitution on</w:t>
        </w:r>
      </w:ins>
      <w:ins w:id="6494" w:author="PR Preview" w:date="2026-01-01T00:00:00Z">
        <w:r>
          <w:t xml:space="preserve"> </w:t>
        </w:r>
      </w:ins>
      <w:ins w:id="6495" w:author="PR Preview" w:date="2026-01-01T00:00:00Z">
        <w:r>
          <w:t xml:space="preserve">$\mathbf{U} \mathord{\smash[b]{\underset{\raise.3ex\hbox{$\scriptstyle\sim$}}{x}}\vphantom{x}} = (8, 1, 1)$</w:t>
        </w:r>
      </w:ins>
      <w:ins w:id="6496" w:author="PR Preview" w:date="2026-01-01T00:00:00Z">
        <w:r>
          <w:t xml:space="preserve"> </w:t>
        </w:r>
      </w:ins>
      <w:ins w:id="6497" w:author="PR Preview" w:date="2026-01-01T00:00:00Z">
        <w:r>
          <w:t xml:space="preserve">is</w:t>
        </w:r>
      </w:ins>
      <w:ins w:id="6498" w:author="PR Preview" w:date="2026-01-01T00:00:00Z">
        <w:r>
          <w:t xml:space="preserve"> </w:t>
        </w:r>
      </w:ins>
      <w:hyperlink w:anchor="exm-back-substitution">
        <w:ins w:id="6499" w:author="PR Preview" w:date="2026-01-01T00:00:00Z">
          <w:r>
            <w:rPr>
              <w:rStyle w:val="Hyperlink"/>
            </w:rPr>
            <w:t xml:space="preserve">Example 189</w:t>
          </w:r>
        </w:ins>
      </w:hyperlink>
      <w:ins w:id="6500" w:author="PR Preview" w:date="2026-01-01T00:00:00Z">
        <w:r>
          <w:t xml:space="preserve">,</w:t>
        </w:r>
      </w:ins>
      <w:ins w:id="6501" w:author="PR Preview" w:date="2026-01-01T00:00:00Z">
        <w:r>
          <w:t xml:space="preserve"> </w:t>
        </w:r>
      </w:ins>
      <w:ins w:id="6502" w:author="PR Preview" w:date="2026-01-01T00:00:00Z">
        <w:r>
          <w:t xml:space="preserve">which gives</w:t>
        </w:r>
      </w:ins>
      <w:ins w:id="6503" w:author="PR Preview" w:date="2026-01-01T00:00:00Z">
        <w:r>
          <w:t xml:space="preserve"> </w:t>
        </w:r>
      </w:ins>
      <w:ins w:id="6504" w:author="PR Preview" w:date="2026-01-01T00:00:00Z">
        <w:r>
          <w:t xml:space="preserve">$\mathord{\smash[b]{\underset{\raise.3ex\hbox{$\scriptstyle\sim$}}{x}}\vphantom{x}} = (2, 3, -1)$</w:t>
        </w:r>
      </w:ins>
      <w:ins w:id="6505" w:author="PR Preview" w:date="2026-01-01T00:00:00Z">
        <w:r>
          <w:t xml:space="preserve">.</w:t>
        </w:r>
      </w:ins>
      <w:ins w:id="6506" w:author="PR Preview" w:date="2026-01-01T00:00:00Z">
        <w:r>
          <w:t xml:space="preserve"> </w:t>
        </w:r>
      </w:ins>
      <w:ins w:id="6507" w:author="PR Preview" w:date="2026-01-01T00:00:00Z">
        <w:r>
          <w:t xml:space="preserve">As a check,</w:t>
        </w:r>
      </w:ins>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6"/>
    <w:bookmarkEnd w:id="627"/>
    <w:bookmarkEnd w:id="628"/>
    <w:bookmarkStart w:id="66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9" name="Picture"/>
                  <a:graphic>
                    <a:graphicData uri="http://schemas.openxmlformats.org/drawingml/2006/picture">
                      <pic:pic>
                        <pic:nvPicPr>
                          <pic:cNvPr descr="/opt/quarto/share/formats/docx/note.png" id="630"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31"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31"/>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32" w:name="exm-invertible-rank"/>
    <w:p>
      <w:pPr>
        <w:pStyle w:val="BodyText"/>
      </w:pPr>
      <w:del w:id="6508" w:author="PR Preview" w:date="2026-01-01T00:00:00Z">
        <w:r>
          <w:rPr>
            <w:b/>
            <w:bCs/>
          </w:rPr>
          <w:delText xml:space="preserve">Example 197 (Rank decides invertibility)</w:delText>
        </w:r>
      </w:del>
      <w:del w:id="6509" w:author="PR Preview" w:date="2026-01-01T00:00:00Z">
        <w:r>
          <w:delText xml:space="preserve"> </w:delText>
        </w:r>
      </w:del>
      <w:del w:id="6510" w:author="PR Preview" w:date="2026-01-01T00:00:00Z">
        <w:r>
          <w:delText xml:space="preserve"> </w:delText>
        </w:r>
      </w:del>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6511" w:author="PR Preview" w:date="2026-01-01T00:00:00Z">
        <w:r>
          <w:delText xml:space="preserve"> </w:delText>
        </w:r>
      </w:del>
      <w:del w:id="6512" w:author="PR Preview" w:date="2026-01-01T00:00:00Z">
        <w:r>
          <w:delText xml:space="preserve">of</w:delText>
        </w:r>
      </w:del>
      <w:del w:id="6513" w:author="PR Preview" w:date="2026-01-01T00:00:00Z">
        <w:r>
          <w:delText xml:space="preserve"> </w:delText>
        </w:r>
      </w:del>
      <w:hyperlink w:anchor="exm-invertible-matrix">
        <w:del w:id="6514" w:author="PR Preview" w:date="2026-01-01T00:00:00Z">
          <w:r>
            <w:rPr>
              <w:rStyle w:val="Hyperlink"/>
            </w:rPr>
            <w:delText xml:space="preserve">Example 130</w:delText>
          </w:r>
        </w:del>
      </w:hyperlink>
      <w:del w:id="6515" w:author="PR Preview" w:date="2026-01-01T00:00:00Z">
        <w:r>
          <w:delText xml:space="preserve"> </w:delText>
        </w:r>
      </w:del>
      <w:del w:id="6516" w:author="PR Preview" w:date="2026-01-01T00:00:00Z">
        <w:r>
          <w:delText xml:space="preserve">has rank</w:delText>
        </w:r>
      </w:del>
      <w:del w:id="6517" w:author="PR Preview" w:date="2026-01-01T00:00:00Z">
        <w:r>
          <w:delText xml:space="preserve"> </w:delText>
        </w:r>
      </w:del>
      <m:oMath>
        <m:r>
          <m:t>2</m:t>
        </m:r>
      </m:oMath>
      <w:del w:id="6518" w:author="PR Preview" w:date="2026-01-01T00:00:00Z">
        <w:r>
          <w:delText xml:space="preserve">:</w:delText>
        </w:r>
      </w:del>
      <w:del w:id="6519" w:author="PR Preview" w:date="2026-01-01T00:00:00Z">
        <w:r>
          <w:delText xml:space="preserve"> </w:delText>
        </w:r>
      </w:del>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del w:id="6520" w:author="PR Preview" w:date="2026-01-01T00:00:00Z">
        <w:r>
          <w:delText xml:space="preserve"> </w:delText>
        </w:r>
      </w:del>
      <w:del w:id="6521" w:author="PR Preview" w:date="2026-01-01T00:00:00Z">
        <w:r>
          <w:delText xml:space="preserve">is</w:delText>
        </w:r>
      </w:del>
      <w:del w:id="6522" w:author="PR Preview" w:date="2026-01-01T00:00:00Z">
        <w:r>
          <w:delText xml:space="preserve"> </w:delText>
        </w:r>
      </w:del>
      <w:del w:id="6523" w:author="PR Preview" w:date="2026-01-01T00:00:00Z">
        <w:r>
          <w:delText xml:space="preserve">$\mathord{\smash[b]{\underset{\raise.3ex\hbox{$\scriptstyle\sim$}}{0}}\vphantom{0}}$</w:delText>
        </w:r>
      </w:del>
      <w:del w:id="6524" w:author="PR Preview" w:date="2026-01-01T00:00:00Z">
        <w:r>
          <w:delText xml:space="preserve"> </w:delText>
        </w:r>
      </w:del>
      <w:del w:id="6525" w:author="PR Preview" w:date="2026-01-01T00:00:00Z">
        <w:r>
          <w:delText xml:space="preserve">only if</w:delText>
        </w:r>
      </w:del>
      <w:del w:id="6526" w:author="PR Preview" w:date="2026-01-01T00:00:00Z">
        <w:r>
          <w:delText xml:space="preserve"> </w:delText>
        </w:r>
      </w:del>
      <m:oMath>
        <m:sSub>
          <m:e>
            <m:r>
              <m:t>c</m:t>
            </m:r>
          </m:e>
          <m:sub>
            <m:r>
              <m:t>2</m:t>
            </m:r>
          </m:sub>
        </m:sSub>
        <m:r>
          <m:rPr>
            <m:sty m:val="p"/>
          </m:rPr>
          <m:t>=</m:t>
        </m:r>
        <m:r>
          <m:t>0</m:t>
        </m:r>
      </m:oMath>
      <w:del w:id="6527" w:author="PR Preview" w:date="2026-01-01T00:00:00Z">
        <w:r>
          <w:delText xml:space="preserve"> </w:delText>
        </w:r>
      </w:del>
      <w:del w:id="6528" w:author="PR Preview" w:date="2026-01-01T00:00:00Z">
        <w:r>
          <w:delText xml:space="preserve">and then</w:delText>
        </w:r>
      </w:del>
      <w:del w:id="6529" w:author="PR Preview" w:date="2026-01-01T00:00:00Z">
        <w:r>
          <w:delText xml:space="preserve"> </w:delText>
        </w:r>
      </w:del>
      <m:oMath>
        <m:sSub>
          <m:e>
            <m:r>
              <m:t>c</m:t>
            </m:r>
          </m:e>
          <m:sub>
            <m:r>
              <m:t>1</m:t>
            </m:r>
          </m:sub>
        </m:sSub>
        <m:r>
          <m:rPr>
            <m:sty m:val="p"/>
          </m:rPr>
          <m:t>=</m:t>
        </m:r>
        <m:r>
          <m:t>0</m:t>
        </m:r>
      </m:oMath>
      <w:del w:id="6530" w:author="PR Preview" w:date="2026-01-01T00:00:00Z">
        <w:r>
          <w:delText xml:space="preserve">.</w:delText>
        </w:r>
      </w:del>
      <w:del w:id="6531" w:author="PR Preview" w:date="2026-01-01T00:00:00Z">
        <w:r>
          <w:delText xml:space="preserve"> </w:delText>
        </w:r>
      </w:del>
      <w:del w:id="6532" w:author="PR Preview" w:date="2026-01-01T00:00:00Z">
        <w:r>
          <w:delText xml:space="preserve">So it is invertible, as that example found by exhibiting the inverse.</w:delText>
        </w:r>
      </w:del>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6533" w:author="PR Preview" w:date="2026-01-01T00:00:00Z">
        <w:r>
          <w:delText xml:space="preserve"> </w:delText>
        </w:r>
      </w:del>
      <w:del w:id="6534" w:author="PR Preview" w:date="2026-01-01T00:00:00Z">
        <w:r>
          <w:delText xml:space="preserve">has rank less than</w:delText>
        </w:r>
      </w:del>
      <w:del w:id="6535" w:author="PR Preview" w:date="2026-01-01T00:00:00Z">
        <w:r>
          <w:delText xml:space="preserve"> </w:delText>
        </w:r>
      </w:del>
      <m:oMath>
        <m:r>
          <m:t>2</m:t>
        </m:r>
      </m:oMath>
      <w:del w:id="6536" w:author="PR Preview" w:date="2026-01-01T00:00:00Z">
        <w:r>
          <w:delText xml:space="preserve">:</w:delText>
        </w:r>
      </w:del>
      <w:del w:id="6537" w:author="PR Preview" w:date="2026-01-01T00:00:00Z">
        <w:r>
          <w:delText xml:space="preserve"> </w:delText>
        </w:r>
      </w:del>
      <m:oMath>
        <m:r>
          <m:rPr>
            <m:sty m:val="p"/>
          </m:rPr>
          <m:t>(</m:t>
        </m:r>
        <m:r>
          <m:t>1</m:t>
        </m:r>
        <m:r>
          <m:rPr>
            <m:sty m:val="p"/>
          </m:rPr>
          <m:t>,</m:t>
        </m:r>
        <m:r>
          <m:rPr>
            <m:sty m:val="p"/>
          </m:rPr>
          <m:t>−</m:t>
        </m:r>
        <m:r>
          <m:t>1</m:t>
        </m:r>
        <m:r>
          <m:rPr>
            <m:sty m:val="p"/>
          </m:rPr>
          <m:t>)</m:t>
        </m:r>
      </m:oMath>
      <w:del w:id="6538" w:author="PR Preview" w:date="2026-01-01T00:00:00Z">
        <w:r>
          <w:delText xml:space="preserve"> </w:delText>
        </w:r>
      </w:del>
      <w:del w:id="6539" w:author="PR Preview" w:date="2026-01-01T00:00:00Z">
        <w:r>
          <w:delText xml:space="preserve">is a nonzero vector in its null space.</w:delText>
        </w:r>
      </w:del>
      <w:del w:id="6540" w:author="PR Preview" w:date="2026-01-01T00:00:00Z">
        <w:r>
          <w:delText xml:space="preserve"> </w:delText>
        </w:r>
      </w:del>
      <w:del w:id="6541" w:author="PR Preview" w:date="2026-01-01T00:00:00Z">
        <w:r>
          <w:delText xml:space="preserve">So it is singular, as</w:delText>
        </w:r>
      </w:del>
      <w:del w:id="6542" w:author="PR Preview" w:date="2026-01-01T00:00:00Z">
        <w:r>
          <w:delText xml:space="preserve"> </w:delText>
        </w:r>
      </w:del>
      <w:hyperlink w:anchor="exm-invertible-matrix">
        <w:del w:id="6543" w:author="PR Preview" w:date="2026-01-01T00:00:00Z">
          <w:r>
            <w:rPr>
              <w:rStyle w:val="Hyperlink"/>
            </w:rPr>
            <w:delText xml:space="preserve">Example 130</w:delText>
          </w:r>
        </w:del>
      </w:hyperlink>
      <w:del w:id="6544" w:author="PR Preview" w:date="2026-01-01T00:00:00Z">
        <w:r>
          <w:delText xml:space="preserve"> </w:delText>
        </w:r>
      </w:del>
      <w:del w:id="6545" w:author="PR Preview" w:date="2026-01-01T00:00:00Z">
        <w:r>
          <w:delText xml:space="preserve">found.</w:delText>
        </w:r>
      </w:del>
    </w:p>
    <w:p>
      <w:pPr>
        <w:pStyle w:val="BodyText"/>
      </w:pPr>
      <w:ins w:id="6546" w:author="PR Preview" w:date="2026-01-01T00:00:00Z">
        <w:r>
          <w:rPr>
            <w:b/>
            <w:bCs/>
          </w:rPr>
          <w:t xml:space="preserve">Example 198 (Rank decides invertibility)</w:t>
        </w:r>
      </w:ins>
      <w:ins w:id="6547" w:author="PR Preview" w:date="2026-01-01T00:00:00Z">
        <w:r>
          <w:t xml:space="preserve"> </w:t>
        </w:r>
      </w:ins>
      <w:ins w:id="6548" w:author="PR Preview" w:date="2026-01-01T00:00:00Z">
        <w:r>
          <w:t xml:space="preserve"> </w:t>
        </w:r>
      </w:ins>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6549" w:author="PR Preview" w:date="2026-01-01T00:00:00Z">
        <w:r>
          <w:t xml:space="preserve"> </w:t>
        </w:r>
      </w:ins>
      <w:ins w:id="6550" w:author="PR Preview" w:date="2026-01-01T00:00:00Z">
        <w:r>
          <w:t xml:space="preserve">of</w:t>
        </w:r>
      </w:ins>
      <w:ins w:id="6551" w:author="PR Preview" w:date="2026-01-01T00:00:00Z">
        <w:r>
          <w:t xml:space="preserve"> </w:t>
        </w:r>
      </w:ins>
      <w:hyperlink w:anchor="exm-invertible-matrix">
        <w:ins w:id="6552" w:author="PR Preview" w:date="2026-01-01T00:00:00Z">
          <w:r>
            <w:rPr>
              <w:rStyle w:val="Hyperlink"/>
            </w:rPr>
            <w:t xml:space="preserve">Example 131</w:t>
          </w:r>
        </w:ins>
      </w:hyperlink>
      <w:ins w:id="6553" w:author="PR Preview" w:date="2026-01-01T00:00:00Z">
        <w:r>
          <w:t xml:space="preserve"> </w:t>
        </w:r>
      </w:ins>
      <w:ins w:id="6554" w:author="PR Preview" w:date="2026-01-01T00:00:00Z">
        <w:r>
          <w:t xml:space="preserve">has rank</w:t>
        </w:r>
      </w:ins>
      <w:ins w:id="6555" w:author="PR Preview" w:date="2026-01-01T00:00:00Z">
        <w:r>
          <w:t xml:space="preserve"> </w:t>
        </w:r>
      </w:ins>
      <m:oMath>
        <m:r>
          <m:t>2</m:t>
        </m:r>
      </m:oMath>
      <w:ins w:id="6556" w:author="PR Preview" w:date="2026-01-01T00:00:00Z">
        <w:r>
          <w:t xml:space="preserve">:</w:t>
        </w:r>
      </w:ins>
      <w:ins w:id="6557" w:author="PR Preview" w:date="2026-01-01T00:00:00Z">
        <w:r>
          <w:t xml:space="preserve"> </w:t>
        </w:r>
      </w:ins>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ins w:id="6558" w:author="PR Preview" w:date="2026-01-01T00:00:00Z">
        <w:r>
          <w:t xml:space="preserve"> </w:t>
        </w:r>
      </w:ins>
      <w:ins w:id="6559" w:author="PR Preview" w:date="2026-01-01T00:00:00Z">
        <w:r>
          <w:t xml:space="preserve">is</w:t>
        </w:r>
      </w:ins>
      <w:ins w:id="6560" w:author="PR Preview" w:date="2026-01-01T00:00:00Z">
        <w:r>
          <w:t xml:space="preserve"> </w:t>
        </w:r>
      </w:ins>
      <w:ins w:id="6561" w:author="PR Preview" w:date="2026-01-01T00:00:00Z">
        <w:r>
          <w:t xml:space="preserve">$\mathord{\smash[b]{\underset{\raise.3ex\hbox{$\scriptstyle\sim$}}{0}}\vphantom{0}}$</w:t>
        </w:r>
      </w:ins>
      <w:ins w:id="6562" w:author="PR Preview" w:date="2026-01-01T00:00:00Z">
        <w:r>
          <w:t xml:space="preserve"> </w:t>
        </w:r>
      </w:ins>
      <w:ins w:id="6563" w:author="PR Preview" w:date="2026-01-01T00:00:00Z">
        <w:r>
          <w:t xml:space="preserve">only if</w:t>
        </w:r>
      </w:ins>
      <w:ins w:id="6564" w:author="PR Preview" w:date="2026-01-01T00:00:00Z">
        <w:r>
          <w:t xml:space="preserve"> </w:t>
        </w:r>
      </w:ins>
      <m:oMath>
        <m:sSub>
          <m:e>
            <m:r>
              <m:t>c</m:t>
            </m:r>
          </m:e>
          <m:sub>
            <m:r>
              <m:t>2</m:t>
            </m:r>
          </m:sub>
        </m:sSub>
        <m:r>
          <m:rPr>
            <m:sty m:val="p"/>
          </m:rPr>
          <m:t>=</m:t>
        </m:r>
        <m:r>
          <m:t>0</m:t>
        </m:r>
      </m:oMath>
      <w:ins w:id="6565" w:author="PR Preview" w:date="2026-01-01T00:00:00Z">
        <w:r>
          <w:t xml:space="preserve"> </w:t>
        </w:r>
      </w:ins>
      <w:ins w:id="6566" w:author="PR Preview" w:date="2026-01-01T00:00:00Z">
        <w:r>
          <w:t xml:space="preserve">and then</w:t>
        </w:r>
      </w:ins>
      <w:ins w:id="6567" w:author="PR Preview" w:date="2026-01-01T00:00:00Z">
        <w:r>
          <w:t xml:space="preserve"> </w:t>
        </w:r>
      </w:ins>
      <m:oMath>
        <m:sSub>
          <m:e>
            <m:r>
              <m:t>c</m:t>
            </m:r>
          </m:e>
          <m:sub>
            <m:r>
              <m:t>1</m:t>
            </m:r>
          </m:sub>
        </m:sSub>
        <m:r>
          <m:rPr>
            <m:sty m:val="p"/>
          </m:rPr>
          <m:t>=</m:t>
        </m:r>
        <m:r>
          <m:t>0</m:t>
        </m:r>
      </m:oMath>
      <w:ins w:id="6568" w:author="PR Preview" w:date="2026-01-01T00:00:00Z">
        <w:r>
          <w:t xml:space="preserve">.</w:t>
        </w:r>
      </w:ins>
      <w:ins w:id="6569" w:author="PR Preview" w:date="2026-01-01T00:00:00Z">
        <w:r>
          <w:t xml:space="preserve"> </w:t>
        </w:r>
      </w:ins>
      <w:ins w:id="6570" w:author="PR Preview" w:date="2026-01-01T00:00:00Z">
        <w:r>
          <w:t xml:space="preserve">So it is invertible, as that example found by exhibiting the inverse.</w:t>
        </w:r>
      </w:ins>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6571" w:author="PR Preview" w:date="2026-01-01T00:00:00Z">
        <w:r>
          <w:t xml:space="preserve"> </w:t>
        </w:r>
      </w:ins>
      <w:ins w:id="6572" w:author="PR Preview" w:date="2026-01-01T00:00:00Z">
        <w:r>
          <w:t xml:space="preserve">has rank less than</w:t>
        </w:r>
      </w:ins>
      <w:ins w:id="6573" w:author="PR Preview" w:date="2026-01-01T00:00:00Z">
        <w:r>
          <w:t xml:space="preserve"> </w:t>
        </w:r>
      </w:ins>
      <m:oMath>
        <m:r>
          <m:t>2</m:t>
        </m:r>
      </m:oMath>
      <w:ins w:id="6574" w:author="PR Preview" w:date="2026-01-01T00:00:00Z">
        <w:r>
          <w:t xml:space="preserve">:</w:t>
        </w:r>
      </w:ins>
      <w:ins w:id="6575" w:author="PR Preview" w:date="2026-01-01T00:00:00Z">
        <w:r>
          <w:t xml:space="preserve"> </w:t>
        </w:r>
      </w:ins>
      <m:oMath>
        <m:r>
          <m:rPr>
            <m:sty m:val="p"/>
          </m:rPr>
          <m:t>(</m:t>
        </m:r>
        <m:r>
          <m:t>1</m:t>
        </m:r>
        <m:r>
          <m:rPr>
            <m:sty m:val="p"/>
          </m:rPr>
          <m:t>,</m:t>
        </m:r>
        <m:r>
          <m:rPr>
            <m:sty m:val="p"/>
          </m:rPr>
          <m:t>−</m:t>
        </m:r>
        <m:r>
          <m:t>1</m:t>
        </m:r>
        <m:r>
          <m:rPr>
            <m:sty m:val="p"/>
          </m:rPr>
          <m:t>)</m:t>
        </m:r>
      </m:oMath>
      <w:ins w:id="6576" w:author="PR Preview" w:date="2026-01-01T00:00:00Z">
        <w:r>
          <w:t xml:space="preserve"> </w:t>
        </w:r>
      </w:ins>
      <w:ins w:id="6577" w:author="PR Preview" w:date="2026-01-01T00:00:00Z">
        <w:r>
          <w:t xml:space="preserve">is a nonzero vector in its null space.</w:t>
        </w:r>
      </w:ins>
      <w:ins w:id="6578" w:author="PR Preview" w:date="2026-01-01T00:00:00Z">
        <w:r>
          <w:t xml:space="preserve"> </w:t>
        </w:r>
      </w:ins>
      <w:ins w:id="6579" w:author="PR Preview" w:date="2026-01-01T00:00:00Z">
        <w:r>
          <w:t xml:space="preserve">So it is singular, as</w:t>
        </w:r>
      </w:ins>
      <w:ins w:id="6580" w:author="PR Preview" w:date="2026-01-01T00:00:00Z">
        <w:r>
          <w:t xml:space="preserve"> </w:t>
        </w:r>
      </w:ins>
      <w:hyperlink w:anchor="exm-invertible-matrix">
        <w:ins w:id="6581" w:author="PR Preview" w:date="2026-01-01T00:00:00Z">
          <w:r>
            <w:rPr>
              <w:rStyle w:val="Hyperlink"/>
            </w:rPr>
            <w:t xml:space="preserve">Example 131</w:t>
          </w:r>
        </w:ins>
      </w:hyperlink>
      <w:ins w:id="6582" w:author="PR Preview" w:date="2026-01-01T00:00:00Z">
        <w:r>
          <w:t xml:space="preserve"> </w:t>
        </w:r>
      </w:ins>
      <w:ins w:id="6583" w:author="PR Preview" w:date="2026-01-01T00:00:00Z">
        <w:r>
          <w:t xml:space="preserve">found.</w:t>
        </w:r>
      </w:ins>
    </w:p>
    <w:bookmarkEnd w:id="632"/>
    <w:bookmarkStart w:id="63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33"/>
    <w:bookmarkStart w:id="63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4"/>
    <w:bookmarkStart w:id="635" w:name="exm-eigenspace"/>
    <w:p>
      <w:pPr>
        <w:pStyle w:val="BodyText"/>
      </w:pPr>
      <w:del w:id="6584" w:author="PR Preview" w:date="2026-01-01T00:00:00Z">
        <w:r>
          <w:rPr>
            <w:b/>
            <w:bCs/>
          </w:rPr>
          <w:delText xml:space="preserve">Example 198 (Eigenspaces of two matrices)</w:delText>
        </w:r>
      </w:del>
      <w:del w:id="6585" w:author="PR Preview" w:date="2026-01-01T00:00:00Z">
        <w:r>
          <w:delText xml:space="preserve"> </w:delText>
        </w:r>
      </w:del>
      <w:del w:id="6586" w:author="PR Preview" w:date="2026-01-01T00:00:00Z">
        <w:r>
          <w:delText xml:space="preserve"> </w:delText>
        </w:r>
      </w:del>
    </w:p>
    <w:p>
      <w:pPr>
        <w:numPr>
          <w:ilvl w:val="0"/>
          <w:numId w:val="1097"/>
        </w:numPr>
      </w:pPr>
      <w:del w:id="6587" w:author="PR Preview" w:date="2026-01-01T00:00:00Z">
        <w:r>
          <w:delText xml:space="preserve">For</w:delText>
        </w:r>
      </w:del>
      <w:del w:id="658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6589" w:author="PR Preview" w:date="2026-01-01T00:00:00Z">
        <w:r>
          <w:delText xml:space="preserve"> </w:delText>
        </w:r>
      </w:del>
      <w:del w:id="6590" w:author="PR Preview" w:date="2026-01-01T00:00:00Z">
        <w:r>
          <w:delText xml:space="preserve">of</w:delText>
        </w:r>
      </w:del>
      <w:del w:id="6591" w:author="PR Preview" w:date="2026-01-01T00:00:00Z">
        <w:r>
          <w:delText xml:space="preserve"> </w:delText>
        </w:r>
      </w:del>
      <w:hyperlink w:anchor="exm-eigenvalue">
        <w:del w:id="6592" w:author="PR Preview" w:date="2026-01-01T00:00:00Z">
          <w:r>
            <w:rPr>
              <w:rStyle w:val="Hyperlink"/>
            </w:rPr>
            <w:delText xml:space="preserve">Example 149</w:delText>
          </w:r>
        </w:del>
      </w:hyperlink>
      <w:del w:id="6593" w:author="PR Preview" w:date="2026-01-01T00:00:00Z">
        <w:r>
          <w:delText xml:space="preserve">,</w:delText>
        </w:r>
      </w:del>
      <w:del w:id="6594"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6595" w:author="PR Preview" w:date="2026-01-01T00:00:00Z">
        <w:r>
          <w:delText xml:space="preserve"> </w:delText>
        </w:r>
      </w:del>
      <w:del w:id="6596" w:author="PR Preview" w:date="2026-01-01T00:00:00Z">
        <w:r>
          <w:delText xml:space="preserve">sends</w:delText>
        </w:r>
      </w:del>
      <w:del w:id="6597" w:author="PR Preview" w:date="2026-01-01T00:00:00Z">
        <w:r>
          <w:delText xml:space="preserve"> </w:delText>
        </w:r>
      </w:del>
      <w:del w:id="6598" w:author="PR Preview" w:date="2026-01-01T00:00:00Z">
        <w:r>
          <w:delText xml:space="preserve">$\mathord{\smash[b]{\underset{\raise.3ex\hbox{$\scriptstyle\sim$}}{v}}\vphantom{v}}$</w:delText>
        </w:r>
      </w:del>
      <w:del w:id="6599" w:author="PR Preview" w:date="2026-01-01T00:00:00Z">
        <w:r>
          <w:delText xml:space="preserve"> </w:delText>
        </w:r>
      </w:del>
      <w:del w:id="6600" w:author="PR Preview" w:date="2026-01-01T00:00:00Z">
        <w:r>
          <w:delText xml:space="preserve">to</w:delText>
        </w:r>
      </w:del>
      <w:del w:id="6601"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6602" w:author="PR Preview" w:date="2026-01-01T00:00:00Z">
        <w:r>
          <w:delText xml:space="preserve">,</w:delText>
        </w:r>
      </w:del>
      <w:del w:id="6603" w:author="PR Preview" w:date="2026-01-01T00:00:00Z">
        <w:r>
          <w:delText xml:space="preserve"> </w:delText>
        </w:r>
      </w:del>
      <w:del w:id="6604" w:author="PR Preview" w:date="2026-01-01T00:00:00Z">
        <w:r>
          <w:delText xml:space="preserve">so</w:delText>
        </w:r>
      </w:del>
      <w:del w:id="6605"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6606" w:author="PR Preview" w:date="2026-01-01T00:00:00Z">
        <w:r>
          <w:delText xml:space="preserve">, with geometric multiplicity</w:delText>
        </w:r>
      </w:del>
      <w:del w:id="6607" w:author="PR Preview" w:date="2026-01-01T00:00:00Z">
        <w:r>
          <w:delText xml:space="preserve"> </w:delText>
        </w:r>
      </w:del>
      <m:oMath>
        <m:r>
          <m:t>1</m:t>
        </m:r>
      </m:oMath>
      <w:del w:id="6608" w:author="PR Preview" w:date="2026-01-01T00:00:00Z">
        <w:r>
          <w:delText xml:space="preserve">.</w:delText>
        </w:r>
      </w:del>
    </w:p>
    <w:p>
      <w:pPr>
        <w:pStyle w:val="BodyText"/>
      </w:pPr>
      <w:ins w:id="6609" w:author="PR Preview" w:date="2026-01-01T00:00:00Z">
        <w:r>
          <w:rPr>
            <w:b/>
            <w:bCs/>
          </w:rPr>
          <w:t xml:space="preserve">Example 199 (Eigenspaces of two matrices)</w:t>
        </w:r>
      </w:ins>
      <w:ins w:id="6610" w:author="PR Preview" w:date="2026-01-01T00:00:00Z">
        <w:r>
          <w:t xml:space="preserve"> </w:t>
        </w:r>
      </w:ins>
      <w:ins w:id="6611" w:author="PR Preview" w:date="2026-01-01T00:00:00Z">
        <w:r>
          <w:t xml:space="preserve"> </w:t>
        </w:r>
      </w:ins>
    </w:p>
    <w:p>
      <w:pPr>
        <w:numPr>
          <w:ilvl w:val="0"/>
          <w:numId w:val="1097"/>
        </w:numPr>
      </w:pPr>
      <w:ins w:id="6612" w:author="PR Preview" w:date="2026-01-01T00:00:00Z">
        <w:r>
          <w:t xml:space="preserve">For</w:t>
        </w:r>
      </w:ins>
      <w:ins w:id="661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6614" w:author="PR Preview" w:date="2026-01-01T00:00:00Z">
        <w:r>
          <w:t xml:space="preserve"> </w:t>
        </w:r>
      </w:ins>
      <w:ins w:id="6615" w:author="PR Preview" w:date="2026-01-01T00:00:00Z">
        <w:r>
          <w:t xml:space="preserve">of</w:t>
        </w:r>
      </w:ins>
      <w:ins w:id="6616" w:author="PR Preview" w:date="2026-01-01T00:00:00Z">
        <w:r>
          <w:t xml:space="preserve"> </w:t>
        </w:r>
      </w:ins>
      <w:hyperlink w:anchor="exm-eigenvalue">
        <w:ins w:id="6617" w:author="PR Preview" w:date="2026-01-01T00:00:00Z">
          <w:r>
            <w:rPr>
              <w:rStyle w:val="Hyperlink"/>
            </w:rPr>
            <w:t xml:space="preserve">Example 150</w:t>
          </w:r>
        </w:ins>
      </w:hyperlink>
      <w:ins w:id="6618" w:author="PR Preview" w:date="2026-01-01T00:00:00Z">
        <w:r>
          <w:t xml:space="preserve">,</w:t>
        </w:r>
      </w:ins>
      <w:ins w:id="6619"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6620" w:author="PR Preview" w:date="2026-01-01T00:00:00Z">
        <w:r>
          <w:t xml:space="preserve"> </w:t>
        </w:r>
      </w:ins>
      <w:ins w:id="6621" w:author="PR Preview" w:date="2026-01-01T00:00:00Z">
        <w:r>
          <w:t xml:space="preserve">sends</w:t>
        </w:r>
      </w:ins>
      <w:ins w:id="6622" w:author="PR Preview" w:date="2026-01-01T00:00:00Z">
        <w:r>
          <w:t xml:space="preserve"> </w:t>
        </w:r>
      </w:ins>
      <w:ins w:id="6623" w:author="PR Preview" w:date="2026-01-01T00:00:00Z">
        <w:r>
          <w:t xml:space="preserve">$\mathord{\smash[b]{\underset{\raise.3ex\hbox{$\scriptstyle\sim$}}{v}}\vphantom{v}}$</w:t>
        </w:r>
      </w:ins>
      <w:ins w:id="6624" w:author="PR Preview" w:date="2026-01-01T00:00:00Z">
        <w:r>
          <w:t xml:space="preserve"> </w:t>
        </w:r>
      </w:ins>
      <w:ins w:id="6625" w:author="PR Preview" w:date="2026-01-01T00:00:00Z">
        <w:r>
          <w:t xml:space="preserve">to</w:t>
        </w:r>
      </w:ins>
      <w:ins w:id="6626"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6627" w:author="PR Preview" w:date="2026-01-01T00:00:00Z">
        <w:r>
          <w:t xml:space="preserve">,</w:t>
        </w:r>
      </w:ins>
      <w:ins w:id="6628" w:author="PR Preview" w:date="2026-01-01T00:00:00Z">
        <w:r>
          <w:t xml:space="preserve"> </w:t>
        </w:r>
      </w:ins>
      <w:ins w:id="6629" w:author="PR Preview" w:date="2026-01-01T00:00:00Z">
        <w:r>
          <w:t xml:space="preserve">so</w:t>
        </w:r>
      </w:ins>
      <w:ins w:id="6630"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6631" w:author="PR Preview" w:date="2026-01-01T00:00:00Z">
        <w:r>
          <w:t xml:space="preserve">, with geometric multiplicity</w:t>
        </w:r>
      </w:ins>
      <w:ins w:id="6632" w:author="PR Preview" w:date="2026-01-01T00:00:00Z">
        <w:r>
          <w:t xml:space="preserve"> </w:t>
        </w:r>
      </w:ins>
      <m:oMath>
        <m:r>
          <m:t>1</m:t>
        </m:r>
      </m:oMath>
      <w:ins w:id="6633" w:author="PR Preview" w:date="2026-01-01T00:00:00Z">
        <w:r>
          <w:t xml:space="preserve">.</w:t>
        </w:r>
      </w:ins>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5"/>
    <w:bookmarkStart w:id="636" w:name="exm-not-eigenspace"/>
    <w:p>
      <w:pPr>
        <w:pStyle w:val="FirstParagraph"/>
      </w:pPr>
      <w:del w:id="6634" w:author="PR Preview" w:date="2026-01-01T00:00:00Z">
        <w:r>
          <w:rPr>
            <w:b/>
            <w:bCs/>
          </w:rPr>
          <w:delText xml:space="preserve">Example 199 (A number that is not an eigenvalue has no eigenspace)</w:delText>
        </w:r>
      </w:del>
      <w:del w:id="6635" w:author="PR Preview" w:date="2026-01-01T00:00:00Z">
        <w:r>
          <w:delText xml:space="preserve"> </w:delText>
        </w:r>
      </w:del>
      <w:del w:id="6636" w:author="PR Preview" w:date="2026-01-01T00:00:00Z">
        <w:r>
          <w:delText xml:space="preserve">For</w:delText>
        </w:r>
      </w:del>
      <w:del w:id="663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6638" w:author="PR Preview" w:date="2026-01-01T00:00:00Z">
        <w:r>
          <w:delText xml:space="preserve"> </w:delText>
        </w:r>
      </w:del>
      <w:del w:id="6639" w:author="PR Preview" w:date="2026-01-01T00:00:00Z">
        <w:r>
          <w:delText xml:space="preserve">and</w:delText>
        </w:r>
      </w:del>
      <w:del w:id="6640" w:author="PR Preview" w:date="2026-01-01T00:00:00Z">
        <w:r>
          <w:delText xml:space="preserve"> </w:delText>
        </w:r>
      </w:del>
      <m:oMath>
        <m:r>
          <m:t>λ</m:t>
        </m:r>
        <m:r>
          <m:rPr>
            <m:sty m:val="p"/>
          </m:rPr>
          <m:t>=</m:t>
        </m:r>
        <m:r>
          <m:t>2</m:t>
        </m:r>
      </m:oMath>
      <w:del w:id="6641" w:author="PR Preview" w:date="2026-01-01T00:00:00Z">
        <w:r>
          <w:delText xml:space="preserve">,</w:delText>
        </w:r>
      </w:del>
      <w:del w:id="6642"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6643" w:author="PR Preview" w:date="2026-01-01T00:00:00Z">
        <w:r>
          <w:delText xml:space="preserve"> </w:delText>
        </w:r>
      </w:del>
      <w:del w:id="6644" w:author="PR Preview" w:date="2026-01-01T00:00:00Z">
        <w:r>
          <w:delText xml:space="preserve">sends</w:delText>
        </w:r>
      </w:del>
      <w:del w:id="6645" w:author="PR Preview" w:date="2026-01-01T00:00:00Z">
        <w:r>
          <w:delText xml:space="preserve"> </w:delText>
        </w:r>
      </w:del>
      <w:del w:id="6646" w:author="PR Preview" w:date="2026-01-01T00:00:00Z">
        <w:r>
          <w:delText xml:space="preserve">$\mathord{\smash[b]{\underset{\raise.3ex\hbox{$\scriptstyle\sim$}}{v}}\vphantom{v}}$</w:delText>
        </w:r>
      </w:del>
      <w:del w:id="6647" w:author="PR Preview" w:date="2026-01-01T00:00:00Z">
        <w:r>
          <w:delText xml:space="preserve"> </w:delText>
        </w:r>
      </w:del>
      <w:del w:id="6648" w:author="PR Preview" w:date="2026-01-01T00:00:00Z">
        <w:r>
          <w:delText xml:space="preserve">to</w:delText>
        </w:r>
      </w:del>
      <w:del w:id="6649"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6650" w:author="PR Preview" w:date="2026-01-01T00:00:00Z">
        <w:r>
          <w:delText xml:space="preserve">, which is</w:delText>
        </w:r>
      </w:del>
      <w:del w:id="6651" w:author="PR Preview" w:date="2026-01-01T00:00:00Z">
        <w:r>
          <w:delText xml:space="preserve"> </w:delText>
        </w:r>
      </w:del>
      <w:del w:id="6652" w:author="PR Preview" w:date="2026-01-01T00:00:00Z">
        <w:r>
          <w:delText xml:space="preserve">$\mathord{\smash[b]{\underset{\raise.3ex\hbox{$\scriptstyle\sim$}}{0}}\vphantom{0}}$</w:delText>
        </w:r>
      </w:del>
      <w:del w:id="6653" w:author="PR Preview" w:date="2026-01-01T00:00:00Z">
        <w:r>
          <w:delText xml:space="preserve"> </w:delText>
        </w:r>
      </w:del>
      <w:del w:id="6654" w:author="PR Preview" w:date="2026-01-01T00:00:00Z">
        <w:r>
          <w:delText xml:space="preserve">only for</w:delText>
        </w:r>
      </w:del>
      <w:del w:id="6655" w:author="PR Preview" w:date="2026-01-01T00:00:00Z">
        <w:r>
          <w:delText xml:space="preserve"> </w:delText>
        </w:r>
      </w:del>
      <w:del w:id="6656" w:author="PR Preview" w:date="2026-01-01T00:00:00Z">
        <w:r>
          <w:delText xml:space="preserve">$\mathord{\smash[b]{\underset{\raise.3ex\hbox{$\scriptstyle\sim$}}{v}}\vphantom{v}} = \mathord{\smash[b]{\underset{\raise.3ex\hbox{$\scriptstyle\sim$}}{0}}\vphantom{0}}$</w:delText>
        </w:r>
      </w:del>
      <w:del w:id="6657" w:author="PR Preview" w:date="2026-01-01T00:00:00Z">
        <w:r>
          <w:delText xml:space="preserve">,</w:delText>
        </w:r>
      </w:del>
      <w:del w:id="6658" w:author="PR Preview" w:date="2026-01-01T00:00:00Z">
        <w:r>
          <w:delText xml:space="preserve"> </w:delText>
        </w:r>
      </w:del>
      <w:del w:id="6659" w:author="PR Preview" w:date="2026-01-01T00:00:00Z">
        <w:r>
          <w:delText xml:space="preserve">so</w:delText>
        </w:r>
      </w:del>
      <w:del w:id="6660" w:author="PR Preview" w:date="2026-01-01T00:00:00Z">
        <w:r>
          <w:delText xml:space="preserve"> </w:delText>
        </w:r>
      </w:del>
      <w:del w:id="6661" w:author="PR Preview" w:date="2026-01-01T00:00:00Z">
        <w:r>
          <w:delText xml:space="preserve">$\mathcal{N}(\mathbf{A} - 2\,\mathbf{I}_2) = \mathopen{}\left\{\mathord{\smash[b]{\underset{\raise.3ex\hbox{$\scriptstyle\sim$}}{0}}\vphantom{0}}\right\}\mathclose{}$</w:delText>
        </w:r>
      </w:del>
      <w:del w:id="6662" w:author="PR Preview" w:date="2026-01-01T00:00:00Z">
        <w:r>
          <w:delText xml:space="preserve">.</w:delText>
        </w:r>
      </w:del>
      <w:del w:id="6663" w:author="PR Preview" w:date="2026-01-01T00:00:00Z">
        <w:r>
          <w:delText xml:space="preserve"> </w:delText>
        </w:r>
      </w:del>
      <w:del w:id="6664" w:author="PR Preview" w:date="2026-01-01T00:00:00Z">
        <w:r>
          <w:delText xml:space="preserve">And</w:delText>
        </w:r>
      </w:del>
      <w:del w:id="6665" w:author="PR Preview" w:date="2026-01-01T00:00:00Z">
        <w:r>
          <w:delText xml:space="preserve"> </w:delText>
        </w:r>
      </w:del>
      <m:oMath>
        <m:r>
          <m:t>2</m:t>
        </m:r>
      </m:oMath>
      <w:del w:id="6666" w:author="PR Preview" w:date="2026-01-01T00:00:00Z">
        <w:r>
          <w:delText xml:space="preserve"> </w:delText>
        </w:r>
      </w:del>
      <w:del w:id="6667" w:author="PR Preview" w:date="2026-01-01T00:00:00Z">
        <w:r>
          <w:delText xml:space="preserve">is not an eigenvalue (</w:delText>
        </w:r>
      </w:del>
      <w:hyperlink w:anchor="def-eigenvalue">
        <w:del w:id="6668" w:author="PR Preview" w:date="2026-01-01T00:00:00Z">
          <w:r>
            <w:rPr>
              <w:rStyle w:val="Hyperlink"/>
            </w:rPr>
            <w:delText xml:space="preserve">Definition 95</w:delText>
          </w:r>
        </w:del>
      </w:hyperlink>
      <w:del w:id="6669" w:author="PR Preview" w:date="2026-01-01T00:00:00Z">
        <w:r>
          <w:delText xml:space="preserve">):</w:delText>
        </w:r>
      </w:del>
      <w:del w:id="6670" w:author="PR Preview" w:date="2026-01-01T00:00:00Z">
        <w:r>
          <w:delText xml:space="preserve"> </w:delText>
        </w:r>
      </w:del>
      <w:del w:id="6671" w:author="PR Preview" w:date="2026-01-01T00:00:00Z">
        <w:r>
          <w:delText xml:space="preserve">$\mathbf{A} \mathord{\smash[b]{\underset{\raise.3ex\hbox{$\scriptstyle\sim$}}{v}}\vphantom{v}} = 2\mathord{\smash[b]{\underset{\raise.3ex\hbox{$\scriptstyle\sim$}}{v}}\vphantom{v}}$</w:delText>
        </w:r>
      </w:del>
      <w:del w:id="6672" w:author="PR Preview" w:date="2026-01-01T00:00:00Z">
        <w:r>
          <w:delText xml:space="preserve"> </w:delText>
        </w:r>
      </w:del>
      <w:del w:id="6673" w:author="PR Preview" w:date="2026-01-01T00:00:00Z">
        <w:r>
          <w:delText xml:space="preserve">reads</w:delText>
        </w:r>
      </w:del>
      <w:del w:id="6674"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6675" w:author="PR Preview" w:date="2026-01-01T00:00:00Z">
        <w:r>
          <w:delText xml:space="preserve">,</w:delText>
        </w:r>
      </w:del>
      <w:del w:id="6676" w:author="PR Preview" w:date="2026-01-01T00:00:00Z">
        <w:r>
          <w:delText xml:space="preserve"> </w:delText>
        </w:r>
      </w:del>
      <w:del w:id="6677" w:author="PR Preview" w:date="2026-01-01T00:00:00Z">
        <w:r>
          <w:delText xml:space="preserve">so</w:delText>
        </w:r>
      </w:del>
      <w:del w:id="6678" w:author="PR Preview" w:date="2026-01-01T00:00:00Z">
        <w:r>
          <w:delText xml:space="preserve"> </w:delText>
        </w:r>
      </w:del>
      <m:oMath>
        <m:sSub>
          <m:e>
            <m:r>
              <m:t>v</m:t>
            </m:r>
          </m:e>
          <m:sub>
            <m:r>
              <m:t>2</m:t>
            </m:r>
          </m:sub>
        </m:sSub>
        <m:r>
          <m:rPr>
            <m:sty m:val="p"/>
          </m:rPr>
          <m:t>=</m:t>
        </m:r>
        <m:r>
          <m:t>0</m:t>
        </m:r>
      </m:oMath>
      <w:del w:id="6679" w:author="PR Preview" w:date="2026-01-01T00:00:00Z">
        <w:r>
          <w:delText xml:space="preserve"> </w:delText>
        </w:r>
      </w:del>
      <w:del w:id="6680" w:author="PR Preview" w:date="2026-01-01T00:00:00Z">
        <w:r>
          <w:delText xml:space="preserve">and</w:delText>
        </w:r>
      </w:del>
      <w:del w:id="6681" w:author="PR Preview" w:date="2026-01-01T00:00:00Z">
        <w:r>
          <w:delText xml:space="preserve"> </w:delText>
        </w:r>
      </w:del>
      <m:oMath>
        <m:sSub>
          <m:e>
            <m:r>
              <m:t>v</m:t>
            </m:r>
          </m:e>
          <m:sub>
            <m:r>
              <m:t>1</m:t>
            </m:r>
          </m:sub>
        </m:sSub>
        <m:r>
          <m:rPr>
            <m:sty m:val="p"/>
          </m:rPr>
          <m:t>=</m:t>
        </m:r>
        <m:r>
          <m:t>0</m:t>
        </m:r>
      </m:oMath>
      <w:del w:id="6682" w:author="PR Preview" w:date="2026-01-01T00:00:00Z">
        <w:r>
          <w:delText xml:space="preserve">.</w:delText>
        </w:r>
      </w:del>
      <w:del w:id="6683" w:author="PR Preview" w:date="2026-01-01T00:00:00Z">
        <w:r>
          <w:delText xml:space="preserve"> </w:delText>
        </w:r>
      </w:del>
      <w:del w:id="6684" w:author="PR Preview" w:date="2026-01-01T00:00:00Z">
        <w:r>
          <w:delText xml:space="preserve">So</w:delText>
        </w:r>
      </w:del>
      <w:del w:id="6685" w:author="PR Preview" w:date="2026-01-01T00:00:00Z">
        <w:r>
          <w:delText xml:space="preserve"> </w:delText>
        </w:r>
      </w:del>
      <w:hyperlink w:anchor="def-eigenspace">
        <w:del w:id="6686" w:author="PR Preview" w:date="2026-01-01T00:00:00Z">
          <w:r>
            <w:rPr>
              <w:rStyle w:val="Hyperlink"/>
            </w:rPr>
            <w:delText xml:space="preserve">Definition 118</w:delText>
          </w:r>
        </w:del>
      </w:hyperlink>
      <w:del w:id="6687" w:author="PR Preview" w:date="2026-01-01T00:00:00Z">
        <w:r>
          <w:delText xml:space="preserve"> </w:delText>
        </w:r>
      </w:del>
      <w:del w:id="6688" w:author="PR Preview" w:date="2026-01-01T00:00:00Z">
        <w:r>
          <w:delText xml:space="preserve">does not apply to</w:delText>
        </w:r>
      </w:del>
      <w:del w:id="6689" w:author="PR Preview" w:date="2026-01-01T00:00:00Z">
        <w:r>
          <w:delText xml:space="preserve"> </w:delText>
        </w:r>
      </w:del>
      <m:oMath>
        <m:r>
          <m:t>2</m:t>
        </m:r>
      </m:oMath>
      <w:del w:id="6690" w:author="PR Preview" w:date="2026-01-01T00:00:00Z">
        <w:r>
          <w:delText xml:space="preserve">.</w:delText>
        </w:r>
      </w:del>
    </w:p>
    <w:p>
      <w:pPr>
        <w:pStyle w:val="FirstParagraph"/>
      </w:pPr>
      <w:ins w:id="6691" w:author="PR Preview" w:date="2026-01-01T00:00:00Z">
        <w:r>
          <w:rPr>
            <w:b/>
            <w:bCs/>
          </w:rPr>
          <w:t xml:space="preserve">Example 200 (A number that is not an eigenvalue has no eigenspace)</w:t>
        </w:r>
      </w:ins>
      <w:ins w:id="6692" w:author="PR Preview" w:date="2026-01-01T00:00:00Z">
        <w:r>
          <w:t xml:space="preserve"> </w:t>
        </w:r>
      </w:ins>
      <w:ins w:id="6693" w:author="PR Preview" w:date="2026-01-01T00:00:00Z">
        <w:r>
          <w:t xml:space="preserve">For</w:t>
        </w:r>
      </w:ins>
      <w:ins w:id="669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6695" w:author="PR Preview" w:date="2026-01-01T00:00:00Z">
        <w:r>
          <w:t xml:space="preserve"> </w:t>
        </w:r>
      </w:ins>
      <w:ins w:id="6696" w:author="PR Preview" w:date="2026-01-01T00:00:00Z">
        <w:r>
          <w:t xml:space="preserve">and</w:t>
        </w:r>
      </w:ins>
      <w:ins w:id="6697" w:author="PR Preview" w:date="2026-01-01T00:00:00Z">
        <w:r>
          <w:t xml:space="preserve"> </w:t>
        </w:r>
      </w:ins>
      <m:oMath>
        <m:r>
          <m:t>λ</m:t>
        </m:r>
        <m:r>
          <m:rPr>
            <m:sty m:val="p"/>
          </m:rPr>
          <m:t>=</m:t>
        </m:r>
        <m:r>
          <m:t>2</m:t>
        </m:r>
      </m:oMath>
      <w:ins w:id="6698" w:author="PR Preview" w:date="2026-01-01T00:00:00Z">
        <w:r>
          <w:t xml:space="preserve">,</w:t>
        </w:r>
      </w:ins>
      <w:ins w:id="6699"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6700" w:author="PR Preview" w:date="2026-01-01T00:00:00Z">
        <w:r>
          <w:t xml:space="preserve"> </w:t>
        </w:r>
      </w:ins>
      <w:ins w:id="6701" w:author="PR Preview" w:date="2026-01-01T00:00:00Z">
        <w:r>
          <w:t xml:space="preserve">sends</w:t>
        </w:r>
      </w:ins>
      <w:ins w:id="6702" w:author="PR Preview" w:date="2026-01-01T00:00:00Z">
        <w:r>
          <w:t xml:space="preserve"> </w:t>
        </w:r>
      </w:ins>
      <w:ins w:id="6703" w:author="PR Preview" w:date="2026-01-01T00:00:00Z">
        <w:r>
          <w:t xml:space="preserve">$\mathord{\smash[b]{\underset{\raise.3ex\hbox{$\scriptstyle\sim$}}{v}}\vphantom{v}}$</w:t>
        </w:r>
      </w:ins>
      <w:ins w:id="6704" w:author="PR Preview" w:date="2026-01-01T00:00:00Z">
        <w:r>
          <w:t xml:space="preserve"> </w:t>
        </w:r>
      </w:ins>
      <w:ins w:id="6705" w:author="PR Preview" w:date="2026-01-01T00:00:00Z">
        <w:r>
          <w:t xml:space="preserve">to</w:t>
        </w:r>
      </w:ins>
      <w:ins w:id="6706"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6707" w:author="PR Preview" w:date="2026-01-01T00:00:00Z">
        <w:r>
          <w:t xml:space="preserve">, which is</w:t>
        </w:r>
      </w:ins>
      <w:ins w:id="6708" w:author="PR Preview" w:date="2026-01-01T00:00:00Z">
        <w:r>
          <w:t xml:space="preserve"> </w:t>
        </w:r>
      </w:ins>
      <w:ins w:id="6709" w:author="PR Preview" w:date="2026-01-01T00:00:00Z">
        <w:r>
          <w:t xml:space="preserve">$\mathord{\smash[b]{\underset{\raise.3ex\hbox{$\scriptstyle\sim$}}{0}}\vphantom{0}}$</w:t>
        </w:r>
      </w:ins>
      <w:ins w:id="6710" w:author="PR Preview" w:date="2026-01-01T00:00:00Z">
        <w:r>
          <w:t xml:space="preserve"> </w:t>
        </w:r>
      </w:ins>
      <w:ins w:id="6711" w:author="PR Preview" w:date="2026-01-01T00:00:00Z">
        <w:r>
          <w:t xml:space="preserve">only for</w:t>
        </w:r>
      </w:ins>
      <w:ins w:id="6712" w:author="PR Preview" w:date="2026-01-01T00:00:00Z">
        <w:r>
          <w:t xml:space="preserve"> </w:t>
        </w:r>
      </w:ins>
      <w:ins w:id="6713" w:author="PR Preview" w:date="2026-01-01T00:00:00Z">
        <w:r>
          <w:t xml:space="preserve">$\mathord{\smash[b]{\underset{\raise.3ex\hbox{$\scriptstyle\sim$}}{v}}\vphantom{v}} = \mathord{\smash[b]{\underset{\raise.3ex\hbox{$\scriptstyle\sim$}}{0}}\vphantom{0}}$</w:t>
        </w:r>
      </w:ins>
      <w:ins w:id="6714" w:author="PR Preview" w:date="2026-01-01T00:00:00Z">
        <w:r>
          <w:t xml:space="preserve">,</w:t>
        </w:r>
      </w:ins>
      <w:ins w:id="6715" w:author="PR Preview" w:date="2026-01-01T00:00:00Z">
        <w:r>
          <w:t xml:space="preserve"> </w:t>
        </w:r>
      </w:ins>
      <w:ins w:id="6716" w:author="PR Preview" w:date="2026-01-01T00:00:00Z">
        <w:r>
          <w:t xml:space="preserve">so</w:t>
        </w:r>
      </w:ins>
      <w:ins w:id="6717" w:author="PR Preview" w:date="2026-01-01T00:00:00Z">
        <w:r>
          <w:t xml:space="preserve"> </w:t>
        </w:r>
      </w:ins>
      <w:ins w:id="6718" w:author="PR Preview" w:date="2026-01-01T00:00:00Z">
        <w:r>
          <w:t xml:space="preserve">$\mathcal{N}(\mathbf{A} - 2\,\mathbf{I}_2) = \mathopen{}\left\{\mathord{\smash[b]{\underset{\raise.3ex\hbox{$\scriptstyle\sim$}}{0}}\vphantom{0}}\right\}\mathclose{}$</w:t>
        </w:r>
      </w:ins>
      <w:ins w:id="6719" w:author="PR Preview" w:date="2026-01-01T00:00:00Z">
        <w:r>
          <w:t xml:space="preserve">.</w:t>
        </w:r>
      </w:ins>
      <w:ins w:id="6720" w:author="PR Preview" w:date="2026-01-01T00:00:00Z">
        <w:r>
          <w:t xml:space="preserve"> </w:t>
        </w:r>
      </w:ins>
      <w:ins w:id="6721" w:author="PR Preview" w:date="2026-01-01T00:00:00Z">
        <w:r>
          <w:t xml:space="preserve">And</w:t>
        </w:r>
      </w:ins>
      <w:ins w:id="6722" w:author="PR Preview" w:date="2026-01-01T00:00:00Z">
        <w:r>
          <w:t xml:space="preserve"> </w:t>
        </w:r>
      </w:ins>
      <m:oMath>
        <m:r>
          <m:t>2</m:t>
        </m:r>
      </m:oMath>
      <w:ins w:id="6723" w:author="PR Preview" w:date="2026-01-01T00:00:00Z">
        <w:r>
          <w:t xml:space="preserve"> </w:t>
        </w:r>
      </w:ins>
      <w:ins w:id="6724" w:author="PR Preview" w:date="2026-01-01T00:00:00Z">
        <w:r>
          <w:t xml:space="preserve">is not an eigenvalue (</w:t>
        </w:r>
      </w:ins>
      <w:hyperlink w:anchor="def-eigenvalue">
        <w:ins w:id="6725" w:author="PR Preview" w:date="2026-01-01T00:00:00Z">
          <w:r>
            <w:rPr>
              <w:rStyle w:val="Hyperlink"/>
            </w:rPr>
            <w:t xml:space="preserve">Definition 95</w:t>
          </w:r>
        </w:ins>
      </w:hyperlink>
      <w:ins w:id="6726" w:author="PR Preview" w:date="2026-01-01T00:00:00Z">
        <w:r>
          <w:t xml:space="preserve">):</w:t>
        </w:r>
      </w:ins>
      <w:ins w:id="6727" w:author="PR Preview" w:date="2026-01-01T00:00:00Z">
        <w:r>
          <w:t xml:space="preserve"> </w:t>
        </w:r>
      </w:ins>
      <w:ins w:id="6728" w:author="PR Preview" w:date="2026-01-01T00:00:00Z">
        <w:r>
          <w:t xml:space="preserve">$\mathbf{A} \mathord{\smash[b]{\underset{\raise.3ex\hbox{$\scriptstyle\sim$}}{v}}\vphantom{v}} = 2\mathord{\smash[b]{\underset{\raise.3ex\hbox{$\scriptstyle\sim$}}{v}}\vphantom{v}}$</w:t>
        </w:r>
      </w:ins>
      <w:ins w:id="6729" w:author="PR Preview" w:date="2026-01-01T00:00:00Z">
        <w:r>
          <w:t xml:space="preserve"> </w:t>
        </w:r>
      </w:ins>
      <w:ins w:id="6730" w:author="PR Preview" w:date="2026-01-01T00:00:00Z">
        <w:r>
          <w:t xml:space="preserve">reads</w:t>
        </w:r>
      </w:ins>
      <w:ins w:id="6731"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6732" w:author="PR Preview" w:date="2026-01-01T00:00:00Z">
        <w:r>
          <w:t xml:space="preserve">,</w:t>
        </w:r>
      </w:ins>
      <w:ins w:id="6733" w:author="PR Preview" w:date="2026-01-01T00:00:00Z">
        <w:r>
          <w:t xml:space="preserve"> </w:t>
        </w:r>
      </w:ins>
      <w:ins w:id="6734" w:author="PR Preview" w:date="2026-01-01T00:00:00Z">
        <w:r>
          <w:t xml:space="preserve">so</w:t>
        </w:r>
      </w:ins>
      <w:ins w:id="6735" w:author="PR Preview" w:date="2026-01-01T00:00:00Z">
        <w:r>
          <w:t xml:space="preserve"> </w:t>
        </w:r>
      </w:ins>
      <m:oMath>
        <m:sSub>
          <m:e>
            <m:r>
              <m:t>v</m:t>
            </m:r>
          </m:e>
          <m:sub>
            <m:r>
              <m:t>2</m:t>
            </m:r>
          </m:sub>
        </m:sSub>
        <m:r>
          <m:rPr>
            <m:sty m:val="p"/>
          </m:rPr>
          <m:t>=</m:t>
        </m:r>
        <m:r>
          <m:t>0</m:t>
        </m:r>
      </m:oMath>
      <w:ins w:id="6736" w:author="PR Preview" w:date="2026-01-01T00:00:00Z">
        <w:r>
          <w:t xml:space="preserve"> </w:t>
        </w:r>
      </w:ins>
      <w:ins w:id="6737" w:author="PR Preview" w:date="2026-01-01T00:00:00Z">
        <w:r>
          <w:t xml:space="preserve">and</w:t>
        </w:r>
      </w:ins>
      <w:ins w:id="6738" w:author="PR Preview" w:date="2026-01-01T00:00:00Z">
        <w:r>
          <w:t xml:space="preserve"> </w:t>
        </w:r>
      </w:ins>
      <m:oMath>
        <m:sSub>
          <m:e>
            <m:r>
              <m:t>v</m:t>
            </m:r>
          </m:e>
          <m:sub>
            <m:r>
              <m:t>1</m:t>
            </m:r>
          </m:sub>
        </m:sSub>
        <m:r>
          <m:rPr>
            <m:sty m:val="p"/>
          </m:rPr>
          <m:t>=</m:t>
        </m:r>
        <m:r>
          <m:t>0</m:t>
        </m:r>
      </m:oMath>
      <w:ins w:id="6739" w:author="PR Preview" w:date="2026-01-01T00:00:00Z">
        <w:r>
          <w:t xml:space="preserve">.</w:t>
        </w:r>
      </w:ins>
      <w:ins w:id="6740" w:author="PR Preview" w:date="2026-01-01T00:00:00Z">
        <w:r>
          <w:t xml:space="preserve"> </w:t>
        </w:r>
      </w:ins>
      <w:ins w:id="6741" w:author="PR Preview" w:date="2026-01-01T00:00:00Z">
        <w:r>
          <w:t xml:space="preserve">So</w:t>
        </w:r>
      </w:ins>
      <w:ins w:id="6742" w:author="PR Preview" w:date="2026-01-01T00:00:00Z">
        <w:r>
          <w:t xml:space="preserve"> </w:t>
        </w:r>
      </w:ins>
      <w:hyperlink w:anchor="def-eigenspace">
        <w:ins w:id="6743" w:author="PR Preview" w:date="2026-01-01T00:00:00Z">
          <w:r>
            <w:rPr>
              <w:rStyle w:val="Hyperlink"/>
            </w:rPr>
            <w:t xml:space="preserve">Definition 118</w:t>
          </w:r>
        </w:ins>
      </w:hyperlink>
      <w:ins w:id="6744" w:author="PR Preview" w:date="2026-01-01T00:00:00Z">
        <w:r>
          <w:t xml:space="preserve"> </w:t>
        </w:r>
      </w:ins>
      <w:ins w:id="6745" w:author="PR Preview" w:date="2026-01-01T00:00:00Z">
        <w:r>
          <w:t xml:space="preserve">does not apply to</w:t>
        </w:r>
      </w:ins>
      <w:ins w:id="6746" w:author="PR Preview" w:date="2026-01-01T00:00:00Z">
        <w:r>
          <w:t xml:space="preserve"> </w:t>
        </w:r>
      </w:ins>
      <m:oMath>
        <m:r>
          <m:t>2</m:t>
        </m:r>
      </m:oMath>
      <w:ins w:id="6747" w:author="PR Preview" w:date="2026-01-01T00:00:00Z">
        <w:r>
          <w:t xml:space="preserve">.</w:t>
        </w:r>
      </w:ins>
    </w:p>
    <w:bookmarkEnd w:id="636"/>
    <w:bookmarkStart w:id="637"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7"/>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8" w:name="exm-eigenvalue-singular"/>
    <w:p>
      <w:pPr>
        <w:pStyle w:val="BodyText"/>
      </w:pPr>
      <w:del w:id="6748" w:author="PR Preview" w:date="2026-01-01T00:00:00Z">
        <w:r>
          <w:rPr>
            <w:b/>
            <w:bCs/>
          </w:rPr>
          <w:delText xml:space="preserve">Example 200 (Eigenvalues and singular matrices)</w:delText>
        </w:r>
      </w:del>
      <w:del w:id="6749" w:author="PR Preview" w:date="2026-01-01T00:00:00Z">
        <w:r>
          <w:delText xml:space="preserve"> </w:delText>
        </w:r>
      </w:del>
      <w:del w:id="6750" w:author="PR Preview" w:date="2026-01-01T00:00:00Z">
        <w:r>
          <w:delText xml:space="preserve">For</w:delText>
        </w:r>
      </w:del>
      <w:del w:id="675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6752" w:author="PR Preview" w:date="2026-01-01T00:00:00Z">
        <w:r>
          <w:delText xml:space="preserve">,</w:delText>
        </w:r>
      </w:del>
      <w:del w:id="6753"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6754" w:author="PR Preview" w:date="2026-01-01T00:00:00Z">
        <w:r>
          <w:delText xml:space="preserve"> </w:delText>
        </w:r>
      </w:del>
      <w:del w:id="6755" w:author="PR Preview" w:date="2026-01-01T00:00:00Z">
        <w:r>
          <w:delText xml:space="preserve">is singular</w:delText>
        </w:r>
      </w:del>
      <w:del w:id="6756" w:author="PR Preview" w:date="2026-01-01T00:00:00Z">
        <w:r>
          <w:delText xml:space="preserve"> </w:delText>
        </w:r>
      </w:del>
      <w:del w:id="6757" w:author="PR Preview" w:date="2026-01-01T00:00:00Z">
        <w:r>
          <w:delText xml:space="preserve">(its columns are negatives of each other, so its rank is</w:delText>
        </w:r>
      </w:del>
      <w:del w:id="6758" w:author="PR Preview" w:date="2026-01-01T00:00:00Z">
        <w:r>
          <w:delText xml:space="preserve"> </w:delText>
        </w:r>
      </w:del>
      <m:oMath>
        <m:r>
          <m:t>1</m:t>
        </m:r>
      </m:oMath>
      <w:del w:id="6759" w:author="PR Preview" w:date="2026-01-01T00:00:00Z">
        <w:r>
          <w:delText xml:space="preserve">),</w:delText>
        </w:r>
      </w:del>
      <w:del w:id="6760" w:author="PR Preview" w:date="2026-01-01T00:00:00Z">
        <w:r>
          <w:delText xml:space="preserve"> </w:delText>
        </w:r>
      </w:del>
      <w:del w:id="6761" w:author="PR Preview" w:date="2026-01-01T00:00:00Z">
        <w:r>
          <w:delText xml:space="preserve">matching the eigenvalue</w:delText>
        </w:r>
      </w:del>
      <w:del w:id="6762" w:author="PR Preview" w:date="2026-01-01T00:00:00Z">
        <w:r>
          <w:delText xml:space="preserve"> </w:delText>
        </w:r>
      </w:del>
      <m:oMath>
        <m:r>
          <m:t>3</m:t>
        </m:r>
      </m:oMath>
      <w:del w:id="6763" w:author="PR Preview" w:date="2026-01-01T00:00:00Z">
        <w:r>
          <w:delText xml:space="preserve"> </w:delText>
        </w:r>
      </w:del>
      <w:del w:id="6764" w:author="PR Preview" w:date="2026-01-01T00:00:00Z">
        <w:r>
          <w:delText xml:space="preserve">of</w:delText>
        </w:r>
      </w:del>
      <w:del w:id="6765" w:author="PR Preview" w:date="2026-01-01T00:00:00Z">
        <w:r>
          <w:delText xml:space="preserve"> </w:delText>
        </w:r>
      </w:del>
      <w:hyperlink w:anchor="exm-eigenvalue">
        <w:del w:id="6766" w:author="PR Preview" w:date="2026-01-01T00:00:00Z">
          <w:r>
            <w:rPr>
              <w:rStyle w:val="Hyperlink"/>
            </w:rPr>
            <w:delText xml:space="preserve">Example 149</w:delText>
          </w:r>
        </w:del>
      </w:hyperlink>
      <w:del w:id="6767" w:author="PR Preview" w:date="2026-01-01T00:00:00Z">
        <w:r>
          <w:delText xml:space="preserve">.</w:delText>
        </w:r>
      </w:del>
      <w:del w:id="6768" w:author="PR Preview" w:date="2026-01-01T00:00:00Z">
        <w:r>
          <w:delText xml:space="preserve"> </w:delText>
        </w:r>
      </w:del>
      <m:oMath>
        <m:r>
          <m:rPr>
            <m:sty m:val="bi"/>
          </m:rPr>
          <m:t>A</m:t>
        </m:r>
      </m:oMath>
      <w:del w:id="6769" w:author="PR Preview" w:date="2026-01-01T00:00:00Z">
        <w:r>
          <w:delText xml:space="preserve"> </w:delText>
        </w:r>
      </w:del>
      <w:del w:id="6770" w:author="PR Preview" w:date="2026-01-01T00:00:00Z">
        <w:r>
          <w:delText xml:space="preserve">itself has rank</w:delText>
        </w:r>
      </w:del>
      <w:del w:id="6771" w:author="PR Preview" w:date="2026-01-01T00:00:00Z">
        <w:r>
          <w:delText xml:space="preserve"> </w:delText>
        </w:r>
      </w:del>
      <m:oMath>
        <m:r>
          <m:t>2</m:t>
        </m:r>
      </m:oMath>
      <w:del w:id="6772" w:author="PR Preview" w:date="2026-01-01T00:00:00Z">
        <w:r>
          <w:delText xml:space="preserve">, since</w:delText>
        </w:r>
      </w:del>
      <w:del w:id="6773"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6774" w:author="PR Preview" w:date="2026-01-01T00:00:00Z">
        <w:r>
          <w:delText xml:space="preserve"> </w:delText>
        </w:r>
      </w:del>
      <w:del w:id="6775" w:author="PR Preview" w:date="2026-01-01T00:00:00Z">
        <w:r>
          <w:delText xml:space="preserve">is</w:delText>
        </w:r>
      </w:del>
      <w:del w:id="6776" w:author="PR Preview" w:date="2026-01-01T00:00:00Z">
        <w:r>
          <w:delText xml:space="preserve"> </w:delText>
        </w:r>
      </w:del>
      <w:del w:id="6777" w:author="PR Preview" w:date="2026-01-01T00:00:00Z">
        <w:r>
          <w:delText xml:space="preserve">$\mathord{\smash[b]{\underset{\raise.3ex\hbox{$\scriptstyle\sim$}}{0}}\vphantom{0}}$</w:delText>
        </w:r>
      </w:del>
      <w:del w:id="6778" w:author="PR Preview" w:date="2026-01-01T00:00:00Z">
        <w:r>
          <w:delText xml:space="preserve"> </w:delText>
        </w:r>
      </w:del>
      <w:del w:id="6779" w:author="PR Preview" w:date="2026-01-01T00:00:00Z">
        <w:r>
          <w:delText xml:space="preserve">only if</w:delText>
        </w:r>
      </w:del>
    </w:p>
    <w:p>
      <w:pPr>
        <w:pStyle w:val="BodyText"/>
      </w:pPr>
      <w:ins w:id="6780" w:author="PR Preview" w:date="2026-01-01T00:00:00Z">
        <w:r>
          <w:rPr>
            <w:b/>
            <w:bCs/>
          </w:rPr>
          <w:t xml:space="preserve">Example 201 (Eigenvalues and singular matrices)</w:t>
        </w:r>
      </w:ins>
      <w:ins w:id="6781" w:author="PR Preview" w:date="2026-01-01T00:00:00Z">
        <w:r>
          <w:t xml:space="preserve"> </w:t>
        </w:r>
      </w:ins>
      <w:ins w:id="6782" w:author="PR Preview" w:date="2026-01-01T00:00:00Z">
        <w:r>
          <w:t xml:space="preserve">For</w:t>
        </w:r>
      </w:ins>
      <w:ins w:id="678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6784" w:author="PR Preview" w:date="2026-01-01T00:00:00Z">
        <w:r>
          <w:t xml:space="preserve">,</w:t>
        </w:r>
      </w:ins>
      <w:ins w:id="6785"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6786" w:author="PR Preview" w:date="2026-01-01T00:00:00Z">
        <w:r>
          <w:t xml:space="preserve"> </w:t>
        </w:r>
      </w:ins>
      <w:ins w:id="6787" w:author="PR Preview" w:date="2026-01-01T00:00:00Z">
        <w:r>
          <w:t xml:space="preserve">is singular</w:t>
        </w:r>
      </w:ins>
      <w:ins w:id="6788" w:author="PR Preview" w:date="2026-01-01T00:00:00Z">
        <w:r>
          <w:t xml:space="preserve"> </w:t>
        </w:r>
      </w:ins>
      <w:ins w:id="6789" w:author="PR Preview" w:date="2026-01-01T00:00:00Z">
        <w:r>
          <w:t xml:space="preserve">(its columns are negatives of each other, so its rank is</w:t>
        </w:r>
      </w:ins>
      <w:ins w:id="6790" w:author="PR Preview" w:date="2026-01-01T00:00:00Z">
        <w:r>
          <w:t xml:space="preserve"> </w:t>
        </w:r>
      </w:ins>
      <m:oMath>
        <m:r>
          <m:t>1</m:t>
        </m:r>
      </m:oMath>
      <w:ins w:id="6791" w:author="PR Preview" w:date="2026-01-01T00:00:00Z">
        <w:r>
          <w:t xml:space="preserve">),</w:t>
        </w:r>
      </w:ins>
      <w:ins w:id="6792" w:author="PR Preview" w:date="2026-01-01T00:00:00Z">
        <w:r>
          <w:t xml:space="preserve"> </w:t>
        </w:r>
      </w:ins>
      <w:ins w:id="6793" w:author="PR Preview" w:date="2026-01-01T00:00:00Z">
        <w:r>
          <w:t xml:space="preserve">matching the eigenvalue</w:t>
        </w:r>
      </w:ins>
      <w:ins w:id="6794" w:author="PR Preview" w:date="2026-01-01T00:00:00Z">
        <w:r>
          <w:t xml:space="preserve"> </w:t>
        </w:r>
      </w:ins>
      <m:oMath>
        <m:r>
          <m:t>3</m:t>
        </m:r>
      </m:oMath>
      <w:ins w:id="6795" w:author="PR Preview" w:date="2026-01-01T00:00:00Z">
        <w:r>
          <w:t xml:space="preserve"> </w:t>
        </w:r>
      </w:ins>
      <w:ins w:id="6796" w:author="PR Preview" w:date="2026-01-01T00:00:00Z">
        <w:r>
          <w:t xml:space="preserve">of</w:t>
        </w:r>
      </w:ins>
      <w:ins w:id="6797" w:author="PR Preview" w:date="2026-01-01T00:00:00Z">
        <w:r>
          <w:t xml:space="preserve"> </w:t>
        </w:r>
      </w:ins>
      <w:hyperlink w:anchor="exm-eigenvalue">
        <w:ins w:id="6798" w:author="PR Preview" w:date="2026-01-01T00:00:00Z">
          <w:r>
            <w:rPr>
              <w:rStyle w:val="Hyperlink"/>
            </w:rPr>
            <w:t xml:space="preserve">Example 150</w:t>
          </w:r>
        </w:ins>
      </w:hyperlink>
      <w:ins w:id="6799" w:author="PR Preview" w:date="2026-01-01T00:00:00Z">
        <w:r>
          <w:t xml:space="preserve">.</w:t>
        </w:r>
      </w:ins>
      <w:ins w:id="6800" w:author="PR Preview" w:date="2026-01-01T00:00:00Z">
        <w:r>
          <w:t xml:space="preserve"> </w:t>
        </w:r>
      </w:ins>
      <m:oMath>
        <m:r>
          <m:rPr>
            <m:sty m:val="bi"/>
          </m:rPr>
          <m:t>A</m:t>
        </m:r>
      </m:oMath>
      <w:ins w:id="6801" w:author="PR Preview" w:date="2026-01-01T00:00:00Z">
        <w:r>
          <w:t xml:space="preserve"> </w:t>
        </w:r>
      </w:ins>
      <w:ins w:id="6802" w:author="PR Preview" w:date="2026-01-01T00:00:00Z">
        <w:r>
          <w:t xml:space="preserve">itself has rank</w:t>
        </w:r>
      </w:ins>
      <w:ins w:id="6803" w:author="PR Preview" w:date="2026-01-01T00:00:00Z">
        <w:r>
          <w:t xml:space="preserve"> </w:t>
        </w:r>
      </w:ins>
      <m:oMath>
        <m:r>
          <m:t>2</m:t>
        </m:r>
      </m:oMath>
      <w:ins w:id="6804" w:author="PR Preview" w:date="2026-01-01T00:00:00Z">
        <w:r>
          <w:t xml:space="preserve">, since</w:t>
        </w:r>
      </w:ins>
      <w:ins w:id="6805"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6806" w:author="PR Preview" w:date="2026-01-01T00:00:00Z">
        <w:r>
          <w:t xml:space="preserve"> </w:t>
        </w:r>
      </w:ins>
      <w:ins w:id="6807" w:author="PR Preview" w:date="2026-01-01T00:00:00Z">
        <w:r>
          <w:t xml:space="preserve">is</w:t>
        </w:r>
      </w:ins>
      <w:ins w:id="6808" w:author="PR Preview" w:date="2026-01-01T00:00:00Z">
        <w:r>
          <w:t xml:space="preserve"> </w:t>
        </w:r>
      </w:ins>
      <w:ins w:id="6809" w:author="PR Preview" w:date="2026-01-01T00:00:00Z">
        <w:r>
          <w:t xml:space="preserve">$\mathord{\smash[b]{\underset{\raise.3ex\hbox{$\scriptstyle\sim$}}{0}}\vphantom{0}}$</w:t>
        </w:r>
      </w:ins>
      <w:ins w:id="6810" w:author="PR Preview" w:date="2026-01-01T00:00:00Z">
        <w:r>
          <w:t xml:space="preserve"> </w:t>
        </w:r>
      </w:ins>
      <w:ins w:id="6811"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8"/>
    <w:bookmarkStart w:id="639"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9"/>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40" w:name="exm-eigen-shift-power"/>
    <w:p>
      <w:pPr>
        <w:pStyle w:val="BodyText"/>
      </w:pPr>
      <w:del w:id="6812" w:author="PR Preview" w:date="2026-01-01T00:00:00Z">
        <w:r>
          <w:rPr>
            <w:b/>
            <w:bCs/>
          </w:rPr>
          <w:delText xml:space="preserve">Example 201 (Shifting and squaring)</w:delText>
        </w:r>
      </w:del>
      <w:del w:id="6813" w:author="PR Preview" w:date="2026-01-01T00:00:00Z">
        <w:r>
          <w:delText xml:space="preserve"> </w:delText>
        </w:r>
      </w:del>
      <w:del w:id="6814" w:author="PR Preview" w:date="2026-01-01T00:00:00Z">
        <w:r>
          <w:delText xml:space="preserve">For</w:delText>
        </w:r>
      </w:del>
      <w:del w:id="681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6816" w:author="PR Preview" w:date="2026-01-01T00:00:00Z">
        <w:r>
          <w:delText xml:space="preserve"> </w:delText>
        </w:r>
      </w:del>
      <w:del w:id="6817" w:author="PR Preview" w:date="2026-01-01T00:00:00Z">
        <w:r>
          <w:delText xml:space="preserve">with eigenvector</w:delText>
        </w:r>
      </w:del>
      <w:del w:id="6818" w:author="PR Preview" w:date="2026-01-01T00:00:00Z">
        <w:r>
          <w:delText xml:space="preserve"> </w:delText>
        </w:r>
      </w:del>
      <m:oMath>
        <m:r>
          <m:rPr>
            <m:sty m:val="p"/>
          </m:rPr>
          <m:t>(</m:t>
        </m:r>
        <m:r>
          <m:t>1</m:t>
        </m:r>
        <m:r>
          <m:rPr>
            <m:sty m:val="p"/>
          </m:rPr>
          <m:t>,</m:t>
        </m:r>
        <m:r>
          <m:t>1</m:t>
        </m:r>
        <m:r>
          <m:rPr>
            <m:sty m:val="p"/>
          </m:rPr>
          <m:t>)</m:t>
        </m:r>
      </m:oMath>
      <w:del w:id="6819" w:author="PR Preview" w:date="2026-01-01T00:00:00Z">
        <w:r>
          <w:delText xml:space="preserve"> </w:delText>
        </w:r>
      </w:del>
      <w:del w:id="6820" w:author="PR Preview" w:date="2026-01-01T00:00:00Z">
        <w:r>
          <w:delText xml:space="preserve">for</w:delText>
        </w:r>
      </w:del>
      <w:del w:id="6821" w:author="PR Preview" w:date="2026-01-01T00:00:00Z">
        <w:r>
          <w:delText xml:space="preserve"> </w:delText>
        </w:r>
      </w:del>
      <m:oMath>
        <m:r>
          <m:t>3</m:t>
        </m:r>
      </m:oMath>
      <w:del w:id="6822" w:author="PR Preview" w:date="2026-01-01T00:00:00Z">
        <w:r>
          <w:delText xml:space="preserve"> </w:delText>
        </w:r>
      </w:del>
      <w:del w:id="6823" w:author="PR Preview" w:date="2026-01-01T00:00:00Z">
        <w:r>
          <w:delText xml:space="preserve">(</w:delText>
        </w:r>
      </w:del>
      <w:hyperlink w:anchor="exm-eigenvalue">
        <w:del w:id="6824" w:author="PR Preview" w:date="2026-01-01T00:00:00Z">
          <w:r>
            <w:rPr>
              <w:rStyle w:val="Hyperlink"/>
            </w:rPr>
            <w:delText xml:space="preserve">Example 149</w:delText>
          </w:r>
        </w:del>
      </w:hyperlink>
      <w:del w:id="6825" w:author="PR Preview" w:date="2026-01-01T00:00:00Z">
        <w:r>
          <w:delText xml:space="preserve">):</w:delText>
        </w:r>
      </w:del>
    </w:p>
    <w:p>
      <w:pPr>
        <w:pStyle w:val="BodyText"/>
      </w:pPr>
      <w:ins w:id="6826" w:author="PR Preview" w:date="2026-01-01T00:00:00Z">
        <w:r>
          <w:rPr>
            <w:b/>
            <w:bCs/>
          </w:rPr>
          <w:t xml:space="preserve">Example 202 (Shifting and squaring)</w:t>
        </w:r>
      </w:ins>
      <w:ins w:id="6827" w:author="PR Preview" w:date="2026-01-01T00:00:00Z">
        <w:r>
          <w:t xml:space="preserve"> </w:t>
        </w:r>
      </w:ins>
      <w:ins w:id="6828" w:author="PR Preview" w:date="2026-01-01T00:00:00Z">
        <w:r>
          <w:t xml:space="preserve">For</w:t>
        </w:r>
      </w:ins>
      <w:ins w:id="682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6830" w:author="PR Preview" w:date="2026-01-01T00:00:00Z">
        <w:r>
          <w:t xml:space="preserve"> </w:t>
        </w:r>
      </w:ins>
      <w:ins w:id="6831" w:author="PR Preview" w:date="2026-01-01T00:00:00Z">
        <w:r>
          <w:t xml:space="preserve">with eigenvector</w:t>
        </w:r>
      </w:ins>
      <w:ins w:id="6832" w:author="PR Preview" w:date="2026-01-01T00:00:00Z">
        <w:r>
          <w:t xml:space="preserve"> </w:t>
        </w:r>
      </w:ins>
      <m:oMath>
        <m:r>
          <m:rPr>
            <m:sty m:val="p"/>
          </m:rPr>
          <m:t>(</m:t>
        </m:r>
        <m:r>
          <m:t>1</m:t>
        </m:r>
        <m:r>
          <m:rPr>
            <m:sty m:val="p"/>
          </m:rPr>
          <m:t>,</m:t>
        </m:r>
        <m:r>
          <m:t>1</m:t>
        </m:r>
        <m:r>
          <m:rPr>
            <m:sty m:val="p"/>
          </m:rPr>
          <m:t>)</m:t>
        </m:r>
      </m:oMath>
      <w:ins w:id="6833" w:author="PR Preview" w:date="2026-01-01T00:00:00Z">
        <w:r>
          <w:t xml:space="preserve"> </w:t>
        </w:r>
      </w:ins>
      <w:ins w:id="6834" w:author="PR Preview" w:date="2026-01-01T00:00:00Z">
        <w:r>
          <w:t xml:space="preserve">for</w:t>
        </w:r>
      </w:ins>
      <w:ins w:id="6835" w:author="PR Preview" w:date="2026-01-01T00:00:00Z">
        <w:r>
          <w:t xml:space="preserve"> </w:t>
        </w:r>
      </w:ins>
      <m:oMath>
        <m:r>
          <m:t>3</m:t>
        </m:r>
      </m:oMath>
      <w:ins w:id="6836" w:author="PR Preview" w:date="2026-01-01T00:00:00Z">
        <w:r>
          <w:t xml:space="preserve"> </w:t>
        </w:r>
      </w:ins>
      <w:ins w:id="6837" w:author="PR Preview" w:date="2026-01-01T00:00:00Z">
        <w:r>
          <w:t xml:space="preserve">(</w:t>
        </w:r>
      </w:ins>
      <w:hyperlink w:anchor="exm-eigenvalue">
        <w:ins w:id="6838" w:author="PR Preview" w:date="2026-01-01T00:00:00Z">
          <w:r>
            <w:rPr>
              <w:rStyle w:val="Hyperlink"/>
            </w:rPr>
            <w:t xml:space="preserve">Example 150</w:t>
          </w:r>
        </w:ins>
      </w:hyperlink>
      <w:ins w:id="6839" w:author="PR Preview" w:date="2026-01-01T00:00:00Z">
        <w:r>
          <w:t xml:space="preserve">):</w:t>
        </w:r>
      </w:ins>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40"/>
    <w:bookmarkStart w:id="641"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4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42" w:name="exm-eigen-triangular"/>
    <w:p>
      <w:pPr>
        <w:pStyle w:val="BodyText"/>
      </w:pPr>
      <w:del w:id="6840" w:author="PR Preview" w:date="2026-01-01T00:00:00Z">
        <w:r>
          <w:rPr>
            <w:b/>
            <w:bCs/>
          </w:rPr>
          <w:delText xml:space="preserve">Example 202 (Eigenvalues read off the diagonal)</w:delText>
        </w:r>
      </w:del>
      <w:del w:id="6841"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6842" w:author="PR Preview" w:date="2026-01-01T00:00:00Z">
        <w:r>
          <w:delText xml:space="preserve"> </w:delText>
        </w:r>
      </w:del>
      <w:del w:id="6843" w:author="PR Preview" w:date="2026-01-01T00:00:00Z">
        <w:r>
          <w:delText xml:space="preserve">of</w:delText>
        </w:r>
      </w:del>
      <w:del w:id="6844" w:author="PR Preview" w:date="2026-01-01T00:00:00Z">
        <w:r>
          <w:delText xml:space="preserve"> </w:delText>
        </w:r>
      </w:del>
      <w:hyperlink w:anchor="exm-triangular-matrix">
        <w:del w:id="6845" w:author="PR Preview" w:date="2026-01-01T00:00:00Z">
          <w:r>
            <w:rPr>
              <w:rStyle w:val="Hyperlink"/>
            </w:rPr>
            <w:delText xml:space="preserve">Example 187</w:delText>
          </w:r>
        </w:del>
      </w:hyperlink>
      <w:del w:id="6846" w:author="PR Preview" w:date="2026-01-01T00:00:00Z">
        <w:r>
          <w:delText xml:space="preserve"> </w:delText>
        </w:r>
      </w:del>
      <w:del w:id="6847" w:author="PR Preview" w:date="2026-01-01T00:00:00Z">
        <w:r>
          <w:delText xml:space="preserve">has eigenvalues</w:delText>
        </w:r>
      </w:del>
      <w:del w:id="6848" w:author="PR Preview" w:date="2026-01-01T00:00:00Z">
        <w:r>
          <w:delText xml:space="preserve"> </w:delText>
        </w:r>
      </w:del>
      <m:oMath>
        <m:r>
          <m:t>2</m:t>
        </m:r>
      </m:oMath>
      <w:del w:id="6849" w:author="PR Preview" w:date="2026-01-01T00:00:00Z">
        <w:r>
          <w:delText xml:space="preserve">,</w:delText>
        </w:r>
      </w:del>
      <w:del w:id="6850" w:author="PR Preview" w:date="2026-01-01T00:00:00Z">
        <w:r>
          <w:delText xml:space="preserve"> </w:delText>
        </w:r>
      </w:del>
      <m:oMath>
        <m:f>
          <m:fPr>
            <m:type m:val="lin"/>
          </m:fPr>
          <m:num>
            <m:r>
              <m:t>1</m:t>
            </m:r>
          </m:num>
          <m:den>
            <m:r>
              <m:t>2</m:t>
            </m:r>
          </m:den>
        </m:f>
      </m:oMath>
      <w:del w:id="6851" w:author="PR Preview" w:date="2026-01-01T00:00:00Z">
        <w:r>
          <w:delText xml:space="preserve"> </w:delText>
        </w:r>
      </w:del>
      <w:del w:id="6852" w:author="PR Preview" w:date="2026-01-01T00:00:00Z">
        <w:r>
          <w:delText xml:space="preserve">and</w:delText>
        </w:r>
      </w:del>
      <w:del w:id="6853" w:author="PR Preview" w:date="2026-01-01T00:00:00Z">
        <w:r>
          <w:delText xml:space="preserve"> </w:delText>
        </w:r>
      </w:del>
      <m:oMath>
        <m:r>
          <m:rPr>
            <m:sty m:val="p"/>
          </m:rPr>
          <m:t>−</m:t>
        </m:r>
        <m:r>
          <m:t>1</m:t>
        </m:r>
      </m:oMath>
      <w:del w:id="6854" w:author="PR Preview" w:date="2026-01-01T00:00:00Z">
        <w:r>
          <w:delText xml:space="preserve">.</w:delText>
        </w:r>
      </w:del>
      <w:del w:id="6855" w:author="PR Preview" w:date="2026-01-01T00:00:00Z">
        <w:r>
          <w:delText xml:space="preserve"> </w:delText>
        </w:r>
      </w:del>
      <w:del w:id="6856" w:author="PR Preview" w:date="2026-01-01T00:00:00Z">
        <w:r>
          <w:delText xml:space="preserve">For</w:delText>
        </w:r>
      </w:del>
      <w:del w:id="6857" w:author="PR Preview" w:date="2026-01-01T00:00:00Z">
        <w:r>
          <w:delText xml:space="preserve"> </w:delText>
        </w:r>
      </w:del>
      <m:oMath>
        <m:r>
          <m:t>λ</m:t>
        </m:r>
        <m:r>
          <m:rPr>
            <m:sty m:val="p"/>
          </m:rPr>
          <m:t>=</m:t>
        </m:r>
        <m:f>
          <m:fPr>
            <m:type m:val="lin"/>
          </m:fPr>
          <m:num>
            <m:r>
              <m:t>1</m:t>
            </m:r>
          </m:num>
          <m:den>
            <m:r>
              <m:t>2</m:t>
            </m:r>
          </m:den>
        </m:f>
      </m:oMath>
      <w:del w:id="6858" w:author="PR Preview" w:date="2026-01-01T00:00:00Z">
        <w:r>
          <w:delText xml:space="preserve"> </w:delText>
        </w:r>
      </w:del>
      <w:del w:id="6859" w:author="PR Preview" w:date="2026-01-01T00:00:00Z">
        <w:r>
          <w:delText xml:space="preserve">(so</w:delText>
        </w:r>
      </w:del>
      <w:del w:id="6860" w:author="PR Preview" w:date="2026-01-01T00:00:00Z">
        <w:r>
          <w:delText xml:space="preserve"> </w:delText>
        </w:r>
      </w:del>
      <m:oMath>
        <m:r>
          <m:t>k</m:t>
        </m:r>
        <m:r>
          <m:rPr>
            <m:sty m:val="p"/>
          </m:rPr>
          <m:t>=</m:t>
        </m:r>
        <m:r>
          <m:t>2</m:t>
        </m:r>
      </m:oMath>
      <w:del w:id="6861" w:author="PR Preview" w:date="2026-01-01T00:00:00Z">
        <w:r>
          <w:delText xml:space="preserve">), take</w:delText>
        </w:r>
      </w:del>
      <w:del w:id="6862" w:author="PR Preview" w:date="2026-01-01T00:00:00Z">
        <w:r>
          <w:delText xml:space="preserve"> </w:delText>
        </w:r>
      </w:del>
      <m:oMath>
        <m:sSub>
          <m:e>
            <m:r>
              <m:t>v</m:t>
            </m:r>
          </m:e>
          <m:sub>
            <m:r>
              <m:t>2</m:t>
            </m:r>
          </m:sub>
        </m:sSub>
        <m:r>
          <m:rPr>
            <m:sty m:val="p"/>
          </m:rPr>
          <m:t>=</m:t>
        </m:r>
        <m:r>
          <m:t>1</m:t>
        </m:r>
      </m:oMath>
      <w:del w:id="6863" w:author="PR Preview" w:date="2026-01-01T00:00:00Z">
        <w:r>
          <w:delText xml:space="preserve">,</w:delText>
        </w:r>
      </w:del>
      <w:del w:id="6864" w:author="PR Preview" w:date="2026-01-01T00:00:00Z">
        <w:r>
          <w:delText xml:space="preserve"> </w:delText>
        </w:r>
      </w:del>
      <m:oMath>
        <m:sSub>
          <m:e>
            <m:r>
              <m:t>v</m:t>
            </m:r>
          </m:e>
          <m:sub>
            <m:r>
              <m:t>3</m:t>
            </m:r>
          </m:sub>
        </m:sSub>
        <m:r>
          <m:rPr>
            <m:sty m:val="p"/>
          </m:rPr>
          <m:t>=</m:t>
        </m:r>
        <m:r>
          <m:t>0</m:t>
        </m:r>
      </m:oMath>
      <w:del w:id="6865" w:author="PR Preview" w:date="2026-01-01T00:00:00Z">
        <w:r>
          <w:delText xml:space="preserve">;</w:delText>
        </w:r>
      </w:del>
      <w:del w:id="6866" w:author="PR Preview" w:date="2026-01-01T00:00:00Z">
        <w:r>
          <w:delText xml:space="preserve"> </w:delText>
        </w:r>
      </w:del>
      <w:del w:id="6867" w:author="PR Preview" w:date="2026-01-01T00:00:00Z">
        <w:r>
          <w:delText xml:space="preserve">row 1 of</w:delText>
        </w:r>
      </w:del>
      <w:del w:id="6868" w:author="PR Preview" w:date="2026-01-01T00:00:00Z">
        <w:r>
          <w:delText xml:space="preserve"> </w:delText>
        </w:r>
      </w:del>
      <w:del w:id="6869" w:author="PR Preview" w:date="2026-01-01T00:00:00Z">
        <w:r>
          <w:delText xml:space="preserve">$(\mathbf{U} - \tfrac{1}{2}\,\mathbf{I}_3)\,\mathord{\smash[b]{\underset{\raise.3ex\hbox{$\scriptstyle\sim$}}{v}}\vphantom{v}}$</w:delText>
        </w:r>
      </w:del>
      <w:del w:id="6870" w:author="PR Preview" w:date="2026-01-01T00:00:00Z">
        <w:r>
          <w:delText xml:space="preserve"> </w:delText>
        </w:r>
      </w:del>
      <w:del w:id="6871" w:author="PR Preview" w:date="2026-01-01T00:00:00Z">
        <w:r>
          <w:delText xml:space="preserve">is</w:delText>
        </w:r>
      </w:del>
      <w:del w:id="6872"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6873" w:author="PR Preview" w:date="2026-01-01T00:00:00Z">
        <w:r>
          <w:delText xml:space="preserve">, so</w:delText>
        </w:r>
      </w:del>
      <w:del w:id="6874"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6875" w:author="PR Preview" w:date="2026-01-01T00:00:00Z">
        <w:r>
          <w:delText xml:space="preserve">.</w:delText>
        </w:r>
      </w:del>
      <w:del w:id="6876" w:author="PR Preview" w:date="2026-01-01T00:00:00Z">
        <w:r>
          <w:delText xml:space="preserve"> </w:delText>
        </w:r>
      </w:del>
      <w:del w:id="6877" w:author="PR Preview" w:date="2026-01-01T00:00:00Z">
        <w:r>
          <w:delText xml:space="preserve">Check:</w:delText>
        </w:r>
      </w:del>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del w:id="6878" w:author="PR Preview" w:date="2026-01-01T00:00:00Z">
        <w:r>
          <w:delText xml:space="preserve">The matrix</w:delText>
        </w:r>
      </w:del>
      <w:del w:id="6879" w:author="PR Preview" w:date="2026-01-01T00:00:00Z">
        <w:r>
          <w:delText xml:space="preserve"> </w:delText>
        </w:r>
      </w:del>
      <m:oMath>
        <m:r>
          <m:rPr>
            <m:sty m:val="bi"/>
          </m:rPr>
          <m:t>J</m:t>
        </m:r>
      </m:oMath>
      <w:del w:id="6880" w:author="PR Preview" w:date="2026-01-01T00:00:00Z">
        <w:r>
          <w:delText xml:space="preserve"> </w:delText>
        </w:r>
      </w:del>
      <w:del w:id="6881" w:author="PR Preview" w:date="2026-01-01T00:00:00Z">
        <w:r>
          <w:delText xml:space="preserve">of</w:delText>
        </w:r>
      </w:del>
      <w:del w:id="6882" w:author="PR Preview" w:date="2026-01-01T00:00:00Z">
        <w:r>
          <w:delText xml:space="preserve"> </w:delText>
        </w:r>
      </w:del>
      <w:hyperlink w:anchor="exm-eigenspace">
        <w:del w:id="6883" w:author="PR Preview" w:date="2026-01-01T00:00:00Z">
          <w:r>
            <w:rPr>
              <w:rStyle w:val="Hyperlink"/>
            </w:rPr>
            <w:delText xml:space="preserve">Example 198</w:delText>
          </w:r>
        </w:del>
      </w:hyperlink>
      <w:del w:id="6884" w:author="PR Preview" w:date="2026-01-01T00:00:00Z">
        <w:r>
          <w:delText xml:space="preserve"> </w:delText>
        </w:r>
      </w:del>
      <w:del w:id="6885" w:author="PR Preview" w:date="2026-01-01T00:00:00Z">
        <w:r>
          <w:delText xml:space="preserve">is upper triangular with both diagonal entries</w:delText>
        </w:r>
      </w:del>
      <w:del w:id="6886" w:author="PR Preview" w:date="2026-01-01T00:00:00Z">
        <w:r>
          <w:delText xml:space="preserve"> </w:delText>
        </w:r>
      </w:del>
      <m:oMath>
        <m:r>
          <m:t>0</m:t>
        </m:r>
      </m:oMath>
      <w:del w:id="6887" w:author="PR Preview" w:date="2026-01-01T00:00:00Z">
        <w:r>
          <w:delText xml:space="preserve">,</w:delText>
        </w:r>
      </w:del>
      <w:del w:id="6888" w:author="PR Preview" w:date="2026-01-01T00:00:00Z">
        <w:r>
          <w:delText xml:space="preserve"> </w:delText>
        </w:r>
      </w:del>
      <w:del w:id="6889" w:author="PR Preview" w:date="2026-01-01T00:00:00Z">
        <w:r>
          <w:delText xml:space="preserve">and</w:delText>
        </w:r>
      </w:del>
      <w:del w:id="6890" w:author="PR Preview" w:date="2026-01-01T00:00:00Z">
        <w:r>
          <w:delText xml:space="preserve"> </w:delText>
        </w:r>
      </w:del>
      <m:oMath>
        <m:r>
          <m:t>0</m:t>
        </m:r>
      </m:oMath>
      <w:del w:id="6891" w:author="PR Preview" w:date="2026-01-01T00:00:00Z">
        <w:r>
          <w:delText xml:space="preserve"> </w:delText>
        </w:r>
      </w:del>
      <w:del w:id="6892" w:author="PR Preview" w:date="2026-01-01T00:00:00Z">
        <w:r>
          <w:delText xml:space="preserve">is its only eigenvalue.</w:delText>
        </w:r>
      </w:del>
    </w:p>
    <w:p>
      <w:pPr>
        <w:pStyle w:val="BodyText"/>
      </w:pPr>
      <w:ins w:id="6893" w:author="PR Preview" w:date="2026-01-01T00:00:00Z">
        <w:r>
          <w:rPr>
            <w:b/>
            <w:bCs/>
          </w:rPr>
          <w:t xml:space="preserve">Example 203 (Eigenvalues read off the diagonal)</w:t>
        </w:r>
      </w:ins>
      <w:ins w:id="6894"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6895" w:author="PR Preview" w:date="2026-01-01T00:00:00Z">
        <w:r>
          <w:t xml:space="preserve"> </w:t>
        </w:r>
      </w:ins>
      <w:ins w:id="6896" w:author="PR Preview" w:date="2026-01-01T00:00:00Z">
        <w:r>
          <w:t xml:space="preserve">of</w:t>
        </w:r>
      </w:ins>
      <w:ins w:id="6897" w:author="PR Preview" w:date="2026-01-01T00:00:00Z">
        <w:r>
          <w:t xml:space="preserve"> </w:t>
        </w:r>
      </w:ins>
      <w:hyperlink w:anchor="exm-triangular-matrix">
        <w:ins w:id="6898" w:author="PR Preview" w:date="2026-01-01T00:00:00Z">
          <w:r>
            <w:rPr>
              <w:rStyle w:val="Hyperlink"/>
            </w:rPr>
            <w:t xml:space="preserve">Example 188</w:t>
          </w:r>
        </w:ins>
      </w:hyperlink>
      <w:ins w:id="6899" w:author="PR Preview" w:date="2026-01-01T00:00:00Z">
        <w:r>
          <w:t xml:space="preserve"> </w:t>
        </w:r>
      </w:ins>
      <w:ins w:id="6900" w:author="PR Preview" w:date="2026-01-01T00:00:00Z">
        <w:r>
          <w:t xml:space="preserve">has eigenvalues</w:t>
        </w:r>
      </w:ins>
      <w:ins w:id="6901" w:author="PR Preview" w:date="2026-01-01T00:00:00Z">
        <w:r>
          <w:t xml:space="preserve"> </w:t>
        </w:r>
      </w:ins>
      <m:oMath>
        <m:r>
          <m:t>2</m:t>
        </m:r>
      </m:oMath>
      <w:ins w:id="6902" w:author="PR Preview" w:date="2026-01-01T00:00:00Z">
        <w:r>
          <w:t xml:space="preserve">,</w:t>
        </w:r>
      </w:ins>
      <w:ins w:id="6903" w:author="PR Preview" w:date="2026-01-01T00:00:00Z">
        <w:r>
          <w:t xml:space="preserve"> </w:t>
        </w:r>
      </w:ins>
      <m:oMath>
        <m:f>
          <m:fPr>
            <m:type m:val="lin"/>
          </m:fPr>
          <m:num>
            <m:r>
              <m:t>1</m:t>
            </m:r>
          </m:num>
          <m:den>
            <m:r>
              <m:t>2</m:t>
            </m:r>
          </m:den>
        </m:f>
      </m:oMath>
      <w:ins w:id="6904" w:author="PR Preview" w:date="2026-01-01T00:00:00Z">
        <w:r>
          <w:t xml:space="preserve"> </w:t>
        </w:r>
      </w:ins>
      <w:ins w:id="6905" w:author="PR Preview" w:date="2026-01-01T00:00:00Z">
        <w:r>
          <w:t xml:space="preserve">and</w:t>
        </w:r>
      </w:ins>
      <w:ins w:id="6906" w:author="PR Preview" w:date="2026-01-01T00:00:00Z">
        <w:r>
          <w:t xml:space="preserve"> </w:t>
        </w:r>
      </w:ins>
      <m:oMath>
        <m:r>
          <m:rPr>
            <m:sty m:val="p"/>
          </m:rPr>
          <m:t>−</m:t>
        </m:r>
        <m:r>
          <m:t>1</m:t>
        </m:r>
      </m:oMath>
      <w:ins w:id="6907" w:author="PR Preview" w:date="2026-01-01T00:00:00Z">
        <w:r>
          <w:t xml:space="preserve">.</w:t>
        </w:r>
      </w:ins>
      <w:ins w:id="6908" w:author="PR Preview" w:date="2026-01-01T00:00:00Z">
        <w:r>
          <w:t xml:space="preserve"> </w:t>
        </w:r>
      </w:ins>
      <w:ins w:id="6909" w:author="PR Preview" w:date="2026-01-01T00:00:00Z">
        <w:r>
          <w:t xml:space="preserve">For</w:t>
        </w:r>
      </w:ins>
      <w:ins w:id="6910" w:author="PR Preview" w:date="2026-01-01T00:00:00Z">
        <w:r>
          <w:t xml:space="preserve"> </w:t>
        </w:r>
      </w:ins>
      <m:oMath>
        <m:r>
          <m:t>λ</m:t>
        </m:r>
        <m:r>
          <m:rPr>
            <m:sty m:val="p"/>
          </m:rPr>
          <m:t>=</m:t>
        </m:r>
        <m:f>
          <m:fPr>
            <m:type m:val="lin"/>
          </m:fPr>
          <m:num>
            <m:r>
              <m:t>1</m:t>
            </m:r>
          </m:num>
          <m:den>
            <m:r>
              <m:t>2</m:t>
            </m:r>
          </m:den>
        </m:f>
      </m:oMath>
      <w:ins w:id="6911" w:author="PR Preview" w:date="2026-01-01T00:00:00Z">
        <w:r>
          <w:t xml:space="preserve"> </w:t>
        </w:r>
      </w:ins>
      <w:ins w:id="6912" w:author="PR Preview" w:date="2026-01-01T00:00:00Z">
        <w:r>
          <w:t xml:space="preserve">(so</w:t>
        </w:r>
      </w:ins>
      <w:ins w:id="6913" w:author="PR Preview" w:date="2026-01-01T00:00:00Z">
        <w:r>
          <w:t xml:space="preserve"> </w:t>
        </w:r>
      </w:ins>
      <m:oMath>
        <m:r>
          <m:t>k</m:t>
        </m:r>
        <m:r>
          <m:rPr>
            <m:sty m:val="p"/>
          </m:rPr>
          <m:t>=</m:t>
        </m:r>
        <m:r>
          <m:t>2</m:t>
        </m:r>
      </m:oMath>
      <w:ins w:id="6914" w:author="PR Preview" w:date="2026-01-01T00:00:00Z">
        <w:r>
          <w:t xml:space="preserve">), take</w:t>
        </w:r>
      </w:ins>
      <w:ins w:id="6915" w:author="PR Preview" w:date="2026-01-01T00:00:00Z">
        <w:r>
          <w:t xml:space="preserve"> </w:t>
        </w:r>
      </w:ins>
      <m:oMath>
        <m:sSub>
          <m:e>
            <m:r>
              <m:t>v</m:t>
            </m:r>
          </m:e>
          <m:sub>
            <m:r>
              <m:t>2</m:t>
            </m:r>
          </m:sub>
        </m:sSub>
        <m:r>
          <m:rPr>
            <m:sty m:val="p"/>
          </m:rPr>
          <m:t>=</m:t>
        </m:r>
        <m:r>
          <m:t>1</m:t>
        </m:r>
      </m:oMath>
      <w:ins w:id="6916" w:author="PR Preview" w:date="2026-01-01T00:00:00Z">
        <w:r>
          <w:t xml:space="preserve">,</w:t>
        </w:r>
      </w:ins>
      <w:ins w:id="6917" w:author="PR Preview" w:date="2026-01-01T00:00:00Z">
        <w:r>
          <w:t xml:space="preserve"> </w:t>
        </w:r>
      </w:ins>
      <m:oMath>
        <m:sSub>
          <m:e>
            <m:r>
              <m:t>v</m:t>
            </m:r>
          </m:e>
          <m:sub>
            <m:r>
              <m:t>3</m:t>
            </m:r>
          </m:sub>
        </m:sSub>
        <m:r>
          <m:rPr>
            <m:sty m:val="p"/>
          </m:rPr>
          <m:t>=</m:t>
        </m:r>
        <m:r>
          <m:t>0</m:t>
        </m:r>
      </m:oMath>
      <w:ins w:id="6918" w:author="PR Preview" w:date="2026-01-01T00:00:00Z">
        <w:r>
          <w:t xml:space="preserve">;</w:t>
        </w:r>
      </w:ins>
      <w:ins w:id="6919" w:author="PR Preview" w:date="2026-01-01T00:00:00Z">
        <w:r>
          <w:t xml:space="preserve"> </w:t>
        </w:r>
      </w:ins>
      <w:ins w:id="6920" w:author="PR Preview" w:date="2026-01-01T00:00:00Z">
        <w:r>
          <w:t xml:space="preserve">row 1 of</w:t>
        </w:r>
      </w:ins>
      <w:ins w:id="6921" w:author="PR Preview" w:date="2026-01-01T00:00:00Z">
        <w:r>
          <w:t xml:space="preserve"> </w:t>
        </w:r>
      </w:ins>
      <w:ins w:id="6922" w:author="PR Preview" w:date="2026-01-01T00:00:00Z">
        <w:r>
          <w:t xml:space="preserve">$(\mathbf{U} - \tfrac{1}{2}\,\mathbf{I}_3)\,\mathord{\smash[b]{\underset{\raise.3ex\hbox{$\scriptstyle\sim$}}{v}}\vphantom{v}}$</w:t>
        </w:r>
      </w:ins>
      <w:ins w:id="6923" w:author="PR Preview" w:date="2026-01-01T00:00:00Z">
        <w:r>
          <w:t xml:space="preserve"> </w:t>
        </w:r>
      </w:ins>
      <w:ins w:id="6924" w:author="PR Preview" w:date="2026-01-01T00:00:00Z">
        <w:r>
          <w:t xml:space="preserve">is</w:t>
        </w:r>
      </w:ins>
      <w:ins w:id="6925"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6926" w:author="PR Preview" w:date="2026-01-01T00:00:00Z">
        <w:r>
          <w:t xml:space="preserve">, so</w:t>
        </w:r>
      </w:ins>
      <w:ins w:id="6927"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6928" w:author="PR Preview" w:date="2026-01-01T00:00:00Z">
        <w:r>
          <w:t xml:space="preserve">.</w:t>
        </w:r>
      </w:ins>
      <w:ins w:id="6929" w:author="PR Preview" w:date="2026-01-01T00:00:00Z">
        <w:r>
          <w:t xml:space="preserve"> </w:t>
        </w:r>
      </w:ins>
      <w:ins w:id="6930" w:author="PR Preview" w:date="2026-01-01T00:00:00Z">
        <w:r>
          <w:t xml:space="preserve">Check:</w:t>
        </w:r>
      </w:ins>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ins w:id="6931" w:author="PR Preview" w:date="2026-01-01T00:00:00Z">
        <w:r>
          <w:t xml:space="preserve">The matrix</w:t>
        </w:r>
      </w:ins>
      <w:ins w:id="6932" w:author="PR Preview" w:date="2026-01-01T00:00:00Z">
        <w:r>
          <w:t xml:space="preserve"> </w:t>
        </w:r>
      </w:ins>
      <m:oMath>
        <m:r>
          <m:rPr>
            <m:sty m:val="bi"/>
          </m:rPr>
          <m:t>J</m:t>
        </m:r>
      </m:oMath>
      <w:ins w:id="6933" w:author="PR Preview" w:date="2026-01-01T00:00:00Z">
        <w:r>
          <w:t xml:space="preserve"> </w:t>
        </w:r>
      </w:ins>
      <w:ins w:id="6934" w:author="PR Preview" w:date="2026-01-01T00:00:00Z">
        <w:r>
          <w:t xml:space="preserve">of</w:t>
        </w:r>
      </w:ins>
      <w:ins w:id="6935" w:author="PR Preview" w:date="2026-01-01T00:00:00Z">
        <w:r>
          <w:t xml:space="preserve"> </w:t>
        </w:r>
      </w:ins>
      <w:hyperlink w:anchor="exm-eigenspace">
        <w:ins w:id="6936" w:author="PR Preview" w:date="2026-01-01T00:00:00Z">
          <w:r>
            <w:rPr>
              <w:rStyle w:val="Hyperlink"/>
            </w:rPr>
            <w:t xml:space="preserve">Example 199</w:t>
          </w:r>
        </w:ins>
      </w:hyperlink>
      <w:ins w:id="6937" w:author="PR Preview" w:date="2026-01-01T00:00:00Z">
        <w:r>
          <w:t xml:space="preserve"> </w:t>
        </w:r>
      </w:ins>
      <w:ins w:id="6938" w:author="PR Preview" w:date="2026-01-01T00:00:00Z">
        <w:r>
          <w:t xml:space="preserve">is upper triangular with both diagonal entries</w:t>
        </w:r>
      </w:ins>
      <w:ins w:id="6939" w:author="PR Preview" w:date="2026-01-01T00:00:00Z">
        <w:r>
          <w:t xml:space="preserve"> </w:t>
        </w:r>
      </w:ins>
      <m:oMath>
        <m:r>
          <m:t>0</m:t>
        </m:r>
      </m:oMath>
      <w:ins w:id="6940" w:author="PR Preview" w:date="2026-01-01T00:00:00Z">
        <w:r>
          <w:t xml:space="preserve">,</w:t>
        </w:r>
      </w:ins>
      <w:ins w:id="6941" w:author="PR Preview" w:date="2026-01-01T00:00:00Z">
        <w:r>
          <w:t xml:space="preserve"> </w:t>
        </w:r>
      </w:ins>
      <w:ins w:id="6942" w:author="PR Preview" w:date="2026-01-01T00:00:00Z">
        <w:r>
          <w:t xml:space="preserve">and</w:t>
        </w:r>
      </w:ins>
      <w:ins w:id="6943" w:author="PR Preview" w:date="2026-01-01T00:00:00Z">
        <w:r>
          <w:t xml:space="preserve"> </w:t>
        </w:r>
      </w:ins>
      <m:oMath>
        <m:r>
          <m:t>0</m:t>
        </m:r>
      </m:oMath>
      <w:ins w:id="6944" w:author="PR Preview" w:date="2026-01-01T00:00:00Z">
        <w:r>
          <w:t xml:space="preserve"> </w:t>
        </w:r>
      </w:ins>
      <w:ins w:id="6945" w:author="PR Preview" w:date="2026-01-01T00:00:00Z">
        <w:r>
          <w:t xml:space="preserve">is its only eigenvalue.</w:t>
        </w:r>
      </w:ins>
    </w:p>
    <w:bookmarkEnd w:id="642"/>
    <w:bookmarkStart w:id="643"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43"/>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4" w:name="exm-eigen-idempotent-orthogonal"/>
    <w:p>
      <w:pPr>
        <w:pStyle w:val="BodyText"/>
      </w:pPr>
      <w:del w:id="6946" w:author="PR Preview" w:date="2026-01-01T00:00:00Z">
        <w:r>
          <w:rPr>
            <w:b/>
            <w:bCs/>
          </w:rPr>
          <w:delText xml:space="preserve">Example 203 (Projections and reflections)</w:delText>
        </w:r>
      </w:del>
      <w:del w:id="6947" w:author="PR Preview" w:date="2026-01-01T00:00:00Z">
        <w:r>
          <w:delText xml:space="preserve"> </w:delText>
        </w:r>
      </w:del>
      <w:del w:id="6948" w:author="PR Preview" w:date="2026-01-01T00:00:00Z">
        <w:r>
          <w:delText xml:space="preserve"> </w:delText>
        </w:r>
      </w:del>
    </w:p>
    <w:p>
      <w:pPr>
        <w:numPr>
          <w:ilvl w:val="0"/>
          <w:numId w:val="1102"/>
        </w:numPr>
      </w:pPr>
      <w:del w:id="6949" w:author="PR Preview" w:date="2026-01-01T00:00:00Z">
        <w:r>
          <w:delText xml:space="preserve">The idempotent matrix</w:delText>
        </w:r>
      </w:del>
      <w:del w:id="695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6951" w:author="PR Preview" w:date="2026-01-01T00:00:00Z">
        <w:r>
          <w:delText xml:space="preserve"> </w:delText>
        </w:r>
      </w:del>
      <w:del w:id="6952" w:author="PR Preview" w:date="2026-01-01T00:00:00Z">
        <w:r>
          <w:delText xml:space="preserve">of</w:delText>
        </w:r>
      </w:del>
      <w:del w:id="6953" w:author="PR Preview" w:date="2026-01-01T00:00:00Z">
        <w:r>
          <w:delText xml:space="preserve"> </w:delText>
        </w:r>
      </w:del>
      <w:hyperlink w:anchor="exm-hat-matrix-projection">
        <w:del w:id="6954" w:author="PR Preview" w:date="2026-01-01T00:00:00Z">
          <w:r>
            <w:rPr>
              <w:rStyle w:val="Hyperlink"/>
            </w:rPr>
            <w:delText xml:space="preserve">Example 167</w:delText>
          </w:r>
        </w:del>
      </w:hyperlink>
      <w:del w:id="6955" w:author="PR Preview" w:date="2026-01-01T00:00:00Z">
        <w:r>
          <w:delText xml:space="preserve"> </w:delText>
        </w:r>
      </w:del>
      <w:del w:id="6956" w:author="PR Preview" w:date="2026-01-01T00:00:00Z">
        <w:r>
          <w:delText xml:space="preserve">sends</w:delText>
        </w:r>
      </w:del>
      <w:del w:id="6957" w:author="PR Preview" w:date="2026-01-01T00:00:00Z">
        <w:r>
          <w:delText xml:space="preserve"> </w:delText>
        </w:r>
      </w:del>
      <m:oMath>
        <m:r>
          <m:rPr>
            <m:sty m:val="p"/>
          </m:rPr>
          <m:t>(</m:t>
        </m:r>
        <m:r>
          <m:t>1</m:t>
        </m:r>
        <m:r>
          <m:rPr>
            <m:sty m:val="p"/>
          </m:rPr>
          <m:t>,</m:t>
        </m:r>
        <m:r>
          <m:t>1</m:t>
        </m:r>
        <m:r>
          <m:rPr>
            <m:sty m:val="p"/>
          </m:rPr>
          <m:t>)</m:t>
        </m:r>
      </m:oMath>
      <w:del w:id="6958" w:author="PR Preview" w:date="2026-01-01T00:00:00Z">
        <w:r>
          <w:delText xml:space="preserve"> </w:delText>
        </w:r>
      </w:del>
      <w:del w:id="6959" w:author="PR Preview" w:date="2026-01-01T00:00:00Z">
        <w:r>
          <w:delText xml:space="preserve">to</w:delText>
        </w:r>
      </w:del>
      <w:del w:id="6960" w:author="PR Preview" w:date="2026-01-01T00:00:00Z">
        <w:r>
          <w:delText xml:space="preserve"> </w:delText>
        </w:r>
      </w:del>
      <m:oMath>
        <m:r>
          <m:rPr>
            <m:sty m:val="p"/>
          </m:rPr>
          <m:t>(</m:t>
        </m:r>
        <m:r>
          <m:t>1</m:t>
        </m:r>
        <m:r>
          <m:rPr>
            <m:sty m:val="p"/>
          </m:rPr>
          <m:t>,</m:t>
        </m:r>
        <m:r>
          <m:t>1</m:t>
        </m:r>
        <m:r>
          <m:rPr>
            <m:sty m:val="p"/>
          </m:rPr>
          <m:t>)</m:t>
        </m:r>
      </m:oMath>
      <w:del w:id="6961" w:author="PR Preview" w:date="2026-01-01T00:00:00Z">
        <w:r>
          <w:delText xml:space="preserve"> </w:delText>
        </w:r>
      </w:del>
      <w:del w:id="6962" w:author="PR Preview" w:date="2026-01-01T00:00:00Z">
        <w:r>
          <w:delText xml:space="preserve">and</w:delText>
        </w:r>
      </w:del>
      <w:del w:id="6963" w:author="PR Preview" w:date="2026-01-01T00:00:00Z">
        <w:r>
          <w:delText xml:space="preserve"> </w:delText>
        </w:r>
      </w:del>
      <m:oMath>
        <m:r>
          <m:rPr>
            <m:sty m:val="p"/>
          </m:rPr>
          <m:t>(</m:t>
        </m:r>
        <m:r>
          <m:t>1</m:t>
        </m:r>
        <m:r>
          <m:rPr>
            <m:sty m:val="p"/>
          </m:rPr>
          <m:t>,</m:t>
        </m:r>
        <m:r>
          <m:rPr>
            <m:sty m:val="p"/>
          </m:rPr>
          <m:t>−</m:t>
        </m:r>
        <m:r>
          <m:t>1</m:t>
        </m:r>
        <m:r>
          <m:rPr>
            <m:sty m:val="p"/>
          </m:rPr>
          <m:t>)</m:t>
        </m:r>
      </m:oMath>
      <w:del w:id="6964" w:author="PR Preview" w:date="2026-01-01T00:00:00Z">
        <w:r>
          <w:delText xml:space="preserve"> </w:delText>
        </w:r>
      </w:del>
      <w:del w:id="6965" w:author="PR Preview" w:date="2026-01-01T00:00:00Z">
        <w:r>
          <w:delText xml:space="preserve">to</w:delText>
        </w:r>
      </w:del>
      <w:del w:id="6966" w:author="PR Preview" w:date="2026-01-01T00:00:00Z">
        <w:r>
          <w:delText xml:space="preserve"> </w:delText>
        </w:r>
      </w:del>
      <m:oMath>
        <m:r>
          <m:rPr>
            <m:sty m:val="p"/>
          </m:rPr>
          <m:t>(</m:t>
        </m:r>
        <m:r>
          <m:t>0</m:t>
        </m:r>
        <m:r>
          <m:rPr>
            <m:sty m:val="p"/>
          </m:rPr>
          <m:t>,</m:t>
        </m:r>
        <m:r>
          <m:t>0</m:t>
        </m:r>
        <m:r>
          <m:rPr>
            <m:sty m:val="p"/>
          </m:rPr>
          <m:t>)</m:t>
        </m:r>
      </m:oMath>
      <w:del w:id="6967" w:author="PR Preview" w:date="2026-01-01T00:00:00Z">
        <w:r>
          <w:delText xml:space="preserve">: eigenvalues</w:delText>
        </w:r>
      </w:del>
      <w:del w:id="6968" w:author="PR Preview" w:date="2026-01-01T00:00:00Z">
        <w:r>
          <w:delText xml:space="preserve"> </w:delText>
        </w:r>
      </w:del>
      <m:oMath>
        <m:r>
          <m:t>1</m:t>
        </m:r>
      </m:oMath>
      <w:del w:id="6969" w:author="PR Preview" w:date="2026-01-01T00:00:00Z">
        <w:r>
          <w:delText xml:space="preserve"> </w:delText>
        </w:r>
      </w:del>
      <w:del w:id="6970" w:author="PR Preview" w:date="2026-01-01T00:00:00Z">
        <w:r>
          <w:delText xml:space="preserve">and</w:delText>
        </w:r>
      </w:del>
      <w:del w:id="6971" w:author="PR Preview" w:date="2026-01-01T00:00:00Z">
        <w:r>
          <w:delText xml:space="preserve"> </w:delText>
        </w:r>
      </w:del>
      <m:oMath>
        <m:r>
          <m:t>0</m:t>
        </m:r>
      </m:oMath>
      <w:del w:id="6972" w:author="PR Preview" w:date="2026-01-01T00:00:00Z">
        <w:r>
          <w:delText xml:space="preserve">.</w:delText>
        </w:r>
      </w:del>
    </w:p>
    <w:p>
      <w:pPr>
        <w:numPr>
          <w:ilvl w:val="0"/>
          <w:numId w:val="1102"/>
        </w:numPr>
      </w:pPr>
      <w:del w:id="6973" w:author="PR Preview" w:date="2026-01-01T00:00:00Z">
        <w:r>
          <w:delText xml:space="preserve">The matrix</w:delText>
        </w:r>
      </w:del>
      <w:del w:id="697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6975" w:author="PR Preview" w:date="2026-01-01T00:00:00Z">
        <w:r>
          <w:delText xml:space="preserve">, which swaps the two entries,</w:delText>
        </w:r>
      </w:del>
      <w:del w:id="6976" w:author="PR Preview" w:date="2026-01-01T00:00:00Z">
        <w:r>
          <w:delText xml:space="preserve"> </w:delText>
        </w:r>
      </w:del>
      <w:del w:id="6977" w:author="PR Preview" w:date="2026-01-01T00:00:00Z">
        <w:r>
          <w:delText xml:space="preserve">is orthogonal: its columns</w:delText>
        </w:r>
      </w:del>
      <w:del w:id="6978" w:author="PR Preview" w:date="2026-01-01T00:00:00Z">
        <w:r>
          <w:delText xml:space="preserve"> </w:delText>
        </w:r>
      </w:del>
      <m:oMath>
        <m:r>
          <m:rPr>
            <m:sty m:val="p"/>
          </m:rPr>
          <m:t>(</m:t>
        </m:r>
        <m:r>
          <m:t>0</m:t>
        </m:r>
        <m:r>
          <m:rPr>
            <m:sty m:val="p"/>
          </m:rPr>
          <m:t>,</m:t>
        </m:r>
        <m:r>
          <m:t>1</m:t>
        </m:r>
        <m:r>
          <m:rPr>
            <m:sty m:val="p"/>
          </m:rPr>
          <m:t>)</m:t>
        </m:r>
      </m:oMath>
      <w:del w:id="6979" w:author="PR Preview" w:date="2026-01-01T00:00:00Z">
        <w:r>
          <w:delText xml:space="preserve"> </w:delText>
        </w:r>
      </w:del>
      <w:del w:id="6980" w:author="PR Preview" w:date="2026-01-01T00:00:00Z">
        <w:r>
          <w:delText xml:space="preserve">and</w:delText>
        </w:r>
      </w:del>
      <w:del w:id="6981" w:author="PR Preview" w:date="2026-01-01T00:00:00Z">
        <w:r>
          <w:delText xml:space="preserve"> </w:delText>
        </w:r>
      </w:del>
      <m:oMath>
        <m:r>
          <m:rPr>
            <m:sty m:val="p"/>
          </m:rPr>
          <m:t>(</m:t>
        </m:r>
        <m:r>
          <m:t>1</m:t>
        </m:r>
        <m:r>
          <m:rPr>
            <m:sty m:val="p"/>
          </m:rPr>
          <m:t>,</m:t>
        </m:r>
        <m:r>
          <m:t>0</m:t>
        </m:r>
        <m:r>
          <m:rPr>
            <m:sty m:val="p"/>
          </m:rPr>
          <m:t>)</m:t>
        </m:r>
      </m:oMath>
      <w:del w:id="6982" w:author="PR Preview" w:date="2026-01-01T00:00:00Z">
        <w:r>
          <w:delText xml:space="preserve"> </w:delText>
        </w:r>
      </w:del>
      <w:del w:id="6983" w:author="PR Preview" w:date="2026-01-01T00:00:00Z">
        <w:r>
          <w:delText xml:space="preserve">are orthonormal (</w:delText>
        </w:r>
      </w:del>
      <w:hyperlink w:anchor="rem-orthogonal-matrix-columns">
        <w:del w:id="6984" w:author="PR Preview" w:date="2026-01-01T00:00:00Z">
          <w:r>
            <w:rPr>
              <w:rStyle w:val="Hyperlink"/>
            </w:rPr>
            <w:delText xml:space="preserve">Remark 32</w:delText>
          </w:r>
        </w:del>
      </w:hyperlink>
      <w:del w:id="6985" w:author="PR Preview" w:date="2026-01-01T00:00:00Z">
        <w:r>
          <w:delText xml:space="preserve">).</w:delText>
        </w:r>
      </w:del>
      <w:del w:id="6986" w:author="PR Preview" w:date="2026-01-01T00:00:00Z">
        <w:r>
          <w:delText xml:space="preserve"> </w:delText>
        </w:r>
      </w:del>
      <w:del w:id="6987" w:author="PR Preview" w:date="2026-01-01T00:00:00Z">
        <w:r>
          <w:delText xml:space="preserve">It sends</w:delText>
        </w:r>
      </w:del>
      <w:del w:id="6988" w:author="PR Preview" w:date="2026-01-01T00:00:00Z">
        <w:r>
          <w:delText xml:space="preserve"> </w:delText>
        </w:r>
      </w:del>
      <m:oMath>
        <m:r>
          <m:rPr>
            <m:sty m:val="p"/>
          </m:rPr>
          <m:t>(</m:t>
        </m:r>
        <m:r>
          <m:t>1</m:t>
        </m:r>
        <m:r>
          <m:rPr>
            <m:sty m:val="p"/>
          </m:rPr>
          <m:t>,</m:t>
        </m:r>
        <m:r>
          <m:t>1</m:t>
        </m:r>
        <m:r>
          <m:rPr>
            <m:sty m:val="p"/>
          </m:rPr>
          <m:t>)</m:t>
        </m:r>
      </m:oMath>
      <w:del w:id="6989" w:author="PR Preview" w:date="2026-01-01T00:00:00Z">
        <w:r>
          <w:delText xml:space="preserve"> </w:delText>
        </w:r>
      </w:del>
      <w:del w:id="6990" w:author="PR Preview" w:date="2026-01-01T00:00:00Z">
        <w:r>
          <w:delText xml:space="preserve">to</w:delText>
        </w:r>
      </w:del>
      <w:del w:id="6991" w:author="PR Preview" w:date="2026-01-01T00:00:00Z">
        <w:r>
          <w:delText xml:space="preserve"> </w:delText>
        </w:r>
      </w:del>
      <m:oMath>
        <m:r>
          <m:rPr>
            <m:sty m:val="p"/>
          </m:rPr>
          <m:t>(</m:t>
        </m:r>
        <m:r>
          <m:t>1</m:t>
        </m:r>
        <m:r>
          <m:rPr>
            <m:sty m:val="p"/>
          </m:rPr>
          <m:t>,</m:t>
        </m:r>
        <m:r>
          <m:t>1</m:t>
        </m:r>
        <m:r>
          <m:rPr>
            <m:sty m:val="p"/>
          </m:rPr>
          <m:t>)</m:t>
        </m:r>
      </m:oMath>
      <w:del w:id="6992" w:author="PR Preview" w:date="2026-01-01T00:00:00Z">
        <w:r>
          <w:delText xml:space="preserve"> </w:delText>
        </w:r>
      </w:del>
      <w:del w:id="6993" w:author="PR Preview" w:date="2026-01-01T00:00:00Z">
        <w:r>
          <w:delText xml:space="preserve">and</w:delText>
        </w:r>
      </w:del>
      <w:del w:id="6994" w:author="PR Preview" w:date="2026-01-01T00:00:00Z">
        <w:r>
          <w:delText xml:space="preserve"> </w:delText>
        </w:r>
      </w:del>
      <m:oMath>
        <m:r>
          <m:rPr>
            <m:sty m:val="p"/>
          </m:rPr>
          <m:t>(</m:t>
        </m:r>
        <m:r>
          <m:t>1</m:t>
        </m:r>
        <m:r>
          <m:rPr>
            <m:sty m:val="p"/>
          </m:rPr>
          <m:t>,</m:t>
        </m:r>
        <m:r>
          <m:rPr>
            <m:sty m:val="p"/>
          </m:rPr>
          <m:t>−</m:t>
        </m:r>
        <m:r>
          <m:t>1</m:t>
        </m:r>
        <m:r>
          <m:rPr>
            <m:sty m:val="p"/>
          </m:rPr>
          <m:t>)</m:t>
        </m:r>
      </m:oMath>
      <w:del w:id="6995" w:author="PR Preview" w:date="2026-01-01T00:00:00Z">
        <w:r>
          <w:delText xml:space="preserve"> </w:delText>
        </w:r>
      </w:del>
      <w:del w:id="6996" w:author="PR Preview" w:date="2026-01-01T00:00:00Z">
        <w:r>
          <w:delText xml:space="preserve">to</w:delText>
        </w:r>
      </w:del>
      <w:del w:id="6997" w:author="PR Preview" w:date="2026-01-01T00:00:00Z">
        <w:r>
          <w:delText xml:space="preserve"> </w:delText>
        </w:r>
      </w:del>
      <m:oMath>
        <m:r>
          <m:rPr>
            <m:sty m:val="p"/>
          </m:rPr>
          <m:t>(</m:t>
        </m:r>
        <m:r>
          <m:rPr>
            <m:sty m:val="p"/>
          </m:rPr>
          <m:t>−</m:t>
        </m:r>
        <m:r>
          <m:t>1</m:t>
        </m:r>
        <m:r>
          <m:rPr>
            <m:sty m:val="p"/>
          </m:rPr>
          <m:t>,</m:t>
        </m:r>
        <m:r>
          <m:t>1</m:t>
        </m:r>
        <m:r>
          <m:rPr>
            <m:sty m:val="p"/>
          </m:rPr>
          <m:t>)</m:t>
        </m:r>
      </m:oMath>
      <w:del w:id="6998" w:author="PR Preview" w:date="2026-01-01T00:00:00Z">
        <w:r>
          <w:delText xml:space="preserve">:</w:delText>
        </w:r>
      </w:del>
      <w:del w:id="6999" w:author="PR Preview" w:date="2026-01-01T00:00:00Z">
        <w:r>
          <w:delText xml:space="preserve"> </w:delText>
        </w:r>
      </w:del>
      <w:del w:id="7000" w:author="PR Preview" w:date="2026-01-01T00:00:00Z">
        <w:r>
          <w:delText xml:space="preserve">eigenvalues</w:delText>
        </w:r>
      </w:del>
      <w:del w:id="7001" w:author="PR Preview" w:date="2026-01-01T00:00:00Z">
        <w:r>
          <w:delText xml:space="preserve"> </w:delText>
        </w:r>
      </w:del>
      <m:oMath>
        <m:r>
          <m:t>1</m:t>
        </m:r>
      </m:oMath>
      <w:del w:id="7002" w:author="PR Preview" w:date="2026-01-01T00:00:00Z">
        <w:r>
          <w:delText xml:space="preserve"> </w:delText>
        </w:r>
      </w:del>
      <w:del w:id="7003" w:author="PR Preview" w:date="2026-01-01T00:00:00Z">
        <w:r>
          <w:delText xml:space="preserve">and</w:delText>
        </w:r>
      </w:del>
      <w:del w:id="7004" w:author="PR Preview" w:date="2026-01-01T00:00:00Z">
        <w:r>
          <w:delText xml:space="preserve"> </w:delText>
        </w:r>
      </w:del>
      <m:oMath>
        <m:r>
          <m:rPr>
            <m:sty m:val="p"/>
          </m:rPr>
          <m:t>−</m:t>
        </m:r>
        <m:r>
          <m:t>1</m:t>
        </m:r>
      </m:oMath>
      <w:del w:id="7005" w:author="PR Preview" w:date="2026-01-01T00:00:00Z">
        <w:r>
          <w:delText xml:space="preserve">.</w:delText>
        </w:r>
      </w:del>
    </w:p>
    <w:p>
      <w:pPr>
        <w:numPr>
          <w:ilvl w:val="0"/>
          <w:numId w:val="1102"/>
        </w:numPr>
      </w:pPr>
      <w:del w:id="7006" w:author="PR Preview" w:date="2026-01-01T00:00:00Z">
        <w:r>
          <w:delText xml:space="preserve">The rotation</w:delText>
        </w:r>
      </w:del>
      <w:del w:id="7007" w:author="PR Preview" w:date="2026-01-01T00:00:00Z">
        <w:r>
          <w:delText xml:space="preserve"> </w:delText>
        </w:r>
      </w:del>
      <m:oMath>
        <m:r>
          <m:rPr>
            <m:sty m:val="bi"/>
          </m:rPr>
          <m:t>Q</m:t>
        </m:r>
      </m:oMath>
      <w:del w:id="7008" w:author="PR Preview" w:date="2026-01-01T00:00:00Z">
        <w:r>
          <w:delText xml:space="preserve"> </w:delText>
        </w:r>
      </w:del>
      <w:del w:id="7009" w:author="PR Preview" w:date="2026-01-01T00:00:00Z">
        <w:r>
          <w:delText xml:space="preserve">of</w:delText>
        </w:r>
      </w:del>
      <w:del w:id="7010" w:author="PR Preview" w:date="2026-01-01T00:00:00Z">
        <w:r>
          <w:delText xml:space="preserve"> </w:delText>
        </w:r>
      </w:del>
      <w:hyperlink w:anchor="exm-orthogonal-matrix">
        <w:del w:id="7011" w:author="PR Preview" w:date="2026-01-01T00:00:00Z">
          <w:r>
            <w:rPr>
              <w:rStyle w:val="Hyperlink"/>
            </w:rPr>
            <w:delText xml:space="preserve">Example 138</w:delText>
          </w:r>
        </w:del>
      </w:hyperlink>
      <w:del w:id="7012" w:author="PR Preview" w:date="2026-01-01T00:00:00Z">
        <w:r>
          <w:delText xml:space="preserve"> </w:delText>
        </w:r>
      </w:del>
      <w:del w:id="7013" w:author="PR Preview" w:date="2026-01-01T00:00:00Z">
        <w:r>
          <w:delText xml:space="preserve">has no real eigenvalue.</w:delText>
        </w:r>
      </w:del>
      <w:del w:id="7014" w:author="PR Preview" w:date="2026-01-01T00:00:00Z">
        <w:r>
          <w:delText xml:space="preserve"> </w:delText>
        </w:r>
      </w:del>
      <w:del w:id="7015" w:author="PR Preview" w:date="2026-01-01T00:00:00Z">
        <w:r>
          <w:delText xml:space="preserve">By part 2 the only candidates are</w:delText>
        </w:r>
      </w:del>
      <w:del w:id="7016" w:author="PR Preview" w:date="2026-01-01T00:00:00Z">
        <w:r>
          <w:delText xml:space="preserve"> </w:delText>
        </w:r>
      </w:del>
      <m:oMath>
        <m:r>
          <m:rPr>
            <m:sty m:val="p"/>
          </m:rPr>
          <m:t>±</m:t>
        </m:r>
        <m:r>
          <m:t>1</m:t>
        </m:r>
      </m:oMath>
      <w:del w:id="7017" w:author="PR Preview" w:date="2026-01-01T00:00:00Z">
        <w:r>
          <w:delText xml:space="preserve">.</w:delText>
        </w:r>
      </w:del>
      <w:del w:id="7018" w:author="PR Preview" w:date="2026-01-01T00:00:00Z">
        <w:r>
          <w:delText xml:space="preserve"> </w:delText>
        </w:r>
      </w:del>
      <w:del w:id="7019" w:author="PR Preview" w:date="2026-01-01T00:00:00Z">
        <w:r>
          <w:delText xml:space="preserve">$\mathbf{Q} \mathord{\smash[b]{\underset{\raise.3ex\hbox{$\scriptstyle\sim$}}{v}}\vphantom{v}} = \mathord{\smash[b]{\underset{\raise.3ex\hbox{$\scriptstyle\sim$}}{v}}\vphantom{v}}$</w:delText>
        </w:r>
      </w:del>
      <w:del w:id="7020" w:author="PR Preview" w:date="2026-01-01T00:00:00Z">
        <w:r>
          <w:delText xml:space="preserve"> </w:delText>
        </w:r>
      </w:del>
      <w:del w:id="7021" w:author="PR Preview" w:date="2026-01-01T00:00:00Z">
        <w:r>
          <w:delText xml:space="preserve">reads</w:delText>
        </w:r>
      </w:del>
      <w:del w:id="7022"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7023" w:author="PR Preview" w:date="2026-01-01T00:00:00Z">
        <w:r>
          <w:delText xml:space="preserve"> </w:delText>
        </w:r>
      </w:del>
      <w:del w:id="7024" w:author="PR Preview" w:date="2026-01-01T00:00:00Z">
        <w:r>
          <w:delText xml:space="preserve">and</w:delText>
        </w:r>
      </w:del>
      <w:del w:id="7025"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7026" w:author="PR Preview" w:date="2026-01-01T00:00:00Z">
        <w:r>
          <w:delText xml:space="preserve">,</w:delText>
        </w:r>
      </w:del>
      <w:del w:id="7027" w:author="PR Preview" w:date="2026-01-01T00:00:00Z">
        <w:r>
          <w:delText xml:space="preserve"> </w:delText>
        </w:r>
      </w:del>
      <w:del w:id="7028" w:author="PR Preview" w:date="2026-01-01T00:00:00Z">
        <w:r>
          <w:delText xml:space="preserve">so</w:delText>
        </w:r>
      </w:del>
      <w:del w:id="7029"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7030" w:author="PR Preview" w:date="2026-01-01T00:00:00Z">
        <w:r>
          <w:delText xml:space="preserve"> </w:delText>
        </w:r>
      </w:del>
      <w:del w:id="7031" w:author="PR Preview" w:date="2026-01-01T00:00:00Z">
        <w:r>
          <w:delText xml:space="preserve">and</w:delText>
        </w:r>
      </w:del>
    </w:p>
    <w:p>
      <w:pPr>
        <w:pStyle w:val="BodyText"/>
      </w:pPr>
      <w:ins w:id="7032" w:author="PR Preview" w:date="2026-01-01T00:00:00Z">
        <w:r>
          <w:rPr>
            <w:b/>
            <w:bCs/>
          </w:rPr>
          <w:t xml:space="preserve">Example 204 (Projections and reflections)</w:t>
        </w:r>
      </w:ins>
      <w:ins w:id="7033" w:author="PR Preview" w:date="2026-01-01T00:00:00Z">
        <w:r>
          <w:t xml:space="preserve"> </w:t>
        </w:r>
      </w:ins>
      <w:ins w:id="7034" w:author="PR Preview" w:date="2026-01-01T00:00:00Z">
        <w:r>
          <w:t xml:space="preserve"> </w:t>
        </w:r>
      </w:ins>
    </w:p>
    <w:p>
      <w:pPr>
        <w:numPr>
          <w:ilvl w:val="0"/>
          <w:numId w:val="1102"/>
        </w:numPr>
      </w:pPr>
      <w:ins w:id="7035" w:author="PR Preview" w:date="2026-01-01T00:00:00Z">
        <w:r>
          <w:t xml:space="preserve">The idempotent matrix</w:t>
        </w:r>
      </w:ins>
      <w:ins w:id="703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7037" w:author="PR Preview" w:date="2026-01-01T00:00:00Z">
        <w:r>
          <w:t xml:space="preserve"> </w:t>
        </w:r>
      </w:ins>
      <w:ins w:id="7038" w:author="PR Preview" w:date="2026-01-01T00:00:00Z">
        <w:r>
          <w:t xml:space="preserve">of</w:t>
        </w:r>
      </w:ins>
      <w:ins w:id="7039" w:author="PR Preview" w:date="2026-01-01T00:00:00Z">
        <w:r>
          <w:t xml:space="preserve"> </w:t>
        </w:r>
      </w:ins>
      <w:hyperlink w:anchor="exm-hat-matrix-projection">
        <w:ins w:id="7040" w:author="PR Preview" w:date="2026-01-01T00:00:00Z">
          <w:r>
            <w:rPr>
              <w:rStyle w:val="Hyperlink"/>
            </w:rPr>
            <w:t xml:space="preserve">Example 168</w:t>
          </w:r>
        </w:ins>
      </w:hyperlink>
      <w:ins w:id="7041" w:author="PR Preview" w:date="2026-01-01T00:00:00Z">
        <w:r>
          <w:t xml:space="preserve"> </w:t>
        </w:r>
      </w:ins>
      <w:ins w:id="7042" w:author="PR Preview" w:date="2026-01-01T00:00:00Z">
        <w:r>
          <w:t xml:space="preserve">sends</w:t>
        </w:r>
      </w:ins>
      <w:ins w:id="7043" w:author="PR Preview" w:date="2026-01-01T00:00:00Z">
        <w:r>
          <w:t xml:space="preserve"> </w:t>
        </w:r>
      </w:ins>
      <m:oMath>
        <m:r>
          <m:rPr>
            <m:sty m:val="p"/>
          </m:rPr>
          <m:t>(</m:t>
        </m:r>
        <m:r>
          <m:t>1</m:t>
        </m:r>
        <m:r>
          <m:rPr>
            <m:sty m:val="p"/>
          </m:rPr>
          <m:t>,</m:t>
        </m:r>
        <m:r>
          <m:t>1</m:t>
        </m:r>
        <m:r>
          <m:rPr>
            <m:sty m:val="p"/>
          </m:rPr>
          <m:t>)</m:t>
        </m:r>
      </m:oMath>
      <w:ins w:id="7044" w:author="PR Preview" w:date="2026-01-01T00:00:00Z">
        <w:r>
          <w:t xml:space="preserve"> </w:t>
        </w:r>
      </w:ins>
      <w:ins w:id="7045" w:author="PR Preview" w:date="2026-01-01T00:00:00Z">
        <w:r>
          <w:t xml:space="preserve">to</w:t>
        </w:r>
      </w:ins>
      <w:ins w:id="7046" w:author="PR Preview" w:date="2026-01-01T00:00:00Z">
        <w:r>
          <w:t xml:space="preserve"> </w:t>
        </w:r>
      </w:ins>
      <m:oMath>
        <m:r>
          <m:rPr>
            <m:sty m:val="p"/>
          </m:rPr>
          <m:t>(</m:t>
        </m:r>
        <m:r>
          <m:t>1</m:t>
        </m:r>
        <m:r>
          <m:rPr>
            <m:sty m:val="p"/>
          </m:rPr>
          <m:t>,</m:t>
        </m:r>
        <m:r>
          <m:t>1</m:t>
        </m:r>
        <m:r>
          <m:rPr>
            <m:sty m:val="p"/>
          </m:rPr>
          <m:t>)</m:t>
        </m:r>
      </m:oMath>
      <w:ins w:id="7047" w:author="PR Preview" w:date="2026-01-01T00:00:00Z">
        <w:r>
          <w:t xml:space="preserve"> </w:t>
        </w:r>
      </w:ins>
      <w:ins w:id="7048" w:author="PR Preview" w:date="2026-01-01T00:00:00Z">
        <w:r>
          <w:t xml:space="preserve">and</w:t>
        </w:r>
      </w:ins>
      <w:ins w:id="7049" w:author="PR Preview" w:date="2026-01-01T00:00:00Z">
        <w:r>
          <w:t xml:space="preserve"> </w:t>
        </w:r>
      </w:ins>
      <m:oMath>
        <m:r>
          <m:rPr>
            <m:sty m:val="p"/>
          </m:rPr>
          <m:t>(</m:t>
        </m:r>
        <m:r>
          <m:t>1</m:t>
        </m:r>
        <m:r>
          <m:rPr>
            <m:sty m:val="p"/>
          </m:rPr>
          <m:t>,</m:t>
        </m:r>
        <m:r>
          <m:rPr>
            <m:sty m:val="p"/>
          </m:rPr>
          <m:t>−</m:t>
        </m:r>
        <m:r>
          <m:t>1</m:t>
        </m:r>
        <m:r>
          <m:rPr>
            <m:sty m:val="p"/>
          </m:rPr>
          <m:t>)</m:t>
        </m:r>
      </m:oMath>
      <w:ins w:id="7050" w:author="PR Preview" w:date="2026-01-01T00:00:00Z">
        <w:r>
          <w:t xml:space="preserve"> </w:t>
        </w:r>
      </w:ins>
      <w:ins w:id="7051" w:author="PR Preview" w:date="2026-01-01T00:00:00Z">
        <w:r>
          <w:t xml:space="preserve">to</w:t>
        </w:r>
      </w:ins>
      <w:ins w:id="7052" w:author="PR Preview" w:date="2026-01-01T00:00:00Z">
        <w:r>
          <w:t xml:space="preserve"> </w:t>
        </w:r>
      </w:ins>
      <m:oMath>
        <m:r>
          <m:rPr>
            <m:sty m:val="p"/>
          </m:rPr>
          <m:t>(</m:t>
        </m:r>
        <m:r>
          <m:t>0</m:t>
        </m:r>
        <m:r>
          <m:rPr>
            <m:sty m:val="p"/>
          </m:rPr>
          <m:t>,</m:t>
        </m:r>
        <m:r>
          <m:t>0</m:t>
        </m:r>
        <m:r>
          <m:rPr>
            <m:sty m:val="p"/>
          </m:rPr>
          <m:t>)</m:t>
        </m:r>
      </m:oMath>
      <w:ins w:id="7053" w:author="PR Preview" w:date="2026-01-01T00:00:00Z">
        <w:r>
          <w:t xml:space="preserve">: eigenvalues</w:t>
        </w:r>
      </w:ins>
      <w:ins w:id="7054" w:author="PR Preview" w:date="2026-01-01T00:00:00Z">
        <w:r>
          <w:t xml:space="preserve"> </w:t>
        </w:r>
      </w:ins>
      <m:oMath>
        <m:r>
          <m:t>1</m:t>
        </m:r>
      </m:oMath>
      <w:ins w:id="7055" w:author="PR Preview" w:date="2026-01-01T00:00:00Z">
        <w:r>
          <w:t xml:space="preserve"> </w:t>
        </w:r>
      </w:ins>
      <w:ins w:id="7056" w:author="PR Preview" w:date="2026-01-01T00:00:00Z">
        <w:r>
          <w:t xml:space="preserve">and</w:t>
        </w:r>
      </w:ins>
      <w:ins w:id="7057" w:author="PR Preview" w:date="2026-01-01T00:00:00Z">
        <w:r>
          <w:t xml:space="preserve"> </w:t>
        </w:r>
      </w:ins>
      <m:oMath>
        <m:r>
          <m:t>0</m:t>
        </m:r>
      </m:oMath>
      <w:ins w:id="7058" w:author="PR Preview" w:date="2026-01-01T00:00:00Z">
        <w:r>
          <w:t xml:space="preserve">.</w:t>
        </w:r>
      </w:ins>
    </w:p>
    <w:p>
      <w:pPr>
        <w:numPr>
          <w:ilvl w:val="0"/>
          <w:numId w:val="1102"/>
        </w:numPr>
      </w:pPr>
      <w:ins w:id="7059" w:author="PR Preview" w:date="2026-01-01T00:00:00Z">
        <w:r>
          <w:t xml:space="preserve">The matrix</w:t>
        </w:r>
      </w:ins>
      <w:ins w:id="706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7061" w:author="PR Preview" w:date="2026-01-01T00:00:00Z">
        <w:r>
          <w:t xml:space="preserve">, which swaps the two entries,</w:t>
        </w:r>
      </w:ins>
      <w:ins w:id="7062" w:author="PR Preview" w:date="2026-01-01T00:00:00Z">
        <w:r>
          <w:t xml:space="preserve"> </w:t>
        </w:r>
      </w:ins>
      <w:ins w:id="7063" w:author="PR Preview" w:date="2026-01-01T00:00:00Z">
        <w:r>
          <w:t xml:space="preserve">is orthogonal: its columns</w:t>
        </w:r>
      </w:ins>
      <w:ins w:id="7064" w:author="PR Preview" w:date="2026-01-01T00:00:00Z">
        <w:r>
          <w:t xml:space="preserve"> </w:t>
        </w:r>
      </w:ins>
      <m:oMath>
        <m:r>
          <m:rPr>
            <m:sty m:val="p"/>
          </m:rPr>
          <m:t>(</m:t>
        </m:r>
        <m:r>
          <m:t>0</m:t>
        </m:r>
        <m:r>
          <m:rPr>
            <m:sty m:val="p"/>
          </m:rPr>
          <m:t>,</m:t>
        </m:r>
        <m:r>
          <m:t>1</m:t>
        </m:r>
        <m:r>
          <m:rPr>
            <m:sty m:val="p"/>
          </m:rPr>
          <m:t>)</m:t>
        </m:r>
      </m:oMath>
      <w:ins w:id="7065" w:author="PR Preview" w:date="2026-01-01T00:00:00Z">
        <w:r>
          <w:t xml:space="preserve"> </w:t>
        </w:r>
      </w:ins>
      <w:ins w:id="7066" w:author="PR Preview" w:date="2026-01-01T00:00:00Z">
        <w:r>
          <w:t xml:space="preserve">and</w:t>
        </w:r>
      </w:ins>
      <w:ins w:id="7067" w:author="PR Preview" w:date="2026-01-01T00:00:00Z">
        <w:r>
          <w:t xml:space="preserve"> </w:t>
        </w:r>
      </w:ins>
      <m:oMath>
        <m:r>
          <m:rPr>
            <m:sty m:val="p"/>
          </m:rPr>
          <m:t>(</m:t>
        </m:r>
        <m:r>
          <m:t>1</m:t>
        </m:r>
        <m:r>
          <m:rPr>
            <m:sty m:val="p"/>
          </m:rPr>
          <m:t>,</m:t>
        </m:r>
        <m:r>
          <m:t>0</m:t>
        </m:r>
        <m:r>
          <m:rPr>
            <m:sty m:val="p"/>
          </m:rPr>
          <m:t>)</m:t>
        </m:r>
      </m:oMath>
      <w:ins w:id="7068" w:author="PR Preview" w:date="2026-01-01T00:00:00Z">
        <w:r>
          <w:t xml:space="preserve"> </w:t>
        </w:r>
      </w:ins>
      <w:ins w:id="7069" w:author="PR Preview" w:date="2026-01-01T00:00:00Z">
        <w:r>
          <w:t xml:space="preserve">are orthonormal (</w:t>
        </w:r>
      </w:ins>
      <w:hyperlink w:anchor="rem-orthogonal-matrix-columns">
        <w:ins w:id="7070" w:author="PR Preview" w:date="2026-01-01T00:00:00Z">
          <w:r>
            <w:rPr>
              <w:rStyle w:val="Hyperlink"/>
            </w:rPr>
            <w:t xml:space="preserve">Remark 33</w:t>
          </w:r>
        </w:ins>
      </w:hyperlink>
      <w:ins w:id="7071" w:author="PR Preview" w:date="2026-01-01T00:00:00Z">
        <w:r>
          <w:t xml:space="preserve">).</w:t>
        </w:r>
      </w:ins>
      <w:ins w:id="7072" w:author="PR Preview" w:date="2026-01-01T00:00:00Z">
        <w:r>
          <w:t xml:space="preserve"> </w:t>
        </w:r>
      </w:ins>
      <w:ins w:id="7073" w:author="PR Preview" w:date="2026-01-01T00:00:00Z">
        <w:r>
          <w:t xml:space="preserve">It sends</w:t>
        </w:r>
      </w:ins>
      <w:ins w:id="7074" w:author="PR Preview" w:date="2026-01-01T00:00:00Z">
        <w:r>
          <w:t xml:space="preserve"> </w:t>
        </w:r>
      </w:ins>
      <m:oMath>
        <m:r>
          <m:rPr>
            <m:sty m:val="p"/>
          </m:rPr>
          <m:t>(</m:t>
        </m:r>
        <m:r>
          <m:t>1</m:t>
        </m:r>
        <m:r>
          <m:rPr>
            <m:sty m:val="p"/>
          </m:rPr>
          <m:t>,</m:t>
        </m:r>
        <m:r>
          <m:t>1</m:t>
        </m:r>
        <m:r>
          <m:rPr>
            <m:sty m:val="p"/>
          </m:rPr>
          <m:t>)</m:t>
        </m:r>
      </m:oMath>
      <w:ins w:id="7075" w:author="PR Preview" w:date="2026-01-01T00:00:00Z">
        <w:r>
          <w:t xml:space="preserve"> </w:t>
        </w:r>
      </w:ins>
      <w:ins w:id="7076" w:author="PR Preview" w:date="2026-01-01T00:00:00Z">
        <w:r>
          <w:t xml:space="preserve">to</w:t>
        </w:r>
      </w:ins>
      <w:ins w:id="7077" w:author="PR Preview" w:date="2026-01-01T00:00:00Z">
        <w:r>
          <w:t xml:space="preserve"> </w:t>
        </w:r>
      </w:ins>
      <m:oMath>
        <m:r>
          <m:rPr>
            <m:sty m:val="p"/>
          </m:rPr>
          <m:t>(</m:t>
        </m:r>
        <m:r>
          <m:t>1</m:t>
        </m:r>
        <m:r>
          <m:rPr>
            <m:sty m:val="p"/>
          </m:rPr>
          <m:t>,</m:t>
        </m:r>
        <m:r>
          <m:t>1</m:t>
        </m:r>
        <m:r>
          <m:rPr>
            <m:sty m:val="p"/>
          </m:rPr>
          <m:t>)</m:t>
        </m:r>
      </m:oMath>
      <w:ins w:id="7078" w:author="PR Preview" w:date="2026-01-01T00:00:00Z">
        <w:r>
          <w:t xml:space="preserve"> </w:t>
        </w:r>
      </w:ins>
      <w:ins w:id="7079" w:author="PR Preview" w:date="2026-01-01T00:00:00Z">
        <w:r>
          <w:t xml:space="preserve">and</w:t>
        </w:r>
      </w:ins>
      <w:ins w:id="7080" w:author="PR Preview" w:date="2026-01-01T00:00:00Z">
        <w:r>
          <w:t xml:space="preserve"> </w:t>
        </w:r>
      </w:ins>
      <m:oMath>
        <m:r>
          <m:rPr>
            <m:sty m:val="p"/>
          </m:rPr>
          <m:t>(</m:t>
        </m:r>
        <m:r>
          <m:t>1</m:t>
        </m:r>
        <m:r>
          <m:rPr>
            <m:sty m:val="p"/>
          </m:rPr>
          <m:t>,</m:t>
        </m:r>
        <m:r>
          <m:rPr>
            <m:sty m:val="p"/>
          </m:rPr>
          <m:t>−</m:t>
        </m:r>
        <m:r>
          <m:t>1</m:t>
        </m:r>
        <m:r>
          <m:rPr>
            <m:sty m:val="p"/>
          </m:rPr>
          <m:t>)</m:t>
        </m:r>
      </m:oMath>
      <w:ins w:id="7081" w:author="PR Preview" w:date="2026-01-01T00:00:00Z">
        <w:r>
          <w:t xml:space="preserve"> </w:t>
        </w:r>
      </w:ins>
      <w:ins w:id="7082" w:author="PR Preview" w:date="2026-01-01T00:00:00Z">
        <w:r>
          <w:t xml:space="preserve">to</w:t>
        </w:r>
      </w:ins>
      <w:ins w:id="7083" w:author="PR Preview" w:date="2026-01-01T00:00:00Z">
        <w:r>
          <w:t xml:space="preserve"> </w:t>
        </w:r>
      </w:ins>
      <m:oMath>
        <m:r>
          <m:rPr>
            <m:sty m:val="p"/>
          </m:rPr>
          <m:t>(</m:t>
        </m:r>
        <m:r>
          <m:rPr>
            <m:sty m:val="p"/>
          </m:rPr>
          <m:t>−</m:t>
        </m:r>
        <m:r>
          <m:t>1</m:t>
        </m:r>
        <m:r>
          <m:rPr>
            <m:sty m:val="p"/>
          </m:rPr>
          <m:t>,</m:t>
        </m:r>
        <m:r>
          <m:t>1</m:t>
        </m:r>
        <m:r>
          <m:rPr>
            <m:sty m:val="p"/>
          </m:rPr>
          <m:t>)</m:t>
        </m:r>
      </m:oMath>
      <w:ins w:id="7084" w:author="PR Preview" w:date="2026-01-01T00:00:00Z">
        <w:r>
          <w:t xml:space="preserve">:</w:t>
        </w:r>
      </w:ins>
      <w:ins w:id="7085" w:author="PR Preview" w:date="2026-01-01T00:00:00Z">
        <w:r>
          <w:t xml:space="preserve"> </w:t>
        </w:r>
      </w:ins>
      <w:ins w:id="7086" w:author="PR Preview" w:date="2026-01-01T00:00:00Z">
        <w:r>
          <w:t xml:space="preserve">eigenvalues</w:t>
        </w:r>
      </w:ins>
      <w:ins w:id="7087" w:author="PR Preview" w:date="2026-01-01T00:00:00Z">
        <w:r>
          <w:t xml:space="preserve"> </w:t>
        </w:r>
      </w:ins>
      <m:oMath>
        <m:r>
          <m:t>1</m:t>
        </m:r>
      </m:oMath>
      <w:ins w:id="7088" w:author="PR Preview" w:date="2026-01-01T00:00:00Z">
        <w:r>
          <w:t xml:space="preserve"> </w:t>
        </w:r>
      </w:ins>
      <w:ins w:id="7089" w:author="PR Preview" w:date="2026-01-01T00:00:00Z">
        <w:r>
          <w:t xml:space="preserve">and</w:t>
        </w:r>
      </w:ins>
      <w:ins w:id="7090" w:author="PR Preview" w:date="2026-01-01T00:00:00Z">
        <w:r>
          <w:t xml:space="preserve"> </w:t>
        </w:r>
      </w:ins>
      <m:oMath>
        <m:r>
          <m:rPr>
            <m:sty m:val="p"/>
          </m:rPr>
          <m:t>−</m:t>
        </m:r>
        <m:r>
          <m:t>1</m:t>
        </m:r>
      </m:oMath>
      <w:ins w:id="7091" w:author="PR Preview" w:date="2026-01-01T00:00:00Z">
        <w:r>
          <w:t xml:space="preserve">.</w:t>
        </w:r>
      </w:ins>
    </w:p>
    <w:p>
      <w:pPr>
        <w:numPr>
          <w:ilvl w:val="0"/>
          <w:numId w:val="1102"/>
        </w:numPr>
      </w:pPr>
      <w:ins w:id="7092" w:author="PR Preview" w:date="2026-01-01T00:00:00Z">
        <w:r>
          <w:t xml:space="preserve">The rotation</w:t>
        </w:r>
      </w:ins>
      <w:ins w:id="7093" w:author="PR Preview" w:date="2026-01-01T00:00:00Z">
        <w:r>
          <w:t xml:space="preserve"> </w:t>
        </w:r>
      </w:ins>
      <m:oMath>
        <m:r>
          <m:rPr>
            <m:sty m:val="bi"/>
          </m:rPr>
          <m:t>Q</m:t>
        </m:r>
      </m:oMath>
      <w:ins w:id="7094" w:author="PR Preview" w:date="2026-01-01T00:00:00Z">
        <w:r>
          <w:t xml:space="preserve"> </w:t>
        </w:r>
      </w:ins>
      <w:ins w:id="7095" w:author="PR Preview" w:date="2026-01-01T00:00:00Z">
        <w:r>
          <w:t xml:space="preserve">of</w:t>
        </w:r>
      </w:ins>
      <w:ins w:id="7096" w:author="PR Preview" w:date="2026-01-01T00:00:00Z">
        <w:r>
          <w:t xml:space="preserve"> </w:t>
        </w:r>
      </w:ins>
      <w:hyperlink w:anchor="exm-orthogonal-matrix">
        <w:ins w:id="7097" w:author="PR Preview" w:date="2026-01-01T00:00:00Z">
          <w:r>
            <w:rPr>
              <w:rStyle w:val="Hyperlink"/>
            </w:rPr>
            <w:t xml:space="preserve">Example 139</w:t>
          </w:r>
        </w:ins>
      </w:hyperlink>
      <w:ins w:id="7098" w:author="PR Preview" w:date="2026-01-01T00:00:00Z">
        <w:r>
          <w:t xml:space="preserve"> </w:t>
        </w:r>
      </w:ins>
      <w:ins w:id="7099" w:author="PR Preview" w:date="2026-01-01T00:00:00Z">
        <w:r>
          <w:t xml:space="preserve">has no real eigenvalue.</w:t>
        </w:r>
      </w:ins>
      <w:ins w:id="7100" w:author="PR Preview" w:date="2026-01-01T00:00:00Z">
        <w:r>
          <w:t xml:space="preserve"> </w:t>
        </w:r>
      </w:ins>
      <w:ins w:id="7101" w:author="PR Preview" w:date="2026-01-01T00:00:00Z">
        <w:r>
          <w:t xml:space="preserve">By part 2 the only candidates are</w:t>
        </w:r>
      </w:ins>
      <w:ins w:id="7102" w:author="PR Preview" w:date="2026-01-01T00:00:00Z">
        <w:r>
          <w:t xml:space="preserve"> </w:t>
        </w:r>
      </w:ins>
      <m:oMath>
        <m:r>
          <m:rPr>
            <m:sty m:val="p"/>
          </m:rPr>
          <m:t>±</m:t>
        </m:r>
        <m:r>
          <m:t>1</m:t>
        </m:r>
      </m:oMath>
      <w:ins w:id="7103" w:author="PR Preview" w:date="2026-01-01T00:00:00Z">
        <w:r>
          <w:t xml:space="preserve">.</w:t>
        </w:r>
      </w:ins>
      <w:ins w:id="7104" w:author="PR Preview" w:date="2026-01-01T00:00:00Z">
        <w:r>
          <w:t xml:space="preserve"> </w:t>
        </w:r>
      </w:ins>
      <w:ins w:id="7105" w:author="PR Preview" w:date="2026-01-01T00:00:00Z">
        <w:r>
          <w:t xml:space="preserve">$\mathbf{Q} \mathord{\smash[b]{\underset{\raise.3ex\hbox{$\scriptstyle\sim$}}{v}}\vphantom{v}} = \mathord{\smash[b]{\underset{\raise.3ex\hbox{$\scriptstyle\sim$}}{v}}\vphantom{v}}$</w:t>
        </w:r>
      </w:ins>
      <w:ins w:id="7106" w:author="PR Preview" w:date="2026-01-01T00:00:00Z">
        <w:r>
          <w:t xml:space="preserve"> </w:t>
        </w:r>
      </w:ins>
      <w:ins w:id="7107" w:author="PR Preview" w:date="2026-01-01T00:00:00Z">
        <w:r>
          <w:t xml:space="preserve">reads</w:t>
        </w:r>
      </w:ins>
      <w:ins w:id="7108"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7109" w:author="PR Preview" w:date="2026-01-01T00:00:00Z">
        <w:r>
          <w:t xml:space="preserve"> </w:t>
        </w:r>
      </w:ins>
      <w:ins w:id="7110" w:author="PR Preview" w:date="2026-01-01T00:00:00Z">
        <w:r>
          <w:t xml:space="preserve">and</w:t>
        </w:r>
      </w:ins>
      <w:ins w:id="7111"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7112" w:author="PR Preview" w:date="2026-01-01T00:00:00Z">
        <w:r>
          <w:t xml:space="preserve">,</w:t>
        </w:r>
      </w:ins>
      <w:ins w:id="7113" w:author="PR Preview" w:date="2026-01-01T00:00:00Z">
        <w:r>
          <w:t xml:space="preserve"> </w:t>
        </w:r>
      </w:ins>
      <w:ins w:id="7114" w:author="PR Preview" w:date="2026-01-01T00:00:00Z">
        <w:r>
          <w:t xml:space="preserve">so</w:t>
        </w:r>
      </w:ins>
      <w:ins w:id="7115" w:author="PR Preview" w:date="2026-01-01T00:00:00Z">
        <w:r>
          <w:t xml:space="preserve"> </w:t>
        </w:r>
      </w:ins>
      <m:oMath>
        <m:sSub>
          <m:e>
            <m:r>
              <m:t>v</m:t>
            </m:r>
          </m:e>
          <m:sub>
            <m:r>
              <m:t>1</m:t>
            </m:r>
          </m:sub>
        </m:sSub>
        <m:r>
          <m:rPr>
            <m:sty m:val="p"/>
          </m:rPr>
          <m:t>=</m:t>
        </m:r>
        <m:r>
          <m:rPr>
            <m:sty m:val="p"/>
          </m:rPr>
          <m:t>−</m:t>
        </m:r>
        <m:r>
          <m:t>2</m:t>
        </m:r>
        <m:sSub>
          <m:e>
            <m:r>
              <m:t>v</m:t>
            </m:r>
          </m:e>
          <m:sub>
            <m:r>
              <m:t>2</m:t>
            </m:r>
          </m:sub>
        </m:sSub>
      </m:oMath>
      <w:ins w:id="7116" w:author="PR Preview" w:date="2026-01-01T00:00:00Z">
        <w:r>
          <w:t xml:space="preserve"> </w:t>
        </w:r>
      </w:ins>
      <w:ins w:id="7117" w:author="PR Preview" w:date="2026-01-01T00:00:00Z">
        <w:r>
          <w:t xml:space="preserve">and</w:t>
        </w:r>
      </w:ins>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4"/>
    <w:bookmarkStart w:id="64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5"/>
    <w:bookmarkStart w:id="646" w:name="rem-similar-both-ways"/>
    <w:p>
      <w:pPr>
        <w:pStyle w:val="BodyText"/>
      </w:pPr>
      <w:del w:id="7118" w:author="PR Preview" w:date="2026-01-01T00:00:00Z">
        <w:r>
          <w:rPr>
            <w:i/>
            <w:iCs/>
          </w:rPr>
          <w:delText xml:space="preserve">Remark 51</w:delText>
        </w:r>
      </w:del>
      <w:del w:id="7119" w:author="PR Preview" w:date="2026-01-01T00:00:00Z">
        <w:r>
          <w:delText xml:space="preserve"> (Similarity read both ways). </w:delText>
        </w:r>
      </w:del>
      <w:del w:id="7120" w:author="PR Preview" w:date="2026-01-01T00:00:00Z">
        <w:r>
          <w:delText xml:space="preserve">If</w:delText>
        </w:r>
      </w:del>
      <w:del w:id="7121" w:author="PR Preview" w:date="2026-01-01T00:00:00Z">
        <w:r>
          <w:delText xml:space="preserve"> </w:delText>
        </w:r>
      </w:del>
      <m:oMath>
        <m:r>
          <m:rPr>
            <m:sty m:val="bi"/>
          </m:rPr>
          <m:t>P</m:t>
        </m:r>
      </m:oMath>
      <w:del w:id="7122" w:author="PR Preview" w:date="2026-01-01T00:00:00Z">
        <w:r>
          <w:delText xml:space="preserve"> </w:delText>
        </w:r>
      </w:del>
      <w:del w:id="7123" w:author="PR Preview" w:date="2026-01-01T00:00:00Z">
        <w:r>
          <w:delText xml:space="preserve">is invertible, then</w:delText>
        </w:r>
      </w:del>
      <w:del w:id="7124" w:author="PR Preview" w:date="2026-01-01T00:00:00Z">
        <w:r>
          <w:delText xml:space="preserve"> </w:delText>
        </w:r>
      </w:del>
      <m:oMath>
        <m:sSup>
          <m:e>
            <m:r>
              <m:rPr>
                <m:sty m:val="bi"/>
              </m:rPr>
              <m:t>P</m:t>
            </m:r>
          </m:e>
          <m:sup>
            <m:r>
              <m:rPr>
                <m:sty m:val="p"/>
              </m:rPr>
              <m:t>−</m:t>
            </m:r>
            <m:r>
              <m:t>1</m:t>
            </m:r>
          </m:sup>
        </m:sSup>
      </m:oMath>
      <w:del w:id="7125" w:author="PR Preview" w:date="2026-01-01T00:00:00Z">
        <w:r>
          <w:delText xml:space="preserve"> </w:delText>
        </w:r>
      </w:del>
      <w:del w:id="7126" w:author="PR Preview" w:date="2026-01-01T00:00:00Z">
        <w:r>
          <w:delText xml:space="preserve">is invertible with inverse</w:delText>
        </w:r>
      </w:del>
      <w:del w:id="7127" w:author="PR Preview" w:date="2026-01-01T00:00:00Z">
        <w:r>
          <w:delText xml:space="preserve"> </w:delText>
        </w:r>
      </w:del>
      <m:oMath>
        <m:r>
          <m:rPr>
            <m:sty m:val="bi"/>
          </m:rPr>
          <m:t>P</m:t>
        </m:r>
      </m:oMath>
      <w:del w:id="7128" w:author="PR Preview" w:date="2026-01-01T00:00:00Z">
        <w:r>
          <w:delText xml:space="preserve">:</w:delText>
        </w:r>
      </w:del>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del w:id="7129" w:author="PR Preview" w:date="2026-01-01T00:00:00Z">
        <w:r>
          <w:delText xml:space="preserve">is the condition of</w:delText>
        </w:r>
      </w:del>
      <w:del w:id="7130" w:author="PR Preview" w:date="2026-01-01T00:00:00Z">
        <w:r>
          <w:delText xml:space="preserve"> </w:delText>
        </w:r>
      </w:del>
      <w:hyperlink w:anchor="def-invertible-matrix">
        <w:del w:id="7131" w:author="PR Preview" w:date="2026-01-01T00:00:00Z">
          <w:r>
            <w:rPr>
              <w:rStyle w:val="Hyperlink"/>
            </w:rPr>
            <w:delText xml:space="preserve">Definition 85</w:delText>
          </w:r>
        </w:del>
      </w:hyperlink>
      <w:del w:id="7132" w:author="PR Preview" w:date="2026-01-01T00:00:00Z">
        <w:r>
          <w:delText xml:space="preserve"> </w:delText>
        </w:r>
      </w:del>
      <w:del w:id="7133" w:author="PR Preview" w:date="2026-01-01T00:00:00Z">
        <w:r>
          <w:delText xml:space="preserve">for</w:delText>
        </w:r>
      </w:del>
      <w:del w:id="7134" w:author="PR Preview" w:date="2026-01-01T00:00:00Z">
        <w:r>
          <w:delText xml:space="preserve"> </w:delText>
        </w:r>
      </w:del>
      <m:oMath>
        <m:sSup>
          <m:e>
            <m:r>
              <m:rPr>
                <m:sty m:val="bi"/>
              </m:rPr>
              <m:t>P</m:t>
            </m:r>
          </m:e>
          <m:sup>
            <m:r>
              <m:rPr>
                <m:sty m:val="p"/>
              </m:rPr>
              <m:t>−</m:t>
            </m:r>
            <m:r>
              <m:t>1</m:t>
            </m:r>
          </m:sup>
        </m:sSup>
      </m:oMath>
      <w:del w:id="7135" w:author="PR Preview" w:date="2026-01-01T00:00:00Z">
        <w:r>
          <w:delText xml:space="preserve"> </w:delText>
        </w:r>
      </w:del>
      <w:del w:id="7136" w:author="PR Preview" w:date="2026-01-01T00:00:00Z">
        <w:r>
          <w:delText xml:space="preserve">with</w:delText>
        </w:r>
      </w:del>
      <w:del w:id="7137" w:author="PR Preview" w:date="2026-01-01T00:00:00Z">
        <w:r>
          <w:delText xml:space="preserve"> </w:delText>
        </w:r>
      </w:del>
      <m:oMath>
        <m:r>
          <m:rPr>
            <m:sty m:val="bi"/>
          </m:rPr>
          <m:t>P</m:t>
        </m:r>
      </m:oMath>
      <w:del w:id="7138" w:author="PR Preview" w:date="2026-01-01T00:00:00Z">
        <w:r>
          <w:delText xml:space="preserve"> </w:delText>
        </w:r>
      </w:del>
      <w:del w:id="7139" w:author="PR Preview" w:date="2026-01-01T00:00:00Z">
        <w:r>
          <w:delText xml:space="preserve">as the other factor,</w:delText>
        </w:r>
      </w:del>
      <w:del w:id="7140" w:author="PR Preview" w:date="2026-01-01T00:00:00Z">
        <w:r>
          <w:delText xml:space="preserve"> </w:delText>
        </w:r>
      </w:del>
      <w:del w:id="7141" w:author="PR Preview" w:date="2026-01-01T00:00:00Z">
        <w:r>
          <w:delText xml:space="preserve">and that factor is unique (</w:delText>
        </w:r>
      </w:del>
      <w:hyperlink w:anchor="rem-invertible-inverse">
        <w:del w:id="7142" w:author="PR Preview" w:date="2026-01-01T00:00:00Z">
          <w:r>
            <w:rPr>
              <w:rStyle w:val="Hyperlink"/>
            </w:rPr>
            <w:delText xml:space="preserve">Remark 29</w:delText>
          </w:r>
        </w:del>
      </w:hyperlink>
      <w:del w:id="7143" w:author="PR Preview" w:date="2026-01-01T00:00:00Z">
        <w:r>
          <w:delText xml:space="preserve">).</w:delText>
        </w:r>
      </w:del>
      <w:del w:id="7144" w:author="PR Preview" w:date="2026-01-01T00:00:00Z">
        <w:r>
          <w:delText xml:space="preserve"> </w:delText>
        </w:r>
      </w:del>
      <w:del w:id="7145" w:author="PR Preview" w:date="2026-01-01T00:00:00Z">
        <w:r>
          <w:delText xml:space="preserve">If</w:delText>
        </w:r>
      </w:del>
      <w:del w:id="7146"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7147" w:author="PR Preview" w:date="2026-01-01T00:00:00Z">
        <w:r>
          <w:delText xml:space="preserve">, then</w:delText>
        </w:r>
      </w:del>
    </w:p>
    <w:p>
      <w:pPr>
        <w:pStyle w:val="BodyText"/>
      </w:pPr>
      <w:ins w:id="7148" w:author="PR Preview" w:date="2026-01-01T00:00:00Z">
        <w:r>
          <w:rPr>
            <w:i/>
            <w:iCs/>
          </w:rPr>
          <w:t xml:space="preserve">Remark 52</w:t>
        </w:r>
      </w:ins>
      <w:ins w:id="7149" w:author="PR Preview" w:date="2026-01-01T00:00:00Z">
        <w:r>
          <w:t xml:space="preserve"> (Similarity read both ways). </w:t>
        </w:r>
      </w:ins>
      <w:ins w:id="7150" w:author="PR Preview" w:date="2026-01-01T00:00:00Z">
        <w:r>
          <w:t xml:space="preserve">If</w:t>
        </w:r>
      </w:ins>
      <w:ins w:id="7151" w:author="PR Preview" w:date="2026-01-01T00:00:00Z">
        <w:r>
          <w:t xml:space="preserve"> </w:t>
        </w:r>
      </w:ins>
      <m:oMath>
        <m:r>
          <m:rPr>
            <m:sty m:val="bi"/>
          </m:rPr>
          <m:t>P</m:t>
        </m:r>
      </m:oMath>
      <w:ins w:id="7152" w:author="PR Preview" w:date="2026-01-01T00:00:00Z">
        <w:r>
          <w:t xml:space="preserve"> </w:t>
        </w:r>
      </w:ins>
      <w:ins w:id="7153" w:author="PR Preview" w:date="2026-01-01T00:00:00Z">
        <w:r>
          <w:t xml:space="preserve">is invertible, then</w:t>
        </w:r>
      </w:ins>
      <w:ins w:id="7154" w:author="PR Preview" w:date="2026-01-01T00:00:00Z">
        <w:r>
          <w:t xml:space="preserve"> </w:t>
        </w:r>
      </w:ins>
      <m:oMath>
        <m:sSup>
          <m:e>
            <m:r>
              <m:rPr>
                <m:sty m:val="bi"/>
              </m:rPr>
              <m:t>P</m:t>
            </m:r>
          </m:e>
          <m:sup>
            <m:r>
              <m:rPr>
                <m:sty m:val="p"/>
              </m:rPr>
              <m:t>−</m:t>
            </m:r>
            <m:r>
              <m:t>1</m:t>
            </m:r>
          </m:sup>
        </m:sSup>
      </m:oMath>
      <w:ins w:id="7155" w:author="PR Preview" w:date="2026-01-01T00:00:00Z">
        <w:r>
          <w:t xml:space="preserve"> </w:t>
        </w:r>
      </w:ins>
      <w:ins w:id="7156" w:author="PR Preview" w:date="2026-01-01T00:00:00Z">
        <w:r>
          <w:t xml:space="preserve">is invertible with inverse</w:t>
        </w:r>
      </w:ins>
      <w:ins w:id="7157" w:author="PR Preview" w:date="2026-01-01T00:00:00Z">
        <w:r>
          <w:t xml:space="preserve"> </w:t>
        </w:r>
      </w:ins>
      <m:oMath>
        <m:r>
          <m:rPr>
            <m:sty m:val="bi"/>
          </m:rPr>
          <m:t>P</m:t>
        </m:r>
      </m:oMath>
      <w:ins w:id="7158" w:author="PR Preview" w:date="2026-01-01T00:00:00Z">
        <w:r>
          <w:t xml:space="preserve">:</w:t>
        </w:r>
      </w:ins>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ins w:id="7159" w:author="PR Preview" w:date="2026-01-01T00:00:00Z">
        <w:r>
          <w:t xml:space="preserve">is the condition of</w:t>
        </w:r>
      </w:ins>
      <w:ins w:id="7160" w:author="PR Preview" w:date="2026-01-01T00:00:00Z">
        <w:r>
          <w:t xml:space="preserve"> </w:t>
        </w:r>
      </w:ins>
      <w:hyperlink w:anchor="def-invertible-matrix">
        <w:ins w:id="7161" w:author="PR Preview" w:date="2026-01-01T00:00:00Z">
          <w:r>
            <w:rPr>
              <w:rStyle w:val="Hyperlink"/>
            </w:rPr>
            <w:t xml:space="preserve">Definition 85</w:t>
          </w:r>
        </w:ins>
      </w:hyperlink>
      <w:ins w:id="7162" w:author="PR Preview" w:date="2026-01-01T00:00:00Z">
        <w:r>
          <w:t xml:space="preserve"> </w:t>
        </w:r>
      </w:ins>
      <w:ins w:id="7163" w:author="PR Preview" w:date="2026-01-01T00:00:00Z">
        <w:r>
          <w:t xml:space="preserve">for</w:t>
        </w:r>
      </w:ins>
      <w:ins w:id="7164" w:author="PR Preview" w:date="2026-01-01T00:00:00Z">
        <w:r>
          <w:t xml:space="preserve"> </w:t>
        </w:r>
      </w:ins>
      <m:oMath>
        <m:sSup>
          <m:e>
            <m:r>
              <m:rPr>
                <m:sty m:val="bi"/>
              </m:rPr>
              <m:t>P</m:t>
            </m:r>
          </m:e>
          <m:sup>
            <m:r>
              <m:rPr>
                <m:sty m:val="p"/>
              </m:rPr>
              <m:t>−</m:t>
            </m:r>
            <m:r>
              <m:t>1</m:t>
            </m:r>
          </m:sup>
        </m:sSup>
      </m:oMath>
      <w:ins w:id="7165" w:author="PR Preview" w:date="2026-01-01T00:00:00Z">
        <w:r>
          <w:t xml:space="preserve"> </w:t>
        </w:r>
      </w:ins>
      <w:ins w:id="7166" w:author="PR Preview" w:date="2026-01-01T00:00:00Z">
        <w:r>
          <w:t xml:space="preserve">with</w:t>
        </w:r>
      </w:ins>
      <w:ins w:id="7167" w:author="PR Preview" w:date="2026-01-01T00:00:00Z">
        <w:r>
          <w:t xml:space="preserve"> </w:t>
        </w:r>
      </w:ins>
      <m:oMath>
        <m:r>
          <m:rPr>
            <m:sty m:val="bi"/>
          </m:rPr>
          <m:t>P</m:t>
        </m:r>
      </m:oMath>
      <w:ins w:id="7168" w:author="PR Preview" w:date="2026-01-01T00:00:00Z">
        <w:r>
          <w:t xml:space="preserve"> </w:t>
        </w:r>
      </w:ins>
      <w:ins w:id="7169" w:author="PR Preview" w:date="2026-01-01T00:00:00Z">
        <w:r>
          <w:t xml:space="preserve">as the other factor,</w:t>
        </w:r>
      </w:ins>
      <w:ins w:id="7170" w:author="PR Preview" w:date="2026-01-01T00:00:00Z">
        <w:r>
          <w:t xml:space="preserve"> </w:t>
        </w:r>
      </w:ins>
      <w:ins w:id="7171" w:author="PR Preview" w:date="2026-01-01T00:00:00Z">
        <w:r>
          <w:t xml:space="preserve">and that factor is unique (</w:t>
        </w:r>
      </w:ins>
      <w:hyperlink w:anchor="rem-invertible-inverse">
        <w:ins w:id="7172" w:author="PR Preview" w:date="2026-01-01T00:00:00Z">
          <w:r>
            <w:rPr>
              <w:rStyle w:val="Hyperlink"/>
            </w:rPr>
            <w:t xml:space="preserve">Remark 30</w:t>
          </w:r>
        </w:ins>
      </w:hyperlink>
      <w:ins w:id="7173" w:author="PR Preview" w:date="2026-01-01T00:00:00Z">
        <w:r>
          <w:t xml:space="preserve">).</w:t>
        </w:r>
      </w:ins>
      <w:ins w:id="7174" w:author="PR Preview" w:date="2026-01-01T00:00:00Z">
        <w:r>
          <w:t xml:space="preserve"> </w:t>
        </w:r>
      </w:ins>
      <w:ins w:id="7175" w:author="PR Preview" w:date="2026-01-01T00:00:00Z">
        <w:r>
          <w:t xml:space="preserve">If</w:t>
        </w:r>
      </w:ins>
      <w:ins w:id="7176"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7177" w:author="PR Preview" w:date="2026-01-01T00:00:00Z">
        <w:r>
          <w:t xml:space="preserve">, then</w:t>
        </w:r>
      </w:ins>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6"/>
    <w:bookmarkStart w:id="647" w:name="exm-similar"/>
    <w:p>
      <w:pPr>
        <w:pStyle w:val="BodyText"/>
      </w:pPr>
      <w:del w:id="7178" w:author="PR Preview" w:date="2026-01-01T00:00:00Z">
        <w:r>
          <w:rPr>
            <w:b/>
            <w:bCs/>
          </w:rPr>
          <w:delText xml:space="preserve">Example 204 (A matrix similar to a diagonal one)</w:delText>
        </w:r>
      </w:del>
      <w:del w:id="7179" w:author="PR Preview" w:date="2026-01-01T00:00:00Z">
        <w:r>
          <w:delText xml:space="preserve"> </w:delText>
        </w:r>
      </w:del>
      <w:del w:id="7180" w:author="PR Preview" w:date="2026-01-01T00:00:00Z">
        <w:r>
          <w:delText xml:space="preserve">Let</w:delText>
        </w:r>
      </w:del>
      <w:del w:id="718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7182" w:author="PR Preview" w:date="2026-01-01T00:00:00Z">
        <w:r>
          <w:delText xml:space="preserve"> </w:delText>
        </w:r>
      </w:del>
      <w:del w:id="7183" w:author="PR Preview" w:date="2026-01-01T00:00:00Z">
        <w:r>
          <w:delText xml:space="preserve">and</w:delText>
        </w:r>
      </w:del>
      <w:del w:id="7184"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7185" w:author="PR Preview" w:date="2026-01-01T00:00:00Z">
        <w:r>
          <w:delText xml:space="preserve">.</w:delText>
        </w:r>
      </w:del>
      <w:del w:id="7186" w:author="PR Preview" w:date="2026-01-01T00:00:00Z">
        <w:r>
          <w:delText xml:space="preserve"> </w:delText>
        </w:r>
      </w:del>
      <w:del w:id="7187" w:author="PR Preview" w:date="2026-01-01T00:00:00Z">
        <w:r>
          <w:delText xml:space="preserve">Then</w:delText>
        </w:r>
      </w:del>
    </w:p>
    <w:p>
      <w:pPr>
        <w:pStyle w:val="BodyText"/>
      </w:pPr>
      <w:ins w:id="7188" w:author="PR Preview" w:date="2026-01-01T00:00:00Z">
        <w:r>
          <w:rPr>
            <w:b/>
            <w:bCs/>
          </w:rPr>
          <w:t xml:space="preserve">Example 205 (A matrix similar to a diagonal one)</w:t>
        </w:r>
      </w:ins>
      <w:ins w:id="7189" w:author="PR Preview" w:date="2026-01-01T00:00:00Z">
        <w:r>
          <w:t xml:space="preserve"> </w:t>
        </w:r>
      </w:ins>
      <w:ins w:id="7190" w:author="PR Preview" w:date="2026-01-01T00:00:00Z">
        <w:r>
          <w:t xml:space="preserve">Let</w:t>
        </w:r>
      </w:ins>
      <w:ins w:id="719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7192" w:author="PR Preview" w:date="2026-01-01T00:00:00Z">
        <w:r>
          <w:t xml:space="preserve"> </w:t>
        </w:r>
      </w:ins>
      <w:ins w:id="7193" w:author="PR Preview" w:date="2026-01-01T00:00:00Z">
        <w:r>
          <w:t xml:space="preserve">and</w:t>
        </w:r>
      </w:ins>
      <w:ins w:id="7194"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7195" w:author="PR Preview" w:date="2026-01-01T00:00:00Z">
        <w:r>
          <w:t xml:space="preserve">.</w:t>
        </w:r>
      </w:ins>
      <w:ins w:id="7196" w:author="PR Preview" w:date="2026-01-01T00:00:00Z">
        <w:r>
          <w:t xml:space="preserve"> </w:t>
        </w:r>
      </w:ins>
      <w:ins w:id="7197" w:author="PR Preview" w:date="2026-01-01T00:00:00Z">
        <w:r>
          <w:t xml:space="preserve">Then</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7"/>
    <w:bookmarkStart w:id="648"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del w:id="7198" w:author="PR Preview" w:date="2026-01-01T00:00:00Z">
        <w:r>
          <w:rPr>
            <w:b/>
            <w:bCs/>
          </w:rPr>
          <w:delText xml:space="preserve">From</w:delText>
        </w:r>
      </w:del>
      <w:del w:id="7199" w:author="PR Preview" w:date="2026-01-01T00:00:00Z">
        <w:r>
          <w:rPr>
            <w:b/>
            <w:bCs/>
          </w:rPr>
          <w:delText xml:space="preserve"> </w:delText>
        </w:r>
      </w:del>
      <m:oMath>
        <m:r>
          <m:rPr>
            <m:sty m:val="bi"/>
          </m:rPr>
          <m:t>B</m:t>
        </m:r>
      </m:oMath>
      <w:del w:id="7200" w:author="PR Preview" w:date="2026-01-01T00:00:00Z">
        <w:r>
          <w:rPr>
            <w:b/>
            <w:bCs/>
          </w:rPr>
          <w:delText xml:space="preserve"> </w:delText>
        </w:r>
      </w:del>
      <w:del w:id="7201" w:author="PR Preview" w:date="2026-01-01T00:00:00Z">
        <w:r>
          <w:rPr>
            <w:b/>
            <w:bCs/>
          </w:rPr>
          <w:delText xml:space="preserve">to</w:delText>
        </w:r>
      </w:del>
      <w:del w:id="7202" w:author="PR Preview" w:date="2026-01-01T00:00:00Z">
        <w:r>
          <w:rPr>
            <w:b/>
            <w:bCs/>
          </w:rPr>
          <w:delText xml:space="preserve"> </w:delText>
        </w:r>
      </w:del>
      <m:oMath>
        <m:r>
          <m:rPr>
            <m:sty m:val="bi"/>
          </m:rPr>
          <m:t>A</m:t>
        </m:r>
      </m:oMath>
      <w:del w:id="7203" w:author="PR Preview" w:date="2026-01-01T00:00:00Z">
        <w:r>
          <w:rPr>
            <w:b/>
            <w:bCs/>
          </w:rPr>
          <w:delText xml:space="preserve">.</w:delText>
        </w:r>
      </w:del>
      <w:del w:id="7204" w:author="PR Preview" w:date="2026-01-01T00:00:00Z">
        <w:r>
          <w:delText xml:space="preserve"> </w:delText>
        </w:r>
      </w:del>
      <w:del w:id="7205" w:author="PR Preview" w:date="2026-01-01T00:00:00Z">
        <w:r>
          <w:delText xml:space="preserve">By</w:delText>
        </w:r>
      </w:del>
      <w:del w:id="7206" w:author="PR Preview" w:date="2026-01-01T00:00:00Z">
        <w:r>
          <w:delText xml:space="preserve"> </w:delText>
        </w:r>
      </w:del>
      <w:hyperlink w:anchor="rem-similar-both-ways">
        <w:del w:id="7207" w:author="PR Preview" w:date="2026-01-01T00:00:00Z">
          <w:r>
            <w:rPr>
              <w:rStyle w:val="Hyperlink"/>
            </w:rPr>
            <w:delText xml:space="preserve">Remark 51</w:delText>
          </w:r>
        </w:del>
      </w:hyperlink>
      <w:del w:id="7208" w:author="PR Preview" w:date="2026-01-01T00:00:00Z">
        <w:r>
          <w:delText xml:space="preserve">,</w:delText>
        </w:r>
      </w:del>
    </w:p>
    <w:p>
      <w:pPr>
        <w:pStyle w:val="BodyText"/>
      </w:pPr>
      <w:ins w:id="7209" w:author="PR Preview" w:date="2026-01-01T00:00:00Z">
        <w:r>
          <w:rPr>
            <w:b/>
            <w:bCs/>
          </w:rPr>
          <w:t xml:space="preserve">From</w:t>
        </w:r>
      </w:ins>
      <w:ins w:id="7210" w:author="PR Preview" w:date="2026-01-01T00:00:00Z">
        <w:r>
          <w:rPr>
            <w:b/>
            <w:bCs/>
          </w:rPr>
          <w:t xml:space="preserve"> </w:t>
        </w:r>
      </w:ins>
      <m:oMath>
        <m:r>
          <m:rPr>
            <m:sty m:val="bi"/>
          </m:rPr>
          <m:t>B</m:t>
        </m:r>
      </m:oMath>
      <w:ins w:id="7211" w:author="PR Preview" w:date="2026-01-01T00:00:00Z">
        <w:r>
          <w:rPr>
            <w:b/>
            <w:bCs/>
          </w:rPr>
          <w:t xml:space="preserve"> </w:t>
        </w:r>
      </w:ins>
      <w:ins w:id="7212" w:author="PR Preview" w:date="2026-01-01T00:00:00Z">
        <w:r>
          <w:rPr>
            <w:b/>
            <w:bCs/>
          </w:rPr>
          <w:t xml:space="preserve">to</w:t>
        </w:r>
      </w:ins>
      <w:ins w:id="7213" w:author="PR Preview" w:date="2026-01-01T00:00:00Z">
        <w:r>
          <w:rPr>
            <w:b/>
            <w:bCs/>
          </w:rPr>
          <w:t xml:space="preserve"> </w:t>
        </w:r>
      </w:ins>
      <m:oMath>
        <m:r>
          <m:rPr>
            <m:sty m:val="bi"/>
          </m:rPr>
          <m:t>A</m:t>
        </m:r>
      </m:oMath>
      <w:ins w:id="7214" w:author="PR Preview" w:date="2026-01-01T00:00:00Z">
        <w:r>
          <w:rPr>
            <w:b/>
            <w:bCs/>
          </w:rPr>
          <w:t xml:space="preserve">.</w:t>
        </w:r>
      </w:ins>
      <w:ins w:id="7215" w:author="PR Preview" w:date="2026-01-01T00:00:00Z">
        <w:r>
          <w:t xml:space="preserve"> </w:t>
        </w:r>
      </w:ins>
      <w:ins w:id="7216" w:author="PR Preview" w:date="2026-01-01T00:00:00Z">
        <w:r>
          <w:t xml:space="preserve">By</w:t>
        </w:r>
      </w:ins>
      <w:ins w:id="7217" w:author="PR Preview" w:date="2026-01-01T00:00:00Z">
        <w:r>
          <w:t xml:space="preserve"> </w:t>
        </w:r>
      </w:ins>
      <w:hyperlink w:anchor="rem-similar-both-ways">
        <w:ins w:id="7218" w:author="PR Preview" w:date="2026-01-01T00:00:00Z">
          <w:r>
            <w:rPr>
              <w:rStyle w:val="Hyperlink"/>
            </w:rPr>
            <w:t xml:space="preserve">Remark 52</w:t>
          </w:r>
        </w:ins>
      </w:hyperlink>
      <w:ins w:id="7219" w:author="PR Preview" w:date="2026-01-01T00:00:00Z">
        <w:r>
          <w:t xml:space="preserve">,</w:t>
        </w:r>
      </w:ins>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9" w:name="exm-similar-eigenvalues"/>
    <w:p>
      <w:pPr>
        <w:pStyle w:val="BodyText"/>
      </w:pPr>
      <w:del w:id="7220" w:author="PR Preview" w:date="2026-01-01T00:00:00Z">
        <w:r>
          <w:rPr>
            <w:b/>
            <w:bCs/>
          </w:rPr>
          <w:delText xml:space="preserve">Example 205 (Eigenvectors carried across a similarity)</w:delText>
        </w:r>
      </w:del>
      <w:del w:id="7221" w:author="PR Preview" w:date="2026-01-01T00:00:00Z">
        <w:r>
          <w:delText xml:space="preserve"> </w:delText>
        </w:r>
      </w:del>
      <w:del w:id="7222" w:author="PR Preview" w:date="2026-01-01T00:00:00Z">
        <w:r>
          <w:delText xml:space="preserve">In</w:delText>
        </w:r>
      </w:del>
      <w:del w:id="7223" w:author="PR Preview" w:date="2026-01-01T00:00:00Z">
        <w:r>
          <w:delText xml:space="preserve"> </w:delText>
        </w:r>
      </w:del>
      <w:hyperlink w:anchor="exm-similar">
        <w:del w:id="7224" w:author="PR Preview" w:date="2026-01-01T00:00:00Z">
          <w:r>
            <w:rPr>
              <w:rStyle w:val="Hyperlink"/>
            </w:rPr>
            <w:delText xml:space="preserve">Example 204</w:delText>
          </w:r>
        </w:del>
      </w:hyperlink>
      <w:del w:id="7225" w:author="PR Preview" w:date="2026-01-01T00:00:00Z">
        <w:r>
          <w:delText xml:space="preserve">,</w:delText>
        </w:r>
      </w:del>
      <w:del w:id="7226" w:author="PR Preview" w:date="2026-01-01T00:00:00Z">
        <w:r>
          <w:delText xml:space="preserve"> </w:delText>
        </w:r>
      </w:del>
      <m:oMath>
        <m:r>
          <m:rPr>
            <m:sty m:val="bi"/>
          </m:rPr>
          <m:t>B</m:t>
        </m:r>
        <m:r>
          <m:rPr>
            <m:sty m:val="p"/>
          </m:rPr>
          <m:t>=</m:t>
        </m:r>
        <m:r>
          <m:rPr>
            <m:sty m:val="p"/>
          </m:rPr>
          <m:t>diag</m:t>
        </m:r>
        <m:r>
          <m:rPr>
            <m:sty m:val="p"/>
          </m:rPr>
          <m:t>(</m:t>
        </m:r>
        <m:r>
          <m:t>3</m:t>
        </m:r>
        <m:r>
          <m:rPr>
            <m:sty m:val="p"/>
          </m:rPr>
          <m:t>,</m:t>
        </m:r>
        <m:r>
          <m:t>1</m:t>
        </m:r>
        <m:r>
          <m:rPr>
            <m:sty m:val="p"/>
          </m:rPr>
          <m:t>)</m:t>
        </m:r>
      </m:oMath>
      <w:del w:id="7227" w:author="PR Preview" w:date="2026-01-01T00:00:00Z">
        <w:r>
          <w:delText xml:space="preserve"> </w:delText>
        </w:r>
      </w:del>
      <w:del w:id="7228" w:author="PR Preview" w:date="2026-01-01T00:00:00Z">
        <w:r>
          <w:delText xml:space="preserve">has eigenvectors</w:delText>
        </w:r>
      </w:del>
      <w:del w:id="7229" w:author="PR Preview" w:date="2026-01-01T00:00:00Z">
        <w:r>
          <w:delText xml:space="preserve"> </w:delText>
        </w:r>
      </w:del>
      <m:oMath>
        <m:r>
          <m:rPr>
            <m:sty m:val="p"/>
          </m:rPr>
          <m:t>(</m:t>
        </m:r>
        <m:r>
          <m:t>1</m:t>
        </m:r>
        <m:r>
          <m:rPr>
            <m:sty m:val="p"/>
          </m:rPr>
          <m:t>,</m:t>
        </m:r>
        <m:r>
          <m:t>0</m:t>
        </m:r>
        <m:r>
          <m:rPr>
            <m:sty m:val="p"/>
          </m:rPr>
          <m:t>)</m:t>
        </m:r>
      </m:oMath>
      <w:del w:id="7230" w:author="PR Preview" w:date="2026-01-01T00:00:00Z">
        <w:r>
          <w:delText xml:space="preserve"> </w:delText>
        </w:r>
      </w:del>
      <w:del w:id="7231" w:author="PR Preview" w:date="2026-01-01T00:00:00Z">
        <w:r>
          <w:delText xml:space="preserve">for</w:delText>
        </w:r>
      </w:del>
      <w:del w:id="7232" w:author="PR Preview" w:date="2026-01-01T00:00:00Z">
        <w:r>
          <w:delText xml:space="preserve"> </w:delText>
        </w:r>
      </w:del>
      <m:oMath>
        <m:r>
          <m:t>3</m:t>
        </m:r>
      </m:oMath>
      <w:del w:id="7233" w:author="PR Preview" w:date="2026-01-01T00:00:00Z">
        <w:r>
          <w:delText xml:space="preserve"> </w:delText>
        </w:r>
      </w:del>
      <w:del w:id="7234" w:author="PR Preview" w:date="2026-01-01T00:00:00Z">
        <w:r>
          <w:delText xml:space="preserve">and</w:delText>
        </w:r>
      </w:del>
      <w:del w:id="7235" w:author="PR Preview" w:date="2026-01-01T00:00:00Z">
        <w:r>
          <w:delText xml:space="preserve"> </w:delText>
        </w:r>
      </w:del>
      <m:oMath>
        <m:r>
          <m:rPr>
            <m:sty m:val="p"/>
          </m:rPr>
          <m:t>(</m:t>
        </m:r>
        <m:r>
          <m:t>0</m:t>
        </m:r>
        <m:r>
          <m:rPr>
            <m:sty m:val="p"/>
          </m:rPr>
          <m:t>,</m:t>
        </m:r>
        <m:r>
          <m:t>1</m:t>
        </m:r>
        <m:r>
          <m:rPr>
            <m:sty m:val="p"/>
          </m:rPr>
          <m:t>)</m:t>
        </m:r>
      </m:oMath>
      <w:del w:id="7236" w:author="PR Preview" w:date="2026-01-01T00:00:00Z">
        <w:r>
          <w:delText xml:space="preserve"> </w:delText>
        </w:r>
      </w:del>
      <w:del w:id="7237" w:author="PR Preview" w:date="2026-01-01T00:00:00Z">
        <w:r>
          <w:delText xml:space="preserve">for</w:delText>
        </w:r>
      </w:del>
      <w:del w:id="7238" w:author="PR Preview" w:date="2026-01-01T00:00:00Z">
        <w:r>
          <w:delText xml:space="preserve"> </w:delText>
        </w:r>
      </w:del>
      <m:oMath>
        <m:r>
          <m:t>1</m:t>
        </m:r>
      </m:oMath>
      <w:del w:id="7239" w:author="PR Preview" w:date="2026-01-01T00:00:00Z">
        <w:r>
          <w:delText xml:space="preserve">:</w:delText>
        </w:r>
      </w:del>
      <w:del w:id="7240"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del w:id="7241" w:author="PR Preview" w:date="2026-01-01T00:00:00Z">
        <w:r>
          <w:delText xml:space="preserve"> </w:delText>
        </w:r>
      </w:del>
      <w:del w:id="7242" w:author="PR Preview" w:date="2026-01-01T00:00:00Z">
        <w:r>
          <w:delText xml:space="preserve">and</w:delText>
        </w:r>
      </w:del>
      <w:del w:id="7243"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del w:id="7244" w:author="PR Preview" w:date="2026-01-01T00:00:00Z">
        <w:r>
          <w:delText xml:space="preserve">.</w:delText>
        </w:r>
      </w:del>
      <w:del w:id="7245" w:author="PR Preview" w:date="2026-01-01T00:00:00Z">
        <w:r>
          <w:delText xml:space="preserve"> </w:delText>
        </w:r>
      </w:del>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7246" w:author="PR Preview" w:date="2026-01-01T00:00:00Z">
        <w:r>
          <w:delText xml:space="preserve"> </w:delText>
        </w:r>
      </w:del>
      <w:del w:id="7247" w:author="PR Preview" w:date="2026-01-01T00:00:00Z">
        <w:r>
          <w:delText xml:space="preserve">and</w:delText>
        </w:r>
      </w:del>
      <w:del w:id="7248" w:author="PR Preview" w:date="2026-01-01T00:00:00Z">
        <w:r>
          <w:delText xml:space="preserve"> </w:delText>
        </w:r>
      </w:del>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del w:id="7249" w:author="PR Preview" w:date="2026-01-01T00:00:00Z">
        <w:r>
          <w:delText xml:space="preserve"> </w:delText>
        </w:r>
      </w:del>
      <w:del w:id="7250" w:author="PR Preview" w:date="2026-01-01T00:00:00Z">
        <w:r>
          <w:delText xml:space="preserve">are the eigenvectors of</w:delText>
        </w:r>
      </w:del>
      <w:del w:id="7251" w:author="PR Preview" w:date="2026-01-01T00:00:00Z">
        <w:r>
          <w:delText xml:space="preserve"> </w:delText>
        </w:r>
      </w:del>
      <m:oMath>
        <m:r>
          <m:rPr>
            <m:sty m:val="bi"/>
          </m:rPr>
          <m:t>A</m:t>
        </m:r>
      </m:oMath>
      <w:del w:id="7252" w:author="PR Preview" w:date="2026-01-01T00:00:00Z">
        <w:r>
          <w:delText xml:space="preserve"> </w:delText>
        </w:r>
      </w:del>
      <w:del w:id="7253" w:author="PR Preview" w:date="2026-01-01T00:00:00Z">
        <w:r>
          <w:delText xml:space="preserve">for</w:delText>
        </w:r>
      </w:del>
      <w:del w:id="7254" w:author="PR Preview" w:date="2026-01-01T00:00:00Z">
        <w:r>
          <w:delText xml:space="preserve"> </w:delText>
        </w:r>
      </w:del>
      <m:oMath>
        <m:r>
          <m:t>3</m:t>
        </m:r>
      </m:oMath>
      <w:del w:id="7255" w:author="PR Preview" w:date="2026-01-01T00:00:00Z">
        <w:r>
          <w:delText xml:space="preserve"> </w:delText>
        </w:r>
      </w:del>
      <w:del w:id="7256" w:author="PR Preview" w:date="2026-01-01T00:00:00Z">
        <w:r>
          <w:delText xml:space="preserve">and</w:delText>
        </w:r>
      </w:del>
      <w:del w:id="7257" w:author="PR Preview" w:date="2026-01-01T00:00:00Z">
        <w:r>
          <w:delText xml:space="preserve"> </w:delText>
        </w:r>
      </w:del>
      <m:oMath>
        <m:r>
          <m:t>1</m:t>
        </m:r>
      </m:oMath>
      <w:del w:id="7258" w:author="PR Preview" w:date="2026-01-01T00:00:00Z">
        <w:r>
          <w:delText xml:space="preserve"> </w:delText>
        </w:r>
      </w:del>
      <w:del w:id="7259" w:author="PR Preview" w:date="2026-01-01T00:00:00Z">
        <w:r>
          <w:delText xml:space="preserve">found in</w:delText>
        </w:r>
      </w:del>
      <w:del w:id="7260" w:author="PR Preview" w:date="2026-01-01T00:00:00Z">
        <w:r>
          <w:delText xml:space="preserve"> </w:delText>
        </w:r>
      </w:del>
      <w:hyperlink w:anchor="exm-eigenvalue">
        <w:del w:id="7261" w:author="PR Preview" w:date="2026-01-01T00:00:00Z">
          <w:r>
            <w:rPr>
              <w:rStyle w:val="Hyperlink"/>
            </w:rPr>
            <w:delText xml:space="preserve">Example 149</w:delText>
          </w:r>
        </w:del>
      </w:hyperlink>
      <w:del w:id="7262" w:author="PR Preview" w:date="2026-01-01T00:00:00Z">
        <w:r>
          <w:delText xml:space="preserve">.</w:delText>
        </w:r>
      </w:del>
    </w:p>
    <w:p>
      <w:pPr>
        <w:pStyle w:val="BodyText"/>
      </w:pPr>
      <w:ins w:id="7263" w:author="PR Preview" w:date="2026-01-01T00:00:00Z">
        <w:r>
          <w:rPr>
            <w:b/>
            <w:bCs/>
          </w:rPr>
          <w:t xml:space="preserve">Example 206 (Eigenvectors carried across a similarity)</w:t>
        </w:r>
      </w:ins>
      <w:ins w:id="7264" w:author="PR Preview" w:date="2026-01-01T00:00:00Z">
        <w:r>
          <w:t xml:space="preserve"> </w:t>
        </w:r>
      </w:ins>
      <w:ins w:id="7265" w:author="PR Preview" w:date="2026-01-01T00:00:00Z">
        <w:r>
          <w:t xml:space="preserve">In</w:t>
        </w:r>
      </w:ins>
      <w:ins w:id="7266" w:author="PR Preview" w:date="2026-01-01T00:00:00Z">
        <w:r>
          <w:t xml:space="preserve"> </w:t>
        </w:r>
      </w:ins>
      <w:hyperlink w:anchor="exm-similar">
        <w:ins w:id="7267" w:author="PR Preview" w:date="2026-01-01T00:00:00Z">
          <w:r>
            <w:rPr>
              <w:rStyle w:val="Hyperlink"/>
            </w:rPr>
            <w:t xml:space="preserve">Example 205</w:t>
          </w:r>
        </w:ins>
      </w:hyperlink>
      <w:ins w:id="7268" w:author="PR Preview" w:date="2026-01-01T00:00:00Z">
        <w:r>
          <w:t xml:space="preserve">,</w:t>
        </w:r>
      </w:ins>
      <w:ins w:id="7269" w:author="PR Preview" w:date="2026-01-01T00:00:00Z">
        <w:r>
          <w:t xml:space="preserve"> </w:t>
        </w:r>
      </w:ins>
      <m:oMath>
        <m:r>
          <m:rPr>
            <m:sty m:val="bi"/>
          </m:rPr>
          <m:t>B</m:t>
        </m:r>
        <m:r>
          <m:rPr>
            <m:sty m:val="p"/>
          </m:rPr>
          <m:t>=</m:t>
        </m:r>
        <m:r>
          <m:rPr>
            <m:sty m:val="p"/>
          </m:rPr>
          <m:t>diag</m:t>
        </m:r>
        <m:r>
          <m:rPr>
            <m:sty m:val="p"/>
          </m:rPr>
          <m:t>(</m:t>
        </m:r>
        <m:r>
          <m:t>3</m:t>
        </m:r>
        <m:r>
          <m:rPr>
            <m:sty m:val="p"/>
          </m:rPr>
          <m:t>,</m:t>
        </m:r>
        <m:r>
          <m:t>1</m:t>
        </m:r>
        <m:r>
          <m:rPr>
            <m:sty m:val="p"/>
          </m:rPr>
          <m:t>)</m:t>
        </m:r>
      </m:oMath>
      <w:ins w:id="7270" w:author="PR Preview" w:date="2026-01-01T00:00:00Z">
        <w:r>
          <w:t xml:space="preserve"> </w:t>
        </w:r>
      </w:ins>
      <w:ins w:id="7271" w:author="PR Preview" w:date="2026-01-01T00:00:00Z">
        <w:r>
          <w:t xml:space="preserve">has eigenvectors</w:t>
        </w:r>
      </w:ins>
      <w:ins w:id="7272" w:author="PR Preview" w:date="2026-01-01T00:00:00Z">
        <w:r>
          <w:t xml:space="preserve"> </w:t>
        </w:r>
      </w:ins>
      <m:oMath>
        <m:r>
          <m:rPr>
            <m:sty m:val="p"/>
          </m:rPr>
          <m:t>(</m:t>
        </m:r>
        <m:r>
          <m:t>1</m:t>
        </m:r>
        <m:r>
          <m:rPr>
            <m:sty m:val="p"/>
          </m:rPr>
          <m:t>,</m:t>
        </m:r>
        <m:r>
          <m:t>0</m:t>
        </m:r>
        <m:r>
          <m:rPr>
            <m:sty m:val="p"/>
          </m:rPr>
          <m:t>)</m:t>
        </m:r>
      </m:oMath>
      <w:ins w:id="7273" w:author="PR Preview" w:date="2026-01-01T00:00:00Z">
        <w:r>
          <w:t xml:space="preserve"> </w:t>
        </w:r>
      </w:ins>
      <w:ins w:id="7274" w:author="PR Preview" w:date="2026-01-01T00:00:00Z">
        <w:r>
          <w:t xml:space="preserve">for</w:t>
        </w:r>
      </w:ins>
      <w:ins w:id="7275" w:author="PR Preview" w:date="2026-01-01T00:00:00Z">
        <w:r>
          <w:t xml:space="preserve"> </w:t>
        </w:r>
      </w:ins>
      <m:oMath>
        <m:r>
          <m:t>3</m:t>
        </m:r>
      </m:oMath>
      <w:ins w:id="7276" w:author="PR Preview" w:date="2026-01-01T00:00:00Z">
        <w:r>
          <w:t xml:space="preserve"> </w:t>
        </w:r>
      </w:ins>
      <w:ins w:id="7277" w:author="PR Preview" w:date="2026-01-01T00:00:00Z">
        <w:r>
          <w:t xml:space="preserve">and</w:t>
        </w:r>
      </w:ins>
      <w:ins w:id="7278" w:author="PR Preview" w:date="2026-01-01T00:00:00Z">
        <w:r>
          <w:t xml:space="preserve"> </w:t>
        </w:r>
      </w:ins>
      <m:oMath>
        <m:r>
          <m:rPr>
            <m:sty m:val="p"/>
          </m:rPr>
          <m:t>(</m:t>
        </m:r>
        <m:r>
          <m:t>0</m:t>
        </m:r>
        <m:r>
          <m:rPr>
            <m:sty m:val="p"/>
          </m:rPr>
          <m:t>,</m:t>
        </m:r>
        <m:r>
          <m:t>1</m:t>
        </m:r>
        <m:r>
          <m:rPr>
            <m:sty m:val="p"/>
          </m:rPr>
          <m:t>)</m:t>
        </m:r>
      </m:oMath>
      <w:ins w:id="7279" w:author="PR Preview" w:date="2026-01-01T00:00:00Z">
        <w:r>
          <w:t xml:space="preserve"> </w:t>
        </w:r>
      </w:ins>
      <w:ins w:id="7280" w:author="PR Preview" w:date="2026-01-01T00:00:00Z">
        <w:r>
          <w:t xml:space="preserve">for</w:t>
        </w:r>
      </w:ins>
      <w:ins w:id="7281" w:author="PR Preview" w:date="2026-01-01T00:00:00Z">
        <w:r>
          <w:t xml:space="preserve"> </w:t>
        </w:r>
      </w:ins>
      <m:oMath>
        <m:r>
          <m:t>1</m:t>
        </m:r>
      </m:oMath>
      <w:ins w:id="7282" w:author="PR Preview" w:date="2026-01-01T00:00:00Z">
        <w:r>
          <w:t xml:space="preserve">:</w:t>
        </w:r>
      </w:ins>
      <w:ins w:id="7283"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ins w:id="7284" w:author="PR Preview" w:date="2026-01-01T00:00:00Z">
        <w:r>
          <w:t xml:space="preserve"> </w:t>
        </w:r>
      </w:ins>
      <w:ins w:id="7285" w:author="PR Preview" w:date="2026-01-01T00:00:00Z">
        <w:r>
          <w:t xml:space="preserve">and</w:t>
        </w:r>
      </w:ins>
      <w:ins w:id="7286"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ins w:id="7287" w:author="PR Preview" w:date="2026-01-01T00:00:00Z">
        <w:r>
          <w:t xml:space="preserve">.</w:t>
        </w:r>
      </w:ins>
      <w:ins w:id="7288" w:author="PR Preview" w:date="2026-01-01T00:00:00Z">
        <w:r>
          <w:t xml:space="preserve"> </w:t>
        </w:r>
      </w:ins>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7289" w:author="PR Preview" w:date="2026-01-01T00:00:00Z">
        <w:r>
          <w:t xml:space="preserve"> </w:t>
        </w:r>
      </w:ins>
      <w:ins w:id="7290" w:author="PR Preview" w:date="2026-01-01T00:00:00Z">
        <w:r>
          <w:t xml:space="preserve">and</w:t>
        </w:r>
      </w:ins>
      <w:ins w:id="7291" w:author="PR Preview" w:date="2026-01-01T00:00:00Z">
        <w:r>
          <w:t xml:space="preserve"> </w:t>
        </w:r>
      </w:ins>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ins w:id="7292" w:author="PR Preview" w:date="2026-01-01T00:00:00Z">
        <w:r>
          <w:t xml:space="preserve"> </w:t>
        </w:r>
      </w:ins>
      <w:ins w:id="7293" w:author="PR Preview" w:date="2026-01-01T00:00:00Z">
        <w:r>
          <w:t xml:space="preserve">are the eigenvectors of</w:t>
        </w:r>
      </w:ins>
      <w:ins w:id="7294" w:author="PR Preview" w:date="2026-01-01T00:00:00Z">
        <w:r>
          <w:t xml:space="preserve"> </w:t>
        </w:r>
      </w:ins>
      <m:oMath>
        <m:r>
          <m:rPr>
            <m:sty m:val="bi"/>
          </m:rPr>
          <m:t>A</m:t>
        </m:r>
      </m:oMath>
      <w:ins w:id="7295" w:author="PR Preview" w:date="2026-01-01T00:00:00Z">
        <w:r>
          <w:t xml:space="preserve"> </w:t>
        </w:r>
      </w:ins>
      <w:ins w:id="7296" w:author="PR Preview" w:date="2026-01-01T00:00:00Z">
        <w:r>
          <w:t xml:space="preserve">for</w:t>
        </w:r>
      </w:ins>
      <w:ins w:id="7297" w:author="PR Preview" w:date="2026-01-01T00:00:00Z">
        <w:r>
          <w:t xml:space="preserve"> </w:t>
        </w:r>
      </w:ins>
      <m:oMath>
        <m:r>
          <m:t>3</m:t>
        </m:r>
      </m:oMath>
      <w:ins w:id="7298" w:author="PR Preview" w:date="2026-01-01T00:00:00Z">
        <w:r>
          <w:t xml:space="preserve"> </w:t>
        </w:r>
      </w:ins>
      <w:ins w:id="7299" w:author="PR Preview" w:date="2026-01-01T00:00:00Z">
        <w:r>
          <w:t xml:space="preserve">and</w:t>
        </w:r>
      </w:ins>
      <w:ins w:id="7300" w:author="PR Preview" w:date="2026-01-01T00:00:00Z">
        <w:r>
          <w:t xml:space="preserve"> </w:t>
        </w:r>
      </w:ins>
      <m:oMath>
        <m:r>
          <m:t>1</m:t>
        </m:r>
      </m:oMath>
      <w:ins w:id="7301" w:author="PR Preview" w:date="2026-01-01T00:00:00Z">
        <w:r>
          <w:t xml:space="preserve"> </w:t>
        </w:r>
      </w:ins>
      <w:ins w:id="7302" w:author="PR Preview" w:date="2026-01-01T00:00:00Z">
        <w:r>
          <w:t xml:space="preserve">found in</w:t>
        </w:r>
      </w:ins>
      <w:ins w:id="7303" w:author="PR Preview" w:date="2026-01-01T00:00:00Z">
        <w:r>
          <w:t xml:space="preserve"> </w:t>
        </w:r>
      </w:ins>
      <w:hyperlink w:anchor="exm-eigenvalue">
        <w:ins w:id="7304" w:author="PR Preview" w:date="2026-01-01T00:00:00Z">
          <w:r>
            <w:rPr>
              <w:rStyle w:val="Hyperlink"/>
            </w:rPr>
            <w:t xml:space="preserve">Example 150</w:t>
          </w:r>
        </w:ins>
      </w:hyperlink>
      <w:ins w:id="7305" w:author="PR Preview" w:date="2026-01-01T00:00:00Z">
        <w:r>
          <w:t xml:space="preserve">.</w:t>
        </w:r>
      </w:ins>
    </w:p>
    <w:bookmarkEnd w:id="649"/>
    <w:bookmarkStart w:id="650"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50"/>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51" w:name="exm-eigenvectors-independent"/>
    <w:p>
      <w:pPr>
        <w:pStyle w:val="BodyText"/>
      </w:pPr>
      <w:del w:id="7306" w:author="PR Preview" w:date="2026-01-01T00:00:00Z">
        <w:r>
          <w:rPr>
            <w:b/>
            <w:bCs/>
          </w:rPr>
          <w:delText xml:space="preserve">Example 206 (Independent eigenvectors)</w:delText>
        </w:r>
      </w:del>
      <w:del w:id="7307" w:author="PR Preview" w:date="2026-01-01T00:00:00Z">
        <w:r>
          <w:delText xml:space="preserve"> </w:delText>
        </w:r>
      </w:del>
      <w:del w:id="7308" w:author="PR Preview" w:date="2026-01-01T00:00:00Z">
        <w:r>
          <w:delText xml:space="preserve">The eigenvectors</w:delText>
        </w:r>
      </w:del>
      <w:del w:id="7309" w:author="PR Preview" w:date="2026-01-01T00:00:00Z">
        <w:r>
          <w:delText xml:space="preserve"> </w:delText>
        </w:r>
      </w:del>
      <m:oMath>
        <m:r>
          <m:rPr>
            <m:sty m:val="p"/>
          </m:rPr>
          <m:t>(</m:t>
        </m:r>
        <m:r>
          <m:t>1</m:t>
        </m:r>
        <m:r>
          <m:rPr>
            <m:sty m:val="p"/>
          </m:rPr>
          <m:t>,</m:t>
        </m:r>
        <m:r>
          <m:t>1</m:t>
        </m:r>
        <m:r>
          <m:rPr>
            <m:sty m:val="p"/>
          </m:rPr>
          <m:t>)</m:t>
        </m:r>
      </m:oMath>
      <w:del w:id="7310" w:author="PR Preview" w:date="2026-01-01T00:00:00Z">
        <w:r>
          <w:delText xml:space="preserve"> </w:delText>
        </w:r>
      </w:del>
      <w:del w:id="7311" w:author="PR Preview" w:date="2026-01-01T00:00:00Z">
        <w:r>
          <w:delText xml:space="preserve">for</w:delText>
        </w:r>
      </w:del>
      <w:del w:id="7312" w:author="PR Preview" w:date="2026-01-01T00:00:00Z">
        <w:r>
          <w:delText xml:space="preserve"> </w:delText>
        </w:r>
      </w:del>
      <m:oMath>
        <m:r>
          <m:t>3</m:t>
        </m:r>
      </m:oMath>
      <w:del w:id="7313" w:author="PR Preview" w:date="2026-01-01T00:00:00Z">
        <w:r>
          <w:delText xml:space="preserve"> </w:delText>
        </w:r>
      </w:del>
      <w:del w:id="7314" w:author="PR Preview" w:date="2026-01-01T00:00:00Z">
        <w:r>
          <w:delText xml:space="preserve">and</w:delText>
        </w:r>
      </w:del>
      <w:del w:id="7315" w:author="PR Preview" w:date="2026-01-01T00:00:00Z">
        <w:r>
          <w:delText xml:space="preserve"> </w:delText>
        </w:r>
      </w:del>
      <m:oMath>
        <m:r>
          <m:rPr>
            <m:sty m:val="p"/>
          </m:rPr>
          <m:t>(</m:t>
        </m:r>
        <m:r>
          <m:t>1</m:t>
        </m:r>
        <m:r>
          <m:rPr>
            <m:sty m:val="p"/>
          </m:rPr>
          <m:t>,</m:t>
        </m:r>
        <m:r>
          <m:rPr>
            <m:sty m:val="p"/>
          </m:rPr>
          <m:t>−</m:t>
        </m:r>
        <m:r>
          <m:t>1</m:t>
        </m:r>
        <m:r>
          <m:rPr>
            <m:sty m:val="p"/>
          </m:rPr>
          <m:t>)</m:t>
        </m:r>
      </m:oMath>
      <w:del w:id="7316" w:author="PR Preview" w:date="2026-01-01T00:00:00Z">
        <w:r>
          <w:delText xml:space="preserve"> </w:delText>
        </w:r>
      </w:del>
      <w:del w:id="7317" w:author="PR Preview" w:date="2026-01-01T00:00:00Z">
        <w:r>
          <w:delText xml:space="preserve">for</w:delText>
        </w:r>
      </w:del>
      <w:del w:id="7318" w:author="PR Preview" w:date="2026-01-01T00:00:00Z">
        <w:r>
          <w:delText xml:space="preserve"> </w:delText>
        </w:r>
      </w:del>
      <m:oMath>
        <m:r>
          <m:t>1</m:t>
        </m:r>
      </m:oMath>
      <w:del w:id="7319" w:author="PR Preview" w:date="2026-01-01T00:00:00Z">
        <w:r>
          <w:delText xml:space="preserve"> </w:delText>
        </w:r>
      </w:del>
      <w:del w:id="7320" w:author="PR Preview" w:date="2026-01-01T00:00:00Z">
        <w:r>
          <w:delText xml:space="preserve">of</w:delText>
        </w:r>
      </w:del>
      <w:del w:id="7321" w:author="PR Preview" w:date="2026-01-01T00:00:00Z">
        <w:r>
          <w:delText xml:space="preserve"> </w:delText>
        </w:r>
      </w:del>
      <w:hyperlink w:anchor="exm-eigenvalue">
        <w:del w:id="7322" w:author="PR Preview" w:date="2026-01-01T00:00:00Z">
          <w:r>
            <w:rPr>
              <w:rStyle w:val="Hyperlink"/>
            </w:rPr>
            <w:delText xml:space="preserve">Example 149</w:delText>
          </w:r>
        </w:del>
      </w:hyperlink>
      <w:del w:id="7323" w:author="PR Preview" w:date="2026-01-01T00:00:00Z">
        <w:r>
          <w:delText xml:space="preserve"> </w:delText>
        </w:r>
      </w:del>
      <w:del w:id="7324" w:author="PR Preview" w:date="2026-01-01T00:00:00Z">
        <w:r>
          <w:delText xml:space="preserve">are linearly independent, as</w:delText>
        </w:r>
      </w:del>
      <w:del w:id="7325" w:author="PR Preview" w:date="2026-01-01T00:00:00Z">
        <w:r>
          <w:delText xml:space="preserve"> </w:delText>
        </w:r>
      </w:del>
      <w:hyperlink w:anchor="thm-eigenvectors-independent">
        <w:del w:id="7326" w:author="PR Preview" w:date="2026-01-01T00:00:00Z">
          <w:r>
            <w:rPr>
              <w:rStyle w:val="Hyperlink"/>
            </w:rPr>
            <w:delText xml:space="preserve">Theorem 116</w:delText>
          </w:r>
        </w:del>
      </w:hyperlink>
      <w:del w:id="7327" w:author="PR Preview" w:date="2026-01-01T00:00:00Z">
        <w:r>
          <w:delText xml:space="preserve"> </w:delText>
        </w:r>
      </w:del>
      <w:del w:id="7328" w:author="PR Preview" w:date="2026-01-01T00:00:00Z">
        <w:r>
          <w:delText xml:space="preserve">says they must be:</w:delText>
        </w:r>
      </w:del>
      <w:del w:id="7329"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7330" w:author="PR Preview" w:date="2026-01-01T00:00:00Z">
        <w:r>
          <w:delText xml:space="preserve"> </w:delText>
        </w:r>
      </w:del>
      <w:del w:id="7331" w:author="PR Preview" w:date="2026-01-01T00:00:00Z">
        <w:r>
          <w:delText xml:space="preserve">is</w:delText>
        </w:r>
      </w:del>
      <w:del w:id="7332" w:author="PR Preview" w:date="2026-01-01T00:00:00Z">
        <w:r>
          <w:delText xml:space="preserve"> </w:delText>
        </w:r>
      </w:del>
      <w:del w:id="7333" w:author="PR Preview" w:date="2026-01-01T00:00:00Z">
        <w:r>
          <w:delText xml:space="preserve">$\mathord{\smash[b]{\underset{\raise.3ex\hbox{$\scriptstyle\sim$}}{0}}\vphantom{0}}$</w:delText>
        </w:r>
      </w:del>
      <w:del w:id="7334" w:author="PR Preview" w:date="2026-01-01T00:00:00Z">
        <w:r>
          <w:delText xml:space="preserve"> </w:delText>
        </w:r>
      </w:del>
      <w:del w:id="7335" w:author="PR Preview" w:date="2026-01-01T00:00:00Z">
        <w:r>
          <w:delText xml:space="preserve">only if</w:delText>
        </w:r>
      </w:del>
    </w:p>
    <w:p>
      <w:pPr>
        <w:pStyle w:val="BodyText"/>
      </w:pPr>
      <w:ins w:id="7336" w:author="PR Preview" w:date="2026-01-01T00:00:00Z">
        <w:r>
          <w:rPr>
            <w:b/>
            <w:bCs/>
          </w:rPr>
          <w:t xml:space="preserve">Example 207 (Independent eigenvectors)</w:t>
        </w:r>
      </w:ins>
      <w:ins w:id="7337" w:author="PR Preview" w:date="2026-01-01T00:00:00Z">
        <w:r>
          <w:t xml:space="preserve"> </w:t>
        </w:r>
      </w:ins>
      <w:ins w:id="7338" w:author="PR Preview" w:date="2026-01-01T00:00:00Z">
        <w:r>
          <w:t xml:space="preserve">The eigenvectors</w:t>
        </w:r>
      </w:ins>
      <w:ins w:id="7339" w:author="PR Preview" w:date="2026-01-01T00:00:00Z">
        <w:r>
          <w:t xml:space="preserve"> </w:t>
        </w:r>
      </w:ins>
      <m:oMath>
        <m:r>
          <m:rPr>
            <m:sty m:val="p"/>
          </m:rPr>
          <m:t>(</m:t>
        </m:r>
        <m:r>
          <m:t>1</m:t>
        </m:r>
        <m:r>
          <m:rPr>
            <m:sty m:val="p"/>
          </m:rPr>
          <m:t>,</m:t>
        </m:r>
        <m:r>
          <m:t>1</m:t>
        </m:r>
        <m:r>
          <m:rPr>
            <m:sty m:val="p"/>
          </m:rPr>
          <m:t>)</m:t>
        </m:r>
      </m:oMath>
      <w:ins w:id="7340" w:author="PR Preview" w:date="2026-01-01T00:00:00Z">
        <w:r>
          <w:t xml:space="preserve"> </w:t>
        </w:r>
      </w:ins>
      <w:ins w:id="7341" w:author="PR Preview" w:date="2026-01-01T00:00:00Z">
        <w:r>
          <w:t xml:space="preserve">for</w:t>
        </w:r>
      </w:ins>
      <w:ins w:id="7342" w:author="PR Preview" w:date="2026-01-01T00:00:00Z">
        <w:r>
          <w:t xml:space="preserve"> </w:t>
        </w:r>
      </w:ins>
      <m:oMath>
        <m:r>
          <m:t>3</m:t>
        </m:r>
      </m:oMath>
      <w:ins w:id="7343" w:author="PR Preview" w:date="2026-01-01T00:00:00Z">
        <w:r>
          <w:t xml:space="preserve"> </w:t>
        </w:r>
      </w:ins>
      <w:ins w:id="7344" w:author="PR Preview" w:date="2026-01-01T00:00:00Z">
        <w:r>
          <w:t xml:space="preserve">and</w:t>
        </w:r>
      </w:ins>
      <w:ins w:id="7345" w:author="PR Preview" w:date="2026-01-01T00:00:00Z">
        <w:r>
          <w:t xml:space="preserve"> </w:t>
        </w:r>
      </w:ins>
      <m:oMath>
        <m:r>
          <m:rPr>
            <m:sty m:val="p"/>
          </m:rPr>
          <m:t>(</m:t>
        </m:r>
        <m:r>
          <m:t>1</m:t>
        </m:r>
        <m:r>
          <m:rPr>
            <m:sty m:val="p"/>
          </m:rPr>
          <m:t>,</m:t>
        </m:r>
        <m:r>
          <m:rPr>
            <m:sty m:val="p"/>
          </m:rPr>
          <m:t>−</m:t>
        </m:r>
        <m:r>
          <m:t>1</m:t>
        </m:r>
        <m:r>
          <m:rPr>
            <m:sty m:val="p"/>
          </m:rPr>
          <m:t>)</m:t>
        </m:r>
      </m:oMath>
      <w:ins w:id="7346" w:author="PR Preview" w:date="2026-01-01T00:00:00Z">
        <w:r>
          <w:t xml:space="preserve"> </w:t>
        </w:r>
      </w:ins>
      <w:ins w:id="7347" w:author="PR Preview" w:date="2026-01-01T00:00:00Z">
        <w:r>
          <w:t xml:space="preserve">for</w:t>
        </w:r>
      </w:ins>
      <w:ins w:id="7348" w:author="PR Preview" w:date="2026-01-01T00:00:00Z">
        <w:r>
          <w:t xml:space="preserve"> </w:t>
        </w:r>
      </w:ins>
      <m:oMath>
        <m:r>
          <m:t>1</m:t>
        </m:r>
      </m:oMath>
      <w:ins w:id="7349" w:author="PR Preview" w:date="2026-01-01T00:00:00Z">
        <w:r>
          <w:t xml:space="preserve"> </w:t>
        </w:r>
      </w:ins>
      <w:ins w:id="7350" w:author="PR Preview" w:date="2026-01-01T00:00:00Z">
        <w:r>
          <w:t xml:space="preserve">of</w:t>
        </w:r>
      </w:ins>
      <w:ins w:id="7351" w:author="PR Preview" w:date="2026-01-01T00:00:00Z">
        <w:r>
          <w:t xml:space="preserve"> </w:t>
        </w:r>
      </w:ins>
      <w:hyperlink w:anchor="exm-eigenvalue">
        <w:ins w:id="7352" w:author="PR Preview" w:date="2026-01-01T00:00:00Z">
          <w:r>
            <w:rPr>
              <w:rStyle w:val="Hyperlink"/>
            </w:rPr>
            <w:t xml:space="preserve">Example 150</w:t>
          </w:r>
        </w:ins>
      </w:hyperlink>
      <w:ins w:id="7353" w:author="PR Preview" w:date="2026-01-01T00:00:00Z">
        <w:r>
          <w:t xml:space="preserve"> </w:t>
        </w:r>
      </w:ins>
      <w:ins w:id="7354" w:author="PR Preview" w:date="2026-01-01T00:00:00Z">
        <w:r>
          <w:t xml:space="preserve">are linearly independent, as</w:t>
        </w:r>
      </w:ins>
      <w:ins w:id="7355" w:author="PR Preview" w:date="2026-01-01T00:00:00Z">
        <w:r>
          <w:t xml:space="preserve"> </w:t>
        </w:r>
      </w:ins>
      <w:hyperlink w:anchor="thm-eigenvectors-independent">
        <w:ins w:id="7356" w:author="PR Preview" w:date="2026-01-01T00:00:00Z">
          <w:r>
            <w:rPr>
              <w:rStyle w:val="Hyperlink"/>
            </w:rPr>
            <w:t xml:space="preserve">Theorem 116</w:t>
          </w:r>
        </w:ins>
      </w:hyperlink>
      <w:ins w:id="7357" w:author="PR Preview" w:date="2026-01-01T00:00:00Z">
        <w:r>
          <w:t xml:space="preserve"> </w:t>
        </w:r>
      </w:ins>
      <w:ins w:id="7358" w:author="PR Preview" w:date="2026-01-01T00:00:00Z">
        <w:r>
          <w:t xml:space="preserve">says they must be:</w:t>
        </w:r>
      </w:ins>
      <w:ins w:id="7359"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7360" w:author="PR Preview" w:date="2026-01-01T00:00:00Z">
        <w:r>
          <w:t xml:space="preserve"> </w:t>
        </w:r>
      </w:ins>
      <w:ins w:id="7361" w:author="PR Preview" w:date="2026-01-01T00:00:00Z">
        <w:r>
          <w:t xml:space="preserve">is</w:t>
        </w:r>
      </w:ins>
      <w:ins w:id="7362" w:author="PR Preview" w:date="2026-01-01T00:00:00Z">
        <w:r>
          <w:t xml:space="preserve"> </w:t>
        </w:r>
      </w:ins>
      <w:ins w:id="7363" w:author="PR Preview" w:date="2026-01-01T00:00:00Z">
        <w:r>
          <w:t xml:space="preserve">$\mathord{\smash[b]{\underset{\raise.3ex\hbox{$\scriptstyle\sim$}}{0}}\vphantom{0}}$</w:t>
        </w:r>
      </w:ins>
      <w:ins w:id="7364" w:author="PR Preview" w:date="2026-01-01T00:00:00Z">
        <w:r>
          <w:t xml:space="preserve"> </w:t>
        </w:r>
      </w:ins>
      <w:ins w:id="7365"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51"/>
    <w:bookmarkStart w:id="652" w:name="def-diagonalizable"/>
    <w:p>
      <w:pPr>
        <w:pStyle w:val="BodyText"/>
      </w:pPr>
      <w:del w:id="7366" w:author="PR Preview" w:date="2026-01-01T00:00:00Z">
        <w:r>
          <w:rPr>
            <w:b/>
            <w:bCs/>
          </w:rPr>
          <w:delText xml:space="preserve">Definition 121 (Diagonalizable matrix)</w:delText>
        </w:r>
      </w:del>
      <w:del w:id="7367" w:author="PR Preview" w:date="2026-01-01T00:00:00Z">
        <w:r>
          <w:delText xml:space="preserve"> </w:delText>
        </w:r>
      </w:del>
      <w:del w:id="7368" w:author="PR Preview" w:date="2026-01-01T00:00:00Z">
        <w:r>
          <w:delText xml:space="preserve">A</w:delText>
        </w:r>
      </w:del>
      <w:del w:id="7369" w:author="PR Preview" w:date="2026-01-01T00:00:00Z">
        <w:r>
          <w:delText xml:space="preserve"> </w:delText>
        </w:r>
      </w:del>
      <m:oMath>
        <m:r>
          <m:t>p</m:t>
        </m:r>
        <m:r>
          <m:rPr>
            <m:sty m:val="p"/>
          </m:rPr>
          <m:t>×</m:t>
        </m:r>
        <m:r>
          <m:t>p</m:t>
        </m:r>
      </m:oMath>
      <w:del w:id="7370" w:author="PR Preview" w:date="2026-01-01T00:00:00Z">
        <w:r>
          <w:delText xml:space="preserve"> </w:delText>
        </w:r>
      </w:del>
      <w:del w:id="7371" w:author="PR Preview" w:date="2026-01-01T00:00:00Z">
        <w:r>
          <w:delText xml:space="preserve">matrix</w:delText>
        </w:r>
      </w:del>
      <w:del w:id="7372" w:author="PR Preview" w:date="2026-01-01T00:00:00Z">
        <w:r>
          <w:delText xml:space="preserve"> </w:delText>
        </w:r>
      </w:del>
      <m:oMath>
        <m:r>
          <m:rPr>
            <m:sty m:val="bi"/>
          </m:rPr>
          <m:t>A</m:t>
        </m:r>
      </m:oMath>
      <w:del w:id="7373" w:author="PR Preview" w:date="2026-01-01T00:00:00Z">
        <w:r>
          <w:delText xml:space="preserve"> </w:delText>
        </w:r>
      </w:del>
      <w:del w:id="7374" w:author="PR Preview" w:date="2026-01-01T00:00:00Z">
        <w:r>
          <w:delText xml:space="preserve">is</w:delText>
        </w:r>
      </w:del>
      <w:del w:id="7375" w:author="PR Preview" w:date="2026-01-01T00:00:00Z">
        <w:r>
          <w:delText xml:space="preserve"> </w:delText>
        </w:r>
      </w:del>
      <w:del w:id="7376" w:author="PR Preview" w:date="2026-01-01T00:00:00Z">
        <w:r>
          <w:rPr>
            <w:b/>
            <w:bCs/>
          </w:rPr>
          <w:delText xml:space="preserve">diagonalizable</w:delText>
        </w:r>
      </w:del>
      <w:del w:id="7377" w:author="PR Preview" w:date="2026-01-01T00:00:00Z">
        <w:r>
          <w:delText xml:space="preserve"> </w:delText>
        </w:r>
      </w:del>
      <w:del w:id="7378" w:author="PR Preview" w:date="2026-01-01T00:00:00Z">
        <w:r>
          <w:delText xml:space="preserve">[90]</w:delText>
        </w:r>
      </w:del>
      <w:del w:id="7379" w:author="PR Preview" w:date="2026-01-01T00:00:00Z">
        <w:r>
          <w:delText xml:space="preserve"> </w:delText>
        </w:r>
      </w:del>
      <w:del w:id="7380" w:author="PR Preview" w:date="2026-01-01T00:00:00Z">
        <w:r>
          <w:delText xml:space="preserve">if</w:delText>
        </w:r>
      </w:del>
      <w:del w:id="7381"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7382" w:author="PR Preview" w:date="2026-01-01T00:00:00Z">
        <w:r>
          <w:delText xml:space="preserve"> </w:delText>
        </w:r>
      </w:del>
      <w:del w:id="7383" w:author="PR Preview" w:date="2026-01-01T00:00:00Z">
        <w:r>
          <w:delText xml:space="preserve">for some invertible</w:delText>
        </w:r>
      </w:del>
      <w:del w:id="7384" w:author="PR Preview" w:date="2026-01-01T00:00:00Z">
        <w:r>
          <w:delText xml:space="preserve"> </w:delText>
        </w:r>
      </w:del>
      <m:oMath>
        <m:r>
          <m:t>p</m:t>
        </m:r>
        <m:r>
          <m:rPr>
            <m:sty m:val="p"/>
          </m:rPr>
          <m:t>×</m:t>
        </m:r>
        <m:r>
          <m:t>p</m:t>
        </m:r>
      </m:oMath>
      <w:del w:id="7385" w:author="PR Preview" w:date="2026-01-01T00:00:00Z">
        <w:r>
          <w:delText xml:space="preserve"> </w:delText>
        </w:r>
      </w:del>
      <w:del w:id="7386" w:author="PR Preview" w:date="2026-01-01T00:00:00Z">
        <w:r>
          <w:delText xml:space="preserve">matrix</w:delText>
        </w:r>
      </w:del>
      <w:del w:id="7387" w:author="PR Preview" w:date="2026-01-01T00:00:00Z">
        <w:r>
          <w:delText xml:space="preserve"> </w:delText>
        </w:r>
      </w:del>
      <m:oMath>
        <m:r>
          <m:rPr>
            <m:sty m:val="bi"/>
          </m:rPr>
          <m:t>X</m:t>
        </m:r>
      </m:oMath>
      <w:del w:id="7388" w:author="PR Preview" w:date="2026-01-01T00:00:00Z">
        <w:r>
          <w:delText xml:space="preserve"> </w:delText>
        </w:r>
      </w:del>
      <w:del w:id="7389" w:author="PR Preview" w:date="2026-01-01T00:00:00Z">
        <w:r>
          <w:delText xml:space="preserve">and diagonal</w:delText>
        </w:r>
      </w:del>
      <w:del w:id="7390" w:author="PR Preview" w:date="2026-01-01T00:00:00Z">
        <w:r>
          <w:delText xml:space="preserve"> </w:delText>
        </w:r>
      </w:del>
      <m:oMath>
        <m:r>
          <m:t>p</m:t>
        </m:r>
        <m:r>
          <m:rPr>
            <m:sty m:val="p"/>
          </m:rPr>
          <m:t>×</m:t>
        </m:r>
        <m:r>
          <m:t>p</m:t>
        </m:r>
      </m:oMath>
      <w:del w:id="7391" w:author="PR Preview" w:date="2026-01-01T00:00:00Z">
        <w:r>
          <w:delText xml:space="preserve"> </w:delText>
        </w:r>
      </w:del>
      <w:del w:id="7392" w:author="PR Preview" w:date="2026-01-01T00:00:00Z">
        <w:r>
          <w:delText xml:space="preserve">matrix</w:delText>
        </w:r>
      </w:del>
      <w:del w:id="7393" w:author="PR Preview" w:date="2026-01-01T00:00:00Z">
        <w:r>
          <w:delText xml:space="preserve"> </w:delText>
        </w:r>
      </w:del>
      <m:oMath>
        <m:r>
          <m:rPr>
            <m:sty m:val="b"/>
          </m:rPr>
          <m:t>Λ</m:t>
        </m:r>
      </m:oMath>
      <w:del w:id="7394" w:author="PR Preview" w:date="2026-01-01T00:00:00Z">
        <w:r>
          <w:delText xml:space="preserve"> </w:delText>
        </w:r>
      </w:del>
      <w:del w:id="7395" w:author="PR Preview" w:date="2026-01-01T00:00:00Z">
        <w:r>
          <w:delText xml:space="preserve">(</w:delText>
        </w:r>
      </w:del>
      <w:hyperlink w:anchor="def-diagonal-matrix">
        <w:del w:id="7396" w:author="PR Preview" w:date="2026-01-01T00:00:00Z">
          <w:r>
            <w:rPr>
              <w:rStyle w:val="Hyperlink"/>
            </w:rPr>
            <w:delText xml:space="preserve">Definition 83</w:delText>
          </w:r>
        </w:del>
      </w:hyperlink>
      <w:del w:id="7397" w:author="PR Preview" w:date="2026-01-01T00:00:00Z">
        <w:r>
          <w:delText xml:space="preserve">);</w:delText>
        </w:r>
      </w:del>
      <w:del w:id="7398" w:author="PR Preview" w:date="2026-01-01T00:00:00Z">
        <w:r>
          <w:delText xml:space="preserve"> </w:delText>
        </w:r>
      </w:del>
      <w:del w:id="7399" w:author="PR Preview" w:date="2026-01-01T00:00:00Z">
        <w:r>
          <w:delText xml:space="preserve">by</w:delText>
        </w:r>
      </w:del>
      <w:del w:id="7400" w:author="PR Preview" w:date="2026-01-01T00:00:00Z">
        <w:r>
          <w:delText xml:space="preserve"> </w:delText>
        </w:r>
      </w:del>
      <w:hyperlink w:anchor="rem-similar-both-ways">
        <w:del w:id="7401" w:author="PR Preview" w:date="2026-01-01T00:00:00Z">
          <w:r>
            <w:rPr>
              <w:rStyle w:val="Hyperlink"/>
            </w:rPr>
            <w:delText xml:space="preserve">Remark 51</w:delText>
          </w:r>
        </w:del>
      </w:hyperlink>
      <w:del w:id="7402" w:author="PR Preview" w:date="2026-01-01T00:00:00Z">
        <w:r>
          <w:delText xml:space="preserve">, that is the same as</w:delText>
        </w:r>
      </w:del>
      <w:del w:id="7403"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A</m:t>
        </m:r>
        <m:r>
          <m:rPr>
            <m:sty m:val="bi"/>
          </m:rPr>
          <m:t>X</m:t>
        </m:r>
      </m:oMath>
      <w:del w:id="7404" w:author="PR Preview" w:date="2026-01-01T00:00:00Z">
        <w:r>
          <w:delText xml:space="preserve">,</w:delText>
        </w:r>
      </w:del>
      <w:del w:id="7405" w:author="PR Preview" w:date="2026-01-01T00:00:00Z">
        <w:r>
          <w:delText xml:space="preserve"> </w:delText>
        </w:r>
      </w:del>
      <w:del w:id="7406" w:author="PR Preview" w:date="2026-01-01T00:00:00Z">
        <w:r>
          <w:delText xml:space="preserve">so a diagonalizable matrix is one similar to a diagonal matrix (</w:delText>
        </w:r>
      </w:del>
      <w:hyperlink w:anchor="def-similar">
        <w:del w:id="7407" w:author="PR Preview" w:date="2026-01-01T00:00:00Z">
          <w:r>
            <w:rPr>
              <w:rStyle w:val="Hyperlink"/>
            </w:rPr>
            <w:delText xml:space="preserve">Definition 120</w:delText>
          </w:r>
        </w:del>
      </w:hyperlink>
      <w:del w:id="7408" w:author="PR Preview" w:date="2026-01-01T00:00:00Z">
        <w:r>
          <w:delText xml:space="preserve">).</w:delText>
        </w:r>
      </w:del>
    </w:p>
    <w:p>
      <w:pPr>
        <w:pStyle w:val="BodyText"/>
      </w:pPr>
      <w:del w:id="7409" w:author="PR Preview" w:date="2026-01-01T00:00:00Z">
        <w:r>
          <w:rPr>
            <w:b/>
            <w:bCs/>
          </w:rPr>
          <w:delText xml:space="preserve">Example 207 (Diagonalizable and not)</w:delText>
        </w:r>
      </w:del>
      <w:del w:id="7410" w:author="PR Preview" w:date="2026-01-01T00:00:00Z">
        <w:r>
          <w:delText xml:space="preserve"> </w:delText>
        </w:r>
      </w:del>
      <w:del w:id="7411" w:author="PR Preview" w:date="2026-01-01T00:00:00Z">
        <w:r>
          <w:delText xml:space="preserve"> </w:delText>
        </w:r>
      </w:del>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7412" w:author="PR Preview" w:date="2026-01-01T00:00:00Z">
        <w:r>
          <w:delText xml:space="preserve"> </w:delText>
        </w:r>
      </w:del>
      <w:del w:id="7413" w:author="PR Preview" w:date="2026-01-01T00:00:00Z">
        <w:r>
          <w:delText xml:space="preserve">is diagonalizable:</w:delText>
        </w:r>
      </w:del>
      <w:del w:id="7414" w:author="PR Preview" w:date="2026-01-01T00:00:00Z">
        <w:r>
          <w:delText xml:space="preserve"> </w:delText>
        </w:r>
      </w:del>
      <w:del w:id="7415" w:author="PR Preview" w:date="2026-01-01T00:00:00Z">
        <w:r>
          <w:delText xml:space="preserve">with</w:delText>
        </w:r>
      </w:del>
      <w:del w:id="7416" w:author="PR Preview" w:date="2026-01-01T00:00:00Z">
        <w:r>
          <w:delText xml:space="preserve"> </w:delText>
        </w:r>
      </w:del>
      <m:oMath>
        <m:r>
          <m:rPr>
            <m:sty m:val="bi"/>
          </m:rPr>
          <m:t>P</m:t>
        </m:r>
      </m:oMath>
      <w:del w:id="7417" w:author="PR Preview" w:date="2026-01-01T00:00:00Z">
        <w:r>
          <w:delText xml:space="preserve"> </w:delText>
        </w:r>
      </w:del>
      <w:del w:id="7418" w:author="PR Preview" w:date="2026-01-01T00:00:00Z">
        <w:r>
          <w:delText xml:space="preserve">as in</w:delText>
        </w:r>
      </w:del>
      <w:del w:id="7419" w:author="PR Preview" w:date="2026-01-01T00:00:00Z">
        <w:r>
          <w:delText xml:space="preserve"> </w:delText>
        </w:r>
      </w:del>
      <w:hyperlink w:anchor="exm-similar">
        <w:del w:id="7420" w:author="PR Preview" w:date="2026-01-01T00:00:00Z">
          <w:r>
            <w:rPr>
              <w:rStyle w:val="Hyperlink"/>
            </w:rPr>
            <w:delText xml:space="preserve">Example 204</w:delText>
          </w:r>
        </w:del>
      </w:hyperlink>
      <w:del w:id="7421" w:author="PR Preview" w:date="2026-01-01T00:00:00Z">
        <w:r>
          <w:delText xml:space="preserve">,</w:delText>
        </w:r>
      </w:del>
      <w:del w:id="7422" w:author="PR Preview" w:date="2026-01-01T00:00:00Z">
        <w:r>
          <w:delText xml:space="preserve"> </w:delText>
        </w:r>
      </w:del>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del w:id="7423" w:author="PR Preview" w:date="2026-01-01T00:00:00Z">
        <w:r>
          <w:delText xml:space="preserve">.</w:delText>
        </w:r>
      </w:del>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7424" w:author="PR Preview" w:date="2026-01-01T00:00:00Z">
        <w:r>
          <w:delText xml:space="preserve"> </w:delText>
        </w:r>
      </w:del>
      <w:del w:id="7425" w:author="PR Preview" w:date="2026-01-01T00:00:00Z">
        <w:r>
          <w:delText xml:space="preserve">is not.</w:delText>
        </w:r>
      </w:del>
      <w:del w:id="7426" w:author="PR Preview" w:date="2026-01-01T00:00:00Z">
        <w:r>
          <w:delText xml:space="preserve"> </w:delText>
        </w:r>
      </w:del>
      <w:del w:id="7427" w:author="PR Preview" w:date="2026-01-01T00:00:00Z">
        <w:r>
          <w:delText xml:space="preserve">Suppose</w:delText>
        </w:r>
      </w:del>
      <w:del w:id="7428"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7429" w:author="PR Preview" w:date="2026-01-01T00:00:00Z">
        <w:r>
          <w:delText xml:space="preserve">,</w:delText>
        </w:r>
      </w:del>
      <w:del w:id="7430" w:author="PR Preview" w:date="2026-01-01T00:00:00Z">
        <w:r>
          <w:delText xml:space="preserve"> </w:delText>
        </w:r>
      </w:del>
      <w:del w:id="7431" w:author="PR Preview" w:date="2026-01-01T00:00:00Z">
        <w:r>
          <w:delText xml:space="preserve">so</w:delText>
        </w:r>
      </w:del>
      <w:del w:id="7432"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7433" w:author="PR Preview" w:date="2026-01-01T00:00:00Z">
        <w:r>
          <w:delText xml:space="preserve"> </w:delText>
        </w:r>
      </w:del>
      <w:del w:id="7434" w:author="PR Preview" w:date="2026-01-01T00:00:00Z">
        <w:r>
          <w:delText xml:space="preserve">(</w:delText>
        </w:r>
      </w:del>
      <w:hyperlink w:anchor="rem-similar-both-ways">
        <w:del w:id="7435" w:author="PR Preview" w:date="2026-01-01T00:00:00Z">
          <w:r>
            <w:rPr>
              <w:rStyle w:val="Hyperlink"/>
            </w:rPr>
            <w:delText xml:space="preserve">Remark 51</w:delText>
          </w:r>
        </w:del>
      </w:hyperlink>
      <w:del w:id="7436" w:author="PR Preview" w:date="2026-01-01T00:00:00Z">
        <w:r>
          <w:delText xml:space="preserve">).</w:delText>
        </w:r>
      </w:del>
      <w:del w:id="7437" w:author="PR Preview" w:date="2026-01-01T00:00:00Z">
        <w:r>
          <w:delText xml:space="preserve"> </w:delText>
        </w:r>
      </w:del>
      <w:del w:id="7438" w:author="PR Preview" w:date="2026-01-01T00:00:00Z">
        <w:r>
          <w:delText xml:space="preserve">The eigenvalues of</w:delText>
        </w:r>
      </w:del>
      <w:del w:id="7439" w:author="PR Preview" w:date="2026-01-01T00:00:00Z">
        <w:r>
          <w:delText xml:space="preserve"> </w:delText>
        </w:r>
      </w:del>
      <m:oMath>
        <m:r>
          <m:rPr>
            <m:sty m:val="b"/>
          </m:rPr>
          <m:t>Λ</m:t>
        </m:r>
      </m:oMath>
      <w:del w:id="7440" w:author="PR Preview" w:date="2026-01-01T00:00:00Z">
        <w:r>
          <w:delText xml:space="preserve"> </w:delText>
        </w:r>
      </w:del>
      <w:del w:id="7441" w:author="PR Preview" w:date="2026-01-01T00:00:00Z">
        <w:r>
          <w:delText xml:space="preserve">are its diagonal entries (</w:delText>
        </w:r>
      </w:del>
      <w:hyperlink w:anchor="thm-eigen-triangular">
        <w:del w:id="7442" w:author="PR Preview" w:date="2026-01-01T00:00:00Z">
          <w:r>
            <w:rPr>
              <w:rStyle w:val="Hyperlink"/>
            </w:rPr>
            <w:delText xml:space="preserve">Theorem 113</w:delText>
          </w:r>
        </w:del>
      </w:hyperlink>
      <w:del w:id="7443" w:author="PR Preview" w:date="2026-01-01T00:00:00Z">
        <w:r>
          <w:delText xml:space="preserve">,</w:delText>
        </w:r>
      </w:del>
      <w:del w:id="7444" w:author="PR Preview" w:date="2026-01-01T00:00:00Z">
        <w:r>
          <w:delText xml:space="preserve"> </w:delText>
        </w:r>
      </w:del>
      <w:del w:id="7445" w:author="PR Preview" w:date="2026-01-01T00:00:00Z">
        <w:r>
          <w:delText xml:space="preserve">since a diagonal matrix is upper triangular)</w:delText>
        </w:r>
      </w:del>
      <w:del w:id="7446" w:author="PR Preview" w:date="2026-01-01T00:00:00Z">
        <w:r>
          <w:delText xml:space="preserve"> </w:delText>
        </w:r>
      </w:del>
      <w:del w:id="7447" w:author="PR Preview" w:date="2026-01-01T00:00:00Z">
        <w:r>
          <w:delText xml:space="preserve">and are the eigenvalues of</w:delText>
        </w:r>
      </w:del>
      <w:del w:id="7448" w:author="PR Preview" w:date="2026-01-01T00:00:00Z">
        <w:r>
          <w:delText xml:space="preserve"> </w:delText>
        </w:r>
      </w:del>
      <m:oMath>
        <m:r>
          <m:rPr>
            <m:sty m:val="bi"/>
          </m:rPr>
          <m:t>J</m:t>
        </m:r>
      </m:oMath>
      <w:del w:id="7449" w:author="PR Preview" w:date="2026-01-01T00:00:00Z">
        <w:r>
          <w:delText xml:space="preserve"> </w:delText>
        </w:r>
      </w:del>
      <w:del w:id="7450" w:author="PR Preview" w:date="2026-01-01T00:00:00Z">
        <w:r>
          <w:delText xml:space="preserve">(</w:delText>
        </w:r>
      </w:del>
      <w:hyperlink w:anchor="thm-similar-eigenvalues">
        <w:del w:id="7451" w:author="PR Preview" w:date="2026-01-01T00:00:00Z">
          <w:r>
            <w:rPr>
              <w:rStyle w:val="Hyperlink"/>
            </w:rPr>
            <w:delText xml:space="preserve">Theorem 115</w:delText>
          </w:r>
        </w:del>
      </w:hyperlink>
      <w:del w:id="7452" w:author="PR Preview" w:date="2026-01-01T00:00:00Z">
        <w:r>
          <w:delText xml:space="preserve">),</w:delText>
        </w:r>
      </w:del>
      <w:del w:id="7453" w:author="PR Preview" w:date="2026-01-01T00:00:00Z">
        <w:r>
          <w:delText xml:space="preserve"> </w:delText>
        </w:r>
      </w:del>
      <w:del w:id="7454" w:author="PR Preview" w:date="2026-01-01T00:00:00Z">
        <w:r>
          <w:delText xml:space="preserve">of which</w:delText>
        </w:r>
      </w:del>
      <w:del w:id="7455" w:author="PR Preview" w:date="2026-01-01T00:00:00Z">
        <w:r>
          <w:delText xml:space="preserve"> </w:delText>
        </w:r>
      </w:del>
      <m:oMath>
        <m:r>
          <m:t>0</m:t>
        </m:r>
      </m:oMath>
      <w:del w:id="7456" w:author="PR Preview" w:date="2026-01-01T00:00:00Z">
        <w:r>
          <w:delText xml:space="preserve"> </w:delText>
        </w:r>
      </w:del>
      <w:del w:id="7457" w:author="PR Preview" w:date="2026-01-01T00:00:00Z">
        <w:r>
          <w:delText xml:space="preserve">is the only one (</w:delText>
        </w:r>
      </w:del>
      <w:hyperlink w:anchor="exm-eigenspace">
        <w:del w:id="7458" w:author="PR Preview" w:date="2026-01-01T00:00:00Z">
          <w:r>
            <w:rPr>
              <w:rStyle w:val="Hyperlink"/>
            </w:rPr>
            <w:delText xml:space="preserve">Example 198</w:delText>
          </w:r>
        </w:del>
      </w:hyperlink>
      <w:del w:id="7459" w:author="PR Preview" w:date="2026-01-01T00:00:00Z">
        <w:r>
          <w:delText xml:space="preserve">).</w:delText>
        </w:r>
      </w:del>
      <w:del w:id="7460" w:author="PR Preview" w:date="2026-01-01T00:00:00Z">
        <w:r>
          <w:delText xml:space="preserve"> </w:delText>
        </w:r>
      </w:del>
      <w:del w:id="7461" w:author="PR Preview" w:date="2026-01-01T00:00:00Z">
        <w:r>
          <w:delText xml:space="preserve">So</w:delText>
        </w:r>
      </w:del>
      <w:del w:id="7462"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7463" w:author="PR Preview" w:date="2026-01-01T00:00:00Z">
        <w:r>
          <w:delText xml:space="preserve">,</w:delText>
        </w:r>
      </w:del>
      <w:del w:id="7464" w:author="PR Preview" w:date="2026-01-01T00:00:00Z">
        <w:r>
          <w:delText xml:space="preserve"> </w:delText>
        </w:r>
      </w:del>
      <w:del w:id="7465" w:author="PR Preview" w:date="2026-01-01T00:00:00Z">
        <w:r>
          <w:delText xml:space="preserve">and then</w:delText>
        </w:r>
      </w:del>
    </w:p>
    <w:p>
      <w:pPr>
        <w:pStyle w:val="BodyText"/>
      </w:pPr>
      <w:ins w:id="7466" w:author="PR Preview" w:date="2026-01-01T00:00:00Z">
        <w:r>
          <w:rPr>
            <w:b/>
            <w:bCs/>
          </w:rPr>
          <w:t xml:space="preserve">Definition 121 (Diagonalizable matrix)</w:t>
        </w:r>
      </w:ins>
      <w:ins w:id="7467" w:author="PR Preview" w:date="2026-01-01T00:00:00Z">
        <w:r>
          <w:t xml:space="preserve"> </w:t>
        </w:r>
      </w:ins>
      <w:ins w:id="7468" w:author="PR Preview" w:date="2026-01-01T00:00:00Z">
        <w:r>
          <w:t xml:space="preserve">A</w:t>
        </w:r>
      </w:ins>
      <w:ins w:id="7469" w:author="PR Preview" w:date="2026-01-01T00:00:00Z">
        <w:r>
          <w:t xml:space="preserve"> </w:t>
        </w:r>
      </w:ins>
      <m:oMath>
        <m:r>
          <m:t>p</m:t>
        </m:r>
        <m:r>
          <m:rPr>
            <m:sty m:val="p"/>
          </m:rPr>
          <m:t>×</m:t>
        </m:r>
        <m:r>
          <m:t>p</m:t>
        </m:r>
      </m:oMath>
      <w:ins w:id="7470" w:author="PR Preview" w:date="2026-01-01T00:00:00Z">
        <w:r>
          <w:t xml:space="preserve"> </w:t>
        </w:r>
      </w:ins>
      <w:ins w:id="7471" w:author="PR Preview" w:date="2026-01-01T00:00:00Z">
        <w:r>
          <w:t xml:space="preserve">matrix</w:t>
        </w:r>
      </w:ins>
      <w:ins w:id="7472" w:author="PR Preview" w:date="2026-01-01T00:00:00Z">
        <w:r>
          <w:t xml:space="preserve"> </w:t>
        </w:r>
      </w:ins>
      <m:oMath>
        <m:r>
          <m:rPr>
            <m:sty m:val="bi"/>
          </m:rPr>
          <m:t>A</m:t>
        </m:r>
      </m:oMath>
      <w:ins w:id="7473" w:author="PR Preview" w:date="2026-01-01T00:00:00Z">
        <w:r>
          <w:t xml:space="preserve"> </w:t>
        </w:r>
      </w:ins>
      <w:ins w:id="7474" w:author="PR Preview" w:date="2026-01-01T00:00:00Z">
        <w:r>
          <w:t xml:space="preserve">is</w:t>
        </w:r>
      </w:ins>
      <w:ins w:id="7475" w:author="PR Preview" w:date="2026-01-01T00:00:00Z">
        <w:r>
          <w:t xml:space="preserve"> </w:t>
        </w:r>
      </w:ins>
      <w:ins w:id="7476" w:author="PR Preview" w:date="2026-01-01T00:00:00Z">
        <w:r>
          <w:rPr>
            <w:b/>
            <w:bCs/>
          </w:rPr>
          <w:t xml:space="preserve">diagonalizable</w:t>
        </w:r>
      </w:ins>
      <w:ins w:id="7477" w:author="PR Preview" w:date="2026-01-01T00:00:00Z">
        <w:r>
          <w:t xml:space="preserve"> </w:t>
        </w:r>
      </w:ins>
      <w:ins w:id="7478" w:author="PR Preview" w:date="2026-01-01T00:00:00Z">
        <w:r>
          <w:t xml:space="preserve">[90]</w:t>
        </w:r>
      </w:ins>
      <w:ins w:id="7479" w:author="PR Preview" w:date="2026-01-01T00:00:00Z">
        <w:r>
          <w:t xml:space="preserve"> </w:t>
        </w:r>
      </w:ins>
      <w:ins w:id="7480" w:author="PR Preview" w:date="2026-01-01T00:00:00Z">
        <w:r>
          <w:t xml:space="preserve">if</w:t>
        </w:r>
      </w:ins>
      <w:ins w:id="7481"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7482" w:author="PR Preview" w:date="2026-01-01T00:00:00Z">
        <w:r>
          <w:t xml:space="preserve"> </w:t>
        </w:r>
      </w:ins>
      <w:ins w:id="7483" w:author="PR Preview" w:date="2026-01-01T00:00:00Z">
        <w:r>
          <w:t xml:space="preserve">for some invertible</w:t>
        </w:r>
      </w:ins>
      <w:ins w:id="7484" w:author="PR Preview" w:date="2026-01-01T00:00:00Z">
        <w:r>
          <w:t xml:space="preserve"> </w:t>
        </w:r>
      </w:ins>
      <m:oMath>
        <m:r>
          <m:t>p</m:t>
        </m:r>
        <m:r>
          <m:rPr>
            <m:sty m:val="p"/>
          </m:rPr>
          <m:t>×</m:t>
        </m:r>
        <m:r>
          <m:t>p</m:t>
        </m:r>
      </m:oMath>
      <w:ins w:id="7485" w:author="PR Preview" w:date="2026-01-01T00:00:00Z">
        <w:r>
          <w:t xml:space="preserve"> </w:t>
        </w:r>
      </w:ins>
      <w:ins w:id="7486" w:author="PR Preview" w:date="2026-01-01T00:00:00Z">
        <w:r>
          <w:t xml:space="preserve">matrix</w:t>
        </w:r>
      </w:ins>
      <w:ins w:id="7487" w:author="PR Preview" w:date="2026-01-01T00:00:00Z">
        <w:r>
          <w:t xml:space="preserve"> </w:t>
        </w:r>
      </w:ins>
      <m:oMath>
        <m:r>
          <m:rPr>
            <m:sty m:val="bi"/>
          </m:rPr>
          <m:t>X</m:t>
        </m:r>
      </m:oMath>
      <w:ins w:id="7488" w:author="PR Preview" w:date="2026-01-01T00:00:00Z">
        <w:r>
          <w:t xml:space="preserve"> </w:t>
        </w:r>
      </w:ins>
      <w:ins w:id="7489" w:author="PR Preview" w:date="2026-01-01T00:00:00Z">
        <w:r>
          <w:t xml:space="preserve">and diagonal</w:t>
        </w:r>
      </w:ins>
      <w:ins w:id="7490" w:author="PR Preview" w:date="2026-01-01T00:00:00Z">
        <w:r>
          <w:t xml:space="preserve"> </w:t>
        </w:r>
      </w:ins>
      <m:oMath>
        <m:r>
          <m:t>p</m:t>
        </m:r>
        <m:r>
          <m:rPr>
            <m:sty m:val="p"/>
          </m:rPr>
          <m:t>×</m:t>
        </m:r>
        <m:r>
          <m:t>p</m:t>
        </m:r>
      </m:oMath>
      <w:ins w:id="7491" w:author="PR Preview" w:date="2026-01-01T00:00:00Z">
        <w:r>
          <w:t xml:space="preserve"> </w:t>
        </w:r>
      </w:ins>
      <w:ins w:id="7492" w:author="PR Preview" w:date="2026-01-01T00:00:00Z">
        <w:r>
          <w:t xml:space="preserve">matrix</w:t>
        </w:r>
      </w:ins>
      <w:ins w:id="7493" w:author="PR Preview" w:date="2026-01-01T00:00:00Z">
        <w:r>
          <w:t xml:space="preserve"> </w:t>
        </w:r>
      </w:ins>
      <m:oMath>
        <m:r>
          <m:rPr>
            <m:sty m:val="b"/>
          </m:rPr>
          <m:t>Λ</m:t>
        </m:r>
      </m:oMath>
      <w:ins w:id="7494" w:author="PR Preview" w:date="2026-01-01T00:00:00Z">
        <w:r>
          <w:t xml:space="preserve"> </w:t>
        </w:r>
      </w:ins>
      <w:ins w:id="7495" w:author="PR Preview" w:date="2026-01-01T00:00:00Z">
        <w:r>
          <w:t xml:space="preserve">(</w:t>
        </w:r>
      </w:ins>
      <w:hyperlink w:anchor="def-diagonal-matrix">
        <w:ins w:id="7496" w:author="PR Preview" w:date="2026-01-01T00:00:00Z">
          <w:r>
            <w:rPr>
              <w:rStyle w:val="Hyperlink"/>
            </w:rPr>
            <w:t xml:space="preserve">Definition 83</w:t>
          </w:r>
        </w:ins>
      </w:hyperlink>
      <w:ins w:id="7497" w:author="PR Preview" w:date="2026-01-01T00:00:00Z">
        <w:r>
          <w:t xml:space="preserve">);</w:t>
        </w:r>
      </w:ins>
      <w:ins w:id="7498" w:author="PR Preview" w:date="2026-01-01T00:00:00Z">
        <w:r>
          <w:t xml:space="preserve"> </w:t>
        </w:r>
      </w:ins>
      <w:ins w:id="7499" w:author="PR Preview" w:date="2026-01-01T00:00:00Z">
        <w:r>
          <w:t xml:space="preserve">by</w:t>
        </w:r>
      </w:ins>
      <w:ins w:id="7500" w:author="PR Preview" w:date="2026-01-01T00:00:00Z">
        <w:r>
          <w:t xml:space="preserve"> </w:t>
        </w:r>
      </w:ins>
      <w:hyperlink w:anchor="rem-similar-both-ways">
        <w:ins w:id="7501" w:author="PR Preview" w:date="2026-01-01T00:00:00Z">
          <w:r>
            <w:rPr>
              <w:rStyle w:val="Hyperlink"/>
            </w:rPr>
            <w:t xml:space="preserve">Remark 52</w:t>
          </w:r>
        </w:ins>
      </w:hyperlink>
      <w:ins w:id="7502" w:author="PR Preview" w:date="2026-01-01T00:00:00Z">
        <w:r>
          <w:t xml:space="preserve">, that is the same as</w:t>
        </w:r>
      </w:ins>
      <w:ins w:id="7503"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A</m:t>
        </m:r>
        <m:r>
          <m:rPr>
            <m:sty m:val="bi"/>
          </m:rPr>
          <m:t>X</m:t>
        </m:r>
      </m:oMath>
      <w:ins w:id="7504" w:author="PR Preview" w:date="2026-01-01T00:00:00Z">
        <w:r>
          <w:t xml:space="preserve">,</w:t>
        </w:r>
      </w:ins>
      <w:ins w:id="7505" w:author="PR Preview" w:date="2026-01-01T00:00:00Z">
        <w:r>
          <w:t xml:space="preserve"> </w:t>
        </w:r>
      </w:ins>
      <w:ins w:id="7506" w:author="PR Preview" w:date="2026-01-01T00:00:00Z">
        <w:r>
          <w:t xml:space="preserve">so a diagonalizable matrix is one similar to a diagonal matrix (</w:t>
        </w:r>
      </w:ins>
      <w:hyperlink w:anchor="def-similar">
        <w:ins w:id="7507" w:author="PR Preview" w:date="2026-01-01T00:00:00Z">
          <w:r>
            <w:rPr>
              <w:rStyle w:val="Hyperlink"/>
            </w:rPr>
            <w:t xml:space="preserve">Definition 120</w:t>
          </w:r>
        </w:ins>
      </w:hyperlink>
      <w:ins w:id="7508" w:author="PR Preview" w:date="2026-01-01T00:00:00Z">
        <w:r>
          <w:t xml:space="preserve">).</w:t>
        </w:r>
      </w:ins>
    </w:p>
    <w:bookmarkEnd w:id="652"/>
    <w:bookmarkStart w:id="653" w:name="exm-diagonalizable"/>
    <w:p>
      <w:pPr>
        <w:pStyle w:val="BodyText"/>
      </w:pPr>
      <w:ins w:id="7509" w:author="PR Preview" w:date="2026-01-01T00:00:00Z">
        <w:r>
          <w:rPr>
            <w:b/>
            <w:bCs/>
          </w:rPr>
          <w:t xml:space="preserve">Example 208 (Diagonalizable and not)</w:t>
        </w:r>
      </w:ins>
      <w:ins w:id="7510" w:author="PR Preview" w:date="2026-01-01T00:00:00Z">
        <w:r>
          <w:t xml:space="preserve"> </w:t>
        </w:r>
      </w:ins>
      <w:ins w:id="7511" w:author="PR Preview" w:date="2026-01-01T00:00:00Z">
        <w:r>
          <w:t xml:space="preserve"> </w:t>
        </w:r>
      </w:ins>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7512" w:author="PR Preview" w:date="2026-01-01T00:00:00Z">
        <w:r>
          <w:t xml:space="preserve"> </w:t>
        </w:r>
      </w:ins>
      <w:ins w:id="7513" w:author="PR Preview" w:date="2026-01-01T00:00:00Z">
        <w:r>
          <w:t xml:space="preserve">is diagonalizable:</w:t>
        </w:r>
      </w:ins>
      <w:ins w:id="7514" w:author="PR Preview" w:date="2026-01-01T00:00:00Z">
        <w:r>
          <w:t xml:space="preserve"> </w:t>
        </w:r>
      </w:ins>
      <w:ins w:id="7515" w:author="PR Preview" w:date="2026-01-01T00:00:00Z">
        <w:r>
          <w:t xml:space="preserve">with</w:t>
        </w:r>
      </w:ins>
      <w:ins w:id="7516" w:author="PR Preview" w:date="2026-01-01T00:00:00Z">
        <w:r>
          <w:t xml:space="preserve"> </w:t>
        </w:r>
      </w:ins>
      <m:oMath>
        <m:r>
          <m:rPr>
            <m:sty m:val="bi"/>
          </m:rPr>
          <m:t>P</m:t>
        </m:r>
      </m:oMath>
      <w:ins w:id="7517" w:author="PR Preview" w:date="2026-01-01T00:00:00Z">
        <w:r>
          <w:t xml:space="preserve"> </w:t>
        </w:r>
      </w:ins>
      <w:ins w:id="7518" w:author="PR Preview" w:date="2026-01-01T00:00:00Z">
        <w:r>
          <w:t xml:space="preserve">as in</w:t>
        </w:r>
      </w:ins>
      <w:ins w:id="7519" w:author="PR Preview" w:date="2026-01-01T00:00:00Z">
        <w:r>
          <w:t xml:space="preserve"> </w:t>
        </w:r>
      </w:ins>
      <w:hyperlink w:anchor="exm-similar">
        <w:ins w:id="7520" w:author="PR Preview" w:date="2026-01-01T00:00:00Z">
          <w:r>
            <w:rPr>
              <w:rStyle w:val="Hyperlink"/>
            </w:rPr>
            <w:t xml:space="preserve">Example 205</w:t>
          </w:r>
        </w:ins>
      </w:hyperlink>
      <w:ins w:id="7521" w:author="PR Preview" w:date="2026-01-01T00:00:00Z">
        <w:r>
          <w:t xml:space="preserve">,</w:t>
        </w:r>
      </w:ins>
      <w:ins w:id="7522" w:author="PR Preview" w:date="2026-01-01T00:00:00Z">
        <w:r>
          <w:t xml:space="preserve"> </w:t>
        </w:r>
      </w:ins>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ins w:id="7523" w:author="PR Preview" w:date="2026-01-01T00:00:00Z">
        <w:r>
          <w:t xml:space="preserve">.</w:t>
        </w:r>
      </w:ins>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7524" w:author="PR Preview" w:date="2026-01-01T00:00:00Z">
        <w:r>
          <w:t xml:space="preserve"> </w:t>
        </w:r>
      </w:ins>
      <w:ins w:id="7525" w:author="PR Preview" w:date="2026-01-01T00:00:00Z">
        <w:r>
          <w:t xml:space="preserve">is not.</w:t>
        </w:r>
      </w:ins>
      <w:ins w:id="7526" w:author="PR Preview" w:date="2026-01-01T00:00:00Z">
        <w:r>
          <w:t xml:space="preserve"> </w:t>
        </w:r>
      </w:ins>
      <w:ins w:id="7527" w:author="PR Preview" w:date="2026-01-01T00:00:00Z">
        <w:r>
          <w:t xml:space="preserve">Suppose</w:t>
        </w:r>
      </w:ins>
      <w:ins w:id="7528"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7529" w:author="PR Preview" w:date="2026-01-01T00:00:00Z">
        <w:r>
          <w:t xml:space="preserve">,</w:t>
        </w:r>
      </w:ins>
      <w:ins w:id="7530" w:author="PR Preview" w:date="2026-01-01T00:00:00Z">
        <w:r>
          <w:t xml:space="preserve"> </w:t>
        </w:r>
      </w:ins>
      <w:ins w:id="7531" w:author="PR Preview" w:date="2026-01-01T00:00:00Z">
        <w:r>
          <w:t xml:space="preserve">so</w:t>
        </w:r>
      </w:ins>
      <w:ins w:id="7532"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7533" w:author="PR Preview" w:date="2026-01-01T00:00:00Z">
        <w:r>
          <w:t xml:space="preserve"> </w:t>
        </w:r>
      </w:ins>
      <w:ins w:id="7534" w:author="PR Preview" w:date="2026-01-01T00:00:00Z">
        <w:r>
          <w:t xml:space="preserve">(</w:t>
        </w:r>
      </w:ins>
      <w:hyperlink w:anchor="rem-similar-both-ways">
        <w:ins w:id="7535" w:author="PR Preview" w:date="2026-01-01T00:00:00Z">
          <w:r>
            <w:rPr>
              <w:rStyle w:val="Hyperlink"/>
            </w:rPr>
            <w:t xml:space="preserve">Remark 52</w:t>
          </w:r>
        </w:ins>
      </w:hyperlink>
      <w:ins w:id="7536" w:author="PR Preview" w:date="2026-01-01T00:00:00Z">
        <w:r>
          <w:t xml:space="preserve">).</w:t>
        </w:r>
      </w:ins>
      <w:ins w:id="7537" w:author="PR Preview" w:date="2026-01-01T00:00:00Z">
        <w:r>
          <w:t xml:space="preserve"> </w:t>
        </w:r>
      </w:ins>
      <w:ins w:id="7538" w:author="PR Preview" w:date="2026-01-01T00:00:00Z">
        <w:r>
          <w:t xml:space="preserve">The eigenvalues of</w:t>
        </w:r>
      </w:ins>
      <w:ins w:id="7539" w:author="PR Preview" w:date="2026-01-01T00:00:00Z">
        <w:r>
          <w:t xml:space="preserve"> </w:t>
        </w:r>
      </w:ins>
      <m:oMath>
        <m:r>
          <m:rPr>
            <m:sty m:val="b"/>
          </m:rPr>
          <m:t>Λ</m:t>
        </m:r>
      </m:oMath>
      <w:ins w:id="7540" w:author="PR Preview" w:date="2026-01-01T00:00:00Z">
        <w:r>
          <w:t xml:space="preserve"> </w:t>
        </w:r>
      </w:ins>
      <w:ins w:id="7541" w:author="PR Preview" w:date="2026-01-01T00:00:00Z">
        <w:r>
          <w:t xml:space="preserve">are its diagonal entries (</w:t>
        </w:r>
      </w:ins>
      <w:hyperlink w:anchor="thm-eigen-triangular">
        <w:ins w:id="7542" w:author="PR Preview" w:date="2026-01-01T00:00:00Z">
          <w:r>
            <w:rPr>
              <w:rStyle w:val="Hyperlink"/>
            </w:rPr>
            <w:t xml:space="preserve">Theorem 113</w:t>
          </w:r>
        </w:ins>
      </w:hyperlink>
      <w:ins w:id="7543" w:author="PR Preview" w:date="2026-01-01T00:00:00Z">
        <w:r>
          <w:t xml:space="preserve">,</w:t>
        </w:r>
      </w:ins>
      <w:ins w:id="7544" w:author="PR Preview" w:date="2026-01-01T00:00:00Z">
        <w:r>
          <w:t xml:space="preserve"> </w:t>
        </w:r>
      </w:ins>
      <w:ins w:id="7545" w:author="PR Preview" w:date="2026-01-01T00:00:00Z">
        <w:r>
          <w:t xml:space="preserve">since a diagonal matrix is upper triangular)</w:t>
        </w:r>
      </w:ins>
      <w:ins w:id="7546" w:author="PR Preview" w:date="2026-01-01T00:00:00Z">
        <w:r>
          <w:t xml:space="preserve"> </w:t>
        </w:r>
      </w:ins>
      <w:ins w:id="7547" w:author="PR Preview" w:date="2026-01-01T00:00:00Z">
        <w:r>
          <w:t xml:space="preserve">and are the eigenvalues of</w:t>
        </w:r>
      </w:ins>
      <w:ins w:id="7548" w:author="PR Preview" w:date="2026-01-01T00:00:00Z">
        <w:r>
          <w:t xml:space="preserve"> </w:t>
        </w:r>
      </w:ins>
      <m:oMath>
        <m:r>
          <m:rPr>
            <m:sty m:val="bi"/>
          </m:rPr>
          <m:t>J</m:t>
        </m:r>
      </m:oMath>
      <w:ins w:id="7549" w:author="PR Preview" w:date="2026-01-01T00:00:00Z">
        <w:r>
          <w:t xml:space="preserve"> </w:t>
        </w:r>
      </w:ins>
      <w:ins w:id="7550" w:author="PR Preview" w:date="2026-01-01T00:00:00Z">
        <w:r>
          <w:t xml:space="preserve">(</w:t>
        </w:r>
      </w:ins>
      <w:hyperlink w:anchor="thm-similar-eigenvalues">
        <w:ins w:id="7551" w:author="PR Preview" w:date="2026-01-01T00:00:00Z">
          <w:r>
            <w:rPr>
              <w:rStyle w:val="Hyperlink"/>
            </w:rPr>
            <w:t xml:space="preserve">Theorem 115</w:t>
          </w:r>
        </w:ins>
      </w:hyperlink>
      <w:ins w:id="7552" w:author="PR Preview" w:date="2026-01-01T00:00:00Z">
        <w:r>
          <w:t xml:space="preserve">),</w:t>
        </w:r>
      </w:ins>
      <w:ins w:id="7553" w:author="PR Preview" w:date="2026-01-01T00:00:00Z">
        <w:r>
          <w:t xml:space="preserve"> </w:t>
        </w:r>
      </w:ins>
      <w:ins w:id="7554" w:author="PR Preview" w:date="2026-01-01T00:00:00Z">
        <w:r>
          <w:t xml:space="preserve">of which</w:t>
        </w:r>
      </w:ins>
      <w:ins w:id="7555" w:author="PR Preview" w:date="2026-01-01T00:00:00Z">
        <w:r>
          <w:t xml:space="preserve"> </w:t>
        </w:r>
      </w:ins>
      <m:oMath>
        <m:r>
          <m:t>0</m:t>
        </m:r>
      </m:oMath>
      <w:ins w:id="7556" w:author="PR Preview" w:date="2026-01-01T00:00:00Z">
        <w:r>
          <w:t xml:space="preserve"> </w:t>
        </w:r>
      </w:ins>
      <w:ins w:id="7557" w:author="PR Preview" w:date="2026-01-01T00:00:00Z">
        <w:r>
          <w:t xml:space="preserve">is the only one (</w:t>
        </w:r>
      </w:ins>
      <w:hyperlink w:anchor="exm-eigenspace">
        <w:ins w:id="7558" w:author="PR Preview" w:date="2026-01-01T00:00:00Z">
          <w:r>
            <w:rPr>
              <w:rStyle w:val="Hyperlink"/>
            </w:rPr>
            <w:t xml:space="preserve">Example 199</w:t>
          </w:r>
        </w:ins>
      </w:hyperlink>
      <w:ins w:id="7559" w:author="PR Preview" w:date="2026-01-01T00:00:00Z">
        <w:r>
          <w:t xml:space="preserve">).</w:t>
        </w:r>
      </w:ins>
      <w:ins w:id="7560" w:author="PR Preview" w:date="2026-01-01T00:00:00Z">
        <w:r>
          <w:t xml:space="preserve"> </w:t>
        </w:r>
      </w:ins>
      <w:ins w:id="7561" w:author="PR Preview" w:date="2026-01-01T00:00:00Z">
        <w:r>
          <w:t xml:space="preserve">So</w:t>
        </w:r>
      </w:ins>
      <w:ins w:id="7562"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7563" w:author="PR Preview" w:date="2026-01-01T00:00:00Z">
        <w:r>
          <w:t xml:space="preserve">,</w:t>
        </w:r>
      </w:ins>
      <w:ins w:id="7564" w:author="PR Preview" w:date="2026-01-01T00:00:00Z">
        <w:r>
          <w:t xml:space="preserve"> </w:t>
        </w:r>
      </w:ins>
      <w:ins w:id="7565" w:author="PR Preview" w:date="2026-01-01T00:00:00Z">
        <w:r>
          <w:t xml:space="preserve">and then</w:t>
        </w:r>
      </w:ins>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53"/>
    <w:bookmarkStart w:id="654"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5" w:name="eq-ax-xlambda"/>
      <w:r>
        <w:t xml:space="preserve">$$
    \mathbf{A} \mathbf{X} = \mathbf{X} \mathbf{\Lambda}
    \iff \mathbf{A} \mathord{\smash[b]{\underset{\raise.3ex\hbox{$\scriptstyle\sim$}}{x}}\vphantom{x}}_j = \lambda_j \mathord{\smash[b]{\underset{\raise.3ex\hbox{$\scriptstyle\sim$}}{x}}\vphantom{x}}_j \text{ for every } j.
     \qquad(7)$$</w:t>
      </w:r>
      <w:bookmarkEnd w:id="65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6" w:name="exm-thm-diagonalizable"/>
    <w:p>
      <w:pPr>
        <w:pStyle w:val="BodyText"/>
      </w:pPr>
      <w:del w:id="7566" w:author="PR Preview" w:date="2026-01-01T00:00:00Z">
        <w:r>
          <w:rPr>
            <w:b/>
            <w:bCs/>
          </w:rPr>
          <w:delText xml:space="preserve">Example 208 (Building the diagonalization from eigenvectors)</w:delText>
        </w:r>
      </w:del>
      <w:del w:id="7567" w:author="PR Preview" w:date="2026-01-01T00:00:00Z">
        <w:r>
          <w:delText xml:space="preserve"> </w:delText>
        </w:r>
      </w:del>
      <w:del w:id="7568" w:author="PR Preview" w:date="2026-01-01T00:00:00Z">
        <w:r>
          <w:delText xml:space="preserve">The eigenvectors</w:delText>
        </w:r>
      </w:del>
      <w:del w:id="7569" w:author="PR Preview" w:date="2026-01-01T00:00:00Z">
        <w:r>
          <w:delText xml:space="preserve"> </w:delText>
        </w:r>
      </w:del>
      <m:oMath>
        <m:r>
          <m:rPr>
            <m:sty m:val="p"/>
          </m:rPr>
          <m:t>(</m:t>
        </m:r>
        <m:r>
          <m:t>1</m:t>
        </m:r>
        <m:r>
          <m:rPr>
            <m:sty m:val="p"/>
          </m:rPr>
          <m:t>,</m:t>
        </m:r>
        <m:r>
          <m:t>1</m:t>
        </m:r>
        <m:r>
          <m:rPr>
            <m:sty m:val="p"/>
          </m:rPr>
          <m:t>)</m:t>
        </m:r>
      </m:oMath>
      <w:del w:id="7570" w:author="PR Preview" w:date="2026-01-01T00:00:00Z">
        <w:r>
          <w:delText xml:space="preserve"> </w:delText>
        </w:r>
      </w:del>
      <w:del w:id="7571" w:author="PR Preview" w:date="2026-01-01T00:00:00Z">
        <w:r>
          <w:delText xml:space="preserve">and</w:delText>
        </w:r>
      </w:del>
      <w:del w:id="7572" w:author="PR Preview" w:date="2026-01-01T00:00:00Z">
        <w:r>
          <w:delText xml:space="preserve"> </w:delText>
        </w:r>
      </w:del>
      <m:oMath>
        <m:r>
          <m:rPr>
            <m:sty m:val="p"/>
          </m:rPr>
          <m:t>(</m:t>
        </m:r>
        <m:r>
          <m:t>1</m:t>
        </m:r>
        <m:r>
          <m:rPr>
            <m:sty m:val="p"/>
          </m:rPr>
          <m:t>,</m:t>
        </m:r>
        <m:r>
          <m:rPr>
            <m:sty m:val="p"/>
          </m:rPr>
          <m:t>−</m:t>
        </m:r>
        <m:r>
          <m:t>1</m:t>
        </m:r>
        <m:r>
          <m:rPr>
            <m:sty m:val="p"/>
          </m:rPr>
          <m:t>)</m:t>
        </m:r>
      </m:oMath>
      <w:del w:id="7573" w:author="PR Preview" w:date="2026-01-01T00:00:00Z">
        <w:r>
          <w:delText xml:space="preserve"> </w:delText>
        </w:r>
      </w:del>
      <w:del w:id="7574" w:author="PR Preview" w:date="2026-01-01T00:00:00Z">
        <w:r>
          <w:delText xml:space="preserve">of</w:delText>
        </w:r>
      </w:del>
      <w:del w:id="757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7576" w:author="PR Preview" w:date="2026-01-01T00:00:00Z">
        <w:r>
          <w:delText xml:space="preserve"> </w:delText>
        </w:r>
      </w:del>
      <w:del w:id="7577" w:author="PR Preview" w:date="2026-01-01T00:00:00Z">
        <w:r>
          <w:delText xml:space="preserve">are linearly independent (</w:delText>
        </w:r>
      </w:del>
      <w:hyperlink w:anchor="exm-eigenvectors-independent">
        <w:del w:id="7578" w:author="PR Preview" w:date="2026-01-01T00:00:00Z">
          <w:r>
            <w:rPr>
              <w:rStyle w:val="Hyperlink"/>
            </w:rPr>
            <w:delText xml:space="preserve">Example 206</w:delText>
          </w:r>
        </w:del>
      </w:hyperlink>
      <w:del w:id="7579" w:author="PR Preview" w:date="2026-01-01T00:00:00Z">
        <w:r>
          <w:delText xml:space="preserve">),</w:delText>
        </w:r>
      </w:del>
      <w:del w:id="7580" w:author="PR Preview" w:date="2026-01-01T00:00:00Z">
        <w:r>
          <w:delText xml:space="preserve"> </w:delText>
        </w:r>
      </w:del>
      <w:del w:id="7581" w:author="PR Preview" w:date="2026-01-01T00:00:00Z">
        <w:r>
          <w:delText xml:space="preserve">so with</w:delText>
        </w:r>
      </w:del>
      <w:del w:id="7582"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7583" w:author="PR Preview" w:date="2026-01-01T00:00:00Z">
        <w:r>
          <w:delText xml:space="preserve"> </w:delText>
        </w:r>
      </w:del>
      <w:del w:id="7584" w:author="PR Preview" w:date="2026-01-01T00:00:00Z">
        <w:r>
          <w:delText xml:space="preserve">and</w:delText>
        </w:r>
      </w:del>
      <w:del w:id="7585" w:author="PR Preview" w:date="2026-01-01T00:00:00Z">
        <w:r>
          <w:delText xml:space="preserve"> </w:delText>
        </w:r>
      </w:del>
      <m:oMath>
        <m:r>
          <m:rPr>
            <m:sty m:val="b"/>
          </m:rPr>
          <m:t>Λ</m:t>
        </m:r>
        <m:r>
          <m:rPr>
            <m:sty m:val="p"/>
          </m:rPr>
          <m:t>=</m:t>
        </m:r>
        <m:r>
          <m:rPr>
            <m:sty m:val="p"/>
          </m:rPr>
          <m:t>diag</m:t>
        </m:r>
        <m:r>
          <m:rPr>
            <m:sty m:val="p"/>
          </m:rPr>
          <m:t>(</m:t>
        </m:r>
        <m:r>
          <m:t>3</m:t>
        </m:r>
        <m:r>
          <m:rPr>
            <m:sty m:val="p"/>
          </m:rPr>
          <m:t>,</m:t>
        </m:r>
        <m:r>
          <m:t>1</m:t>
        </m:r>
        <m:r>
          <m:rPr>
            <m:sty m:val="p"/>
          </m:rPr>
          <m:t>)</m:t>
        </m:r>
      </m:oMath>
      <w:del w:id="7586" w:author="PR Preview" w:date="2026-01-01T00:00:00Z">
        <w:r>
          <w:delText xml:space="preserve">,</w:delText>
        </w:r>
      </w:del>
      <w:del w:id="7587"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7588" w:author="PR Preview" w:date="2026-01-01T00:00:00Z">
        <w:r>
          <w:delText xml:space="preserve">;</w:delText>
        </w:r>
      </w:del>
      <w:del w:id="7589" w:author="PR Preview" w:date="2026-01-01T00:00:00Z">
        <w:r>
          <w:delText xml:space="preserve"> </w:delText>
        </w:r>
      </w:del>
      <w:del w:id="7590" w:author="PR Preview" w:date="2026-01-01T00:00:00Z">
        <w:r>
          <w:delText xml:space="preserve">by</w:delText>
        </w:r>
      </w:del>
      <w:del w:id="7591" w:author="PR Preview" w:date="2026-01-01T00:00:00Z">
        <w:r>
          <w:delText xml:space="preserve"> </w:delText>
        </w:r>
      </w:del>
      <w:hyperlink w:anchor="rem-similar-both-ways">
        <w:del w:id="7592" w:author="PR Preview" w:date="2026-01-01T00:00:00Z">
          <w:r>
            <w:rPr>
              <w:rStyle w:val="Hyperlink"/>
            </w:rPr>
            <w:delText xml:space="preserve">Remark 51</w:delText>
          </w:r>
        </w:del>
      </w:hyperlink>
      <w:del w:id="7593" w:author="PR Preview" w:date="2026-01-01T00:00:00Z">
        <w:r>
          <w:delText xml:space="preserve"> </w:delText>
        </w:r>
      </w:del>
      <w:del w:id="7594" w:author="PR Preview" w:date="2026-01-01T00:00:00Z">
        <w:r>
          <w:delText xml:space="preserve">this is the similarity of</w:delText>
        </w:r>
      </w:del>
      <w:del w:id="7595" w:author="PR Preview" w:date="2026-01-01T00:00:00Z">
        <w:r>
          <w:delText xml:space="preserve"> </w:delText>
        </w:r>
      </w:del>
      <w:hyperlink w:anchor="exm-similar">
        <w:del w:id="7596" w:author="PR Preview" w:date="2026-01-01T00:00:00Z">
          <w:r>
            <w:rPr>
              <w:rStyle w:val="Hyperlink"/>
            </w:rPr>
            <w:delText xml:space="preserve">Example 204</w:delText>
          </w:r>
        </w:del>
      </w:hyperlink>
      <w:del w:id="7597" w:author="PR Preview" w:date="2026-01-01T00:00:00Z">
        <w:r>
          <w:delText xml:space="preserve">, with</w:delText>
        </w:r>
      </w:del>
      <w:del w:id="7598" w:author="PR Preview" w:date="2026-01-01T00:00:00Z">
        <w:r>
          <w:delText xml:space="preserve"> </w:delText>
        </w:r>
      </w:del>
      <m:oMath>
        <m:r>
          <m:rPr>
            <m:sty m:val="bi"/>
          </m:rPr>
          <m:t>X</m:t>
        </m:r>
        <m:r>
          <m:rPr>
            <m:sty m:val="p"/>
          </m:rPr>
          <m:t>=</m:t>
        </m:r>
        <m:r>
          <m:rPr>
            <m:sty m:val="bi"/>
          </m:rPr>
          <m:t>P</m:t>
        </m:r>
      </m:oMath>
      <w:del w:id="7599" w:author="PR Preview" w:date="2026-01-01T00:00:00Z">
        <w:r>
          <w:delText xml:space="preserve">.</w:delText>
        </w:r>
      </w:del>
      <w:del w:id="7600" w:author="PR Preview" w:date="2026-01-01T00:00:00Z">
        <w:r>
          <w:delText xml:space="preserve"> </w:delText>
        </w:r>
      </w:del>
      <w:del w:id="7601" w:author="PR Preview" w:date="2026-01-01T00:00:00Z">
        <w:r>
          <w:delText xml:space="preserve">Because</w:delText>
        </w:r>
      </w:del>
      <w:del w:id="7602" w:author="PR Preview" w:date="2026-01-01T00:00:00Z">
        <w:r>
          <w:delText xml:space="preserve"> </w:delText>
        </w:r>
      </w:del>
      <m:oMath>
        <m:r>
          <m:rPr>
            <m:sty m:val="bi"/>
          </m:rPr>
          <m:t>A</m:t>
        </m:r>
      </m:oMath>
      <w:del w:id="7603" w:author="PR Preview" w:date="2026-01-01T00:00:00Z">
        <w:r>
          <w:delText xml:space="preserve"> </w:delText>
        </w:r>
      </w:del>
      <w:del w:id="7604" w:author="PR Preview" w:date="2026-01-01T00:00:00Z">
        <w:r>
          <w:delText xml:space="preserve">is symmetric,</w:delText>
        </w:r>
      </w:del>
      <w:del w:id="7605" w:author="PR Preview" w:date="2026-01-01T00:00:00Z">
        <w:r>
          <w:delText xml:space="preserve"> </w:delText>
        </w:r>
      </w:del>
      <w:hyperlink w:anchor="thm-spectral">
        <w:del w:id="7606" w:author="PR Preview" w:date="2026-01-01T00:00:00Z">
          <w:r>
            <w:rPr>
              <w:rStyle w:val="Hyperlink"/>
            </w:rPr>
            <w:delText xml:space="preserve">Theorem 80</w:delText>
          </w:r>
        </w:del>
      </w:hyperlink>
      <w:del w:id="7607" w:author="PR Preview" w:date="2026-01-01T00:00:00Z">
        <w:r>
          <w:delText xml:space="preserve"> </w:delText>
        </w:r>
      </w:del>
      <w:del w:id="7608" w:author="PR Preview" w:date="2026-01-01T00:00:00Z">
        <w:r>
          <w:delText xml:space="preserve">even gives such a factorization with orthonormal eigenvectors</w:delText>
        </w:r>
      </w:del>
      <w:del w:id="7609" w:author="PR Preview" w:date="2026-01-01T00:00:00Z">
        <w:r>
          <w:delText xml:space="preserve"> </w:delText>
        </w:r>
      </w:del>
      <w:del w:id="7610" w:author="PR Preview" w:date="2026-01-01T00:00:00Z">
        <w:r>
          <w:delText xml:space="preserve">(</w:delText>
        </w:r>
      </w:del>
      <w:hyperlink w:anchor="def-eigendecomposition">
        <w:del w:id="7611" w:author="PR Preview" w:date="2026-01-01T00:00:00Z">
          <w:r>
            <w:rPr>
              <w:rStyle w:val="Hyperlink"/>
            </w:rPr>
            <w:delText xml:space="preserve">Definition 97</w:delText>
          </w:r>
        </w:del>
      </w:hyperlink>
      <w:del w:id="7612" w:author="PR Preview" w:date="2026-01-01T00:00:00Z">
        <w:r>
          <w:delText xml:space="preserve">):</w:delText>
        </w:r>
      </w:del>
      <w:del w:id="7613" w:author="PR Preview" w:date="2026-01-01T00:00:00Z">
        <w:r>
          <w:delText xml:space="preserve"> </w:delText>
        </w:r>
      </w:del>
      <w:del w:id="7614" w:author="PR Preview" w:date="2026-01-01T00:00:00Z">
        <w:r>
          <w:delText xml:space="preserve">dividing each column of</w:delText>
        </w:r>
      </w:del>
      <w:del w:id="7615" w:author="PR Preview" w:date="2026-01-01T00:00:00Z">
        <w:r>
          <w:delText xml:space="preserve"> </w:delText>
        </w:r>
      </w:del>
      <m:oMath>
        <m:r>
          <m:rPr>
            <m:sty m:val="bi"/>
          </m:rPr>
          <m:t>X</m:t>
        </m:r>
      </m:oMath>
      <w:del w:id="7616" w:author="PR Preview" w:date="2026-01-01T00:00:00Z">
        <w:r>
          <w:delText xml:space="preserve"> </w:delText>
        </w:r>
      </w:del>
      <w:del w:id="7617" w:author="PR Preview" w:date="2026-01-01T00:00:00Z">
        <w:r>
          <w:delText xml:space="preserve">by its length</w:delText>
        </w:r>
      </w:del>
      <w:del w:id="7618" w:author="PR Preview" w:date="2026-01-01T00:00:00Z">
        <w:r>
          <w:delText xml:space="preserve"> </w:delText>
        </w:r>
      </w:del>
      <m:oMath>
        <m:rad>
          <m:radPr>
            <m:degHide m:val="on"/>
          </m:radPr>
          <m:deg/>
          <m:e>
            <m:r>
              <m:t>2</m:t>
            </m:r>
          </m:e>
        </m:rad>
      </m:oMath>
      <w:del w:id="7619" w:author="PR Preview" w:date="2026-01-01T00:00:00Z">
        <w:r>
          <w:delText xml:space="preserve"> </w:delText>
        </w:r>
      </w:del>
      <w:del w:id="7620" w:author="PR Preview" w:date="2026-01-01T00:00:00Z">
        <w:r>
          <w:delText xml:space="preserve">gives one.</w:delText>
        </w:r>
      </w:del>
      <w:del w:id="7621" w:author="PR Preview" w:date="2026-01-01T00:00:00Z">
        <w:r>
          <w:delText xml:space="preserve"> </w:delText>
        </w:r>
      </w:del>
      <w:del w:id="7622" w:author="PR Preview" w:date="2026-01-01T00:00:00Z">
        <w:r>
          <w:delText xml:space="preserve">By contrast, every eigenvector of</w:delText>
        </w:r>
      </w:del>
      <w:del w:id="7623" w:author="PR Preview" w:date="2026-01-01T00:00:00Z">
        <w:r>
          <w:delText xml:space="preserve"> </w:delText>
        </w:r>
      </w:del>
      <m:oMath>
        <m:r>
          <m:rPr>
            <m:sty m:val="bi"/>
          </m:rPr>
          <m:t>J</m:t>
        </m:r>
      </m:oMath>
      <w:del w:id="7624" w:author="PR Preview" w:date="2026-01-01T00:00:00Z">
        <w:r>
          <w:delText xml:space="preserve"> </w:delText>
        </w:r>
      </w:del>
      <w:del w:id="7625" w:author="PR Preview" w:date="2026-01-01T00:00:00Z">
        <w:r>
          <w:delText xml:space="preserve">in</w:delText>
        </w:r>
      </w:del>
      <w:del w:id="7626" w:author="PR Preview" w:date="2026-01-01T00:00:00Z">
        <w:r>
          <w:delText xml:space="preserve"> </w:delText>
        </w:r>
      </w:del>
      <w:hyperlink w:anchor="exm-eigenspace">
        <w:del w:id="7627" w:author="PR Preview" w:date="2026-01-01T00:00:00Z">
          <w:r>
            <w:rPr>
              <w:rStyle w:val="Hyperlink"/>
            </w:rPr>
            <w:delText xml:space="preserve">Example 198</w:delText>
          </w:r>
        </w:del>
      </w:hyperlink>
      <w:del w:id="7628" w:author="PR Preview" w:date="2026-01-01T00:00:00Z">
        <w:r>
          <w:delText xml:space="preserve"> </w:delText>
        </w:r>
      </w:del>
      <w:del w:id="7629" w:author="PR Preview" w:date="2026-01-01T00:00:00Z">
        <w:r>
          <w:delText xml:space="preserve">has the form</w:delText>
        </w:r>
      </w:del>
      <w:del w:id="7630" w:author="PR Preview" w:date="2026-01-01T00:00:00Z">
        <w:r>
          <w:delText xml:space="preserve"> </w:delText>
        </w:r>
      </w:del>
      <m:oMath>
        <m:r>
          <m:rPr>
            <m:sty m:val="p"/>
          </m:rPr>
          <m:t>(</m:t>
        </m:r>
        <m:r>
          <m:t>t</m:t>
        </m:r>
        <m:r>
          <m:rPr>
            <m:sty m:val="p"/>
          </m:rPr>
          <m:t>,</m:t>
        </m:r>
        <m:r>
          <m:t>0</m:t>
        </m:r>
        <m:r>
          <m:rPr>
            <m:sty m:val="p"/>
          </m:rPr>
          <m:t>)</m:t>
        </m:r>
      </m:oMath>
      <w:del w:id="7631" w:author="PR Preview" w:date="2026-01-01T00:00:00Z">
        <w:r>
          <w:delText xml:space="preserve">,</w:delText>
        </w:r>
      </w:del>
      <w:del w:id="7632" w:author="PR Preview" w:date="2026-01-01T00:00:00Z">
        <w:r>
          <w:delText xml:space="preserve"> </w:delText>
        </w:r>
      </w:del>
      <w:del w:id="7633" w:author="PR Preview" w:date="2026-01-01T00:00:00Z">
        <w:r>
          <w:delText xml:space="preserve">so any two of them are multiples of each other,</w:delText>
        </w:r>
      </w:del>
      <w:del w:id="7634" w:author="PR Preview" w:date="2026-01-01T00:00:00Z">
        <w:r>
          <w:delText xml:space="preserve"> </w:delText>
        </w:r>
      </w:del>
      <w:del w:id="7635" w:author="PR Preview" w:date="2026-01-01T00:00:00Z">
        <w:r>
          <w:delText xml:space="preserve">and</w:delText>
        </w:r>
      </w:del>
      <w:del w:id="7636" w:author="PR Preview" w:date="2026-01-01T00:00:00Z">
        <w:r>
          <w:delText xml:space="preserve"> </w:delText>
        </w:r>
      </w:del>
      <m:oMath>
        <m:r>
          <m:rPr>
            <m:sty m:val="bi"/>
          </m:rPr>
          <m:t>J</m:t>
        </m:r>
      </m:oMath>
      <w:del w:id="7637" w:author="PR Preview" w:date="2026-01-01T00:00:00Z">
        <w:r>
          <w:delText xml:space="preserve"> </w:delText>
        </w:r>
      </w:del>
      <w:del w:id="7638" w:author="PR Preview" w:date="2026-01-01T00:00:00Z">
        <w:r>
          <w:delText xml:space="preserve">has no two linearly independent eigenvectors:</w:delText>
        </w:r>
      </w:del>
      <w:del w:id="7639" w:author="PR Preview" w:date="2026-01-01T00:00:00Z">
        <w:r>
          <w:delText xml:space="preserve"> </w:delText>
        </w:r>
      </w:del>
      <w:del w:id="7640" w:author="PR Preview" w:date="2026-01-01T00:00:00Z">
        <w:r>
          <w:delText xml:space="preserve">another way to see that it is not diagonalizable.</w:delText>
        </w:r>
      </w:del>
    </w:p>
    <w:p>
      <w:pPr>
        <w:pStyle w:val="BodyText"/>
      </w:pPr>
      <w:ins w:id="7641" w:author="PR Preview" w:date="2026-01-01T00:00:00Z">
        <w:r>
          <w:rPr>
            <w:b/>
            <w:bCs/>
          </w:rPr>
          <w:t xml:space="preserve">Example 209 (Building the diagonalization from eigenvectors)</w:t>
        </w:r>
      </w:ins>
      <w:ins w:id="7642" w:author="PR Preview" w:date="2026-01-01T00:00:00Z">
        <w:r>
          <w:t xml:space="preserve"> </w:t>
        </w:r>
      </w:ins>
      <w:ins w:id="7643" w:author="PR Preview" w:date="2026-01-01T00:00:00Z">
        <w:r>
          <w:t xml:space="preserve">The eigenvectors</w:t>
        </w:r>
      </w:ins>
      <w:ins w:id="7644" w:author="PR Preview" w:date="2026-01-01T00:00:00Z">
        <w:r>
          <w:t xml:space="preserve"> </w:t>
        </w:r>
      </w:ins>
      <m:oMath>
        <m:r>
          <m:rPr>
            <m:sty m:val="p"/>
          </m:rPr>
          <m:t>(</m:t>
        </m:r>
        <m:r>
          <m:t>1</m:t>
        </m:r>
        <m:r>
          <m:rPr>
            <m:sty m:val="p"/>
          </m:rPr>
          <m:t>,</m:t>
        </m:r>
        <m:r>
          <m:t>1</m:t>
        </m:r>
        <m:r>
          <m:rPr>
            <m:sty m:val="p"/>
          </m:rPr>
          <m:t>)</m:t>
        </m:r>
      </m:oMath>
      <w:ins w:id="7645" w:author="PR Preview" w:date="2026-01-01T00:00:00Z">
        <w:r>
          <w:t xml:space="preserve"> </w:t>
        </w:r>
      </w:ins>
      <w:ins w:id="7646" w:author="PR Preview" w:date="2026-01-01T00:00:00Z">
        <w:r>
          <w:t xml:space="preserve">and</w:t>
        </w:r>
      </w:ins>
      <w:ins w:id="7647" w:author="PR Preview" w:date="2026-01-01T00:00:00Z">
        <w:r>
          <w:t xml:space="preserve"> </w:t>
        </w:r>
      </w:ins>
      <m:oMath>
        <m:r>
          <m:rPr>
            <m:sty m:val="p"/>
          </m:rPr>
          <m:t>(</m:t>
        </m:r>
        <m:r>
          <m:t>1</m:t>
        </m:r>
        <m:r>
          <m:rPr>
            <m:sty m:val="p"/>
          </m:rPr>
          <m:t>,</m:t>
        </m:r>
        <m:r>
          <m:rPr>
            <m:sty m:val="p"/>
          </m:rPr>
          <m:t>−</m:t>
        </m:r>
        <m:r>
          <m:t>1</m:t>
        </m:r>
        <m:r>
          <m:rPr>
            <m:sty m:val="p"/>
          </m:rPr>
          <m:t>)</m:t>
        </m:r>
      </m:oMath>
      <w:ins w:id="7648" w:author="PR Preview" w:date="2026-01-01T00:00:00Z">
        <w:r>
          <w:t xml:space="preserve"> </w:t>
        </w:r>
      </w:ins>
      <w:ins w:id="7649" w:author="PR Preview" w:date="2026-01-01T00:00:00Z">
        <w:r>
          <w:t xml:space="preserve">of</w:t>
        </w:r>
      </w:ins>
      <w:ins w:id="765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7651" w:author="PR Preview" w:date="2026-01-01T00:00:00Z">
        <w:r>
          <w:t xml:space="preserve"> </w:t>
        </w:r>
      </w:ins>
      <w:ins w:id="7652" w:author="PR Preview" w:date="2026-01-01T00:00:00Z">
        <w:r>
          <w:t xml:space="preserve">are linearly independent (</w:t>
        </w:r>
      </w:ins>
      <w:hyperlink w:anchor="exm-eigenvectors-independent">
        <w:ins w:id="7653" w:author="PR Preview" w:date="2026-01-01T00:00:00Z">
          <w:r>
            <w:rPr>
              <w:rStyle w:val="Hyperlink"/>
            </w:rPr>
            <w:t xml:space="preserve">Example 207</w:t>
          </w:r>
        </w:ins>
      </w:hyperlink>
      <w:ins w:id="7654" w:author="PR Preview" w:date="2026-01-01T00:00:00Z">
        <w:r>
          <w:t xml:space="preserve">),</w:t>
        </w:r>
      </w:ins>
      <w:ins w:id="7655" w:author="PR Preview" w:date="2026-01-01T00:00:00Z">
        <w:r>
          <w:t xml:space="preserve"> </w:t>
        </w:r>
      </w:ins>
      <w:ins w:id="7656" w:author="PR Preview" w:date="2026-01-01T00:00:00Z">
        <w:r>
          <w:t xml:space="preserve">so with</w:t>
        </w:r>
      </w:ins>
      <w:ins w:id="765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7658" w:author="PR Preview" w:date="2026-01-01T00:00:00Z">
        <w:r>
          <w:t xml:space="preserve"> </w:t>
        </w:r>
      </w:ins>
      <w:ins w:id="7659" w:author="PR Preview" w:date="2026-01-01T00:00:00Z">
        <w:r>
          <w:t xml:space="preserve">and</w:t>
        </w:r>
      </w:ins>
      <w:ins w:id="7660" w:author="PR Preview" w:date="2026-01-01T00:00:00Z">
        <w:r>
          <w:t xml:space="preserve"> </w:t>
        </w:r>
      </w:ins>
      <m:oMath>
        <m:r>
          <m:rPr>
            <m:sty m:val="b"/>
          </m:rPr>
          <m:t>Λ</m:t>
        </m:r>
        <m:r>
          <m:rPr>
            <m:sty m:val="p"/>
          </m:rPr>
          <m:t>=</m:t>
        </m:r>
        <m:r>
          <m:rPr>
            <m:sty m:val="p"/>
          </m:rPr>
          <m:t>diag</m:t>
        </m:r>
        <m:r>
          <m:rPr>
            <m:sty m:val="p"/>
          </m:rPr>
          <m:t>(</m:t>
        </m:r>
        <m:r>
          <m:t>3</m:t>
        </m:r>
        <m:r>
          <m:rPr>
            <m:sty m:val="p"/>
          </m:rPr>
          <m:t>,</m:t>
        </m:r>
        <m:r>
          <m:t>1</m:t>
        </m:r>
        <m:r>
          <m:rPr>
            <m:sty m:val="p"/>
          </m:rPr>
          <m:t>)</m:t>
        </m:r>
      </m:oMath>
      <w:ins w:id="7661" w:author="PR Preview" w:date="2026-01-01T00:00:00Z">
        <w:r>
          <w:t xml:space="preserve">,</w:t>
        </w:r>
      </w:ins>
      <w:ins w:id="7662"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7663" w:author="PR Preview" w:date="2026-01-01T00:00:00Z">
        <w:r>
          <w:t xml:space="preserve">;</w:t>
        </w:r>
      </w:ins>
      <w:ins w:id="7664" w:author="PR Preview" w:date="2026-01-01T00:00:00Z">
        <w:r>
          <w:t xml:space="preserve"> </w:t>
        </w:r>
      </w:ins>
      <w:ins w:id="7665" w:author="PR Preview" w:date="2026-01-01T00:00:00Z">
        <w:r>
          <w:t xml:space="preserve">by</w:t>
        </w:r>
      </w:ins>
      <w:ins w:id="7666" w:author="PR Preview" w:date="2026-01-01T00:00:00Z">
        <w:r>
          <w:t xml:space="preserve"> </w:t>
        </w:r>
      </w:ins>
      <w:hyperlink w:anchor="rem-similar-both-ways">
        <w:ins w:id="7667" w:author="PR Preview" w:date="2026-01-01T00:00:00Z">
          <w:r>
            <w:rPr>
              <w:rStyle w:val="Hyperlink"/>
            </w:rPr>
            <w:t xml:space="preserve">Remark 52</w:t>
          </w:r>
        </w:ins>
      </w:hyperlink>
      <w:ins w:id="7668" w:author="PR Preview" w:date="2026-01-01T00:00:00Z">
        <w:r>
          <w:t xml:space="preserve"> </w:t>
        </w:r>
      </w:ins>
      <w:ins w:id="7669" w:author="PR Preview" w:date="2026-01-01T00:00:00Z">
        <w:r>
          <w:t xml:space="preserve">this is the similarity of</w:t>
        </w:r>
      </w:ins>
      <w:ins w:id="7670" w:author="PR Preview" w:date="2026-01-01T00:00:00Z">
        <w:r>
          <w:t xml:space="preserve"> </w:t>
        </w:r>
      </w:ins>
      <w:hyperlink w:anchor="exm-similar">
        <w:ins w:id="7671" w:author="PR Preview" w:date="2026-01-01T00:00:00Z">
          <w:r>
            <w:rPr>
              <w:rStyle w:val="Hyperlink"/>
            </w:rPr>
            <w:t xml:space="preserve">Example 205</w:t>
          </w:r>
        </w:ins>
      </w:hyperlink>
      <w:ins w:id="7672" w:author="PR Preview" w:date="2026-01-01T00:00:00Z">
        <w:r>
          <w:t xml:space="preserve">, with</w:t>
        </w:r>
      </w:ins>
      <w:ins w:id="7673" w:author="PR Preview" w:date="2026-01-01T00:00:00Z">
        <w:r>
          <w:t xml:space="preserve"> </w:t>
        </w:r>
      </w:ins>
      <m:oMath>
        <m:r>
          <m:rPr>
            <m:sty m:val="bi"/>
          </m:rPr>
          <m:t>X</m:t>
        </m:r>
        <m:r>
          <m:rPr>
            <m:sty m:val="p"/>
          </m:rPr>
          <m:t>=</m:t>
        </m:r>
        <m:r>
          <m:rPr>
            <m:sty m:val="bi"/>
          </m:rPr>
          <m:t>P</m:t>
        </m:r>
      </m:oMath>
      <w:ins w:id="7674" w:author="PR Preview" w:date="2026-01-01T00:00:00Z">
        <w:r>
          <w:t xml:space="preserve">.</w:t>
        </w:r>
      </w:ins>
      <w:ins w:id="7675" w:author="PR Preview" w:date="2026-01-01T00:00:00Z">
        <w:r>
          <w:t xml:space="preserve"> </w:t>
        </w:r>
      </w:ins>
      <w:ins w:id="7676" w:author="PR Preview" w:date="2026-01-01T00:00:00Z">
        <w:r>
          <w:t xml:space="preserve">Because</w:t>
        </w:r>
      </w:ins>
      <w:ins w:id="7677" w:author="PR Preview" w:date="2026-01-01T00:00:00Z">
        <w:r>
          <w:t xml:space="preserve"> </w:t>
        </w:r>
      </w:ins>
      <m:oMath>
        <m:r>
          <m:rPr>
            <m:sty m:val="bi"/>
          </m:rPr>
          <m:t>A</m:t>
        </m:r>
      </m:oMath>
      <w:ins w:id="7678" w:author="PR Preview" w:date="2026-01-01T00:00:00Z">
        <w:r>
          <w:t xml:space="preserve"> </w:t>
        </w:r>
      </w:ins>
      <w:ins w:id="7679" w:author="PR Preview" w:date="2026-01-01T00:00:00Z">
        <w:r>
          <w:t xml:space="preserve">is symmetric,</w:t>
        </w:r>
      </w:ins>
      <w:ins w:id="7680" w:author="PR Preview" w:date="2026-01-01T00:00:00Z">
        <w:r>
          <w:t xml:space="preserve"> </w:t>
        </w:r>
      </w:ins>
      <w:hyperlink w:anchor="thm-spectral">
        <w:ins w:id="7681" w:author="PR Preview" w:date="2026-01-01T00:00:00Z">
          <w:r>
            <w:rPr>
              <w:rStyle w:val="Hyperlink"/>
            </w:rPr>
            <w:t xml:space="preserve">Theorem 80</w:t>
          </w:r>
        </w:ins>
      </w:hyperlink>
      <w:ins w:id="7682" w:author="PR Preview" w:date="2026-01-01T00:00:00Z">
        <w:r>
          <w:t xml:space="preserve"> </w:t>
        </w:r>
      </w:ins>
      <w:ins w:id="7683" w:author="PR Preview" w:date="2026-01-01T00:00:00Z">
        <w:r>
          <w:t xml:space="preserve">even gives such a factorization with orthonormal eigenvectors</w:t>
        </w:r>
      </w:ins>
      <w:ins w:id="7684" w:author="PR Preview" w:date="2026-01-01T00:00:00Z">
        <w:r>
          <w:t xml:space="preserve"> </w:t>
        </w:r>
      </w:ins>
      <w:ins w:id="7685" w:author="PR Preview" w:date="2026-01-01T00:00:00Z">
        <w:r>
          <w:t xml:space="preserve">(</w:t>
        </w:r>
      </w:ins>
      <w:hyperlink w:anchor="def-eigendecomposition">
        <w:ins w:id="7686" w:author="PR Preview" w:date="2026-01-01T00:00:00Z">
          <w:r>
            <w:rPr>
              <w:rStyle w:val="Hyperlink"/>
            </w:rPr>
            <w:t xml:space="preserve">Definition 97</w:t>
          </w:r>
        </w:ins>
      </w:hyperlink>
      <w:ins w:id="7687" w:author="PR Preview" w:date="2026-01-01T00:00:00Z">
        <w:r>
          <w:t xml:space="preserve">):</w:t>
        </w:r>
      </w:ins>
      <w:ins w:id="7688" w:author="PR Preview" w:date="2026-01-01T00:00:00Z">
        <w:r>
          <w:t xml:space="preserve"> </w:t>
        </w:r>
      </w:ins>
      <w:ins w:id="7689" w:author="PR Preview" w:date="2026-01-01T00:00:00Z">
        <w:r>
          <w:t xml:space="preserve">dividing each column of</w:t>
        </w:r>
      </w:ins>
      <w:ins w:id="7690" w:author="PR Preview" w:date="2026-01-01T00:00:00Z">
        <w:r>
          <w:t xml:space="preserve"> </w:t>
        </w:r>
      </w:ins>
      <m:oMath>
        <m:r>
          <m:rPr>
            <m:sty m:val="bi"/>
          </m:rPr>
          <m:t>X</m:t>
        </m:r>
      </m:oMath>
      <w:ins w:id="7691" w:author="PR Preview" w:date="2026-01-01T00:00:00Z">
        <w:r>
          <w:t xml:space="preserve"> </w:t>
        </w:r>
      </w:ins>
      <w:ins w:id="7692" w:author="PR Preview" w:date="2026-01-01T00:00:00Z">
        <w:r>
          <w:t xml:space="preserve">by its length</w:t>
        </w:r>
      </w:ins>
      <w:ins w:id="7693" w:author="PR Preview" w:date="2026-01-01T00:00:00Z">
        <w:r>
          <w:t xml:space="preserve"> </w:t>
        </w:r>
      </w:ins>
      <m:oMath>
        <m:rad>
          <m:radPr>
            <m:degHide m:val="on"/>
          </m:radPr>
          <m:deg/>
          <m:e>
            <m:r>
              <m:t>2</m:t>
            </m:r>
          </m:e>
        </m:rad>
      </m:oMath>
      <w:ins w:id="7694" w:author="PR Preview" w:date="2026-01-01T00:00:00Z">
        <w:r>
          <w:t xml:space="preserve"> </w:t>
        </w:r>
      </w:ins>
      <w:ins w:id="7695" w:author="PR Preview" w:date="2026-01-01T00:00:00Z">
        <w:r>
          <w:t xml:space="preserve">gives one.</w:t>
        </w:r>
      </w:ins>
      <w:ins w:id="7696" w:author="PR Preview" w:date="2026-01-01T00:00:00Z">
        <w:r>
          <w:t xml:space="preserve"> </w:t>
        </w:r>
      </w:ins>
      <w:ins w:id="7697" w:author="PR Preview" w:date="2026-01-01T00:00:00Z">
        <w:r>
          <w:t xml:space="preserve">By contrast, every eigenvector of</w:t>
        </w:r>
      </w:ins>
      <w:ins w:id="7698" w:author="PR Preview" w:date="2026-01-01T00:00:00Z">
        <w:r>
          <w:t xml:space="preserve"> </w:t>
        </w:r>
      </w:ins>
      <m:oMath>
        <m:r>
          <m:rPr>
            <m:sty m:val="bi"/>
          </m:rPr>
          <m:t>J</m:t>
        </m:r>
      </m:oMath>
      <w:ins w:id="7699" w:author="PR Preview" w:date="2026-01-01T00:00:00Z">
        <w:r>
          <w:t xml:space="preserve"> </w:t>
        </w:r>
      </w:ins>
      <w:ins w:id="7700" w:author="PR Preview" w:date="2026-01-01T00:00:00Z">
        <w:r>
          <w:t xml:space="preserve">in</w:t>
        </w:r>
      </w:ins>
      <w:ins w:id="7701" w:author="PR Preview" w:date="2026-01-01T00:00:00Z">
        <w:r>
          <w:t xml:space="preserve"> </w:t>
        </w:r>
      </w:ins>
      <w:hyperlink w:anchor="exm-eigenspace">
        <w:ins w:id="7702" w:author="PR Preview" w:date="2026-01-01T00:00:00Z">
          <w:r>
            <w:rPr>
              <w:rStyle w:val="Hyperlink"/>
            </w:rPr>
            <w:t xml:space="preserve">Example 199</w:t>
          </w:r>
        </w:ins>
      </w:hyperlink>
      <w:ins w:id="7703" w:author="PR Preview" w:date="2026-01-01T00:00:00Z">
        <w:r>
          <w:t xml:space="preserve"> </w:t>
        </w:r>
      </w:ins>
      <w:ins w:id="7704" w:author="PR Preview" w:date="2026-01-01T00:00:00Z">
        <w:r>
          <w:t xml:space="preserve">has the form</w:t>
        </w:r>
      </w:ins>
      <w:ins w:id="7705" w:author="PR Preview" w:date="2026-01-01T00:00:00Z">
        <w:r>
          <w:t xml:space="preserve"> </w:t>
        </w:r>
      </w:ins>
      <m:oMath>
        <m:r>
          <m:rPr>
            <m:sty m:val="p"/>
          </m:rPr>
          <m:t>(</m:t>
        </m:r>
        <m:r>
          <m:t>t</m:t>
        </m:r>
        <m:r>
          <m:rPr>
            <m:sty m:val="p"/>
          </m:rPr>
          <m:t>,</m:t>
        </m:r>
        <m:r>
          <m:t>0</m:t>
        </m:r>
        <m:r>
          <m:rPr>
            <m:sty m:val="p"/>
          </m:rPr>
          <m:t>)</m:t>
        </m:r>
      </m:oMath>
      <w:ins w:id="7706" w:author="PR Preview" w:date="2026-01-01T00:00:00Z">
        <w:r>
          <w:t xml:space="preserve">,</w:t>
        </w:r>
      </w:ins>
      <w:ins w:id="7707" w:author="PR Preview" w:date="2026-01-01T00:00:00Z">
        <w:r>
          <w:t xml:space="preserve"> </w:t>
        </w:r>
      </w:ins>
      <w:ins w:id="7708" w:author="PR Preview" w:date="2026-01-01T00:00:00Z">
        <w:r>
          <w:t xml:space="preserve">so any two of them are multiples of each other,</w:t>
        </w:r>
      </w:ins>
      <w:ins w:id="7709" w:author="PR Preview" w:date="2026-01-01T00:00:00Z">
        <w:r>
          <w:t xml:space="preserve"> </w:t>
        </w:r>
      </w:ins>
      <w:ins w:id="7710" w:author="PR Preview" w:date="2026-01-01T00:00:00Z">
        <w:r>
          <w:t xml:space="preserve">and</w:t>
        </w:r>
      </w:ins>
      <w:ins w:id="7711" w:author="PR Preview" w:date="2026-01-01T00:00:00Z">
        <w:r>
          <w:t xml:space="preserve"> </w:t>
        </w:r>
      </w:ins>
      <m:oMath>
        <m:r>
          <m:rPr>
            <m:sty m:val="bi"/>
          </m:rPr>
          <m:t>J</m:t>
        </m:r>
      </m:oMath>
      <w:ins w:id="7712" w:author="PR Preview" w:date="2026-01-01T00:00:00Z">
        <w:r>
          <w:t xml:space="preserve"> </w:t>
        </w:r>
      </w:ins>
      <w:ins w:id="7713" w:author="PR Preview" w:date="2026-01-01T00:00:00Z">
        <w:r>
          <w:t xml:space="preserve">has no two linearly independent eigenvectors:</w:t>
        </w:r>
      </w:ins>
      <w:ins w:id="7714" w:author="PR Preview" w:date="2026-01-01T00:00:00Z">
        <w:r>
          <w:t xml:space="preserve"> </w:t>
        </w:r>
      </w:ins>
      <w:ins w:id="7715" w:author="PR Preview" w:date="2026-01-01T00:00:00Z">
        <w:r>
          <w:t xml:space="preserve">another way to see that it is not diagonalizable.</w:t>
        </w:r>
      </w:ins>
    </w:p>
    <w:bookmarkEnd w:id="656"/>
    <w:bookmarkStart w:id="657"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8" w:name="exm-distinct-diagonalizable"/>
    <w:p>
      <w:pPr>
        <w:pStyle w:val="BodyText"/>
      </w:pPr>
      <w:del w:id="7716" w:author="PR Preview" w:date="2026-01-01T00:00:00Z">
        <w:r>
          <w:rPr>
            <w:b/>
            <w:bCs/>
          </w:rPr>
          <w:delText xml:space="preserve">Example 209 (A triangular matrix with distinct diagonal entries)</w:delText>
        </w:r>
      </w:del>
      <w:del w:id="7717" w:author="PR Preview" w:date="2026-01-01T00:00:00Z">
        <w:r>
          <w:delText xml:space="preserve"> </w:delText>
        </w:r>
      </w:del>
      <m:oMath>
        <m:r>
          <m:rPr>
            <m:sty m:val="bi"/>
          </m:rPr>
          <m:t>U</m:t>
        </m:r>
      </m:oMath>
      <w:del w:id="7718" w:author="PR Preview" w:date="2026-01-01T00:00:00Z">
        <w:r>
          <w:delText xml:space="preserve"> </w:delText>
        </w:r>
      </w:del>
      <w:del w:id="7719" w:author="PR Preview" w:date="2026-01-01T00:00:00Z">
        <w:r>
          <w:delText xml:space="preserve">of</w:delText>
        </w:r>
      </w:del>
      <w:del w:id="7720" w:author="PR Preview" w:date="2026-01-01T00:00:00Z">
        <w:r>
          <w:delText xml:space="preserve"> </w:delText>
        </w:r>
      </w:del>
      <w:hyperlink w:anchor="exm-eigen-triangular">
        <w:del w:id="7721" w:author="PR Preview" w:date="2026-01-01T00:00:00Z">
          <w:r>
            <w:rPr>
              <w:rStyle w:val="Hyperlink"/>
            </w:rPr>
            <w:delText xml:space="preserve">Example 202</w:delText>
          </w:r>
        </w:del>
      </w:hyperlink>
      <w:del w:id="7722" w:author="PR Preview" w:date="2026-01-01T00:00:00Z">
        <w:r>
          <w:delText xml:space="preserve"> </w:delText>
        </w:r>
      </w:del>
      <w:del w:id="7723" w:author="PR Preview" w:date="2026-01-01T00:00:00Z">
        <w:r>
          <w:delText xml:space="preserve">has the three different eigenvalues</w:delText>
        </w:r>
      </w:del>
      <w:del w:id="7724" w:author="PR Preview" w:date="2026-01-01T00:00:00Z">
        <w:r>
          <w:delText xml:space="preserve"> </w:delText>
        </w:r>
      </w:del>
      <m:oMath>
        <m:r>
          <m:t>2</m:t>
        </m:r>
      </m:oMath>
      <w:del w:id="7725" w:author="PR Preview" w:date="2026-01-01T00:00:00Z">
        <w:r>
          <w:delText xml:space="preserve">,</w:delText>
        </w:r>
      </w:del>
      <w:del w:id="7726" w:author="PR Preview" w:date="2026-01-01T00:00:00Z">
        <w:r>
          <w:delText xml:space="preserve"> </w:delText>
        </w:r>
      </w:del>
      <m:oMath>
        <m:f>
          <m:fPr>
            <m:type m:val="lin"/>
          </m:fPr>
          <m:num>
            <m:r>
              <m:t>1</m:t>
            </m:r>
          </m:num>
          <m:den>
            <m:r>
              <m:t>2</m:t>
            </m:r>
          </m:den>
        </m:f>
      </m:oMath>
      <w:del w:id="7727" w:author="PR Preview" w:date="2026-01-01T00:00:00Z">
        <w:r>
          <w:delText xml:space="preserve"> </w:delText>
        </w:r>
      </w:del>
      <w:del w:id="7728" w:author="PR Preview" w:date="2026-01-01T00:00:00Z">
        <w:r>
          <w:delText xml:space="preserve">and</w:delText>
        </w:r>
      </w:del>
      <w:del w:id="7729" w:author="PR Preview" w:date="2026-01-01T00:00:00Z">
        <w:r>
          <w:delText xml:space="preserve"> </w:delText>
        </w:r>
      </w:del>
      <m:oMath>
        <m:r>
          <m:rPr>
            <m:sty m:val="p"/>
          </m:rPr>
          <m:t>−</m:t>
        </m:r>
        <m:r>
          <m:t>1</m:t>
        </m:r>
      </m:oMath>
      <w:del w:id="7730" w:author="PR Preview" w:date="2026-01-01T00:00:00Z">
        <w:r>
          <w:delText xml:space="preserve"> </w:delText>
        </w:r>
      </w:del>
      <w:del w:id="7731" w:author="PR Preview" w:date="2026-01-01T00:00:00Z">
        <w:r>
          <w:delText xml:space="preserve">(</w:delText>
        </w:r>
      </w:del>
      <w:hyperlink w:anchor="thm-eigen-triangular">
        <w:del w:id="7732" w:author="PR Preview" w:date="2026-01-01T00:00:00Z">
          <w:r>
            <w:rPr>
              <w:rStyle w:val="Hyperlink"/>
            </w:rPr>
            <w:delText xml:space="preserve">Theorem 113</w:delText>
          </w:r>
        </w:del>
      </w:hyperlink>
      <w:del w:id="7733" w:author="PR Preview" w:date="2026-01-01T00:00:00Z">
        <w:r>
          <w:delText xml:space="preserve">), so it is diagonalizable,</w:delText>
        </w:r>
      </w:del>
      <w:del w:id="7734" w:author="PR Preview" w:date="2026-01-01T00:00:00Z">
        <w:r>
          <w:delText xml:space="preserve"> </w:delText>
        </w:r>
      </w:del>
      <w:del w:id="7735" w:author="PR Preview" w:date="2026-01-01T00:00:00Z">
        <w:r>
          <w:delText xml:space="preserve">even though it is not symmetric, so</w:delText>
        </w:r>
      </w:del>
      <w:del w:id="7736" w:author="PR Preview" w:date="2026-01-01T00:00:00Z">
        <w:r>
          <w:delText xml:space="preserve"> </w:delText>
        </w:r>
      </w:del>
      <w:hyperlink w:anchor="thm-spectral">
        <w:del w:id="7737" w:author="PR Preview" w:date="2026-01-01T00:00:00Z">
          <w:r>
            <w:rPr>
              <w:rStyle w:val="Hyperlink"/>
            </w:rPr>
            <w:delText xml:space="preserve">Theorem 80</w:delText>
          </w:r>
        </w:del>
      </w:hyperlink>
      <w:del w:id="7738" w:author="PR Preview" w:date="2026-01-01T00:00:00Z">
        <w:r>
          <w:delText xml:space="preserve"> </w:delText>
        </w:r>
      </w:del>
      <w:del w:id="7739" w:author="PR Preview" w:date="2026-01-01T00:00:00Z">
        <w:r>
          <w:delText xml:space="preserve">does not apply to it.</w:delText>
        </w:r>
      </w:del>
      <w:del w:id="7740" w:author="PR Preview" w:date="2026-01-01T00:00:00Z">
        <w:r>
          <w:delText xml:space="preserve"> </w:delText>
        </w:r>
      </w:del>
      <w:del w:id="7741" w:author="PR Preview" w:date="2026-01-01T00:00:00Z">
        <w:r>
          <w:delText xml:space="preserve">The converse fails:</w:delText>
        </w:r>
      </w:del>
      <w:del w:id="7742" w:author="PR Preview" w:date="2026-01-01T00:00:00Z">
        <w:r>
          <w:delText xml:space="preserve"> </w:delText>
        </w:r>
      </w:del>
      <m:oMath>
        <m:sSub>
          <m:e>
            <m:r>
              <m:rPr>
                <m:sty m:val="bi"/>
              </m:rPr>
              <m:t>I</m:t>
            </m:r>
          </m:e>
          <m:sub>
            <m:r>
              <m:t>2</m:t>
            </m:r>
          </m:sub>
        </m:sSub>
      </m:oMath>
      <w:del w:id="7743" w:author="PR Preview" w:date="2026-01-01T00:00:00Z">
        <w:r>
          <w:delText xml:space="preserve"> </w:delText>
        </w:r>
      </w:del>
      <w:del w:id="7744" w:author="PR Preview" w:date="2026-01-01T00:00:00Z">
        <w:r>
          <w:delText xml:space="preserve">is diagonal, hence diagonalizable</w:delText>
        </w:r>
      </w:del>
      <w:del w:id="7745" w:author="PR Preview" w:date="2026-01-01T00:00:00Z">
        <w:r>
          <w:delText xml:space="preserve"> </w:delText>
        </w:r>
      </w:del>
      <w:del w:id="7746" w:author="PR Preview" w:date="2026-01-01T00:00:00Z">
        <w:r>
          <w:delText xml:space="preserve">(</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del w:id="7747" w:author="PR Preview" w:date="2026-01-01T00:00:00Z">
        <w:r>
          <w:delText xml:space="preserve">),</w:delText>
        </w:r>
      </w:del>
      <w:del w:id="7748" w:author="PR Preview" w:date="2026-01-01T00:00:00Z">
        <w:r>
          <w:delText xml:space="preserve"> </w:delText>
        </w:r>
      </w:del>
      <w:del w:id="7749" w:author="PR Preview" w:date="2026-01-01T00:00:00Z">
        <w:r>
          <w:delText xml:space="preserve">but has only the eigenvalue</w:delText>
        </w:r>
      </w:del>
      <w:del w:id="7750" w:author="PR Preview" w:date="2026-01-01T00:00:00Z">
        <w:r>
          <w:delText xml:space="preserve"> </w:delText>
        </w:r>
      </w:del>
      <m:oMath>
        <m:r>
          <m:t>1</m:t>
        </m:r>
      </m:oMath>
      <w:del w:id="7751" w:author="PR Preview" w:date="2026-01-01T00:00:00Z">
        <w:r>
          <w:delText xml:space="preserve">.</w:delText>
        </w:r>
      </w:del>
    </w:p>
    <w:p>
      <w:pPr>
        <w:pStyle w:val="BodyText"/>
      </w:pPr>
      <w:ins w:id="7752" w:author="PR Preview" w:date="2026-01-01T00:00:00Z">
        <w:r>
          <w:rPr>
            <w:b/>
            <w:bCs/>
          </w:rPr>
          <w:t xml:space="preserve">Example 210 (A triangular matrix with distinct diagonal entries)</w:t>
        </w:r>
      </w:ins>
      <w:ins w:id="7753" w:author="PR Preview" w:date="2026-01-01T00:00:00Z">
        <w:r>
          <w:t xml:space="preserve"> </w:t>
        </w:r>
      </w:ins>
      <m:oMath>
        <m:r>
          <m:rPr>
            <m:sty m:val="bi"/>
          </m:rPr>
          <m:t>U</m:t>
        </m:r>
      </m:oMath>
      <w:ins w:id="7754" w:author="PR Preview" w:date="2026-01-01T00:00:00Z">
        <w:r>
          <w:t xml:space="preserve"> </w:t>
        </w:r>
      </w:ins>
      <w:ins w:id="7755" w:author="PR Preview" w:date="2026-01-01T00:00:00Z">
        <w:r>
          <w:t xml:space="preserve">of</w:t>
        </w:r>
      </w:ins>
      <w:ins w:id="7756" w:author="PR Preview" w:date="2026-01-01T00:00:00Z">
        <w:r>
          <w:t xml:space="preserve"> </w:t>
        </w:r>
      </w:ins>
      <w:hyperlink w:anchor="exm-eigen-triangular">
        <w:ins w:id="7757" w:author="PR Preview" w:date="2026-01-01T00:00:00Z">
          <w:r>
            <w:rPr>
              <w:rStyle w:val="Hyperlink"/>
            </w:rPr>
            <w:t xml:space="preserve">Example 203</w:t>
          </w:r>
        </w:ins>
      </w:hyperlink>
      <w:ins w:id="7758" w:author="PR Preview" w:date="2026-01-01T00:00:00Z">
        <w:r>
          <w:t xml:space="preserve"> </w:t>
        </w:r>
      </w:ins>
      <w:ins w:id="7759" w:author="PR Preview" w:date="2026-01-01T00:00:00Z">
        <w:r>
          <w:t xml:space="preserve">has the three different eigenvalues</w:t>
        </w:r>
      </w:ins>
      <w:ins w:id="7760" w:author="PR Preview" w:date="2026-01-01T00:00:00Z">
        <w:r>
          <w:t xml:space="preserve"> </w:t>
        </w:r>
      </w:ins>
      <m:oMath>
        <m:r>
          <m:t>2</m:t>
        </m:r>
      </m:oMath>
      <w:ins w:id="7761" w:author="PR Preview" w:date="2026-01-01T00:00:00Z">
        <w:r>
          <w:t xml:space="preserve">,</w:t>
        </w:r>
      </w:ins>
      <w:ins w:id="7762" w:author="PR Preview" w:date="2026-01-01T00:00:00Z">
        <w:r>
          <w:t xml:space="preserve"> </w:t>
        </w:r>
      </w:ins>
      <m:oMath>
        <m:f>
          <m:fPr>
            <m:type m:val="lin"/>
          </m:fPr>
          <m:num>
            <m:r>
              <m:t>1</m:t>
            </m:r>
          </m:num>
          <m:den>
            <m:r>
              <m:t>2</m:t>
            </m:r>
          </m:den>
        </m:f>
      </m:oMath>
      <w:ins w:id="7763" w:author="PR Preview" w:date="2026-01-01T00:00:00Z">
        <w:r>
          <w:t xml:space="preserve"> </w:t>
        </w:r>
      </w:ins>
      <w:ins w:id="7764" w:author="PR Preview" w:date="2026-01-01T00:00:00Z">
        <w:r>
          <w:t xml:space="preserve">and</w:t>
        </w:r>
      </w:ins>
      <w:ins w:id="7765" w:author="PR Preview" w:date="2026-01-01T00:00:00Z">
        <w:r>
          <w:t xml:space="preserve"> </w:t>
        </w:r>
      </w:ins>
      <m:oMath>
        <m:r>
          <m:rPr>
            <m:sty m:val="p"/>
          </m:rPr>
          <m:t>−</m:t>
        </m:r>
        <m:r>
          <m:t>1</m:t>
        </m:r>
      </m:oMath>
      <w:ins w:id="7766" w:author="PR Preview" w:date="2026-01-01T00:00:00Z">
        <w:r>
          <w:t xml:space="preserve"> </w:t>
        </w:r>
      </w:ins>
      <w:ins w:id="7767" w:author="PR Preview" w:date="2026-01-01T00:00:00Z">
        <w:r>
          <w:t xml:space="preserve">(</w:t>
        </w:r>
      </w:ins>
      <w:hyperlink w:anchor="thm-eigen-triangular">
        <w:ins w:id="7768" w:author="PR Preview" w:date="2026-01-01T00:00:00Z">
          <w:r>
            <w:rPr>
              <w:rStyle w:val="Hyperlink"/>
            </w:rPr>
            <w:t xml:space="preserve">Theorem 113</w:t>
          </w:r>
        </w:ins>
      </w:hyperlink>
      <w:ins w:id="7769" w:author="PR Preview" w:date="2026-01-01T00:00:00Z">
        <w:r>
          <w:t xml:space="preserve">), so it is diagonalizable,</w:t>
        </w:r>
      </w:ins>
      <w:ins w:id="7770" w:author="PR Preview" w:date="2026-01-01T00:00:00Z">
        <w:r>
          <w:t xml:space="preserve"> </w:t>
        </w:r>
      </w:ins>
      <w:ins w:id="7771" w:author="PR Preview" w:date="2026-01-01T00:00:00Z">
        <w:r>
          <w:t xml:space="preserve">even though it is not symmetric, so</w:t>
        </w:r>
      </w:ins>
      <w:ins w:id="7772" w:author="PR Preview" w:date="2026-01-01T00:00:00Z">
        <w:r>
          <w:t xml:space="preserve"> </w:t>
        </w:r>
      </w:ins>
      <w:hyperlink w:anchor="thm-spectral">
        <w:ins w:id="7773" w:author="PR Preview" w:date="2026-01-01T00:00:00Z">
          <w:r>
            <w:rPr>
              <w:rStyle w:val="Hyperlink"/>
            </w:rPr>
            <w:t xml:space="preserve">Theorem 80</w:t>
          </w:r>
        </w:ins>
      </w:hyperlink>
      <w:ins w:id="7774" w:author="PR Preview" w:date="2026-01-01T00:00:00Z">
        <w:r>
          <w:t xml:space="preserve"> </w:t>
        </w:r>
      </w:ins>
      <w:ins w:id="7775" w:author="PR Preview" w:date="2026-01-01T00:00:00Z">
        <w:r>
          <w:t xml:space="preserve">does not apply to it.</w:t>
        </w:r>
      </w:ins>
      <w:ins w:id="7776" w:author="PR Preview" w:date="2026-01-01T00:00:00Z">
        <w:r>
          <w:t xml:space="preserve"> </w:t>
        </w:r>
      </w:ins>
      <w:ins w:id="7777" w:author="PR Preview" w:date="2026-01-01T00:00:00Z">
        <w:r>
          <w:t xml:space="preserve">The converse fails:</w:t>
        </w:r>
      </w:ins>
      <w:ins w:id="7778" w:author="PR Preview" w:date="2026-01-01T00:00:00Z">
        <w:r>
          <w:t xml:space="preserve"> </w:t>
        </w:r>
      </w:ins>
      <m:oMath>
        <m:sSub>
          <m:e>
            <m:r>
              <m:rPr>
                <m:sty m:val="bi"/>
              </m:rPr>
              <m:t>I</m:t>
            </m:r>
          </m:e>
          <m:sub>
            <m:r>
              <m:t>2</m:t>
            </m:r>
          </m:sub>
        </m:sSub>
      </m:oMath>
      <w:ins w:id="7779" w:author="PR Preview" w:date="2026-01-01T00:00:00Z">
        <w:r>
          <w:t xml:space="preserve"> </w:t>
        </w:r>
      </w:ins>
      <w:ins w:id="7780" w:author="PR Preview" w:date="2026-01-01T00:00:00Z">
        <w:r>
          <w:t xml:space="preserve">is diagonal, hence diagonalizable</w:t>
        </w:r>
      </w:ins>
      <w:ins w:id="7781" w:author="PR Preview" w:date="2026-01-01T00:00:00Z">
        <w:r>
          <w:t xml:space="preserve"> </w:t>
        </w:r>
      </w:ins>
      <w:ins w:id="7782" w:author="PR Preview" w:date="2026-01-01T00:00:00Z">
        <w:r>
          <w:t xml:space="preserve">(</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ins w:id="7783" w:author="PR Preview" w:date="2026-01-01T00:00:00Z">
        <w:r>
          <w:t xml:space="preserve">),</w:t>
        </w:r>
      </w:ins>
      <w:ins w:id="7784" w:author="PR Preview" w:date="2026-01-01T00:00:00Z">
        <w:r>
          <w:t xml:space="preserve"> </w:t>
        </w:r>
      </w:ins>
      <w:ins w:id="7785" w:author="PR Preview" w:date="2026-01-01T00:00:00Z">
        <w:r>
          <w:t xml:space="preserve">but has only the eigenvalue</w:t>
        </w:r>
      </w:ins>
      <w:ins w:id="7786" w:author="PR Preview" w:date="2026-01-01T00:00:00Z">
        <w:r>
          <w:t xml:space="preserve"> </w:t>
        </w:r>
      </w:ins>
      <m:oMath>
        <m:r>
          <m:t>1</m:t>
        </m:r>
      </m:oMath>
      <w:ins w:id="7787" w:author="PR Preview" w:date="2026-01-01T00:00:00Z">
        <w:r>
          <w:t xml:space="preserve">.</w:t>
        </w:r>
      </w:ins>
    </w:p>
    <w:bookmarkEnd w:id="658"/>
    <w:bookmarkStart w:id="659"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60" w:name="exm-diagonalizable-powers"/>
    <w:p>
      <w:pPr>
        <w:pStyle w:val="FirstParagraph"/>
      </w:pPr>
      <w:del w:id="7788" w:author="PR Preview" w:date="2026-01-01T00:00:00Z">
        <w:r>
          <w:rPr>
            <w:b/>
            <w:bCs/>
          </w:rPr>
          <w:delText xml:space="preserve">Example 210 (A closed form for the powers)</w:delText>
        </w:r>
      </w:del>
      <w:del w:id="7789" w:author="PR Preview" w:date="2026-01-01T00:00:00Z">
        <w:r>
          <w:delText xml:space="preserve"> </w:delText>
        </w:r>
      </w:del>
      <w:del w:id="7790" w:author="PR Preview" w:date="2026-01-01T00:00:00Z">
        <w:r>
          <w:delText xml:space="preserve">For</w:delText>
        </w:r>
      </w:del>
      <w:del w:id="779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7792" w:author="PR Preview" w:date="2026-01-01T00:00:00Z">
        <w:r>
          <w:delText xml:space="preserve">,</w:delText>
        </w:r>
      </w:del>
      <w:del w:id="7793" w:author="PR Preview" w:date="2026-01-01T00:00:00Z">
        <w:r>
          <w:delText xml:space="preserve"> </w:delText>
        </w:r>
      </w:del>
      <w:del w:id="7794" w:author="PR Preview" w:date="2026-01-01T00:00:00Z">
        <w:r>
          <w:delText xml:space="preserve">with</w:delText>
        </w:r>
      </w:del>
      <w:del w:id="7795" w:author="PR Preview" w:date="2026-01-01T00:00:00Z">
        <w:r>
          <w:delText xml:space="preserve"> </w:delText>
        </w:r>
      </w:del>
      <m:oMath>
        <m:r>
          <m:rPr>
            <m:sty m:val="bi"/>
          </m:rPr>
          <m:t>X</m:t>
        </m:r>
      </m:oMath>
      <w:del w:id="7796" w:author="PR Preview" w:date="2026-01-01T00:00:00Z">
        <w:r>
          <w:delText xml:space="preserve"> </w:delText>
        </w:r>
      </w:del>
      <w:del w:id="7797" w:author="PR Preview" w:date="2026-01-01T00:00:00Z">
        <w:r>
          <w:delText xml:space="preserve">as in</w:delText>
        </w:r>
      </w:del>
      <w:del w:id="7798" w:author="PR Preview" w:date="2026-01-01T00:00:00Z">
        <w:r>
          <w:delText xml:space="preserve"> </w:delText>
        </w:r>
      </w:del>
      <w:hyperlink w:anchor="exm-thm-diagonalizable">
        <w:del w:id="7799" w:author="PR Preview" w:date="2026-01-01T00:00:00Z">
          <w:r>
            <w:rPr>
              <w:rStyle w:val="Hyperlink"/>
            </w:rPr>
            <w:delText xml:space="preserve">Example 208</w:delText>
          </w:r>
        </w:del>
      </w:hyperlink>
      <w:del w:id="7800" w:author="PR Preview" w:date="2026-01-01T00:00:00Z">
        <w:r>
          <w:delText xml:space="preserve"> </w:delText>
        </w:r>
      </w:del>
      <w:del w:id="7801" w:author="PR Preview" w:date="2026-01-01T00:00:00Z">
        <w:r>
          <w:delText xml:space="preserve">and</w:delText>
        </w:r>
      </w:del>
      <w:del w:id="7802" w:author="PR Preview" w:date="2026-01-01T00:00:00Z">
        <w:r>
          <w:delText xml:space="preserve"> </w:delText>
        </w:r>
      </w:del>
      <m:oMath>
        <m:sSup>
          <m:e>
            <m:r>
              <m:rPr>
                <m:sty m:val="bi"/>
              </m:rPr>
              <m:t>X</m:t>
            </m:r>
          </m:e>
          <m:sup>
            <m:r>
              <m:rPr>
                <m:sty m:val="p"/>
              </m:rPr>
              <m:t>−</m:t>
            </m:r>
            <m:r>
              <m:t>1</m:t>
            </m:r>
          </m:sup>
        </m:sSup>
        <m:r>
          <m:rPr>
            <m:sty m:val="p"/>
          </m:rPr>
          <m:t>=</m:t>
        </m:r>
        <m:f>
          <m:fPr>
            <m:type m:val="lin"/>
          </m:fPr>
          <m:num>
            <m:r>
              <m:t>1</m:t>
            </m:r>
          </m:num>
          <m:den>
            <m:r>
              <m:t>2</m:t>
            </m:r>
          </m:den>
        </m:f>
        <m:r>
          <m:t> </m:t>
        </m:r>
        <m:r>
          <m:rPr>
            <m:sty m:val="bi"/>
          </m:rPr>
          <m:t>X</m:t>
        </m:r>
      </m:oMath>
      <w:del w:id="7803" w:author="PR Preview" w:date="2026-01-01T00:00:00Z">
        <w:r>
          <w:delText xml:space="preserve"> </w:delText>
        </w:r>
      </w:del>
      <w:del w:id="7804" w:author="PR Preview" w:date="2026-01-01T00:00:00Z">
        <w:r>
          <w:delText xml:space="preserve">(</w:delText>
        </w:r>
      </w:del>
      <w:hyperlink w:anchor="exm-similar">
        <w:del w:id="7805" w:author="PR Preview" w:date="2026-01-01T00:00:00Z">
          <w:r>
            <w:rPr>
              <w:rStyle w:val="Hyperlink"/>
            </w:rPr>
            <w:delText xml:space="preserve">Example 204</w:delText>
          </w:r>
        </w:del>
      </w:hyperlink>
      <w:del w:id="7806" w:author="PR Preview" w:date="2026-01-01T00:00:00Z">
        <w:r>
          <w:delText xml:space="preserve">),</w:delText>
        </w:r>
      </w:del>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7807" w:author="PR Preview" w:date="2026-01-01T00:00:00Z">
        <w:r>
          <w:delText xml:space="preserve">For</w:delText>
        </w:r>
      </w:del>
      <w:del w:id="7808" w:author="PR Preview" w:date="2026-01-01T00:00:00Z">
        <w:r>
          <w:delText xml:space="preserve"> </w:delText>
        </w:r>
      </w:del>
      <m:oMath>
        <m:r>
          <m:t>k</m:t>
        </m:r>
        <m:r>
          <m:rPr>
            <m:sty m:val="p"/>
          </m:rPr>
          <m:t>=</m:t>
        </m:r>
        <m:r>
          <m:t>2</m:t>
        </m:r>
      </m:oMath>
      <w:del w:id="7809" w:author="PR Preview" w:date="2026-01-01T00:00:00Z">
        <w:r>
          <w:delText xml:space="preserve"> </w:delText>
        </w:r>
      </w:del>
      <w:del w:id="7810" w:author="PR Preview" w:date="2026-01-01T00:00:00Z">
        <w:r>
          <w:delText xml:space="preserve">this gives</w:delText>
        </w:r>
      </w:del>
      <w:del w:id="7811" w:author="PR Preview" w:date="2026-01-01T00:00:00Z">
        <w:r>
          <w:delText xml:space="preserve"> </w:delText>
        </w:r>
      </w:del>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7812" w:author="PR Preview" w:date="2026-01-01T00:00:00Z">
        <w:r>
          <w:delText xml:space="preserve">,</w:delText>
        </w:r>
      </w:del>
      <w:del w:id="7813" w:author="PR Preview" w:date="2026-01-01T00:00:00Z">
        <w:r>
          <w:delText xml:space="preserve"> </w:delText>
        </w:r>
      </w:del>
      <w:del w:id="7814" w:author="PR Preview" w:date="2026-01-01T00:00:00Z">
        <w:r>
          <w:delText xml:space="preserve">which matches</w:delText>
        </w:r>
      </w:del>
      <w:del w:id="7815" w:author="PR Preview" w:date="2026-01-01T00:00:00Z">
        <w:r>
          <w:delText xml:space="preserve"> </w:delText>
        </w:r>
      </w:del>
      <m:oMath>
        <m:sSup>
          <m:e>
            <m:r>
              <m:rPr>
                <m:sty m:val="bi"/>
              </m:rPr>
              <m:t>A</m:t>
            </m:r>
          </m:e>
          <m:sup>
            <m:r>
              <m:t>2</m:t>
            </m:r>
          </m:sup>
        </m:sSup>
      </m:oMath>
      <w:del w:id="7816" w:author="PR Preview" w:date="2026-01-01T00:00:00Z">
        <w:r>
          <w:delText xml:space="preserve"> </w:delText>
        </w:r>
      </w:del>
      <w:del w:id="7817" w:author="PR Preview" w:date="2026-01-01T00:00:00Z">
        <w:r>
          <w:delText xml:space="preserve">in</w:delText>
        </w:r>
      </w:del>
      <w:del w:id="7818" w:author="PR Preview" w:date="2026-01-01T00:00:00Z">
        <w:r>
          <w:delText xml:space="preserve"> </w:delText>
        </w:r>
      </w:del>
      <w:hyperlink w:anchor="exm-eigen-shift-power">
        <w:del w:id="7819" w:author="PR Preview" w:date="2026-01-01T00:00:00Z">
          <w:r>
            <w:rPr>
              <w:rStyle w:val="Hyperlink"/>
            </w:rPr>
            <w:delText xml:space="preserve">Example 201</w:delText>
          </w:r>
        </w:del>
      </w:hyperlink>
      <w:del w:id="7820" w:author="PR Preview" w:date="2026-01-01T00:00:00Z">
        <w:r>
          <w:delText xml:space="preserve">.</w:delText>
        </w:r>
      </w:del>
    </w:p>
    <w:p>
      <w:pPr>
        <w:pStyle w:val="FirstParagraph"/>
      </w:pPr>
      <w:ins w:id="7821" w:author="PR Preview" w:date="2026-01-01T00:00:00Z">
        <w:r>
          <w:rPr>
            <w:b/>
            <w:bCs/>
          </w:rPr>
          <w:t xml:space="preserve">Example 211 (A closed form for the powers)</w:t>
        </w:r>
      </w:ins>
      <w:ins w:id="7822" w:author="PR Preview" w:date="2026-01-01T00:00:00Z">
        <w:r>
          <w:t xml:space="preserve"> </w:t>
        </w:r>
      </w:ins>
      <w:ins w:id="7823" w:author="PR Preview" w:date="2026-01-01T00:00:00Z">
        <w:r>
          <w:t xml:space="preserve">For</w:t>
        </w:r>
      </w:ins>
      <w:ins w:id="782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7825" w:author="PR Preview" w:date="2026-01-01T00:00:00Z">
        <w:r>
          <w:t xml:space="preserve">,</w:t>
        </w:r>
      </w:ins>
      <w:ins w:id="7826" w:author="PR Preview" w:date="2026-01-01T00:00:00Z">
        <w:r>
          <w:t xml:space="preserve"> </w:t>
        </w:r>
      </w:ins>
      <w:ins w:id="7827" w:author="PR Preview" w:date="2026-01-01T00:00:00Z">
        <w:r>
          <w:t xml:space="preserve">with</w:t>
        </w:r>
      </w:ins>
      <w:ins w:id="7828" w:author="PR Preview" w:date="2026-01-01T00:00:00Z">
        <w:r>
          <w:t xml:space="preserve"> </w:t>
        </w:r>
      </w:ins>
      <m:oMath>
        <m:r>
          <m:rPr>
            <m:sty m:val="bi"/>
          </m:rPr>
          <m:t>X</m:t>
        </m:r>
      </m:oMath>
      <w:ins w:id="7829" w:author="PR Preview" w:date="2026-01-01T00:00:00Z">
        <w:r>
          <w:t xml:space="preserve"> </w:t>
        </w:r>
      </w:ins>
      <w:ins w:id="7830" w:author="PR Preview" w:date="2026-01-01T00:00:00Z">
        <w:r>
          <w:t xml:space="preserve">as in</w:t>
        </w:r>
      </w:ins>
      <w:ins w:id="7831" w:author="PR Preview" w:date="2026-01-01T00:00:00Z">
        <w:r>
          <w:t xml:space="preserve"> </w:t>
        </w:r>
      </w:ins>
      <w:hyperlink w:anchor="exm-thm-diagonalizable">
        <w:ins w:id="7832" w:author="PR Preview" w:date="2026-01-01T00:00:00Z">
          <w:r>
            <w:rPr>
              <w:rStyle w:val="Hyperlink"/>
            </w:rPr>
            <w:t xml:space="preserve">Example 209</w:t>
          </w:r>
        </w:ins>
      </w:hyperlink>
      <w:ins w:id="7833" w:author="PR Preview" w:date="2026-01-01T00:00:00Z">
        <w:r>
          <w:t xml:space="preserve"> </w:t>
        </w:r>
      </w:ins>
      <w:ins w:id="7834" w:author="PR Preview" w:date="2026-01-01T00:00:00Z">
        <w:r>
          <w:t xml:space="preserve">and</w:t>
        </w:r>
      </w:ins>
      <w:ins w:id="7835" w:author="PR Preview" w:date="2026-01-01T00:00:00Z">
        <w:r>
          <w:t xml:space="preserve"> </w:t>
        </w:r>
      </w:ins>
      <m:oMath>
        <m:sSup>
          <m:e>
            <m:r>
              <m:rPr>
                <m:sty m:val="bi"/>
              </m:rPr>
              <m:t>X</m:t>
            </m:r>
          </m:e>
          <m:sup>
            <m:r>
              <m:rPr>
                <m:sty m:val="p"/>
              </m:rPr>
              <m:t>−</m:t>
            </m:r>
            <m:r>
              <m:t>1</m:t>
            </m:r>
          </m:sup>
        </m:sSup>
        <m:r>
          <m:rPr>
            <m:sty m:val="p"/>
          </m:rPr>
          <m:t>=</m:t>
        </m:r>
        <m:f>
          <m:fPr>
            <m:type m:val="lin"/>
          </m:fPr>
          <m:num>
            <m:r>
              <m:t>1</m:t>
            </m:r>
          </m:num>
          <m:den>
            <m:r>
              <m:t>2</m:t>
            </m:r>
          </m:den>
        </m:f>
        <m:r>
          <m:t> </m:t>
        </m:r>
        <m:r>
          <m:rPr>
            <m:sty m:val="bi"/>
          </m:rPr>
          <m:t>X</m:t>
        </m:r>
      </m:oMath>
      <w:ins w:id="7836" w:author="PR Preview" w:date="2026-01-01T00:00:00Z">
        <w:r>
          <w:t xml:space="preserve"> </w:t>
        </w:r>
      </w:ins>
      <w:ins w:id="7837" w:author="PR Preview" w:date="2026-01-01T00:00:00Z">
        <w:r>
          <w:t xml:space="preserve">(</w:t>
        </w:r>
      </w:ins>
      <w:hyperlink w:anchor="exm-similar">
        <w:ins w:id="7838" w:author="PR Preview" w:date="2026-01-01T00:00:00Z">
          <w:r>
            <w:rPr>
              <w:rStyle w:val="Hyperlink"/>
            </w:rPr>
            <w:t xml:space="preserve">Example 205</w:t>
          </w:r>
        </w:ins>
      </w:hyperlink>
      <w:ins w:id="7839" w:author="PR Preview" w:date="2026-01-01T00:00:00Z">
        <w:r>
          <w:t xml:space="preserve">),</w:t>
        </w:r>
      </w:ins>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ins w:id="7840" w:author="PR Preview" w:date="2026-01-01T00:00:00Z">
        <w:r>
          <w:t xml:space="preserve">For</w:t>
        </w:r>
      </w:ins>
      <w:ins w:id="7841" w:author="PR Preview" w:date="2026-01-01T00:00:00Z">
        <w:r>
          <w:t xml:space="preserve"> </w:t>
        </w:r>
      </w:ins>
      <m:oMath>
        <m:r>
          <m:t>k</m:t>
        </m:r>
        <m:r>
          <m:rPr>
            <m:sty m:val="p"/>
          </m:rPr>
          <m:t>=</m:t>
        </m:r>
        <m:r>
          <m:t>2</m:t>
        </m:r>
      </m:oMath>
      <w:ins w:id="7842" w:author="PR Preview" w:date="2026-01-01T00:00:00Z">
        <w:r>
          <w:t xml:space="preserve"> </w:t>
        </w:r>
      </w:ins>
      <w:ins w:id="7843" w:author="PR Preview" w:date="2026-01-01T00:00:00Z">
        <w:r>
          <w:t xml:space="preserve">this gives</w:t>
        </w:r>
      </w:ins>
      <w:ins w:id="7844" w:author="PR Preview" w:date="2026-01-01T00:00:00Z">
        <w:r>
          <w:t xml:space="preserve"> </w:t>
        </w:r>
      </w:ins>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7845" w:author="PR Preview" w:date="2026-01-01T00:00:00Z">
        <w:r>
          <w:t xml:space="preserve">,</w:t>
        </w:r>
      </w:ins>
      <w:ins w:id="7846" w:author="PR Preview" w:date="2026-01-01T00:00:00Z">
        <w:r>
          <w:t xml:space="preserve"> </w:t>
        </w:r>
      </w:ins>
      <w:ins w:id="7847" w:author="PR Preview" w:date="2026-01-01T00:00:00Z">
        <w:r>
          <w:t xml:space="preserve">which matches</w:t>
        </w:r>
      </w:ins>
      <w:ins w:id="7848" w:author="PR Preview" w:date="2026-01-01T00:00:00Z">
        <w:r>
          <w:t xml:space="preserve"> </w:t>
        </w:r>
      </w:ins>
      <m:oMath>
        <m:sSup>
          <m:e>
            <m:r>
              <m:rPr>
                <m:sty m:val="bi"/>
              </m:rPr>
              <m:t>A</m:t>
            </m:r>
          </m:e>
          <m:sup>
            <m:r>
              <m:t>2</m:t>
            </m:r>
          </m:sup>
        </m:sSup>
      </m:oMath>
      <w:ins w:id="7849" w:author="PR Preview" w:date="2026-01-01T00:00:00Z">
        <w:r>
          <w:t xml:space="preserve"> </w:t>
        </w:r>
      </w:ins>
      <w:ins w:id="7850" w:author="PR Preview" w:date="2026-01-01T00:00:00Z">
        <w:r>
          <w:t xml:space="preserve">in</w:t>
        </w:r>
      </w:ins>
      <w:ins w:id="7851" w:author="PR Preview" w:date="2026-01-01T00:00:00Z">
        <w:r>
          <w:t xml:space="preserve"> </w:t>
        </w:r>
      </w:ins>
      <w:hyperlink w:anchor="exm-eigen-shift-power">
        <w:ins w:id="7852" w:author="PR Preview" w:date="2026-01-01T00:00:00Z">
          <w:r>
            <w:rPr>
              <w:rStyle w:val="Hyperlink"/>
            </w:rPr>
            <w:t xml:space="preserve">Example 202</w:t>
          </w:r>
        </w:ins>
      </w:hyperlink>
      <w:ins w:id="7853" w:author="PR Preview" w:date="2026-01-01T00:00:00Z">
        <w:r>
          <w:t xml:space="preserve">.</w:t>
        </w:r>
      </w:ins>
    </w:p>
    <w:bookmarkEnd w:id="660"/>
    <w:bookmarkEnd w:id="661"/>
    <w:bookmarkStart w:id="68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62" name="Picture"/>
                  <a:graphic>
                    <a:graphicData uri="http://schemas.openxmlformats.org/drawingml/2006/picture">
                      <pic:pic>
                        <pic:nvPicPr>
                          <pic:cNvPr descr="/opt/quarto/share/formats/docx/note.png" id="663"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4"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del w:id="7854" w:author="PR Preview" w:date="2026-01-01T00:00:00Z">
        <w:r>
          <w:delText xml:space="preserve">If</w:delText>
        </w:r>
      </w:del>
      <w:del w:id="7855" w:author="PR Preview" w:date="2026-01-01T00:00:00Z">
        <w:r>
          <w:delText xml:space="preserve"> </w:delText>
        </w:r>
      </w:del>
      <m:oMath>
        <m:r>
          <m:rPr>
            <m:sty m:val="bi"/>
          </m:rPr>
          <m:t>A</m:t>
        </m:r>
      </m:oMath>
      <w:del w:id="7856" w:author="PR Preview" w:date="2026-01-01T00:00:00Z">
        <w:r>
          <w:delText xml:space="preserve"> </w:delText>
        </w:r>
      </w:del>
      <w:del w:id="7857" w:author="PR Preview" w:date="2026-01-01T00:00:00Z">
        <w:r>
          <w:delText xml:space="preserve">is positive definite, it is positive semidefinite (</w:delText>
        </w:r>
      </w:del>
      <w:hyperlink w:anchor="rem-positive-definite-symmetry">
        <w:del w:id="7858" w:author="PR Preview" w:date="2026-01-01T00:00:00Z">
          <w:r>
            <w:rPr>
              <w:rStyle w:val="Hyperlink"/>
            </w:rPr>
            <w:delText xml:space="preserve">Remark 45</w:delText>
          </w:r>
        </w:del>
      </w:hyperlink>
      <w:del w:id="7859" w:author="PR Preview" w:date="2026-01-01T00:00:00Z">
        <w:r>
          <w:delText xml:space="preserve">),</w:delText>
        </w:r>
      </w:del>
      <w:del w:id="7860" w:author="PR Preview" w:date="2026-01-01T00:00:00Z">
        <w:r>
          <w:delText xml:space="preserve"> </w:delText>
        </w:r>
      </w:del>
      <w:del w:id="7861" w:author="PR Preview" w:date="2026-01-01T00:00:00Z">
        <w:r>
          <w:delText xml:space="preserve">so the same</w:delText>
        </w:r>
      </w:del>
      <w:del w:id="7862" w:author="PR Preview" w:date="2026-01-01T00:00:00Z">
        <w:r>
          <w:delText xml:space="preserve"> </w:delText>
        </w:r>
      </w:del>
      <m:oMath>
        <m:r>
          <m:rPr>
            <m:sty m:val="bi"/>
          </m:rPr>
          <m:t>B</m:t>
        </m:r>
      </m:oMath>
      <w:del w:id="7863" w:author="PR Preview" w:date="2026-01-01T00:00:00Z">
        <w:r>
          <w:delText xml:space="preserve"> </w:delText>
        </w:r>
      </w:del>
      <w:del w:id="7864" w:author="PR Preview" w:date="2026-01-01T00:00:00Z">
        <w:r>
          <w:delText xml:space="preserve">gives</w:delText>
        </w:r>
      </w:del>
      <w:del w:id="7865"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7866" w:author="PR Preview" w:date="2026-01-01T00:00:00Z">
        <w:r>
          <w:delText xml:space="preserve">; and every</w:delText>
        </w:r>
      </w:del>
      <w:del w:id="7867" w:author="PR Preview" w:date="2026-01-01T00:00:00Z">
        <w:r>
          <w:delText xml:space="preserve"> </w:delText>
        </w:r>
      </w:del>
      <m:oMath>
        <m:sSub>
          <m:e>
            <m:r>
              <m:t>λ</m:t>
            </m:r>
          </m:e>
          <m:sub>
            <m:r>
              <m:t>i</m:t>
            </m:r>
          </m:sub>
        </m:sSub>
        <m:r>
          <m:rPr>
            <m:sty m:val="p"/>
          </m:rPr>
          <m:t>&gt;</m:t>
        </m:r>
        <m:r>
          <m:t>0</m:t>
        </m:r>
      </m:oMath>
      <w:del w:id="7868" w:author="PR Preview" w:date="2026-01-01T00:00:00Z">
        <w:r>
          <w:delText xml:space="preserve"> </w:delText>
        </w:r>
      </w:del>
      <w:del w:id="7869" w:author="PR Preview" w:date="2026-01-01T00:00:00Z">
        <w:r>
          <w:delText xml:space="preserve">(</w:delText>
        </w:r>
      </w:del>
      <w:hyperlink w:anchor="thm-definite-eigenvalues">
        <w:del w:id="7870" w:author="PR Preview" w:date="2026-01-01T00:00:00Z">
          <w:r>
            <w:rPr>
              <w:rStyle w:val="Hyperlink"/>
            </w:rPr>
            <w:delText xml:space="preserve">Theorem 83</w:delText>
          </w:r>
        </w:del>
      </w:hyperlink>
      <w:del w:id="7871" w:author="PR Preview" w:date="2026-01-01T00:00:00Z">
        <w:r>
          <w:delText xml:space="preserve">),</w:delText>
        </w:r>
      </w:del>
      <w:del w:id="7872" w:author="PR Preview" w:date="2026-01-01T00:00:00Z">
        <w:r>
          <w:delText xml:space="preserve"> </w:delText>
        </w:r>
      </w:del>
      <w:del w:id="7873" w:author="PR Preview" w:date="2026-01-01T00:00:00Z">
        <w:r>
          <w:delText xml:space="preserve">so</w:delText>
        </w:r>
      </w:del>
      <w:del w:id="7874" w:author="PR Preview" w:date="2026-01-01T00:00:00Z">
        <w:r>
          <w:delText xml:space="preserve"> </w:delText>
        </w:r>
      </w:del>
      <m:oMath>
        <m:sSup>
          <m:e>
            <m:r>
              <m:rPr>
                <m:sty m:val="b"/>
              </m:rPr>
              <m:t>Λ</m:t>
            </m:r>
          </m:e>
          <m:sup>
            <m:r>
              <m:t>1</m:t>
            </m:r>
            <m:r>
              <m:rPr>
                <m:sty m:val="p"/>
              </m:rPr>
              <m:t>/</m:t>
            </m:r>
            <m:r>
              <m:t>2</m:t>
            </m:r>
          </m:sup>
        </m:sSup>
      </m:oMath>
      <w:del w:id="7875" w:author="PR Preview" w:date="2026-01-01T00:00:00Z">
        <w:r>
          <w:delText xml:space="preserve"> </w:delText>
        </w:r>
      </w:del>
      <w:del w:id="7876" w:author="PR Preview" w:date="2026-01-01T00:00:00Z">
        <w:r>
          <w:delText xml:space="preserve">is diagonal with nonzero diagonal, and invertible</w:delText>
        </w:r>
      </w:del>
      <w:del w:id="7877" w:author="PR Preview" w:date="2026-01-01T00:00:00Z">
        <w:r>
          <w:delText xml:space="preserve"> </w:delText>
        </w:r>
      </w:del>
      <w:del w:id="7878" w:author="PR Preview" w:date="2026-01-01T00:00:00Z">
        <w:r>
          <w:delText xml:space="preserve">(its inverse is</w:delText>
        </w:r>
      </w:del>
      <w:del w:id="7879" w:author="PR Preview" w:date="2026-01-01T00:00:00Z">
        <w:r>
          <w:delText xml:space="preserve"> </w:delText>
        </w:r>
      </w:del>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del w:id="7880" w:author="PR Preview" w:date="2026-01-01T00:00:00Z">
        <w:r>
          <w:delText xml:space="preserve">);</w:delText>
        </w:r>
      </w:del>
      <w:del w:id="7881" w:author="PR Preview" w:date="2026-01-01T00:00:00Z">
        <w:r>
          <w:delText xml:space="preserve"> </w:delText>
        </w:r>
      </w:del>
      <m:oMath>
        <m:sSup>
          <m:e>
            <m:r>
              <m:rPr>
                <m:sty m:val="bi"/>
              </m:rPr>
              <m:t>Q</m:t>
            </m:r>
          </m:e>
          <m:sup>
            <m:r>
              <m:rPr>
                <m:sty m:val="p"/>
              </m:rPr>
              <m:t>⊤</m:t>
            </m:r>
          </m:sup>
        </m:sSup>
      </m:oMath>
      <w:del w:id="7882" w:author="PR Preview" w:date="2026-01-01T00:00:00Z">
        <w:r>
          <w:delText xml:space="preserve"> </w:delText>
        </w:r>
      </w:del>
      <w:del w:id="7883" w:author="PR Preview" w:date="2026-01-01T00:00:00Z">
        <w:r>
          <w:delText xml:space="preserve">is invertible with inverse</w:delText>
        </w:r>
      </w:del>
      <w:del w:id="7884" w:author="PR Preview" w:date="2026-01-01T00:00:00Z">
        <w:r>
          <w:delText xml:space="preserve"> </w:delText>
        </w:r>
      </w:del>
      <m:oMath>
        <m:r>
          <m:rPr>
            <m:sty m:val="bi"/>
          </m:rPr>
          <m:t>Q</m:t>
        </m:r>
      </m:oMath>
      <w:del w:id="7885" w:author="PR Preview" w:date="2026-01-01T00:00:00Z">
        <w:r>
          <w:delText xml:space="preserve"> </w:delText>
        </w:r>
      </w:del>
      <w:del w:id="7886" w:author="PR Preview" w:date="2026-01-01T00:00:00Z">
        <w:r>
          <w:delText xml:space="preserve">(</w:delText>
        </w:r>
      </w:del>
      <w:hyperlink w:anchor="rem-orthogonal-matrix-columns">
        <w:del w:id="7887" w:author="PR Preview" w:date="2026-01-01T00:00:00Z">
          <w:r>
            <w:rPr>
              <w:rStyle w:val="Hyperlink"/>
            </w:rPr>
            <w:delText xml:space="preserve">Remark 32</w:delText>
          </w:r>
        </w:del>
      </w:hyperlink>
      <w:del w:id="7888" w:author="PR Preview" w:date="2026-01-01T00:00:00Z">
        <w:r>
          <w:delText xml:space="preserve">).</w:delText>
        </w:r>
      </w:del>
      <w:del w:id="7889" w:author="PR Preview" w:date="2026-01-01T00:00:00Z">
        <w:r>
          <w:delText xml:space="preserve"> </w:delText>
        </w:r>
      </w:del>
      <w:del w:id="7890" w:author="PR Preview" w:date="2026-01-01T00:00:00Z">
        <w:r>
          <w:delText xml:space="preserve">So</w:delText>
        </w:r>
      </w:del>
      <w:del w:id="7891" w:author="PR Preview" w:date="2026-01-01T00:00:00Z">
        <w:r>
          <w:delText xml:space="preserve"> </w:delText>
        </w:r>
      </w:del>
      <m:oMath>
        <m:r>
          <m:rPr>
            <m:sty m:val="bi"/>
          </m:rPr>
          <m:t>B</m:t>
        </m:r>
      </m:oMath>
      <w:del w:id="7892" w:author="PR Preview" w:date="2026-01-01T00:00:00Z">
        <w:r>
          <w:delText xml:space="preserve"> </w:delText>
        </w:r>
      </w:del>
      <w:del w:id="7893" w:author="PR Preview" w:date="2026-01-01T00:00:00Z">
        <w:r>
          <w:delText xml:space="preserve">is invertible (</w:delText>
        </w:r>
      </w:del>
      <w:hyperlink w:anchor="thm-inverse-product">
        <w:del w:id="7894" w:author="PR Preview" w:date="2026-01-01T00:00:00Z">
          <w:r>
            <w:rPr>
              <w:rStyle w:val="Hyperlink"/>
            </w:rPr>
            <w:delText xml:space="preserve">Theorem 69</w:delText>
          </w:r>
        </w:del>
      </w:hyperlink>
      <w:del w:id="7895" w:author="PR Preview" w:date="2026-01-01T00:00:00Z">
        <w:r>
          <w:delText xml:space="preserve">),</w:delText>
        </w:r>
      </w:del>
      <w:del w:id="7896" w:author="PR Preview" w:date="2026-01-01T00:00:00Z">
        <w:r>
          <w:delText xml:space="preserve"> </w:delText>
        </w:r>
      </w:del>
      <w:del w:id="7897" w:author="PR Preview" w:date="2026-01-01T00:00:00Z">
        <w:r>
          <w:delText xml:space="preserve">and its</w:delText>
        </w:r>
      </w:del>
      <w:del w:id="7898" w:author="PR Preview" w:date="2026-01-01T00:00:00Z">
        <w:r>
          <w:delText xml:space="preserve"> </w:delText>
        </w:r>
      </w:del>
      <m:oMath>
        <m:r>
          <m:t>p</m:t>
        </m:r>
      </m:oMath>
      <w:del w:id="7899" w:author="PR Preview" w:date="2026-01-01T00:00:00Z">
        <w:r>
          <w:delText xml:space="preserve"> </w:delText>
        </w:r>
      </w:del>
      <w:del w:id="7900" w:author="PR Preview" w:date="2026-01-01T00:00:00Z">
        <w:r>
          <w:delText xml:space="preserve">columns are linearly independent (</w:delText>
        </w:r>
      </w:del>
      <w:hyperlink w:anchor="thm-invertible-rank">
        <w:del w:id="7901" w:author="PR Preview" w:date="2026-01-01T00:00:00Z">
          <w:r>
            <w:rPr>
              <w:rStyle w:val="Hyperlink"/>
            </w:rPr>
            <w:delText xml:space="preserve">Theorem 110</w:delText>
          </w:r>
        </w:del>
      </w:hyperlink>
      <w:del w:id="7902" w:author="PR Preview" w:date="2026-01-01T00:00:00Z">
        <w:r>
          <w:delText xml:space="preserve">,</w:delText>
        </w:r>
      </w:del>
      <w:del w:id="7903" w:author="PR Preview" w:date="2026-01-01T00:00:00Z">
        <w:r>
          <w:delText xml:space="preserve"> </w:delText>
        </w:r>
      </w:del>
      <w:hyperlink w:anchor="def-rank">
        <w:del w:id="7904" w:author="PR Preview" w:date="2026-01-01T00:00:00Z">
          <w:r>
            <w:rPr>
              <w:rStyle w:val="Hyperlink"/>
            </w:rPr>
            <w:delText xml:space="preserve">Definition 44</w:delText>
          </w:r>
        </w:del>
      </w:hyperlink>
      <w:del w:id="7905" w:author="PR Preview" w:date="2026-01-01T00:00:00Z">
        <w:r>
          <w:delText xml:space="preserve">).</w:delText>
        </w:r>
      </w:del>
    </w:p>
    <w:p>
      <w:pPr>
        <w:pStyle w:val="BodyText"/>
      </w:pPr>
      <w:del w:id="7906" w:author="PR Preview" w:date="2026-01-01T00:00:00Z">
        <w:r>
          <w:rPr>
            <w:b/>
            <w:bCs/>
          </w:rPr>
          <w:delText xml:space="preserve">Example 211 (Gram factorizations)</w:delText>
        </w:r>
      </w:del>
      <w:del w:id="7907" w:author="PR Preview" w:date="2026-01-01T00:00:00Z">
        <w:r>
          <w:delText xml:space="preserve"> </w:delText>
        </w:r>
      </w:del>
      <w:del w:id="7908" w:author="PR Preview" w:date="2026-01-01T00:00:00Z">
        <w:r>
          <w:delText xml:space="preserve"> </w:delText>
        </w:r>
      </w:del>
    </w:p>
    <w:p>
      <w:pPr>
        <w:pStyle w:val="Compact"/>
        <w:numPr>
          <w:ilvl w:val="0"/>
          <w:numId w:val="1106"/>
        </w:numPr>
      </w:pPr>
      <w:del w:id="7909" w:author="PR Preview" w:date="2026-01-01T00:00:00Z">
        <w:r>
          <w:delText xml:space="preserve">With</w:delText>
        </w:r>
      </w:del>
      <w:del w:id="7910"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7911" w:author="PR Preview" w:date="2026-01-01T00:00:00Z">
        <w:r>
          <w:delText xml:space="preserve"> </w:delText>
        </w:r>
      </w:del>
      <w:del w:id="7912" w:author="PR Preview" w:date="2026-01-01T00:00:00Z">
        <w:r>
          <w:delText xml:space="preserve">(</w:delText>
        </w:r>
      </w:del>
      <m:oMath>
        <m:r>
          <m:t>1</m:t>
        </m:r>
        <m:r>
          <m:rPr>
            <m:sty m:val="p"/>
          </m:rPr>
          <m:t>×</m:t>
        </m:r>
        <m:r>
          <m:t>2</m:t>
        </m:r>
      </m:oMath>
      <w:del w:id="7913" w:author="PR Preview" w:date="2026-01-01T00:00:00Z">
        <w:r>
          <w:delText xml:space="preserve">),</w:delText>
        </w:r>
      </w:del>
      <w:del w:id="7914" w:author="PR Preview" w:date="2026-01-01T00:00:00Z">
        <w:r>
          <w:delText xml:space="preserve"> </w:delText>
        </w:r>
      </w:del>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7915" w:author="PR Preview" w:date="2026-01-01T00:00:00Z">
        <w:r>
          <w:delText xml:space="preserve">,</w:delText>
        </w:r>
      </w:del>
      <w:del w:id="7916" w:author="PR Preview" w:date="2026-01-01T00:00:00Z">
        <w:r>
          <w:delText xml:space="preserve"> </w:delText>
        </w:r>
      </w:del>
      <w:del w:id="7917" w:author="PR Preview" w:date="2026-01-01T00:00:00Z">
        <w:r>
          <w:delText xml:space="preserve">the positive semidefinite matrix of</w:delText>
        </w:r>
      </w:del>
      <w:del w:id="7918" w:author="PR Preview" w:date="2026-01-01T00:00:00Z">
        <w:r>
          <w:delText xml:space="preserve"> </w:delText>
        </w:r>
      </w:del>
      <w:hyperlink w:anchor="exm-positive-semidefinite">
        <w:del w:id="7919" w:author="PR Preview" w:date="2026-01-01T00:00:00Z">
          <w:r>
            <w:rPr>
              <w:rStyle w:val="Hyperlink"/>
            </w:rPr>
            <w:delText xml:space="preserve">Example 154</w:delText>
          </w:r>
        </w:del>
      </w:hyperlink>
      <w:del w:id="7920" w:author="PR Preview" w:date="2026-01-01T00:00:00Z">
        <w:r>
          <w:delText xml:space="preserve">;</w:delText>
        </w:r>
      </w:del>
      <w:del w:id="7921" w:author="PR Preview" w:date="2026-01-01T00:00:00Z">
        <w:r>
          <w:delText xml:space="preserve"> </w:delText>
        </w:r>
      </w:del>
      <w:del w:id="7922" w:author="PR Preview" w:date="2026-01-01T00:00:00Z">
        <w:r>
          <w:delText xml:space="preserve">the two columns of</w:delText>
        </w:r>
      </w:del>
      <w:del w:id="7923" w:author="PR Preview" w:date="2026-01-01T00:00:00Z">
        <w:r>
          <w:delText xml:space="preserve"> </w:delText>
        </w:r>
      </w:del>
      <m:oMath>
        <m:r>
          <m:rPr>
            <m:sty m:val="bi"/>
          </m:rPr>
          <m:t>R</m:t>
        </m:r>
      </m:oMath>
      <w:del w:id="7924" w:author="PR Preview" w:date="2026-01-01T00:00:00Z">
        <w:r>
          <w:delText xml:space="preserve">,</w:delText>
        </w:r>
      </w:del>
      <w:del w:id="7925" w:author="PR Preview" w:date="2026-01-01T00:00:00Z">
        <w:r>
          <w:delText xml:space="preserve"> </w:delText>
        </w:r>
      </w:del>
      <m:oMath>
        <m:r>
          <m:t>1</m:t>
        </m:r>
      </m:oMath>
      <w:del w:id="7926" w:author="PR Preview" w:date="2026-01-01T00:00:00Z">
        <w:r>
          <w:delText xml:space="preserve"> </w:delText>
        </w:r>
      </w:del>
      <w:del w:id="7927" w:author="PR Preview" w:date="2026-01-01T00:00:00Z">
        <w:r>
          <w:delText xml:space="preserve">and</w:delText>
        </w:r>
      </w:del>
      <w:del w:id="7928" w:author="PR Preview" w:date="2026-01-01T00:00:00Z">
        <w:r>
          <w:delText xml:space="preserve"> </w:delText>
        </w:r>
      </w:del>
      <m:oMath>
        <m:r>
          <m:t>1</m:t>
        </m:r>
      </m:oMath>
      <w:del w:id="7929" w:author="PR Preview" w:date="2026-01-01T00:00:00Z">
        <w:r>
          <w:delText xml:space="preserve">, are dependent, so part 2 does not apply to</w:delText>
        </w:r>
      </w:del>
      <w:del w:id="7930" w:author="PR Preview" w:date="2026-01-01T00:00:00Z">
        <w:r>
          <w:delText xml:space="preserve"> </w:delText>
        </w:r>
      </w:del>
      <m:oMath>
        <m:r>
          <m:rPr>
            <m:sty m:val="bi"/>
          </m:rPr>
          <m:t>R</m:t>
        </m:r>
      </m:oMath>
      <w:del w:id="7931" w:author="PR Preview" w:date="2026-01-01T00:00:00Z">
        <w:r>
          <w:delText xml:space="preserve">;</w:delText>
        </w:r>
      </w:del>
      <w:del w:id="7932" w:author="PR Preview" w:date="2026-01-01T00:00:00Z">
        <w:r>
          <w:delText xml:space="preserve"> </w:delText>
        </w:r>
      </w:del>
      <m:oMath>
        <m:sSup>
          <m:e>
            <m:r>
              <m:rPr>
                <m:sty m:val="bi"/>
              </m:rPr>
              <m:t>R</m:t>
            </m:r>
          </m:e>
          <m:sup>
            <m:r>
              <m:rPr>
                <m:sty m:val="p"/>
              </m:rPr>
              <m:t>⊤</m:t>
            </m:r>
          </m:sup>
        </m:sSup>
        <m:r>
          <m:rPr>
            <m:sty m:val="bi"/>
          </m:rPr>
          <m:t>R</m:t>
        </m:r>
      </m:oMath>
      <w:del w:id="7933" w:author="PR Preview" w:date="2026-01-01T00:00:00Z">
        <w:r>
          <w:delText xml:space="preserve"> </w:delText>
        </w:r>
      </w:del>
      <w:del w:id="7934" w:author="PR Preview" w:date="2026-01-01T00:00:00Z">
        <w:r>
          <w:delText xml:space="preserve">is in fact not positive definite (</w:delText>
        </w:r>
      </w:del>
      <w:hyperlink w:anchor="exm-positive-definite">
        <w:del w:id="7935" w:author="PR Preview" w:date="2026-01-01T00:00:00Z">
          <w:r>
            <w:rPr>
              <w:rStyle w:val="Hyperlink"/>
            </w:rPr>
            <w:delText xml:space="preserve">Example 155</w:delText>
          </w:r>
        </w:del>
      </w:hyperlink>
      <w:del w:id="7936" w:author="PR Preview" w:date="2026-01-01T00:00:00Z">
        <w:r>
          <w:delText xml:space="preserve">).</w:delText>
        </w:r>
      </w:del>
    </w:p>
    <w:p>
      <w:pPr>
        <w:pStyle w:val="Compact"/>
        <w:numPr>
          <w:ilvl w:val="0"/>
          <w:numId w:val="1106"/>
        </w:numPr>
      </w:pPr>
      <w:del w:id="7937" w:author="PR Preview" w:date="2026-01-01T00:00:00Z">
        <w:r>
          <w:delText xml:space="preserve">With</w:delText>
        </w:r>
      </w:del>
      <w:del w:id="793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7939" w:author="PR Preview" w:date="2026-01-01T00:00:00Z">
        <w:r>
          <w:delText xml:space="preserve">, whose columns are independent (</w:delText>
        </w:r>
      </w:del>
      <w:hyperlink w:anchor="exm-rank">
        <w:del w:id="7940" w:author="PR Preview" w:date="2026-01-01T00:00:00Z">
          <w:r>
            <w:rPr>
              <w:rStyle w:val="Hyperlink"/>
            </w:rPr>
            <w:delText xml:space="preserve">Example 37</w:delText>
          </w:r>
        </w:del>
      </w:hyperlink>
      <w:del w:id="7941" w:author="PR Preview" w:date="2026-01-01T00:00:00Z">
        <w:r>
          <w:delText xml:space="preserve">),</w:delText>
        </w:r>
      </w:del>
      <w:del w:id="7942"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7943" w:author="PR Preview" w:date="2026-01-01T00:00:00Z">
        <w:r>
          <w:delText xml:space="preserve"> </w:delText>
        </w:r>
      </w:del>
      <w:del w:id="7944" w:author="PR Preview" w:date="2026-01-01T00:00:00Z">
        <w:r>
          <w:delText xml:space="preserve">(</w:delText>
        </w:r>
      </w:del>
      <w:hyperlink w:anchor="exm-gram-invertible">
        <w:del w:id="7945" w:author="PR Preview" w:date="2026-01-01T00:00:00Z">
          <w:r>
            <w:rPr>
              <w:rStyle w:val="Hyperlink"/>
            </w:rPr>
            <w:delText xml:space="preserve">Example 165</w:delText>
          </w:r>
        </w:del>
      </w:hyperlink>
      <w:del w:id="7946" w:author="PR Preview" w:date="2026-01-01T00:00:00Z">
        <w:r>
          <w:delText xml:space="preserve">)</w:delText>
        </w:r>
      </w:del>
      <w:del w:id="7947" w:author="PR Preview" w:date="2026-01-01T00:00:00Z">
        <w:r>
          <w:delText xml:space="preserve"> </w:delText>
        </w:r>
      </w:del>
      <w:del w:id="7948" w:author="PR Preview" w:date="2026-01-01T00:00:00Z">
        <w:r>
          <w:delText xml:space="preserve">is positive definite.</w:delText>
        </w:r>
      </w:del>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7949" w:author="PR Preview" w:date="2026-01-01T00:00:00Z">
        <w:r>
          <w:delText xml:space="preserve"> </w:delText>
        </w:r>
      </w:del>
      <w:del w:id="7950" w:author="PR Preview" w:date="2026-01-01T00:00:00Z">
        <w:r>
          <w:delText xml:space="preserve">of</w:delText>
        </w:r>
      </w:del>
      <w:del w:id="7951" w:author="PR Preview" w:date="2026-01-01T00:00:00Z">
        <w:r>
          <w:delText xml:space="preserve"> </w:delText>
        </w:r>
      </w:del>
      <w:hyperlink w:anchor="exm-positive-definite">
        <w:del w:id="7952" w:author="PR Preview" w:date="2026-01-01T00:00:00Z">
          <w:r>
            <w:rPr>
              <w:rStyle w:val="Hyperlink"/>
            </w:rPr>
            <w:delText xml:space="preserve">Example 155</w:delText>
          </w:r>
        </w:del>
      </w:hyperlink>
      <w:del w:id="7953" w:author="PR Preview" w:date="2026-01-01T00:00:00Z">
        <w:r>
          <w:delText xml:space="preserve"> </w:delText>
        </w:r>
      </w:del>
      <w:del w:id="7954" w:author="PR Preview" w:date="2026-01-01T00:00:00Z">
        <w:r>
          <w:delText xml:space="preserve">is symmetric</w:delText>
        </w:r>
      </w:del>
      <w:del w:id="7955" w:author="PR Preview" w:date="2026-01-01T00:00:00Z">
        <w:r>
          <w:delText xml:space="preserve"> </w:delText>
        </w:r>
      </w:del>
      <w:del w:id="7956" w:author="PR Preview" w:date="2026-01-01T00:00:00Z">
        <w:r>
          <w:delText xml:space="preserve">but not positive semidefinite, so by part 1 it is not</w:delText>
        </w:r>
      </w:del>
      <w:del w:id="7957" w:author="PR Preview" w:date="2026-01-01T00:00:00Z">
        <w:r>
          <w:delText xml:space="preserve"> </w:delText>
        </w:r>
      </w:del>
      <m:oMath>
        <m:sSup>
          <m:e>
            <m:r>
              <m:rPr>
                <m:sty m:val="bi"/>
              </m:rPr>
              <m:t>B</m:t>
            </m:r>
          </m:e>
          <m:sup>
            <m:r>
              <m:rPr>
                <m:sty m:val="p"/>
              </m:rPr>
              <m:t>⊤</m:t>
            </m:r>
          </m:sup>
        </m:sSup>
        <m:r>
          <m:rPr>
            <m:sty m:val="bi"/>
          </m:rPr>
          <m:t>B</m:t>
        </m:r>
      </m:oMath>
      <w:del w:id="7958" w:author="PR Preview" w:date="2026-01-01T00:00:00Z">
        <w:r>
          <w:delText xml:space="preserve"> </w:delText>
        </w:r>
      </w:del>
      <w:del w:id="7959" w:author="PR Preview" w:date="2026-01-01T00:00:00Z">
        <w:r>
          <w:delText xml:space="preserve">for any</w:delText>
        </w:r>
      </w:del>
      <w:del w:id="7960" w:author="PR Preview" w:date="2026-01-01T00:00:00Z">
        <w:r>
          <w:delText xml:space="preserve"> </w:delText>
        </w:r>
      </w:del>
      <m:oMath>
        <m:r>
          <m:rPr>
            <m:sty m:val="bi"/>
          </m:rPr>
          <m:t>B</m:t>
        </m:r>
      </m:oMath>
      <w:del w:id="7961" w:author="PR Preview" w:date="2026-01-01T00:00:00Z">
        <w:r>
          <w:delText xml:space="preserve">.</w:delText>
        </w:r>
      </w:del>
    </w:p>
    <w:p>
      <w:pPr>
        <w:pStyle w:val="FirstParagraph"/>
      </w:pPr>
      <w:ins w:id="7962" w:author="PR Preview" w:date="2026-01-01T00:00:00Z">
        <w:r>
          <w:t xml:space="preserve">If</w:t>
        </w:r>
      </w:ins>
      <w:ins w:id="7963" w:author="PR Preview" w:date="2026-01-01T00:00:00Z">
        <w:r>
          <w:t xml:space="preserve"> </w:t>
        </w:r>
      </w:ins>
      <m:oMath>
        <m:r>
          <m:rPr>
            <m:sty m:val="bi"/>
          </m:rPr>
          <m:t>A</m:t>
        </m:r>
      </m:oMath>
      <w:ins w:id="7964" w:author="PR Preview" w:date="2026-01-01T00:00:00Z">
        <w:r>
          <w:t xml:space="preserve"> </w:t>
        </w:r>
      </w:ins>
      <w:ins w:id="7965" w:author="PR Preview" w:date="2026-01-01T00:00:00Z">
        <w:r>
          <w:t xml:space="preserve">is positive definite, it is positive semidefinite (</w:t>
        </w:r>
      </w:ins>
      <w:hyperlink w:anchor="rem-positive-definite-symmetry">
        <w:ins w:id="7966" w:author="PR Preview" w:date="2026-01-01T00:00:00Z">
          <w:r>
            <w:rPr>
              <w:rStyle w:val="Hyperlink"/>
            </w:rPr>
            <w:t xml:space="preserve">Remark 46</w:t>
          </w:r>
        </w:ins>
      </w:hyperlink>
      <w:ins w:id="7967" w:author="PR Preview" w:date="2026-01-01T00:00:00Z">
        <w:r>
          <w:t xml:space="preserve">),</w:t>
        </w:r>
      </w:ins>
      <w:ins w:id="7968" w:author="PR Preview" w:date="2026-01-01T00:00:00Z">
        <w:r>
          <w:t xml:space="preserve"> </w:t>
        </w:r>
      </w:ins>
      <w:ins w:id="7969" w:author="PR Preview" w:date="2026-01-01T00:00:00Z">
        <w:r>
          <w:t xml:space="preserve">so the same</w:t>
        </w:r>
      </w:ins>
      <w:ins w:id="7970" w:author="PR Preview" w:date="2026-01-01T00:00:00Z">
        <w:r>
          <w:t xml:space="preserve"> </w:t>
        </w:r>
      </w:ins>
      <m:oMath>
        <m:r>
          <m:rPr>
            <m:sty m:val="bi"/>
          </m:rPr>
          <m:t>B</m:t>
        </m:r>
      </m:oMath>
      <w:ins w:id="7971" w:author="PR Preview" w:date="2026-01-01T00:00:00Z">
        <w:r>
          <w:t xml:space="preserve"> </w:t>
        </w:r>
      </w:ins>
      <w:ins w:id="7972" w:author="PR Preview" w:date="2026-01-01T00:00:00Z">
        <w:r>
          <w:t xml:space="preserve">gives</w:t>
        </w:r>
      </w:ins>
      <w:ins w:id="7973"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7974" w:author="PR Preview" w:date="2026-01-01T00:00:00Z">
        <w:r>
          <w:t xml:space="preserve">; and every</w:t>
        </w:r>
      </w:ins>
      <w:ins w:id="7975" w:author="PR Preview" w:date="2026-01-01T00:00:00Z">
        <w:r>
          <w:t xml:space="preserve"> </w:t>
        </w:r>
      </w:ins>
      <m:oMath>
        <m:sSub>
          <m:e>
            <m:r>
              <m:t>λ</m:t>
            </m:r>
          </m:e>
          <m:sub>
            <m:r>
              <m:t>i</m:t>
            </m:r>
          </m:sub>
        </m:sSub>
        <m:r>
          <m:rPr>
            <m:sty m:val="p"/>
          </m:rPr>
          <m:t>&gt;</m:t>
        </m:r>
        <m:r>
          <m:t>0</m:t>
        </m:r>
      </m:oMath>
      <w:ins w:id="7976" w:author="PR Preview" w:date="2026-01-01T00:00:00Z">
        <w:r>
          <w:t xml:space="preserve"> </w:t>
        </w:r>
      </w:ins>
      <w:ins w:id="7977" w:author="PR Preview" w:date="2026-01-01T00:00:00Z">
        <w:r>
          <w:t xml:space="preserve">(</w:t>
        </w:r>
      </w:ins>
      <w:hyperlink w:anchor="thm-definite-eigenvalues">
        <w:ins w:id="7978" w:author="PR Preview" w:date="2026-01-01T00:00:00Z">
          <w:r>
            <w:rPr>
              <w:rStyle w:val="Hyperlink"/>
            </w:rPr>
            <w:t xml:space="preserve">Theorem 83</w:t>
          </w:r>
        </w:ins>
      </w:hyperlink>
      <w:ins w:id="7979" w:author="PR Preview" w:date="2026-01-01T00:00:00Z">
        <w:r>
          <w:t xml:space="preserve">),</w:t>
        </w:r>
      </w:ins>
      <w:ins w:id="7980" w:author="PR Preview" w:date="2026-01-01T00:00:00Z">
        <w:r>
          <w:t xml:space="preserve"> </w:t>
        </w:r>
      </w:ins>
      <w:ins w:id="7981" w:author="PR Preview" w:date="2026-01-01T00:00:00Z">
        <w:r>
          <w:t xml:space="preserve">so</w:t>
        </w:r>
      </w:ins>
      <w:ins w:id="7982" w:author="PR Preview" w:date="2026-01-01T00:00:00Z">
        <w:r>
          <w:t xml:space="preserve"> </w:t>
        </w:r>
      </w:ins>
      <m:oMath>
        <m:sSup>
          <m:e>
            <m:r>
              <m:rPr>
                <m:sty m:val="b"/>
              </m:rPr>
              <m:t>Λ</m:t>
            </m:r>
          </m:e>
          <m:sup>
            <m:r>
              <m:t>1</m:t>
            </m:r>
            <m:r>
              <m:rPr>
                <m:sty m:val="p"/>
              </m:rPr>
              <m:t>/</m:t>
            </m:r>
            <m:r>
              <m:t>2</m:t>
            </m:r>
          </m:sup>
        </m:sSup>
      </m:oMath>
      <w:ins w:id="7983" w:author="PR Preview" w:date="2026-01-01T00:00:00Z">
        <w:r>
          <w:t xml:space="preserve"> </w:t>
        </w:r>
      </w:ins>
      <w:ins w:id="7984" w:author="PR Preview" w:date="2026-01-01T00:00:00Z">
        <w:r>
          <w:t xml:space="preserve">is diagonal with nonzero diagonal, and invertible</w:t>
        </w:r>
      </w:ins>
      <w:ins w:id="7985" w:author="PR Preview" w:date="2026-01-01T00:00:00Z">
        <w:r>
          <w:t xml:space="preserve"> </w:t>
        </w:r>
      </w:ins>
      <w:ins w:id="7986" w:author="PR Preview" w:date="2026-01-01T00:00:00Z">
        <w:r>
          <w:t xml:space="preserve">(its inverse is</w:t>
        </w:r>
      </w:ins>
      <w:ins w:id="7987" w:author="PR Preview" w:date="2026-01-01T00:00:00Z">
        <w:r>
          <w:t xml:space="preserve"> </w:t>
        </w:r>
      </w:ins>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ins w:id="7988" w:author="PR Preview" w:date="2026-01-01T00:00:00Z">
        <w:r>
          <w:t xml:space="preserve">);</w:t>
        </w:r>
      </w:ins>
      <w:ins w:id="7989" w:author="PR Preview" w:date="2026-01-01T00:00:00Z">
        <w:r>
          <w:t xml:space="preserve"> </w:t>
        </w:r>
      </w:ins>
      <m:oMath>
        <m:sSup>
          <m:e>
            <m:r>
              <m:rPr>
                <m:sty m:val="bi"/>
              </m:rPr>
              <m:t>Q</m:t>
            </m:r>
          </m:e>
          <m:sup>
            <m:r>
              <m:rPr>
                <m:sty m:val="p"/>
              </m:rPr>
              <m:t>⊤</m:t>
            </m:r>
          </m:sup>
        </m:sSup>
      </m:oMath>
      <w:ins w:id="7990" w:author="PR Preview" w:date="2026-01-01T00:00:00Z">
        <w:r>
          <w:t xml:space="preserve"> </w:t>
        </w:r>
      </w:ins>
      <w:ins w:id="7991" w:author="PR Preview" w:date="2026-01-01T00:00:00Z">
        <w:r>
          <w:t xml:space="preserve">is invertible with inverse</w:t>
        </w:r>
      </w:ins>
      <w:ins w:id="7992" w:author="PR Preview" w:date="2026-01-01T00:00:00Z">
        <w:r>
          <w:t xml:space="preserve"> </w:t>
        </w:r>
      </w:ins>
      <m:oMath>
        <m:r>
          <m:rPr>
            <m:sty m:val="bi"/>
          </m:rPr>
          <m:t>Q</m:t>
        </m:r>
      </m:oMath>
      <w:ins w:id="7993" w:author="PR Preview" w:date="2026-01-01T00:00:00Z">
        <w:r>
          <w:t xml:space="preserve"> </w:t>
        </w:r>
      </w:ins>
      <w:ins w:id="7994" w:author="PR Preview" w:date="2026-01-01T00:00:00Z">
        <w:r>
          <w:t xml:space="preserve">(</w:t>
        </w:r>
      </w:ins>
      <w:hyperlink w:anchor="rem-orthogonal-matrix-columns">
        <w:ins w:id="7995" w:author="PR Preview" w:date="2026-01-01T00:00:00Z">
          <w:r>
            <w:rPr>
              <w:rStyle w:val="Hyperlink"/>
            </w:rPr>
            <w:t xml:space="preserve">Remark 33</w:t>
          </w:r>
        </w:ins>
      </w:hyperlink>
      <w:ins w:id="7996" w:author="PR Preview" w:date="2026-01-01T00:00:00Z">
        <w:r>
          <w:t xml:space="preserve">).</w:t>
        </w:r>
      </w:ins>
      <w:ins w:id="7997" w:author="PR Preview" w:date="2026-01-01T00:00:00Z">
        <w:r>
          <w:t xml:space="preserve"> </w:t>
        </w:r>
      </w:ins>
      <w:ins w:id="7998" w:author="PR Preview" w:date="2026-01-01T00:00:00Z">
        <w:r>
          <w:t xml:space="preserve">So</w:t>
        </w:r>
      </w:ins>
      <w:ins w:id="7999" w:author="PR Preview" w:date="2026-01-01T00:00:00Z">
        <w:r>
          <w:t xml:space="preserve"> </w:t>
        </w:r>
      </w:ins>
      <m:oMath>
        <m:r>
          <m:rPr>
            <m:sty m:val="bi"/>
          </m:rPr>
          <m:t>B</m:t>
        </m:r>
      </m:oMath>
      <w:ins w:id="8000" w:author="PR Preview" w:date="2026-01-01T00:00:00Z">
        <w:r>
          <w:t xml:space="preserve"> </w:t>
        </w:r>
      </w:ins>
      <w:ins w:id="8001" w:author="PR Preview" w:date="2026-01-01T00:00:00Z">
        <w:r>
          <w:t xml:space="preserve">is invertible (</w:t>
        </w:r>
      </w:ins>
      <w:hyperlink w:anchor="thm-inverse-product">
        <w:ins w:id="8002" w:author="PR Preview" w:date="2026-01-01T00:00:00Z">
          <w:r>
            <w:rPr>
              <w:rStyle w:val="Hyperlink"/>
            </w:rPr>
            <w:t xml:space="preserve">Theorem 69</w:t>
          </w:r>
        </w:ins>
      </w:hyperlink>
      <w:ins w:id="8003" w:author="PR Preview" w:date="2026-01-01T00:00:00Z">
        <w:r>
          <w:t xml:space="preserve">),</w:t>
        </w:r>
      </w:ins>
      <w:ins w:id="8004" w:author="PR Preview" w:date="2026-01-01T00:00:00Z">
        <w:r>
          <w:t xml:space="preserve"> </w:t>
        </w:r>
      </w:ins>
      <w:ins w:id="8005" w:author="PR Preview" w:date="2026-01-01T00:00:00Z">
        <w:r>
          <w:t xml:space="preserve">and its</w:t>
        </w:r>
      </w:ins>
      <w:ins w:id="8006" w:author="PR Preview" w:date="2026-01-01T00:00:00Z">
        <w:r>
          <w:t xml:space="preserve"> </w:t>
        </w:r>
      </w:ins>
      <m:oMath>
        <m:r>
          <m:t>p</m:t>
        </m:r>
      </m:oMath>
      <w:ins w:id="8007" w:author="PR Preview" w:date="2026-01-01T00:00:00Z">
        <w:r>
          <w:t xml:space="preserve"> </w:t>
        </w:r>
      </w:ins>
      <w:ins w:id="8008" w:author="PR Preview" w:date="2026-01-01T00:00:00Z">
        <w:r>
          <w:t xml:space="preserve">columns are linearly independent (</w:t>
        </w:r>
      </w:ins>
      <w:hyperlink w:anchor="thm-invertible-rank">
        <w:ins w:id="8009" w:author="PR Preview" w:date="2026-01-01T00:00:00Z">
          <w:r>
            <w:rPr>
              <w:rStyle w:val="Hyperlink"/>
            </w:rPr>
            <w:t xml:space="preserve">Theorem 110</w:t>
          </w:r>
        </w:ins>
      </w:hyperlink>
      <w:ins w:id="8010" w:author="PR Preview" w:date="2026-01-01T00:00:00Z">
        <w:r>
          <w:t xml:space="preserve">,</w:t>
        </w:r>
      </w:ins>
      <w:ins w:id="8011" w:author="PR Preview" w:date="2026-01-01T00:00:00Z">
        <w:r>
          <w:t xml:space="preserve"> </w:t>
        </w:r>
      </w:ins>
      <w:hyperlink w:anchor="def-rank">
        <w:ins w:id="8012" w:author="PR Preview" w:date="2026-01-01T00:00:00Z">
          <w:r>
            <w:rPr>
              <w:rStyle w:val="Hyperlink"/>
            </w:rPr>
            <w:t xml:space="preserve">Definition 44</w:t>
          </w:r>
        </w:ins>
      </w:hyperlink>
      <w:ins w:id="8013" w:author="PR Preview" w:date="2026-01-01T00:00:00Z">
        <w:r>
          <w:t xml:space="preserve">).</w:t>
        </w:r>
      </w:ins>
    </w:p>
    <w:bookmarkStart w:id="665" w:name="exm-pd-gram"/>
    <w:p>
      <w:pPr>
        <w:pStyle w:val="BodyText"/>
      </w:pPr>
      <w:ins w:id="8014" w:author="PR Preview" w:date="2026-01-01T00:00:00Z">
        <w:r>
          <w:rPr>
            <w:b/>
            <w:bCs/>
          </w:rPr>
          <w:t xml:space="preserve">Example 212 (Gram factorizations)</w:t>
        </w:r>
      </w:ins>
      <w:ins w:id="8015" w:author="PR Preview" w:date="2026-01-01T00:00:00Z">
        <w:r>
          <w:t xml:space="preserve"> </w:t>
        </w:r>
      </w:ins>
      <w:ins w:id="8016" w:author="PR Preview" w:date="2026-01-01T00:00:00Z">
        <w:r>
          <w:t xml:space="preserve"> </w:t>
        </w:r>
      </w:ins>
    </w:p>
    <w:p>
      <w:pPr>
        <w:pStyle w:val="Compact"/>
        <w:numPr>
          <w:ilvl w:val="0"/>
          <w:numId w:val="1106"/>
        </w:numPr>
      </w:pPr>
      <w:ins w:id="8017" w:author="PR Preview" w:date="2026-01-01T00:00:00Z">
        <w:r>
          <w:t xml:space="preserve">With</w:t>
        </w:r>
      </w:ins>
      <w:ins w:id="8018"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8019" w:author="PR Preview" w:date="2026-01-01T00:00:00Z">
        <w:r>
          <w:t xml:space="preserve"> </w:t>
        </w:r>
      </w:ins>
      <w:ins w:id="8020" w:author="PR Preview" w:date="2026-01-01T00:00:00Z">
        <w:r>
          <w:t xml:space="preserve">(</w:t>
        </w:r>
      </w:ins>
      <m:oMath>
        <m:r>
          <m:t>1</m:t>
        </m:r>
        <m:r>
          <m:rPr>
            <m:sty m:val="p"/>
          </m:rPr>
          <m:t>×</m:t>
        </m:r>
        <m:r>
          <m:t>2</m:t>
        </m:r>
      </m:oMath>
      <w:ins w:id="8021" w:author="PR Preview" w:date="2026-01-01T00:00:00Z">
        <w:r>
          <w:t xml:space="preserve">),</w:t>
        </w:r>
      </w:ins>
      <w:ins w:id="8022" w:author="PR Preview" w:date="2026-01-01T00:00:00Z">
        <w:r>
          <w:t xml:space="preserve"> </w:t>
        </w:r>
      </w:ins>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8023" w:author="PR Preview" w:date="2026-01-01T00:00:00Z">
        <w:r>
          <w:t xml:space="preserve">,</w:t>
        </w:r>
      </w:ins>
      <w:ins w:id="8024" w:author="PR Preview" w:date="2026-01-01T00:00:00Z">
        <w:r>
          <w:t xml:space="preserve"> </w:t>
        </w:r>
      </w:ins>
      <w:ins w:id="8025" w:author="PR Preview" w:date="2026-01-01T00:00:00Z">
        <w:r>
          <w:t xml:space="preserve">the positive semidefinite matrix of</w:t>
        </w:r>
      </w:ins>
      <w:ins w:id="8026" w:author="PR Preview" w:date="2026-01-01T00:00:00Z">
        <w:r>
          <w:t xml:space="preserve"> </w:t>
        </w:r>
      </w:ins>
      <w:hyperlink w:anchor="exm-positive-semidefinite">
        <w:ins w:id="8027" w:author="PR Preview" w:date="2026-01-01T00:00:00Z">
          <w:r>
            <w:rPr>
              <w:rStyle w:val="Hyperlink"/>
            </w:rPr>
            <w:t xml:space="preserve">Example 155</w:t>
          </w:r>
        </w:ins>
      </w:hyperlink>
      <w:ins w:id="8028" w:author="PR Preview" w:date="2026-01-01T00:00:00Z">
        <w:r>
          <w:t xml:space="preserve">;</w:t>
        </w:r>
      </w:ins>
      <w:ins w:id="8029" w:author="PR Preview" w:date="2026-01-01T00:00:00Z">
        <w:r>
          <w:t xml:space="preserve"> </w:t>
        </w:r>
      </w:ins>
      <w:ins w:id="8030" w:author="PR Preview" w:date="2026-01-01T00:00:00Z">
        <w:r>
          <w:t xml:space="preserve">the two columns of</w:t>
        </w:r>
      </w:ins>
      <w:ins w:id="8031" w:author="PR Preview" w:date="2026-01-01T00:00:00Z">
        <w:r>
          <w:t xml:space="preserve"> </w:t>
        </w:r>
      </w:ins>
      <m:oMath>
        <m:r>
          <m:rPr>
            <m:sty m:val="bi"/>
          </m:rPr>
          <m:t>R</m:t>
        </m:r>
      </m:oMath>
      <w:ins w:id="8032" w:author="PR Preview" w:date="2026-01-01T00:00:00Z">
        <w:r>
          <w:t xml:space="preserve">,</w:t>
        </w:r>
      </w:ins>
      <w:ins w:id="8033" w:author="PR Preview" w:date="2026-01-01T00:00:00Z">
        <w:r>
          <w:t xml:space="preserve"> </w:t>
        </w:r>
      </w:ins>
      <m:oMath>
        <m:r>
          <m:t>1</m:t>
        </m:r>
      </m:oMath>
      <w:ins w:id="8034" w:author="PR Preview" w:date="2026-01-01T00:00:00Z">
        <w:r>
          <w:t xml:space="preserve"> </w:t>
        </w:r>
      </w:ins>
      <w:ins w:id="8035" w:author="PR Preview" w:date="2026-01-01T00:00:00Z">
        <w:r>
          <w:t xml:space="preserve">and</w:t>
        </w:r>
      </w:ins>
      <w:ins w:id="8036" w:author="PR Preview" w:date="2026-01-01T00:00:00Z">
        <w:r>
          <w:t xml:space="preserve"> </w:t>
        </w:r>
      </w:ins>
      <m:oMath>
        <m:r>
          <m:t>1</m:t>
        </m:r>
      </m:oMath>
      <w:ins w:id="8037" w:author="PR Preview" w:date="2026-01-01T00:00:00Z">
        <w:r>
          <w:t xml:space="preserve">, are dependent, so part 2 does not apply to</w:t>
        </w:r>
      </w:ins>
      <w:ins w:id="8038" w:author="PR Preview" w:date="2026-01-01T00:00:00Z">
        <w:r>
          <w:t xml:space="preserve"> </w:t>
        </w:r>
      </w:ins>
      <m:oMath>
        <m:r>
          <m:rPr>
            <m:sty m:val="bi"/>
          </m:rPr>
          <m:t>R</m:t>
        </m:r>
      </m:oMath>
      <w:ins w:id="8039" w:author="PR Preview" w:date="2026-01-01T00:00:00Z">
        <w:r>
          <w:t xml:space="preserve">;</w:t>
        </w:r>
      </w:ins>
      <w:ins w:id="8040" w:author="PR Preview" w:date="2026-01-01T00:00:00Z">
        <w:r>
          <w:t xml:space="preserve"> </w:t>
        </w:r>
      </w:ins>
      <m:oMath>
        <m:sSup>
          <m:e>
            <m:r>
              <m:rPr>
                <m:sty m:val="bi"/>
              </m:rPr>
              <m:t>R</m:t>
            </m:r>
          </m:e>
          <m:sup>
            <m:r>
              <m:rPr>
                <m:sty m:val="p"/>
              </m:rPr>
              <m:t>⊤</m:t>
            </m:r>
          </m:sup>
        </m:sSup>
        <m:r>
          <m:rPr>
            <m:sty m:val="bi"/>
          </m:rPr>
          <m:t>R</m:t>
        </m:r>
      </m:oMath>
      <w:ins w:id="8041" w:author="PR Preview" w:date="2026-01-01T00:00:00Z">
        <w:r>
          <w:t xml:space="preserve"> </w:t>
        </w:r>
      </w:ins>
      <w:ins w:id="8042" w:author="PR Preview" w:date="2026-01-01T00:00:00Z">
        <w:r>
          <w:t xml:space="preserve">is in fact not positive definite (</w:t>
        </w:r>
      </w:ins>
      <w:hyperlink w:anchor="exm-positive-definite">
        <w:ins w:id="8043" w:author="PR Preview" w:date="2026-01-01T00:00:00Z">
          <w:r>
            <w:rPr>
              <w:rStyle w:val="Hyperlink"/>
            </w:rPr>
            <w:t xml:space="preserve">Example 156</w:t>
          </w:r>
        </w:ins>
      </w:hyperlink>
      <w:ins w:id="8044" w:author="PR Preview" w:date="2026-01-01T00:00:00Z">
        <w:r>
          <w:t xml:space="preserve">).</w:t>
        </w:r>
      </w:ins>
    </w:p>
    <w:p>
      <w:pPr>
        <w:pStyle w:val="Compact"/>
        <w:numPr>
          <w:ilvl w:val="0"/>
          <w:numId w:val="1106"/>
        </w:numPr>
      </w:pPr>
      <w:ins w:id="8045" w:author="PR Preview" w:date="2026-01-01T00:00:00Z">
        <w:r>
          <w:t xml:space="preserve">With</w:t>
        </w:r>
      </w:ins>
      <w:ins w:id="804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8047" w:author="PR Preview" w:date="2026-01-01T00:00:00Z">
        <w:r>
          <w:t xml:space="preserve">, whose columns are independent (</w:t>
        </w:r>
      </w:ins>
      <w:hyperlink w:anchor="exm-rank">
        <w:ins w:id="8048" w:author="PR Preview" w:date="2026-01-01T00:00:00Z">
          <w:r>
            <w:rPr>
              <w:rStyle w:val="Hyperlink"/>
            </w:rPr>
            <w:t xml:space="preserve">Example 37</w:t>
          </w:r>
        </w:ins>
      </w:hyperlink>
      <w:ins w:id="8049" w:author="PR Preview" w:date="2026-01-01T00:00:00Z">
        <w:r>
          <w:t xml:space="preserve">),</w:t>
        </w:r>
      </w:ins>
      <w:ins w:id="8050"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8051" w:author="PR Preview" w:date="2026-01-01T00:00:00Z">
        <w:r>
          <w:t xml:space="preserve"> </w:t>
        </w:r>
      </w:ins>
      <w:ins w:id="8052" w:author="PR Preview" w:date="2026-01-01T00:00:00Z">
        <w:r>
          <w:t xml:space="preserve">(</w:t>
        </w:r>
      </w:ins>
      <w:hyperlink w:anchor="exm-gram-invertible">
        <w:ins w:id="8053" w:author="PR Preview" w:date="2026-01-01T00:00:00Z">
          <w:r>
            <w:rPr>
              <w:rStyle w:val="Hyperlink"/>
            </w:rPr>
            <w:t xml:space="preserve">Example 166</w:t>
          </w:r>
        </w:ins>
      </w:hyperlink>
      <w:ins w:id="8054" w:author="PR Preview" w:date="2026-01-01T00:00:00Z">
        <w:r>
          <w:t xml:space="preserve">)</w:t>
        </w:r>
      </w:ins>
      <w:ins w:id="8055" w:author="PR Preview" w:date="2026-01-01T00:00:00Z">
        <w:r>
          <w:t xml:space="preserve"> </w:t>
        </w:r>
      </w:ins>
      <w:ins w:id="8056" w:author="PR Preview" w:date="2026-01-01T00:00:00Z">
        <w:r>
          <w:t xml:space="preserve">is positive definite.</w:t>
        </w:r>
      </w:ins>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8057" w:author="PR Preview" w:date="2026-01-01T00:00:00Z">
        <w:r>
          <w:t xml:space="preserve"> </w:t>
        </w:r>
      </w:ins>
      <w:ins w:id="8058" w:author="PR Preview" w:date="2026-01-01T00:00:00Z">
        <w:r>
          <w:t xml:space="preserve">of</w:t>
        </w:r>
      </w:ins>
      <w:ins w:id="8059" w:author="PR Preview" w:date="2026-01-01T00:00:00Z">
        <w:r>
          <w:t xml:space="preserve"> </w:t>
        </w:r>
      </w:ins>
      <w:hyperlink w:anchor="exm-positive-definite">
        <w:ins w:id="8060" w:author="PR Preview" w:date="2026-01-01T00:00:00Z">
          <w:r>
            <w:rPr>
              <w:rStyle w:val="Hyperlink"/>
            </w:rPr>
            <w:t xml:space="preserve">Example 156</w:t>
          </w:r>
        </w:ins>
      </w:hyperlink>
      <w:ins w:id="8061" w:author="PR Preview" w:date="2026-01-01T00:00:00Z">
        <w:r>
          <w:t xml:space="preserve"> </w:t>
        </w:r>
      </w:ins>
      <w:ins w:id="8062" w:author="PR Preview" w:date="2026-01-01T00:00:00Z">
        <w:r>
          <w:t xml:space="preserve">is symmetric</w:t>
        </w:r>
      </w:ins>
      <w:ins w:id="8063" w:author="PR Preview" w:date="2026-01-01T00:00:00Z">
        <w:r>
          <w:t xml:space="preserve"> </w:t>
        </w:r>
      </w:ins>
      <w:ins w:id="8064" w:author="PR Preview" w:date="2026-01-01T00:00:00Z">
        <w:r>
          <w:t xml:space="preserve">but not positive semidefinite, so by part 1 it is not</w:t>
        </w:r>
      </w:ins>
      <w:ins w:id="8065" w:author="PR Preview" w:date="2026-01-01T00:00:00Z">
        <w:r>
          <w:t xml:space="preserve"> </w:t>
        </w:r>
      </w:ins>
      <m:oMath>
        <m:sSup>
          <m:e>
            <m:r>
              <m:rPr>
                <m:sty m:val="bi"/>
              </m:rPr>
              <m:t>B</m:t>
            </m:r>
          </m:e>
          <m:sup>
            <m:r>
              <m:rPr>
                <m:sty m:val="p"/>
              </m:rPr>
              <m:t>⊤</m:t>
            </m:r>
          </m:sup>
        </m:sSup>
        <m:r>
          <m:rPr>
            <m:sty m:val="bi"/>
          </m:rPr>
          <m:t>B</m:t>
        </m:r>
      </m:oMath>
      <w:ins w:id="8066" w:author="PR Preview" w:date="2026-01-01T00:00:00Z">
        <w:r>
          <w:t xml:space="preserve"> </w:t>
        </w:r>
      </w:ins>
      <w:ins w:id="8067" w:author="PR Preview" w:date="2026-01-01T00:00:00Z">
        <w:r>
          <w:t xml:space="preserve">for any</w:t>
        </w:r>
      </w:ins>
      <w:ins w:id="8068" w:author="PR Preview" w:date="2026-01-01T00:00:00Z">
        <w:r>
          <w:t xml:space="preserve"> </w:t>
        </w:r>
      </w:ins>
      <m:oMath>
        <m:r>
          <m:rPr>
            <m:sty m:val="bi"/>
          </m:rPr>
          <m:t>B</m:t>
        </m:r>
      </m:oMath>
      <w:ins w:id="8069" w:author="PR Preview" w:date="2026-01-01T00:00:00Z">
        <w:r>
          <w:t xml:space="preserve">.</w:t>
        </w:r>
      </w:ins>
    </w:p>
    <w:bookmarkEnd w:id="665"/>
    <w:bookmarkStart w:id="666"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7" w:name="exm-pd-operations"/>
    <w:p>
      <w:pPr>
        <w:pStyle w:val="FirstParagraph"/>
      </w:pPr>
      <w:del w:id="8070" w:author="PR Preview" w:date="2026-01-01T00:00:00Z">
        <w:r>
          <w:rPr>
            <w:b/>
            <w:bCs/>
          </w:rPr>
          <w:delText xml:space="preserve">Example 212 (Building positive definite matrices)</w:delText>
        </w:r>
      </w:del>
      <w:del w:id="8071" w:author="PR Preview" w:date="2026-01-01T00:00:00Z">
        <w:r>
          <w:delText xml:space="preserve"> </w:delText>
        </w:r>
      </w:del>
      <w:del w:id="8072" w:author="PR Preview" w:date="2026-01-01T00:00:00Z">
        <w:r>
          <w:delText xml:space="preserve"> </w:delText>
        </w:r>
      </w:del>
    </w:p>
    <w:p>
      <w:pPr>
        <w:numPr>
          <w:ilvl w:val="0"/>
          <w:numId w:val="1108"/>
        </w:numPr>
      </w:pPr>
      <w:del w:id="8073" w:author="PR Preview" w:date="2026-01-01T00:00:00Z">
        <w:r>
          <w:delText xml:space="preserve">With</w:delText>
        </w:r>
      </w:del>
      <w:del w:id="8074" w:author="PR Preview" w:date="2026-01-01T00:00:00Z">
        <w:r>
          <w:delText xml:space="preserve"> </w:delText>
        </w:r>
      </w:del>
      <m:oMath>
        <m:r>
          <m:rPr>
            <m:sty m:val="bi"/>
          </m:rPr>
          <m:t>C</m:t>
        </m:r>
        <m:r>
          <m:rPr>
            <m:sty m:val="p"/>
          </m:rPr>
          <m:t>=</m:t>
        </m:r>
        <m:sSub>
          <m:e>
            <m:r>
              <m:rPr>
                <m:sty m:val="bi"/>
              </m:rPr>
              <m:t>I</m:t>
            </m:r>
          </m:e>
          <m:sub>
            <m:r>
              <m:t>3</m:t>
            </m:r>
          </m:sub>
        </m:sSub>
      </m:oMath>
      <w:del w:id="8075" w:author="PR Preview" w:date="2026-01-01T00:00:00Z">
        <w:r>
          <w:delText xml:space="preserve"> </w:delText>
        </w:r>
      </w:del>
      <w:del w:id="8076" w:author="PR Preview" w:date="2026-01-01T00:00:00Z">
        <w:r>
          <w:delText xml:space="preserve">and</w:delText>
        </w:r>
      </w:del>
      <w:del w:id="8077" w:author="PR Preview" w:date="2026-01-01T00:00:00Z">
        <w:r>
          <w:delText xml:space="preserve"> </w:delText>
        </w:r>
      </w:del>
      <m:oMath>
        <m:r>
          <m:rPr>
            <m:sty m:val="bi"/>
          </m:rPr>
          <m:t>X</m:t>
        </m:r>
      </m:oMath>
      <w:del w:id="8078" w:author="PR Preview" w:date="2026-01-01T00:00:00Z">
        <w:r>
          <w:delText xml:space="preserve"> </w:delText>
        </w:r>
      </w:del>
      <w:del w:id="8079" w:author="PR Preview" w:date="2026-01-01T00:00:00Z">
        <w:r>
          <w:delText xml:space="preserve">of</w:delText>
        </w:r>
      </w:del>
      <w:del w:id="8080" w:author="PR Preview" w:date="2026-01-01T00:00:00Z">
        <w:r>
          <w:delText xml:space="preserve"> </w:delText>
        </w:r>
      </w:del>
      <w:hyperlink w:anchor="exm-pd-gram">
        <w:del w:id="8081" w:author="PR Preview" w:date="2026-01-01T00:00:00Z">
          <w:r>
            <w:rPr>
              <w:rStyle w:val="Hyperlink"/>
            </w:rPr>
            <w:delText xml:space="preserve">Example 211</w:delText>
          </w:r>
        </w:del>
      </w:hyperlink>
      <w:del w:id="8082" w:author="PR Preview" w:date="2026-01-01T00:00:00Z">
        <w:r>
          <w:delText xml:space="preserve">,</w:delText>
        </w:r>
      </w:del>
      <w:del w:id="8083" w:author="PR Preview" w:date="2026-01-01T00:00:00Z">
        <w:r>
          <w:delText xml:space="preserve"> </w:delText>
        </w:r>
      </w:del>
      <w:del w:id="8084" w:author="PR Preview" w:date="2026-01-01T00:00:00Z">
        <w:r>
          <w:delText xml:space="preserve">part 1 gives again that</w:delText>
        </w:r>
      </w:del>
      <w:del w:id="8085" w:author="PR Preview" w:date="2026-01-01T00:00:00Z">
        <w:r>
          <w:delText xml:space="preserve"> </w:delText>
        </w:r>
      </w:del>
      <m:oMath>
        <m:sSup>
          <m:e>
            <m:r>
              <m:rPr>
                <m:sty m:val="bi"/>
              </m:rPr>
              <m:t>X</m:t>
            </m:r>
          </m:e>
          <m:sup>
            <m:r>
              <m:rPr>
                <m:sty m:val="p"/>
              </m:rPr>
              <m:t>⊤</m:t>
            </m:r>
          </m:sup>
        </m:sSup>
        <m:r>
          <m:rPr>
            <m:sty m:val="bi"/>
          </m:rPr>
          <m:t>X</m:t>
        </m:r>
      </m:oMath>
      <w:del w:id="8086" w:author="PR Preview" w:date="2026-01-01T00:00:00Z">
        <w:r>
          <w:delText xml:space="preserve"> </w:delText>
        </w:r>
      </w:del>
      <w:del w:id="8087" w:author="PR Preview" w:date="2026-01-01T00:00:00Z">
        <w:r>
          <w:delText xml:space="preserve">is positive definite.</w:delText>
        </w:r>
      </w:del>
    </w:p>
    <w:p>
      <w:pPr>
        <w:numPr>
          <w:ilvl w:val="0"/>
          <w:numId w:val="1108"/>
        </w:numPr>
      </w:pPr>
      <w:del w:id="8088" w:author="PR Preview" w:date="2026-01-01T00:00:00Z">
        <w:r>
          <w:delText xml:space="preserve">With</w:delText>
        </w:r>
      </w:del>
      <w:del w:id="8089" w:author="PR Preview" w:date="2026-01-01T00:00:00Z">
        <w:r>
          <w:delText xml:space="preserve"> </w:delText>
        </w:r>
      </w:del>
      <m:oMath>
        <m:sSub>
          <m:e>
            <m:r>
              <m:t>α</m:t>
            </m:r>
          </m:e>
          <m:sub>
            <m:r>
              <m:t>1</m:t>
            </m:r>
          </m:sub>
        </m:sSub>
        <m:r>
          <m:rPr>
            <m:sty m:val="p"/>
          </m:rPr>
          <m:t>=</m:t>
        </m:r>
        <m:r>
          <m:t>2</m:t>
        </m:r>
      </m:oMath>
      <w:del w:id="8090" w:author="PR Preview" w:date="2026-01-01T00:00:00Z">
        <w:r>
          <w:delText xml:space="preserve">,</w:delText>
        </w:r>
      </w:del>
      <w:del w:id="8091"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8092" w:author="PR Preview" w:date="2026-01-01T00:00:00Z">
        <w:r>
          <w:delText xml:space="preserve"> </w:delText>
        </w:r>
      </w:del>
      <w:del w:id="8093" w:author="PR Preview" w:date="2026-01-01T00:00:00Z">
        <w:r>
          <w:delText xml:space="preserve">(</w:delText>
        </w:r>
      </w:del>
      <w:hyperlink w:anchor="exm-positive-definite">
        <w:del w:id="8094" w:author="PR Preview" w:date="2026-01-01T00:00:00Z">
          <w:r>
            <w:rPr>
              <w:rStyle w:val="Hyperlink"/>
            </w:rPr>
            <w:delText xml:space="preserve">Example 155</w:delText>
          </w:r>
        </w:del>
      </w:hyperlink>
      <w:del w:id="8095" w:author="PR Preview" w:date="2026-01-01T00:00:00Z">
        <w:r>
          <w:delText xml:space="preserve">),</w:delText>
        </w:r>
      </w:del>
      <w:del w:id="8096" w:author="PR Preview" w:date="2026-01-01T00:00:00Z">
        <w:r>
          <w:delText xml:space="preserve"> </w:delText>
        </w:r>
      </w:del>
      <m:oMath>
        <m:sSub>
          <m:e>
            <m:r>
              <m:t>α</m:t>
            </m:r>
          </m:e>
          <m:sub>
            <m:r>
              <m:t>2</m:t>
            </m:r>
          </m:sub>
        </m:sSub>
        <m:r>
          <m:rPr>
            <m:sty m:val="p"/>
          </m:rPr>
          <m:t>=</m:t>
        </m:r>
        <m:r>
          <m:t>1</m:t>
        </m:r>
      </m:oMath>
      <w:del w:id="8097" w:author="PR Preview" w:date="2026-01-01T00:00:00Z">
        <w:r>
          <w:delText xml:space="preserve"> </w:delText>
        </w:r>
      </w:del>
      <w:del w:id="8098" w:author="PR Preview" w:date="2026-01-01T00:00:00Z">
        <w:r>
          <w:delText xml:space="preserve">and</w:delText>
        </w:r>
      </w:del>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del w:id="8099" w:author="PR Preview" w:date="2026-01-01T00:00:00Z">
        <w:r>
          <w:delText xml:space="preserve">(</w:delText>
        </w:r>
      </w:del>
      <w:hyperlink w:anchor="exm-pd-gram">
        <w:del w:id="8100" w:author="PR Preview" w:date="2026-01-01T00:00:00Z">
          <w:r>
            <w:rPr>
              <w:rStyle w:val="Hyperlink"/>
            </w:rPr>
            <w:delText xml:space="preserve">Example 211</w:delText>
          </w:r>
        </w:del>
      </w:hyperlink>
      <w:del w:id="8101" w:author="PR Preview" w:date="2026-01-01T00:00:00Z">
        <w:r>
          <w:delText xml:space="preserve">),</w:delText>
        </w:r>
      </w:del>
      <w:del w:id="8102" w:author="PR Preview" w:date="2026-01-01T00:00:00Z">
        <w:r>
          <w:delText xml:space="preserve"> </w:delText>
        </w:r>
      </w:del>
      <w:del w:id="8103" w:author="PR Preview" w:date="2026-01-01T00:00:00Z">
        <w:r>
          <w:delText xml:space="preserve">part 2 gives that</w:delText>
        </w:r>
      </w:del>
      <w:del w:id="8104"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8105" w:author="PR Preview" w:date="2026-01-01T00:00:00Z">
        <w:r>
          <w:delText xml:space="preserve"> </w:delText>
        </w:r>
      </w:del>
      <w:del w:id="8106" w:author="PR Preview" w:date="2026-01-01T00:00:00Z">
        <w:r>
          <w:delText xml:space="preserve">is positive definite.</w:delText>
        </w:r>
      </w:del>
    </w:p>
    <w:p>
      <w:pPr>
        <w:numPr>
          <w:ilvl w:val="0"/>
          <w:numId w:val="1108"/>
        </w:numPr>
      </w:pPr>
      <w:del w:id="8107" w:author="PR Preview" w:date="2026-01-01T00:00:00Z">
        <w:r>
          <w:delText xml:space="preserve">An aside beyond part 2:</w:delText>
        </w:r>
      </w:del>
      <w:del w:id="8108"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8109" w:author="PR Preview" w:date="2026-01-01T00:00:00Z">
        <w:r>
          <w:delText xml:space="preserve"> </w:delText>
        </w:r>
      </w:del>
      <w:del w:id="8110" w:author="PR Preview" w:date="2026-01-01T00:00:00Z">
        <w:r>
          <w:delText xml:space="preserve">is positive definite plus positive semidefinite;</w:delText>
        </w:r>
      </w:del>
      <w:del w:id="8111" w:author="PR Preview" w:date="2026-01-01T00:00:00Z">
        <w:r>
          <w:delText xml:space="preserve"> </w:delText>
        </w:r>
      </w:del>
      <w:del w:id="8112" w:author="PR Preview" w:date="2026-01-01T00:00:00Z">
        <w:r>
          <w:delText xml:space="preserve">its quadratic form is</w:delText>
        </w:r>
      </w:del>
      <w:del w:id="8113"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8114" w:author="PR Preview" w:date="2026-01-01T00:00:00Z">
        <w:r>
          <w:delText xml:space="preserve"> </w:delText>
        </w:r>
      </w:del>
      <w:del w:id="8115" w:author="PR Preview" w:date="2026-01-01T00:00:00Z">
        <w:r>
          <w:delText xml:space="preserve">for</w:delText>
        </w:r>
      </w:del>
      <w:del w:id="8116" w:author="PR Preview" w:date="2026-01-01T00:00:00Z">
        <w:r>
          <w:delText xml:space="preserve"> </w:delText>
        </w:r>
      </w:del>
      <w:del w:id="8117" w:author="PR Preview" w:date="2026-01-01T00:00:00Z">
        <w:r>
          <w:delText xml:space="preserve">$\mathord{\smash[b]{\underset{\raise.3ex\hbox{$\scriptstyle\sim$}}{x}}\vphantom{x}}\ne \mathord{\smash[b]{\underset{\raise.3ex\hbox{$\scriptstyle\sim$}}{0}}\vphantom{0}}$</w:delText>
        </w:r>
      </w:del>
      <w:del w:id="8118" w:author="PR Preview" w:date="2026-01-01T00:00:00Z">
        <w:r>
          <w:delText xml:space="preserve">,</w:delText>
        </w:r>
      </w:del>
      <w:del w:id="8119" w:author="PR Preview" w:date="2026-01-01T00:00:00Z">
        <w:r>
          <w:delText xml:space="preserve"> </w:delText>
        </w:r>
      </w:del>
      <w:del w:id="8120" w:author="PR Preview" w:date="2026-01-01T00:00:00Z">
        <w:r>
          <w:delText xml:space="preserve">so it is positive definite, in line with its eigenvalues</w:delText>
        </w:r>
      </w:del>
      <w:del w:id="8121" w:author="PR Preview" w:date="2026-01-01T00:00:00Z">
        <w:r>
          <w:delText xml:space="preserve"> </w:delText>
        </w:r>
      </w:del>
      <m:oMath>
        <m:r>
          <m:t>3</m:t>
        </m:r>
      </m:oMath>
      <w:del w:id="8122" w:author="PR Preview" w:date="2026-01-01T00:00:00Z">
        <w:r>
          <w:delText xml:space="preserve"> </w:delText>
        </w:r>
      </w:del>
      <w:del w:id="8123" w:author="PR Preview" w:date="2026-01-01T00:00:00Z">
        <w:r>
          <w:delText xml:space="preserve">and</w:delText>
        </w:r>
      </w:del>
      <w:del w:id="8124" w:author="PR Preview" w:date="2026-01-01T00:00:00Z">
        <w:r>
          <w:delText xml:space="preserve"> </w:delText>
        </w:r>
      </w:del>
      <m:oMath>
        <m:r>
          <m:t>1</m:t>
        </m:r>
      </m:oMath>
      <w:del w:id="8125" w:author="PR Preview" w:date="2026-01-01T00:00:00Z">
        <w:r>
          <w:delText xml:space="preserve"> </w:delText>
        </w:r>
      </w:del>
      <w:del w:id="8126" w:author="PR Preview" w:date="2026-01-01T00:00:00Z">
        <w:r>
          <w:delText xml:space="preserve">(</w:delText>
        </w:r>
      </w:del>
      <w:hyperlink w:anchor="exm-eigenvalue">
        <w:del w:id="8127" w:author="PR Preview" w:date="2026-01-01T00:00:00Z">
          <w:r>
            <w:rPr>
              <w:rStyle w:val="Hyperlink"/>
            </w:rPr>
            <w:delText xml:space="preserve">Example 149</w:delText>
          </w:r>
        </w:del>
      </w:hyperlink>
      <w:del w:id="8128" w:author="PR Preview" w:date="2026-01-01T00:00:00Z">
        <w:r>
          <w:delText xml:space="preserve">).</w:delText>
        </w:r>
      </w:del>
    </w:p>
    <w:p>
      <w:pPr>
        <w:pStyle w:val="FirstParagraph"/>
      </w:pPr>
      <w:ins w:id="8129" w:author="PR Preview" w:date="2026-01-01T00:00:00Z">
        <w:r>
          <w:rPr>
            <w:b/>
            <w:bCs/>
          </w:rPr>
          <w:t xml:space="preserve">Example 213 (Building positive definite matrices)</w:t>
        </w:r>
      </w:ins>
      <w:ins w:id="8130" w:author="PR Preview" w:date="2026-01-01T00:00:00Z">
        <w:r>
          <w:t xml:space="preserve"> </w:t>
        </w:r>
      </w:ins>
      <w:ins w:id="8131" w:author="PR Preview" w:date="2026-01-01T00:00:00Z">
        <w:r>
          <w:t xml:space="preserve"> </w:t>
        </w:r>
      </w:ins>
    </w:p>
    <w:p>
      <w:pPr>
        <w:numPr>
          <w:ilvl w:val="0"/>
          <w:numId w:val="1108"/>
        </w:numPr>
      </w:pPr>
      <w:ins w:id="8132" w:author="PR Preview" w:date="2026-01-01T00:00:00Z">
        <w:r>
          <w:t xml:space="preserve">With</w:t>
        </w:r>
      </w:ins>
      <w:ins w:id="8133" w:author="PR Preview" w:date="2026-01-01T00:00:00Z">
        <w:r>
          <w:t xml:space="preserve"> </w:t>
        </w:r>
      </w:ins>
      <m:oMath>
        <m:r>
          <m:rPr>
            <m:sty m:val="bi"/>
          </m:rPr>
          <m:t>C</m:t>
        </m:r>
        <m:r>
          <m:rPr>
            <m:sty m:val="p"/>
          </m:rPr>
          <m:t>=</m:t>
        </m:r>
        <m:sSub>
          <m:e>
            <m:r>
              <m:rPr>
                <m:sty m:val="bi"/>
              </m:rPr>
              <m:t>I</m:t>
            </m:r>
          </m:e>
          <m:sub>
            <m:r>
              <m:t>3</m:t>
            </m:r>
          </m:sub>
        </m:sSub>
      </m:oMath>
      <w:ins w:id="8134" w:author="PR Preview" w:date="2026-01-01T00:00:00Z">
        <w:r>
          <w:t xml:space="preserve"> </w:t>
        </w:r>
      </w:ins>
      <w:ins w:id="8135" w:author="PR Preview" w:date="2026-01-01T00:00:00Z">
        <w:r>
          <w:t xml:space="preserve">and</w:t>
        </w:r>
      </w:ins>
      <w:ins w:id="8136" w:author="PR Preview" w:date="2026-01-01T00:00:00Z">
        <w:r>
          <w:t xml:space="preserve"> </w:t>
        </w:r>
      </w:ins>
      <m:oMath>
        <m:r>
          <m:rPr>
            <m:sty m:val="bi"/>
          </m:rPr>
          <m:t>X</m:t>
        </m:r>
      </m:oMath>
      <w:ins w:id="8137" w:author="PR Preview" w:date="2026-01-01T00:00:00Z">
        <w:r>
          <w:t xml:space="preserve"> </w:t>
        </w:r>
      </w:ins>
      <w:ins w:id="8138" w:author="PR Preview" w:date="2026-01-01T00:00:00Z">
        <w:r>
          <w:t xml:space="preserve">of</w:t>
        </w:r>
      </w:ins>
      <w:ins w:id="8139" w:author="PR Preview" w:date="2026-01-01T00:00:00Z">
        <w:r>
          <w:t xml:space="preserve"> </w:t>
        </w:r>
      </w:ins>
      <w:hyperlink w:anchor="exm-pd-gram">
        <w:ins w:id="8140" w:author="PR Preview" w:date="2026-01-01T00:00:00Z">
          <w:r>
            <w:rPr>
              <w:rStyle w:val="Hyperlink"/>
            </w:rPr>
            <w:t xml:space="preserve">Example 212</w:t>
          </w:r>
        </w:ins>
      </w:hyperlink>
      <w:ins w:id="8141" w:author="PR Preview" w:date="2026-01-01T00:00:00Z">
        <w:r>
          <w:t xml:space="preserve">,</w:t>
        </w:r>
      </w:ins>
      <w:ins w:id="8142" w:author="PR Preview" w:date="2026-01-01T00:00:00Z">
        <w:r>
          <w:t xml:space="preserve"> </w:t>
        </w:r>
      </w:ins>
      <w:ins w:id="8143" w:author="PR Preview" w:date="2026-01-01T00:00:00Z">
        <w:r>
          <w:t xml:space="preserve">part 1 gives again that</w:t>
        </w:r>
      </w:ins>
      <w:ins w:id="8144" w:author="PR Preview" w:date="2026-01-01T00:00:00Z">
        <w:r>
          <w:t xml:space="preserve"> </w:t>
        </w:r>
      </w:ins>
      <m:oMath>
        <m:sSup>
          <m:e>
            <m:r>
              <m:rPr>
                <m:sty m:val="bi"/>
              </m:rPr>
              <m:t>X</m:t>
            </m:r>
          </m:e>
          <m:sup>
            <m:r>
              <m:rPr>
                <m:sty m:val="p"/>
              </m:rPr>
              <m:t>⊤</m:t>
            </m:r>
          </m:sup>
        </m:sSup>
        <m:r>
          <m:rPr>
            <m:sty m:val="bi"/>
          </m:rPr>
          <m:t>X</m:t>
        </m:r>
      </m:oMath>
      <w:ins w:id="8145" w:author="PR Preview" w:date="2026-01-01T00:00:00Z">
        <w:r>
          <w:t xml:space="preserve"> </w:t>
        </w:r>
      </w:ins>
      <w:ins w:id="8146" w:author="PR Preview" w:date="2026-01-01T00:00:00Z">
        <w:r>
          <w:t xml:space="preserve">is positive definite.</w:t>
        </w:r>
      </w:ins>
    </w:p>
    <w:p>
      <w:pPr>
        <w:numPr>
          <w:ilvl w:val="0"/>
          <w:numId w:val="1108"/>
        </w:numPr>
      </w:pPr>
      <w:ins w:id="8147" w:author="PR Preview" w:date="2026-01-01T00:00:00Z">
        <w:r>
          <w:t xml:space="preserve">With</w:t>
        </w:r>
      </w:ins>
      <w:ins w:id="8148" w:author="PR Preview" w:date="2026-01-01T00:00:00Z">
        <w:r>
          <w:t xml:space="preserve"> </w:t>
        </w:r>
      </w:ins>
      <m:oMath>
        <m:sSub>
          <m:e>
            <m:r>
              <m:t>α</m:t>
            </m:r>
          </m:e>
          <m:sub>
            <m:r>
              <m:t>1</m:t>
            </m:r>
          </m:sub>
        </m:sSub>
        <m:r>
          <m:rPr>
            <m:sty m:val="p"/>
          </m:rPr>
          <m:t>=</m:t>
        </m:r>
        <m:r>
          <m:t>2</m:t>
        </m:r>
      </m:oMath>
      <w:ins w:id="8149" w:author="PR Preview" w:date="2026-01-01T00:00:00Z">
        <w:r>
          <w:t xml:space="preserve">,</w:t>
        </w:r>
      </w:ins>
      <w:ins w:id="8150" w:author="PR Preview" w:date="2026-01-01T00:00:00Z">
        <w:r>
          <w:t xml:space="preserve"> </w:t>
        </w:r>
      </w:ins>
      <m:oMath>
        <m:sSub>
          <m:e>
            <m:r>
              <m:rPr>
                <m:sty m:val="bi"/>
              </m:rPr>
              <m:t>A</m:t>
            </m:r>
          </m:e>
          <m:sub>
            <m:r>
              <m:t>1</m:t>
            </m:r>
          </m:sub>
        </m:sSub>
        <m:r>
          <m:rPr>
            <m:sty m:val="p"/>
          </m:rPr>
          <m:t>=</m:t>
        </m:r>
        <m:sSub>
          <m:e>
            <m:r>
              <m:rPr>
                <m:sty m:val="bi"/>
              </m:rPr>
              <m:t>I</m:t>
            </m:r>
          </m:e>
          <m:sub>
            <m:r>
              <m:t>2</m:t>
            </m:r>
          </m:sub>
        </m:sSub>
      </m:oMath>
      <w:ins w:id="8151" w:author="PR Preview" w:date="2026-01-01T00:00:00Z">
        <w:r>
          <w:t xml:space="preserve"> </w:t>
        </w:r>
      </w:ins>
      <w:ins w:id="8152" w:author="PR Preview" w:date="2026-01-01T00:00:00Z">
        <w:r>
          <w:t xml:space="preserve">(</w:t>
        </w:r>
      </w:ins>
      <w:hyperlink w:anchor="exm-positive-definite">
        <w:ins w:id="8153" w:author="PR Preview" w:date="2026-01-01T00:00:00Z">
          <w:r>
            <w:rPr>
              <w:rStyle w:val="Hyperlink"/>
            </w:rPr>
            <w:t xml:space="preserve">Example 156</w:t>
          </w:r>
        </w:ins>
      </w:hyperlink>
      <w:ins w:id="8154" w:author="PR Preview" w:date="2026-01-01T00:00:00Z">
        <w:r>
          <w:t xml:space="preserve">),</w:t>
        </w:r>
      </w:ins>
      <w:ins w:id="8155" w:author="PR Preview" w:date="2026-01-01T00:00:00Z">
        <w:r>
          <w:t xml:space="preserve"> </w:t>
        </w:r>
      </w:ins>
      <m:oMath>
        <m:sSub>
          <m:e>
            <m:r>
              <m:t>α</m:t>
            </m:r>
          </m:e>
          <m:sub>
            <m:r>
              <m:t>2</m:t>
            </m:r>
          </m:sub>
        </m:sSub>
        <m:r>
          <m:rPr>
            <m:sty m:val="p"/>
          </m:rPr>
          <m:t>=</m:t>
        </m:r>
        <m:r>
          <m:t>1</m:t>
        </m:r>
      </m:oMath>
      <w:ins w:id="8156" w:author="PR Preview" w:date="2026-01-01T00:00:00Z">
        <w:r>
          <w:t xml:space="preserve"> </w:t>
        </w:r>
      </w:ins>
      <w:ins w:id="8157" w:author="PR Preview" w:date="2026-01-01T00:00:00Z">
        <w:r>
          <w:t xml:space="preserve">and</w:t>
        </w:r>
      </w:ins>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ins w:id="8158" w:author="PR Preview" w:date="2026-01-01T00:00:00Z">
        <w:r>
          <w:t xml:space="preserve">(</w:t>
        </w:r>
      </w:ins>
      <w:hyperlink w:anchor="exm-pd-gram">
        <w:ins w:id="8159" w:author="PR Preview" w:date="2026-01-01T00:00:00Z">
          <w:r>
            <w:rPr>
              <w:rStyle w:val="Hyperlink"/>
            </w:rPr>
            <w:t xml:space="preserve">Example 212</w:t>
          </w:r>
        </w:ins>
      </w:hyperlink>
      <w:ins w:id="8160" w:author="PR Preview" w:date="2026-01-01T00:00:00Z">
        <w:r>
          <w:t xml:space="preserve">),</w:t>
        </w:r>
      </w:ins>
      <w:ins w:id="8161" w:author="PR Preview" w:date="2026-01-01T00:00:00Z">
        <w:r>
          <w:t xml:space="preserve"> </w:t>
        </w:r>
      </w:ins>
      <w:ins w:id="8162" w:author="PR Preview" w:date="2026-01-01T00:00:00Z">
        <w:r>
          <w:t xml:space="preserve">part 2 gives that</w:t>
        </w:r>
      </w:ins>
      <w:ins w:id="8163"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8164" w:author="PR Preview" w:date="2026-01-01T00:00:00Z">
        <w:r>
          <w:t xml:space="preserve"> </w:t>
        </w:r>
      </w:ins>
      <w:ins w:id="8165" w:author="PR Preview" w:date="2026-01-01T00:00:00Z">
        <w:r>
          <w:t xml:space="preserve">is positive definite.</w:t>
        </w:r>
      </w:ins>
    </w:p>
    <w:p>
      <w:pPr>
        <w:numPr>
          <w:ilvl w:val="0"/>
          <w:numId w:val="1108"/>
        </w:numPr>
      </w:pPr>
      <w:ins w:id="8166" w:author="PR Preview" w:date="2026-01-01T00:00:00Z">
        <w:r>
          <w:t xml:space="preserve">An aside beyond part 2:</w:t>
        </w:r>
      </w:ins>
      <w:ins w:id="8167"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8168" w:author="PR Preview" w:date="2026-01-01T00:00:00Z">
        <w:r>
          <w:t xml:space="preserve"> </w:t>
        </w:r>
      </w:ins>
      <w:ins w:id="8169" w:author="PR Preview" w:date="2026-01-01T00:00:00Z">
        <w:r>
          <w:t xml:space="preserve">is positive definite plus positive semidefinite;</w:t>
        </w:r>
      </w:ins>
      <w:ins w:id="8170" w:author="PR Preview" w:date="2026-01-01T00:00:00Z">
        <w:r>
          <w:t xml:space="preserve"> </w:t>
        </w:r>
      </w:ins>
      <w:ins w:id="8171" w:author="PR Preview" w:date="2026-01-01T00:00:00Z">
        <w:r>
          <w:t xml:space="preserve">its quadratic form is</w:t>
        </w:r>
      </w:ins>
      <w:ins w:id="8172"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8173" w:author="PR Preview" w:date="2026-01-01T00:00:00Z">
        <w:r>
          <w:t xml:space="preserve"> </w:t>
        </w:r>
      </w:ins>
      <w:ins w:id="8174" w:author="PR Preview" w:date="2026-01-01T00:00:00Z">
        <w:r>
          <w:t xml:space="preserve">for</w:t>
        </w:r>
      </w:ins>
      <w:ins w:id="8175" w:author="PR Preview" w:date="2026-01-01T00:00:00Z">
        <w:r>
          <w:t xml:space="preserve"> </w:t>
        </w:r>
      </w:ins>
      <w:ins w:id="8176" w:author="PR Preview" w:date="2026-01-01T00:00:00Z">
        <w:r>
          <w:t xml:space="preserve">$\mathord{\smash[b]{\underset{\raise.3ex\hbox{$\scriptstyle\sim$}}{x}}\vphantom{x}}\ne \mathord{\smash[b]{\underset{\raise.3ex\hbox{$\scriptstyle\sim$}}{0}}\vphantom{0}}$</w:t>
        </w:r>
      </w:ins>
      <w:ins w:id="8177" w:author="PR Preview" w:date="2026-01-01T00:00:00Z">
        <w:r>
          <w:t xml:space="preserve">,</w:t>
        </w:r>
      </w:ins>
      <w:ins w:id="8178" w:author="PR Preview" w:date="2026-01-01T00:00:00Z">
        <w:r>
          <w:t xml:space="preserve"> </w:t>
        </w:r>
      </w:ins>
      <w:ins w:id="8179" w:author="PR Preview" w:date="2026-01-01T00:00:00Z">
        <w:r>
          <w:t xml:space="preserve">so it is positive definite, in line with its eigenvalues</w:t>
        </w:r>
      </w:ins>
      <w:ins w:id="8180" w:author="PR Preview" w:date="2026-01-01T00:00:00Z">
        <w:r>
          <w:t xml:space="preserve"> </w:t>
        </w:r>
      </w:ins>
      <m:oMath>
        <m:r>
          <m:t>3</m:t>
        </m:r>
      </m:oMath>
      <w:ins w:id="8181" w:author="PR Preview" w:date="2026-01-01T00:00:00Z">
        <w:r>
          <w:t xml:space="preserve"> </w:t>
        </w:r>
      </w:ins>
      <w:ins w:id="8182" w:author="PR Preview" w:date="2026-01-01T00:00:00Z">
        <w:r>
          <w:t xml:space="preserve">and</w:t>
        </w:r>
      </w:ins>
      <w:ins w:id="8183" w:author="PR Preview" w:date="2026-01-01T00:00:00Z">
        <w:r>
          <w:t xml:space="preserve"> </w:t>
        </w:r>
      </w:ins>
      <m:oMath>
        <m:r>
          <m:t>1</m:t>
        </m:r>
      </m:oMath>
      <w:ins w:id="8184" w:author="PR Preview" w:date="2026-01-01T00:00:00Z">
        <w:r>
          <w:t xml:space="preserve"> </w:t>
        </w:r>
      </w:ins>
      <w:ins w:id="8185" w:author="PR Preview" w:date="2026-01-01T00:00:00Z">
        <w:r>
          <w:t xml:space="preserve">(</w:t>
        </w:r>
      </w:ins>
      <w:hyperlink w:anchor="exm-eigenvalue">
        <w:ins w:id="8186" w:author="PR Preview" w:date="2026-01-01T00:00:00Z">
          <w:r>
            <w:rPr>
              <w:rStyle w:val="Hyperlink"/>
            </w:rPr>
            <w:t xml:space="preserve">Example 150</w:t>
          </w:r>
        </w:ins>
      </w:hyperlink>
      <w:ins w:id="8187" w:author="PR Preview" w:date="2026-01-01T00:00:00Z">
        <w:r>
          <w:t xml:space="preserve">).</w:t>
        </w:r>
      </w:ins>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7"/>
    <w:bookmarkStart w:id="668"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8"/>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9" w:name="exm-pd-invertible"/>
    <w:p>
      <w:pPr>
        <w:pStyle w:val="BodyText"/>
      </w:pPr>
      <w:del w:id="8188" w:author="PR Preview" w:date="2026-01-01T00:00:00Z">
        <w:r>
          <w:rPr>
            <w:b/>
            <w:bCs/>
          </w:rPr>
          <w:delText xml:space="preserve">Example 213 (Positive definite matrices are invertible; the converse fails)</w:delText>
        </w:r>
      </w:del>
      <w:del w:id="818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8190" w:author="PR Preview" w:date="2026-01-01T00:00:00Z">
        <w:r>
          <w:delText xml:space="preserve"> </w:delText>
        </w:r>
      </w:del>
      <w:del w:id="8191" w:author="PR Preview" w:date="2026-01-01T00:00:00Z">
        <w:r>
          <w:delText xml:space="preserve">is positive definite, since</w:delText>
        </w:r>
      </w:del>
    </w:p>
    <w:p>
      <w:pPr>
        <w:pStyle w:val="BodyText"/>
      </w:pPr>
      <w:ins w:id="8192" w:author="PR Preview" w:date="2026-01-01T00:00:00Z">
        <w:r>
          <w:rPr>
            <w:b/>
            <w:bCs/>
          </w:rPr>
          <w:t xml:space="preserve">Example 214 (Positive definite matrices are invertible; the converse fails)</w:t>
        </w:r>
      </w:ins>
      <w:ins w:id="819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8194" w:author="PR Preview" w:date="2026-01-01T00:00:00Z">
        <w:r>
          <w:t xml:space="preserve"> </w:t>
        </w:r>
      </w:ins>
      <w:ins w:id="8195" w:author="PR Preview" w:date="2026-01-01T00:00:00Z">
        <w:r>
          <w:t xml:space="preserve">is positive definite, since</w:t>
        </w:r>
      </w:ins>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del w:id="8196" w:author="PR Preview" w:date="2026-01-01T00:00:00Z">
        <w:r>
          <w:delText xml:space="preserve">The converse fails.</w:delText>
        </w:r>
      </w:del>
      <w:del w:id="8197"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8198" w:author="PR Preview" w:date="2026-01-01T00:00:00Z">
        <w:r>
          <w:delText xml:space="preserve"> </w:delText>
        </w:r>
      </w:del>
      <w:del w:id="8199" w:author="PR Preview" w:date="2026-01-01T00:00:00Z">
        <w:r>
          <w:delText xml:space="preserve">of</w:delText>
        </w:r>
      </w:del>
      <w:del w:id="8200" w:author="PR Preview" w:date="2026-01-01T00:00:00Z">
        <w:r>
          <w:delText xml:space="preserve"> </w:delText>
        </w:r>
      </w:del>
      <w:hyperlink w:anchor="exm-positive-definite">
        <w:del w:id="8201" w:author="PR Preview" w:date="2026-01-01T00:00:00Z">
          <w:r>
            <w:rPr>
              <w:rStyle w:val="Hyperlink"/>
            </w:rPr>
            <w:delText xml:space="preserve">Example 155</w:delText>
          </w:r>
        </w:del>
      </w:hyperlink>
      <w:del w:id="8202" w:author="PR Preview" w:date="2026-01-01T00:00:00Z">
        <w:r>
          <w:delText xml:space="preserve"> </w:delText>
        </w:r>
      </w:del>
      <w:del w:id="8203" w:author="PR Preview" w:date="2026-01-01T00:00:00Z">
        <w:r>
          <w:delText xml:space="preserve">is not positive definite,</w:delText>
        </w:r>
      </w:del>
      <w:del w:id="8204" w:author="PR Preview" w:date="2026-01-01T00:00:00Z">
        <w:r>
          <w:delText xml:space="preserve"> </w:delText>
        </w:r>
      </w:del>
      <w:del w:id="8205" w:author="PR Preview" w:date="2026-01-01T00:00:00Z">
        <w:r>
          <w:delText xml:space="preserve">yet it is invertible:</w:delText>
        </w:r>
      </w:del>
      <w:del w:id="8206" w:author="PR Preview" w:date="2026-01-01T00:00:00Z">
        <w:r>
          <w:delText xml:space="preserve"> </w:delText>
        </w:r>
      </w:del>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del w:id="8207" w:author="PR Preview" w:date="2026-01-01T00:00:00Z">
        <w:r>
          <w:delText xml:space="preserve">.</w:delText>
        </w:r>
      </w:del>
    </w:p>
    <w:p>
      <w:pPr>
        <w:pStyle w:val="BodyText"/>
      </w:pPr>
      <w:ins w:id="8208" w:author="PR Preview" w:date="2026-01-01T00:00:00Z">
        <w:r>
          <w:t xml:space="preserve">The converse fails.</w:t>
        </w:r>
      </w:ins>
      <w:ins w:id="8209"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8210" w:author="PR Preview" w:date="2026-01-01T00:00:00Z">
        <w:r>
          <w:t xml:space="preserve"> </w:t>
        </w:r>
      </w:ins>
      <w:ins w:id="8211" w:author="PR Preview" w:date="2026-01-01T00:00:00Z">
        <w:r>
          <w:t xml:space="preserve">of</w:t>
        </w:r>
      </w:ins>
      <w:ins w:id="8212" w:author="PR Preview" w:date="2026-01-01T00:00:00Z">
        <w:r>
          <w:t xml:space="preserve"> </w:t>
        </w:r>
      </w:ins>
      <w:hyperlink w:anchor="exm-positive-definite">
        <w:ins w:id="8213" w:author="PR Preview" w:date="2026-01-01T00:00:00Z">
          <w:r>
            <w:rPr>
              <w:rStyle w:val="Hyperlink"/>
            </w:rPr>
            <w:t xml:space="preserve">Example 156</w:t>
          </w:r>
        </w:ins>
      </w:hyperlink>
      <w:ins w:id="8214" w:author="PR Preview" w:date="2026-01-01T00:00:00Z">
        <w:r>
          <w:t xml:space="preserve"> </w:t>
        </w:r>
      </w:ins>
      <w:ins w:id="8215" w:author="PR Preview" w:date="2026-01-01T00:00:00Z">
        <w:r>
          <w:t xml:space="preserve">is not positive definite,</w:t>
        </w:r>
      </w:ins>
      <w:ins w:id="8216" w:author="PR Preview" w:date="2026-01-01T00:00:00Z">
        <w:r>
          <w:t xml:space="preserve"> </w:t>
        </w:r>
      </w:ins>
      <w:ins w:id="8217" w:author="PR Preview" w:date="2026-01-01T00:00:00Z">
        <w:r>
          <w:t xml:space="preserve">yet it is invertible:</w:t>
        </w:r>
      </w:ins>
      <w:ins w:id="8218" w:author="PR Preview" w:date="2026-01-01T00:00:00Z">
        <w:r>
          <w:t xml:space="preserve"> </w:t>
        </w:r>
      </w:ins>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ins w:id="8219" w:author="PR Preview" w:date="2026-01-01T00:00:00Z">
        <w:r>
          <w:t xml:space="preserve">.</w:t>
        </w:r>
      </w:ins>
    </w:p>
    <w:bookmarkEnd w:id="669"/>
    <w:bookmarkStart w:id="670"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70"/>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71" w:name="exm-psd-plus-multiple-identity"/>
    <w:p>
      <w:pPr>
        <w:pStyle w:val="FirstParagraph"/>
      </w:pPr>
      <w:del w:id="8220" w:author="PR Preview" w:date="2026-01-01T00:00:00Z">
        <w:r>
          <w:rPr>
            <w:b/>
            <w:bCs/>
          </w:rPr>
          <w:delText xml:space="preserve">Example 214 (Repairing a singular matrix)</w:delText>
        </w:r>
      </w:del>
      <w:del w:id="822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8222" w:author="PR Preview" w:date="2026-01-01T00:00:00Z">
        <w:r>
          <w:delText xml:space="preserve"> </w:delText>
        </w:r>
      </w:del>
      <w:del w:id="8223" w:author="PR Preview" w:date="2026-01-01T00:00:00Z">
        <w:r>
          <w:delText xml:space="preserve">of</w:delText>
        </w:r>
      </w:del>
      <w:del w:id="8224" w:author="PR Preview" w:date="2026-01-01T00:00:00Z">
        <w:r>
          <w:delText xml:space="preserve"> </w:delText>
        </w:r>
      </w:del>
      <w:hyperlink w:anchor="exm-positive-semidefinite">
        <w:del w:id="8225" w:author="PR Preview" w:date="2026-01-01T00:00:00Z">
          <w:r>
            <w:rPr>
              <w:rStyle w:val="Hyperlink"/>
            </w:rPr>
            <w:delText xml:space="preserve">Example 154</w:delText>
          </w:r>
        </w:del>
      </w:hyperlink>
      <w:del w:id="8226" w:author="PR Preview" w:date="2026-01-01T00:00:00Z">
        <w:r>
          <w:delText xml:space="preserve"> </w:delText>
        </w:r>
      </w:del>
      <w:del w:id="8227" w:author="PR Preview" w:date="2026-01-01T00:00:00Z">
        <w:r>
          <w:delText xml:space="preserve">is positive semidefinite and singular:</w:delText>
        </w:r>
      </w:del>
      <w:del w:id="8228" w:author="PR Preview" w:date="2026-01-01T00:00:00Z">
        <w:r>
          <w:delText xml:space="preserve"> </w:delText>
        </w:r>
      </w:del>
      <w:del w:id="8229" w:author="PR Preview" w:date="2026-01-01T00:00:00Z">
        <w:r>
          <w:delText xml:space="preserve">$\mathbf{B} (1, -1) = \mathord{\smash[b]{\underset{\raise.3ex\hbox{$\scriptstyle\sim$}}{0}}\vphantom{0}}_2$</w:delText>
        </w:r>
      </w:del>
      <w:del w:id="8230" w:author="PR Preview" w:date="2026-01-01T00:00:00Z">
        <w:r>
          <w:delText xml:space="preserve">.</w:delText>
        </w:r>
      </w:del>
      <w:del w:id="8231" w:author="PR Preview" w:date="2026-01-01T00:00:00Z">
        <w:r>
          <w:delText xml:space="preserve"> </w:delText>
        </w:r>
      </w:del>
      <w:del w:id="8232" w:author="PR Preview" w:date="2026-01-01T00:00:00Z">
        <w:r>
          <w:delText xml:space="preserve">With</w:delText>
        </w:r>
      </w:del>
      <w:del w:id="8233" w:author="PR Preview" w:date="2026-01-01T00:00:00Z">
        <w:r>
          <w:delText xml:space="preserve"> </w:delText>
        </w:r>
      </w:del>
      <m:oMath>
        <m:r>
          <m:t>α</m:t>
        </m:r>
        <m:r>
          <m:rPr>
            <m:sty m:val="p"/>
          </m:rPr>
          <m:t>=</m:t>
        </m:r>
        <m:r>
          <m:t>1</m:t>
        </m:r>
      </m:oMath>
      <w:del w:id="8234" w:author="PR Preview" w:date="2026-01-01T00:00:00Z">
        <w:r>
          <w:delText xml:space="preserve">,</w:delText>
        </w:r>
      </w:del>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del w:id="8235" w:author="PR Preview" w:date="2026-01-01T00:00:00Z">
        <w:r>
          <w:delText xml:space="preserve">which is positive definite and invertible by</w:delText>
        </w:r>
      </w:del>
      <w:del w:id="8236" w:author="PR Preview" w:date="2026-01-01T00:00:00Z">
        <w:r>
          <w:delText xml:space="preserve"> </w:delText>
        </w:r>
      </w:del>
      <w:hyperlink w:anchor="exm-pd-invertible">
        <w:del w:id="8237" w:author="PR Preview" w:date="2026-01-01T00:00:00Z">
          <w:r>
            <w:rPr>
              <w:rStyle w:val="Hyperlink"/>
            </w:rPr>
            <w:delText xml:space="preserve">Example 213</w:delText>
          </w:r>
        </w:del>
      </w:hyperlink>
      <w:del w:id="8238" w:author="PR Preview" w:date="2026-01-01T00:00:00Z">
        <w:r>
          <w:delText xml:space="preserve">.</w:delText>
        </w:r>
      </w:del>
    </w:p>
    <w:p>
      <w:pPr>
        <w:pStyle w:val="FirstParagraph"/>
      </w:pPr>
      <w:ins w:id="8239" w:author="PR Preview" w:date="2026-01-01T00:00:00Z">
        <w:r>
          <w:rPr>
            <w:b/>
            <w:bCs/>
          </w:rPr>
          <w:t xml:space="preserve">Example 215 (Repairing a singular matrix)</w:t>
        </w:r>
      </w:ins>
      <w:ins w:id="8240"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8241" w:author="PR Preview" w:date="2026-01-01T00:00:00Z">
        <w:r>
          <w:t xml:space="preserve"> </w:t>
        </w:r>
      </w:ins>
      <w:ins w:id="8242" w:author="PR Preview" w:date="2026-01-01T00:00:00Z">
        <w:r>
          <w:t xml:space="preserve">of</w:t>
        </w:r>
      </w:ins>
      <w:ins w:id="8243" w:author="PR Preview" w:date="2026-01-01T00:00:00Z">
        <w:r>
          <w:t xml:space="preserve"> </w:t>
        </w:r>
      </w:ins>
      <w:hyperlink w:anchor="exm-positive-semidefinite">
        <w:ins w:id="8244" w:author="PR Preview" w:date="2026-01-01T00:00:00Z">
          <w:r>
            <w:rPr>
              <w:rStyle w:val="Hyperlink"/>
            </w:rPr>
            <w:t xml:space="preserve">Example 155</w:t>
          </w:r>
        </w:ins>
      </w:hyperlink>
      <w:ins w:id="8245" w:author="PR Preview" w:date="2026-01-01T00:00:00Z">
        <w:r>
          <w:t xml:space="preserve"> </w:t>
        </w:r>
      </w:ins>
      <w:ins w:id="8246" w:author="PR Preview" w:date="2026-01-01T00:00:00Z">
        <w:r>
          <w:t xml:space="preserve">is positive semidefinite and singular:</w:t>
        </w:r>
      </w:ins>
      <w:ins w:id="8247" w:author="PR Preview" w:date="2026-01-01T00:00:00Z">
        <w:r>
          <w:t xml:space="preserve"> </w:t>
        </w:r>
      </w:ins>
      <w:ins w:id="8248" w:author="PR Preview" w:date="2026-01-01T00:00:00Z">
        <w:r>
          <w:t xml:space="preserve">$\mathbf{B} (1, -1) = \mathord{\smash[b]{\underset{\raise.3ex\hbox{$\scriptstyle\sim$}}{0}}\vphantom{0}}_2$</w:t>
        </w:r>
      </w:ins>
      <w:ins w:id="8249" w:author="PR Preview" w:date="2026-01-01T00:00:00Z">
        <w:r>
          <w:t xml:space="preserve">.</w:t>
        </w:r>
      </w:ins>
      <w:ins w:id="8250" w:author="PR Preview" w:date="2026-01-01T00:00:00Z">
        <w:r>
          <w:t xml:space="preserve"> </w:t>
        </w:r>
      </w:ins>
      <w:ins w:id="8251" w:author="PR Preview" w:date="2026-01-01T00:00:00Z">
        <w:r>
          <w:t xml:space="preserve">With</w:t>
        </w:r>
      </w:ins>
      <w:ins w:id="8252" w:author="PR Preview" w:date="2026-01-01T00:00:00Z">
        <w:r>
          <w:t xml:space="preserve"> </w:t>
        </w:r>
      </w:ins>
      <m:oMath>
        <m:r>
          <m:t>α</m:t>
        </m:r>
        <m:r>
          <m:rPr>
            <m:sty m:val="p"/>
          </m:rPr>
          <m:t>=</m:t>
        </m:r>
        <m:r>
          <m:t>1</m:t>
        </m:r>
      </m:oMath>
      <w:ins w:id="8253" w:author="PR Preview" w:date="2026-01-01T00:00:00Z">
        <w:r>
          <w:t xml:space="preserve">,</w:t>
        </w:r>
      </w:ins>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ins w:id="8254" w:author="PR Preview" w:date="2026-01-01T00:00:00Z">
        <w:r>
          <w:t xml:space="preserve">which is positive definite and invertible by</w:t>
        </w:r>
      </w:ins>
      <w:ins w:id="8255" w:author="PR Preview" w:date="2026-01-01T00:00:00Z">
        <w:r>
          <w:t xml:space="preserve"> </w:t>
        </w:r>
      </w:ins>
      <w:hyperlink w:anchor="exm-pd-invertible">
        <w:ins w:id="8256" w:author="PR Preview" w:date="2026-01-01T00:00:00Z">
          <w:r>
            <w:rPr>
              <w:rStyle w:val="Hyperlink"/>
            </w:rPr>
            <w:t xml:space="preserve">Example 214</w:t>
          </w:r>
        </w:ins>
      </w:hyperlink>
      <w:ins w:id="8257" w:author="PR Preview" w:date="2026-01-01T00:00:00Z">
        <w:r>
          <w:t xml:space="preserve">.</w:t>
        </w:r>
      </w:ins>
    </w:p>
    <w:bookmarkEnd w:id="671"/>
    <w:bookmarkStart w:id="672"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72"/>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73" w:name="exm-gram-invertible-iff"/>
    <w:p>
      <w:pPr>
        <w:pStyle w:val="FirstParagraph"/>
      </w:pPr>
      <w:del w:id="8258" w:author="PR Preview" w:date="2026-01-01T00:00:00Z">
        <w:r>
          <w:rPr>
            <w:b/>
            <w:bCs/>
          </w:rPr>
          <w:delText xml:space="preserve">Example 215 (A design matrix with a repeated column)</w:delText>
        </w:r>
      </w:del>
      <w:del w:id="8259"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8260" w:author="PR Preview" w:date="2026-01-01T00:00:00Z">
        <w:r>
          <w:delText xml:space="preserve"> </w:delText>
        </w:r>
      </w:del>
      <w:del w:id="8261" w:author="PR Preview" w:date="2026-01-01T00:00:00Z">
        <w:r>
          <w:delText xml:space="preserve">of</w:delText>
        </w:r>
      </w:del>
      <w:del w:id="8262" w:author="PR Preview" w:date="2026-01-01T00:00:00Z">
        <w:r>
          <w:delText xml:space="preserve"> </w:delText>
        </w:r>
      </w:del>
      <w:hyperlink w:anchor="exm-rank">
        <w:del w:id="8263" w:author="PR Preview" w:date="2026-01-01T00:00:00Z">
          <w:r>
            <w:rPr>
              <w:rStyle w:val="Hyperlink"/>
            </w:rPr>
            <w:delText xml:space="preserve">Example 37</w:delText>
          </w:r>
        </w:del>
      </w:hyperlink>
      <w:del w:id="8264" w:author="PR Preview" w:date="2026-01-01T00:00:00Z">
        <w:r>
          <w:delText xml:space="preserve"> </w:delText>
        </w:r>
      </w:del>
      <w:del w:id="8265" w:author="PR Preview" w:date="2026-01-01T00:00:00Z">
        <w:r>
          <w:delText xml:space="preserve">has rank</w:delText>
        </w:r>
      </w:del>
      <w:del w:id="8266" w:author="PR Preview" w:date="2026-01-01T00:00:00Z">
        <w:r>
          <w:delText xml:space="preserve"> </w:delText>
        </w:r>
      </w:del>
      <m:oMath>
        <m:r>
          <m:t>1</m:t>
        </m:r>
        <m:r>
          <m:rPr>
            <m:sty m:val="p"/>
          </m:rPr>
          <m:t>&lt;</m:t>
        </m:r>
        <m:r>
          <m:t>2</m:t>
        </m:r>
      </m:oMath>
      <w:del w:id="8267" w:author="PR Preview" w:date="2026-01-01T00:00:00Z">
        <w:r>
          <w:delText xml:space="preserve">.</w:delText>
        </w:r>
      </w:del>
      <w:del w:id="8268" w:author="PR Preview" w:date="2026-01-01T00:00:00Z">
        <w:r>
          <w:delText xml:space="preserve"> </w:delText>
        </w:r>
      </w:del>
      <w:del w:id="8269" w:author="PR Preview" w:date="2026-01-01T00:00:00Z">
        <w:r>
          <w:delText xml:space="preserve">Its cross-product matrix is</w:delText>
        </w:r>
      </w:del>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del w:id="8270" w:author="PR Preview" w:date="2026-01-01T00:00:00Z">
        <w:r>
          <w:delText xml:space="preserve">which is singular:</w:delText>
        </w:r>
      </w:del>
      <w:del w:id="8271" w:author="PR Preview" w:date="2026-01-01T00:00:00Z">
        <w:r>
          <w:delText xml:space="preserve"> </w:delText>
        </w:r>
      </w:del>
      <m:oMath>
        <m:r>
          <m:rPr>
            <m:sty m:val="p"/>
          </m:rPr>
          <m:t>(</m:t>
        </m:r>
        <m:r>
          <m:t>2</m:t>
        </m:r>
        <m:r>
          <m:rPr>
            <m:sty m:val="p"/>
          </m:rPr>
          <m:t>,</m:t>
        </m:r>
        <m:r>
          <m:rPr>
            <m:sty m:val="p"/>
          </m:rPr>
          <m:t>−</m:t>
        </m:r>
        <m:r>
          <m:t>1</m:t>
        </m:r>
        <m:r>
          <m:rPr>
            <m:sty m:val="p"/>
          </m:rPr>
          <m:t>)</m:t>
        </m:r>
      </m:oMath>
      <w:del w:id="8272" w:author="PR Preview" w:date="2026-01-01T00:00:00Z">
        <w:r>
          <w:delText xml:space="preserve"> </w:delText>
        </w:r>
      </w:del>
      <w:del w:id="8273" w:author="PR Preview" w:date="2026-01-01T00:00:00Z">
        <w:r>
          <w:delText xml:space="preserve">is in its null space,</w:delText>
        </w:r>
      </w:del>
      <w:del w:id="8274" w:author="PR Preview" w:date="2026-01-01T00:00:00Z">
        <w:r>
          <w:delText xml:space="preserve"> </w:delText>
        </w:r>
      </w:del>
      <w:del w:id="8275" w:author="PR Preview" w:date="2026-01-01T00:00:00Z">
        <w:r>
          <w:delText xml:space="preserve">because</w:delText>
        </w:r>
      </w:del>
      <w:del w:id="8276" w:author="PR Preview" w:date="2026-01-01T00:00:00Z">
        <w:r>
          <w:delText xml:space="preserve"> </w:delText>
        </w:r>
      </w:del>
      <w:del w:id="8277" w:author="PR Preview" w:date="2026-01-01T00:00:00Z">
        <w:r>
          <w:delText xml:space="preserve">$\mathbf{X}(2, -1) = \mathord{\smash[b]{\underset{\raise.3ex\hbox{$\scriptstyle\sim$}}{0}}\vphantom{0}}_3$</w:delText>
        </w:r>
      </w:del>
      <w:del w:id="8278" w:author="PR Preview" w:date="2026-01-01T00:00:00Z">
        <w:r>
          <w:delText xml:space="preserve"> </w:delText>
        </w:r>
      </w:del>
      <w:del w:id="8279" w:author="PR Preview" w:date="2026-01-01T00:00:00Z">
        <w:r>
          <w:delText xml:space="preserve">(</w:delText>
        </w:r>
      </w:del>
      <w:hyperlink w:anchor="exm-independent-null-space">
        <w:del w:id="8280" w:author="PR Preview" w:date="2026-01-01T00:00:00Z">
          <w:r>
            <w:rPr>
              <w:rStyle w:val="Hyperlink"/>
            </w:rPr>
            <w:delText xml:space="preserve">Example 61</w:delText>
          </w:r>
        </w:del>
      </w:hyperlink>
      <w:del w:id="8281" w:author="PR Preview" w:date="2026-01-01T00:00:00Z">
        <w:r>
          <w:delText xml:space="preserve">).</w:delText>
        </w:r>
      </w:del>
      <w:del w:id="8282" w:author="PR Preview" w:date="2026-01-01T00:00:00Z">
        <w:r>
          <w:delText xml:space="preserve"> </w:delText>
        </w:r>
      </w:del>
      <w:del w:id="8283" w:author="PR Preview" w:date="2026-01-01T00:00:00Z">
        <w:r>
          <w:delText xml:space="preserve">For the full-column-rank matrix of</w:delText>
        </w:r>
      </w:del>
      <w:del w:id="8284" w:author="PR Preview" w:date="2026-01-01T00:00:00Z">
        <w:r>
          <w:delText xml:space="preserve"> </w:delText>
        </w:r>
      </w:del>
      <w:hyperlink w:anchor="exm-gram-invertible">
        <w:del w:id="8285" w:author="PR Preview" w:date="2026-01-01T00:00:00Z">
          <w:r>
            <w:rPr>
              <w:rStyle w:val="Hyperlink"/>
            </w:rPr>
            <w:delText xml:space="preserve">Example 165</w:delText>
          </w:r>
        </w:del>
      </w:hyperlink>
      <w:del w:id="8286" w:author="PR Preview" w:date="2026-01-01T00:00:00Z">
        <w:r>
          <w:delText xml:space="preserve">,</w:delText>
        </w:r>
      </w:del>
      <w:del w:id="8287" w:author="PR Preview" w:date="2026-01-01T00:00:00Z">
        <w:r>
          <w:delText xml:space="preserve"> </w:delText>
        </w:r>
      </w:del>
      <m:oMath>
        <m:sSup>
          <m:e>
            <m:r>
              <m:rPr>
                <m:sty m:val="bi"/>
              </m:rPr>
              <m:t>X</m:t>
            </m:r>
          </m:e>
          <m:sup>
            <m:r>
              <m:rPr>
                <m:sty m:val="p"/>
              </m:rPr>
              <m:t>⊤</m:t>
            </m:r>
          </m:sup>
        </m:sSup>
        <m:r>
          <m:rPr>
            <m:sty m:val="bi"/>
          </m:rPr>
          <m:t>X</m:t>
        </m:r>
      </m:oMath>
      <w:del w:id="8288" w:author="PR Preview" w:date="2026-01-01T00:00:00Z">
        <w:r>
          <w:delText xml:space="preserve"> </w:delText>
        </w:r>
      </w:del>
      <w:del w:id="8289" w:author="PR Preview" w:date="2026-01-01T00:00:00Z">
        <w:r>
          <w:delText xml:space="preserve">is invertible.</w:delText>
        </w:r>
      </w:del>
    </w:p>
    <w:p>
      <w:pPr>
        <w:pStyle w:val="FirstParagraph"/>
      </w:pPr>
      <w:ins w:id="8290" w:author="PR Preview" w:date="2026-01-01T00:00:00Z">
        <w:r>
          <w:rPr>
            <w:b/>
            <w:bCs/>
          </w:rPr>
          <w:t xml:space="preserve">Example 216 (A design matrix with a repeated column)</w:t>
        </w:r>
      </w:ins>
      <w:ins w:id="829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8292" w:author="PR Preview" w:date="2026-01-01T00:00:00Z">
        <w:r>
          <w:t xml:space="preserve"> </w:t>
        </w:r>
      </w:ins>
      <w:ins w:id="8293" w:author="PR Preview" w:date="2026-01-01T00:00:00Z">
        <w:r>
          <w:t xml:space="preserve">of</w:t>
        </w:r>
      </w:ins>
      <w:ins w:id="8294" w:author="PR Preview" w:date="2026-01-01T00:00:00Z">
        <w:r>
          <w:t xml:space="preserve"> </w:t>
        </w:r>
      </w:ins>
      <w:hyperlink w:anchor="exm-rank">
        <w:ins w:id="8295" w:author="PR Preview" w:date="2026-01-01T00:00:00Z">
          <w:r>
            <w:rPr>
              <w:rStyle w:val="Hyperlink"/>
            </w:rPr>
            <w:t xml:space="preserve">Example 37</w:t>
          </w:r>
        </w:ins>
      </w:hyperlink>
      <w:ins w:id="8296" w:author="PR Preview" w:date="2026-01-01T00:00:00Z">
        <w:r>
          <w:t xml:space="preserve"> </w:t>
        </w:r>
      </w:ins>
      <w:ins w:id="8297" w:author="PR Preview" w:date="2026-01-01T00:00:00Z">
        <w:r>
          <w:t xml:space="preserve">has rank</w:t>
        </w:r>
      </w:ins>
      <w:ins w:id="8298" w:author="PR Preview" w:date="2026-01-01T00:00:00Z">
        <w:r>
          <w:t xml:space="preserve"> </w:t>
        </w:r>
      </w:ins>
      <m:oMath>
        <m:r>
          <m:t>1</m:t>
        </m:r>
        <m:r>
          <m:rPr>
            <m:sty m:val="p"/>
          </m:rPr>
          <m:t>&lt;</m:t>
        </m:r>
        <m:r>
          <m:t>2</m:t>
        </m:r>
      </m:oMath>
      <w:ins w:id="8299" w:author="PR Preview" w:date="2026-01-01T00:00:00Z">
        <w:r>
          <w:t xml:space="preserve">.</w:t>
        </w:r>
      </w:ins>
      <w:ins w:id="8300" w:author="PR Preview" w:date="2026-01-01T00:00:00Z">
        <w:r>
          <w:t xml:space="preserve"> </w:t>
        </w:r>
      </w:ins>
      <w:ins w:id="8301" w:author="PR Preview" w:date="2026-01-01T00:00:00Z">
        <w:r>
          <w:t xml:space="preserve">Its cross-product matrix is</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ins w:id="8302" w:author="PR Preview" w:date="2026-01-01T00:00:00Z">
        <w:r>
          <w:t xml:space="preserve">which is singular:</w:t>
        </w:r>
      </w:ins>
      <w:ins w:id="8303" w:author="PR Preview" w:date="2026-01-01T00:00:00Z">
        <w:r>
          <w:t xml:space="preserve"> </w:t>
        </w:r>
      </w:ins>
      <m:oMath>
        <m:r>
          <m:rPr>
            <m:sty m:val="p"/>
          </m:rPr>
          <m:t>(</m:t>
        </m:r>
        <m:r>
          <m:t>2</m:t>
        </m:r>
        <m:r>
          <m:rPr>
            <m:sty m:val="p"/>
          </m:rPr>
          <m:t>,</m:t>
        </m:r>
        <m:r>
          <m:rPr>
            <m:sty m:val="p"/>
          </m:rPr>
          <m:t>−</m:t>
        </m:r>
        <m:r>
          <m:t>1</m:t>
        </m:r>
        <m:r>
          <m:rPr>
            <m:sty m:val="p"/>
          </m:rPr>
          <m:t>)</m:t>
        </m:r>
      </m:oMath>
      <w:ins w:id="8304" w:author="PR Preview" w:date="2026-01-01T00:00:00Z">
        <w:r>
          <w:t xml:space="preserve"> </w:t>
        </w:r>
      </w:ins>
      <w:ins w:id="8305" w:author="PR Preview" w:date="2026-01-01T00:00:00Z">
        <w:r>
          <w:t xml:space="preserve">is in its null space,</w:t>
        </w:r>
      </w:ins>
      <w:ins w:id="8306" w:author="PR Preview" w:date="2026-01-01T00:00:00Z">
        <w:r>
          <w:t xml:space="preserve"> </w:t>
        </w:r>
      </w:ins>
      <w:ins w:id="8307" w:author="PR Preview" w:date="2026-01-01T00:00:00Z">
        <w:r>
          <w:t xml:space="preserve">because</w:t>
        </w:r>
      </w:ins>
      <w:ins w:id="8308" w:author="PR Preview" w:date="2026-01-01T00:00:00Z">
        <w:r>
          <w:t xml:space="preserve"> </w:t>
        </w:r>
      </w:ins>
      <w:ins w:id="8309" w:author="PR Preview" w:date="2026-01-01T00:00:00Z">
        <w:r>
          <w:t xml:space="preserve">$\mathbf{X}(2, -1) = \mathord{\smash[b]{\underset{\raise.3ex\hbox{$\scriptstyle\sim$}}{0}}\vphantom{0}}_3$</w:t>
        </w:r>
      </w:ins>
      <w:ins w:id="8310" w:author="PR Preview" w:date="2026-01-01T00:00:00Z">
        <w:r>
          <w:t xml:space="preserve"> </w:t>
        </w:r>
      </w:ins>
      <w:ins w:id="8311" w:author="PR Preview" w:date="2026-01-01T00:00:00Z">
        <w:r>
          <w:t xml:space="preserve">(</w:t>
        </w:r>
      </w:ins>
      <w:hyperlink w:anchor="exm-independent-null-space">
        <w:ins w:id="8312" w:author="PR Preview" w:date="2026-01-01T00:00:00Z">
          <w:r>
            <w:rPr>
              <w:rStyle w:val="Hyperlink"/>
            </w:rPr>
            <w:t xml:space="preserve">Example 61</w:t>
          </w:r>
        </w:ins>
      </w:hyperlink>
      <w:ins w:id="8313" w:author="PR Preview" w:date="2026-01-01T00:00:00Z">
        <w:r>
          <w:t xml:space="preserve">).</w:t>
        </w:r>
      </w:ins>
      <w:ins w:id="8314" w:author="PR Preview" w:date="2026-01-01T00:00:00Z">
        <w:r>
          <w:t xml:space="preserve"> </w:t>
        </w:r>
      </w:ins>
      <w:ins w:id="8315" w:author="PR Preview" w:date="2026-01-01T00:00:00Z">
        <w:r>
          <w:t xml:space="preserve">For the full-column-rank matrix of</w:t>
        </w:r>
      </w:ins>
      <w:ins w:id="8316" w:author="PR Preview" w:date="2026-01-01T00:00:00Z">
        <w:r>
          <w:t xml:space="preserve"> </w:t>
        </w:r>
      </w:ins>
      <w:hyperlink w:anchor="exm-gram-invertible">
        <w:ins w:id="8317" w:author="PR Preview" w:date="2026-01-01T00:00:00Z">
          <w:r>
            <w:rPr>
              <w:rStyle w:val="Hyperlink"/>
            </w:rPr>
            <w:t xml:space="preserve">Example 166</w:t>
          </w:r>
        </w:ins>
      </w:hyperlink>
      <w:ins w:id="8318" w:author="PR Preview" w:date="2026-01-01T00:00:00Z">
        <w:r>
          <w:t xml:space="preserve">,</w:t>
        </w:r>
      </w:ins>
      <w:ins w:id="8319" w:author="PR Preview" w:date="2026-01-01T00:00:00Z">
        <w:r>
          <w:t xml:space="preserve"> </w:t>
        </w:r>
      </w:ins>
      <m:oMath>
        <m:sSup>
          <m:e>
            <m:r>
              <m:rPr>
                <m:sty m:val="bi"/>
              </m:rPr>
              <m:t>X</m:t>
            </m:r>
          </m:e>
          <m:sup>
            <m:r>
              <m:rPr>
                <m:sty m:val="p"/>
              </m:rPr>
              <m:t>⊤</m:t>
            </m:r>
          </m:sup>
        </m:sSup>
        <m:r>
          <m:rPr>
            <m:sty m:val="bi"/>
          </m:rPr>
          <m:t>X</m:t>
        </m:r>
      </m:oMath>
      <w:ins w:id="8320" w:author="PR Preview" w:date="2026-01-01T00:00:00Z">
        <w:r>
          <w:t xml:space="preserve"> </w:t>
        </w:r>
      </w:ins>
      <w:ins w:id="8321" w:author="PR Preview" w:date="2026-01-01T00:00:00Z">
        <w:r>
          <w:t xml:space="preserve">is invertible.</w:t>
        </w:r>
      </w:ins>
    </w:p>
    <w:bookmarkEnd w:id="673"/>
    <w:bookmarkStart w:id="674"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4"/>
    <w:bookmarkStart w:id="675" w:name="exm-block-matrix"/>
    <w:p>
      <w:pPr>
        <w:pStyle w:val="BodyText"/>
      </w:pPr>
      <w:del w:id="8322" w:author="PR Preview" w:date="2026-01-01T00:00:00Z">
        <w:r>
          <w:rPr>
            <w:b/>
            <w:bCs/>
          </w:rPr>
          <w:delText xml:space="preserve">Example 216 (Cutting a</w:delText>
        </w:r>
      </w:del>
      <w:del w:id="8323" w:author="PR Preview" w:date="2026-01-01T00:00:00Z">
        <w:r>
          <w:rPr>
            <w:b/>
            <w:bCs/>
          </w:rPr>
          <w:delText xml:space="preserve"> </w:delText>
        </w:r>
      </w:del>
      <m:oMath>
        <m:r>
          <m:t>3</m:t>
        </m:r>
        <m:r>
          <m:rPr>
            <m:sty m:val="p"/>
          </m:rPr>
          <m:t>×</m:t>
        </m:r>
        <m:r>
          <m:t>3</m:t>
        </m:r>
      </m:oMath>
      <w:del w:id="8324" w:author="PR Preview" w:date="2026-01-01T00:00:00Z">
        <w:r>
          <w:rPr>
            <w:b/>
            <w:bCs/>
          </w:rPr>
          <w:delText xml:space="preserve"> </w:delText>
        </w:r>
      </w:del>
      <w:del w:id="8325" w:author="PR Preview" w:date="2026-01-01T00:00:00Z">
        <w:r>
          <w:rPr>
            <w:b/>
            <w:bCs/>
          </w:rPr>
          <w:delText xml:space="preserve">matrix into blocks)</w:delText>
        </w:r>
      </w:del>
      <w:del w:id="8326" w:author="PR Preview" w:date="2026-01-01T00:00:00Z">
        <w:r>
          <w:delText xml:space="preserve"> </w:delText>
        </w:r>
      </w:del>
      <w:del w:id="8327" w:author="PR Preview" w:date="2026-01-01T00:00:00Z">
        <w:r>
          <w:delText xml:space="preserve">With</w:delText>
        </w:r>
      </w:del>
    </w:p>
    <w:p>
      <w:pPr>
        <w:pStyle w:val="BodyText"/>
      </w:pPr>
      <w:ins w:id="8328" w:author="PR Preview" w:date="2026-01-01T00:00:00Z">
        <w:r>
          <w:rPr>
            <w:b/>
            <w:bCs/>
          </w:rPr>
          <w:t xml:space="preserve">Example 217 (Cutting a</w:t>
        </w:r>
      </w:ins>
      <w:ins w:id="8329" w:author="PR Preview" w:date="2026-01-01T00:00:00Z">
        <w:r>
          <w:rPr>
            <w:b/>
            <w:bCs/>
          </w:rPr>
          <w:t xml:space="preserve"> </w:t>
        </w:r>
      </w:ins>
      <m:oMath>
        <m:r>
          <m:t>3</m:t>
        </m:r>
        <m:r>
          <m:rPr>
            <m:sty m:val="p"/>
          </m:rPr>
          <m:t>×</m:t>
        </m:r>
        <m:r>
          <m:t>3</m:t>
        </m:r>
      </m:oMath>
      <w:ins w:id="8330" w:author="PR Preview" w:date="2026-01-01T00:00:00Z">
        <w:r>
          <w:rPr>
            <w:b/>
            <w:bCs/>
          </w:rPr>
          <w:t xml:space="preserve"> </w:t>
        </w:r>
      </w:ins>
      <w:ins w:id="8331" w:author="PR Preview" w:date="2026-01-01T00:00:00Z">
        <w:r>
          <w:rPr>
            <w:b/>
            <w:bCs/>
          </w:rPr>
          <w:t xml:space="preserve">matrix into blocks)</w:t>
        </w:r>
      </w:ins>
      <w:ins w:id="8332" w:author="PR Preview" w:date="2026-01-01T00:00:00Z">
        <w:r>
          <w:t xml:space="preserve"> </w:t>
        </w:r>
      </w:ins>
      <w:ins w:id="8333" w:author="PR Preview" w:date="2026-01-01T00:00:00Z">
        <w:r>
          <w:t xml:space="preserve">With</w:t>
        </w:r>
      </w:ins>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5"/>
    <w:bookmarkStart w:id="676"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6"/>
    <w:bookmarkStart w:id="677"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8" w:name="exm-pd-submatrix"/>
    <w:p>
      <w:pPr>
        <w:pStyle w:val="FirstParagraph"/>
      </w:pPr>
      <w:del w:id="8334" w:author="PR Preview" w:date="2026-01-01T00:00:00Z">
        <w:r>
          <w:rPr>
            <w:b/>
            <w:bCs/>
          </w:rPr>
          <w:delText xml:space="preserve">Example 217 (A quick necessary test)</w:delText>
        </w:r>
      </w:del>
      <w:del w:id="833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8336" w:author="PR Preview" w:date="2026-01-01T00:00:00Z">
        <w:r>
          <w:delText xml:space="preserve"> </w:delText>
        </w:r>
      </w:del>
      <w:del w:id="8337" w:author="PR Preview" w:date="2026-01-01T00:00:00Z">
        <w:r>
          <w:delText xml:space="preserve">is positive definite (</w:delText>
        </w:r>
      </w:del>
      <w:hyperlink w:anchor="exm-pd-operations">
        <w:del w:id="8338" w:author="PR Preview" w:date="2026-01-01T00:00:00Z">
          <w:r>
            <w:rPr>
              <w:rStyle w:val="Hyperlink"/>
            </w:rPr>
            <w:delText xml:space="preserve">Example 212</w:delText>
          </w:r>
        </w:del>
      </w:hyperlink>
      <w:del w:id="8339" w:author="PR Preview" w:date="2026-01-01T00:00:00Z">
        <w:r>
          <w:delText xml:space="preserve">),</w:delText>
        </w:r>
      </w:del>
      <w:del w:id="8340" w:author="PR Preview" w:date="2026-01-01T00:00:00Z">
        <w:r>
          <w:delText xml:space="preserve"> </w:delText>
        </w:r>
      </w:del>
      <w:del w:id="8341" w:author="PR Preview" w:date="2026-01-01T00:00:00Z">
        <w:r>
          <w:delText xml:space="preserve">and its diagonal entries</w:delText>
        </w:r>
      </w:del>
      <w:del w:id="8342" w:author="PR Preview" w:date="2026-01-01T00:00:00Z">
        <w:r>
          <w:delText xml:space="preserve"> </w:delText>
        </w:r>
      </w:del>
      <m:oMath>
        <m:r>
          <m:t>2</m:t>
        </m:r>
        <m:r>
          <m:rPr>
            <m:sty m:val="p"/>
          </m:rPr>
          <m:t>,</m:t>
        </m:r>
        <m:r>
          <m:t>2</m:t>
        </m:r>
      </m:oMath>
      <w:del w:id="8343" w:author="PR Preview" w:date="2026-01-01T00:00:00Z">
        <w:r>
          <w:delText xml:space="preserve"> </w:delText>
        </w:r>
      </w:del>
      <w:del w:id="8344" w:author="PR Preview" w:date="2026-01-01T00:00:00Z">
        <w:r>
          <w:delText xml:space="preserve">and its</w:delText>
        </w:r>
      </w:del>
      <w:del w:id="8345" w:author="PR Preview" w:date="2026-01-01T00:00:00Z">
        <w:r>
          <w:delText xml:space="preserve"> </w:delText>
        </w:r>
      </w:del>
      <m:oMath>
        <m:r>
          <m:t>1</m:t>
        </m:r>
        <m:r>
          <m:rPr>
            <m:sty m:val="p"/>
          </m:rPr>
          <m:t>×</m:t>
        </m:r>
        <m:r>
          <m:t>1</m:t>
        </m:r>
      </m:oMath>
      <w:del w:id="8346" w:author="PR Preview" w:date="2026-01-01T00:00:00Z">
        <w:r>
          <w:delText xml:space="preserve"> </w:delText>
        </w:r>
      </w:del>
      <w:del w:id="8347" w:author="PR Preview" w:date="2026-01-01T00:00:00Z">
        <w:r>
          <w:delText xml:space="preserve">leading block</w:delText>
        </w:r>
      </w:del>
      <w:del w:id="8348" w:author="PR Preview" w:date="2026-01-01T00:00:00Z">
        <w:r>
          <w:delText xml:space="preserve"> </w:delText>
        </w:r>
      </w:del>
      <m:oMath>
        <m:r>
          <m:rPr>
            <m:sty m:val="p"/>
          </m:rPr>
          <m:t>[</m:t>
        </m:r>
        <m:r>
          <m:t>2</m:t>
        </m:r>
        <m:r>
          <m:rPr>
            <m:sty m:val="p"/>
          </m:rPr>
          <m:t>]</m:t>
        </m:r>
      </m:oMath>
      <w:del w:id="8349" w:author="PR Preview" w:date="2026-01-01T00:00:00Z">
        <w:r>
          <w:delText xml:space="preserve"> </w:delText>
        </w:r>
      </w:del>
      <w:del w:id="8350" w:author="PR Preview" w:date="2026-01-01T00:00:00Z">
        <w:r>
          <w:delText xml:space="preserve">are positive.</w:delText>
        </w:r>
      </w:del>
      <w:del w:id="8351" w:author="PR Preview" w:date="2026-01-01T00:00:00Z">
        <w:r>
          <w:delText xml:space="preserve"> </w:delText>
        </w:r>
      </w:del>
      <w:del w:id="8352" w:author="PR Preview" w:date="2026-01-01T00:00:00Z">
        <w:r>
          <w:delText xml:space="preserve">The test can only rule matrices out:</w:delText>
        </w:r>
      </w:del>
      <w:del w:id="8353" w:author="PR Preview" w:date="2026-01-01T00:00:00Z">
        <w:r>
          <w:delText xml:space="preserve"> </w:delText>
        </w:r>
      </w:del>
      <m:oMath>
        <m:r>
          <m:rPr>
            <m:sty m:val="p"/>
          </m:rPr>
          <m:t>−</m:t>
        </m:r>
        <m:sSub>
          <m:e>
            <m:r>
              <m:rPr>
                <m:sty m:val="bi"/>
              </m:rPr>
              <m:t>I</m:t>
            </m:r>
          </m:e>
          <m:sub>
            <m:r>
              <m:t>2</m:t>
            </m:r>
          </m:sub>
        </m:sSub>
      </m:oMath>
      <w:del w:id="8354" w:author="PR Preview" w:date="2026-01-01T00:00:00Z">
        <w:r>
          <w:delText xml:space="preserve"> </w:delText>
        </w:r>
      </w:del>
      <w:del w:id="8355" w:author="PR Preview" w:date="2026-01-01T00:00:00Z">
        <w:r>
          <w:delText xml:space="preserve">has negative diagonal entries, so it is not positive definite,</w:delText>
        </w:r>
      </w:del>
      <w:del w:id="8356" w:author="PR Preview" w:date="2026-01-01T00:00:00Z">
        <w:r>
          <w:delText xml:space="preserve"> </w:delText>
        </w:r>
      </w:del>
      <w:del w:id="8357" w:author="PR Preview" w:date="2026-01-01T00:00:00Z">
        <w:r>
          <w:delText xml:space="preserve">even though</w:delText>
        </w:r>
      </w:del>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del w:id="8358" w:author="PR Preview" w:date="2026-01-01T00:00:00Z">
        <w:r>
          <w:delText xml:space="preserve">(</w:delText>
        </w:r>
      </w:del>
      <w:hyperlink w:anchor="def-determinant">
        <w:del w:id="8359" w:author="PR Preview" w:date="2026-01-01T00:00:00Z">
          <w:r>
            <w:rPr>
              <w:rStyle w:val="Hyperlink"/>
            </w:rPr>
            <w:delText xml:space="preserve">Definition 105</w:delText>
          </w:r>
        </w:del>
      </w:hyperlink>
      <w:del w:id="8360" w:author="PR Preview" w:date="2026-01-01T00:00:00Z">
        <w:r>
          <w:delText xml:space="preserve">);</w:delText>
        </w:r>
      </w:del>
      <w:del w:id="8361" w:author="PR Preview" w:date="2026-01-01T00:00:00Z">
        <w:r>
          <w:delText xml:space="preserve"> </w:delText>
        </w:r>
      </w:del>
      <w:del w:id="8362" w:author="PR Preview" w:date="2026-01-01T00:00:00Z">
        <w:r>
          <w:delText xml:space="preserve">a positive determinant alone does not make a matrix positive definite.</w:delText>
        </w:r>
      </w:del>
      <w:del w:id="8363" w:author="PR Preview" w:date="2026-01-01T00:00:00Z">
        <w:r>
          <w:delText xml:space="preserve"> </w:delText>
        </w:r>
      </w:del>
      <w:del w:id="8364" w:author="PR Preview" w:date="2026-01-01T00:00:00Z">
        <w:r>
          <w:delText xml:space="preserve">And positive diagonal entries are not enough:</w:delText>
        </w:r>
      </w:del>
      <w:del w:id="8365"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8366" w:author="PR Preview" w:date="2026-01-01T00:00:00Z">
        <w:r>
          <w:delText xml:space="preserve"> </w:delText>
        </w:r>
      </w:del>
      <w:del w:id="8367" w:author="PR Preview" w:date="2026-01-01T00:00:00Z">
        <w:r>
          <w:delText xml:space="preserve">of</w:delText>
        </w:r>
      </w:del>
      <w:del w:id="8368" w:author="PR Preview" w:date="2026-01-01T00:00:00Z">
        <w:r>
          <w:delText xml:space="preserve"> </w:delText>
        </w:r>
      </w:del>
      <w:hyperlink w:anchor="exm-positive-definite">
        <w:del w:id="8369" w:author="PR Preview" w:date="2026-01-01T00:00:00Z">
          <w:r>
            <w:rPr>
              <w:rStyle w:val="Hyperlink"/>
            </w:rPr>
            <w:delText xml:space="preserve">Example 155</w:delText>
          </w:r>
        </w:del>
      </w:hyperlink>
      <w:del w:id="8370" w:author="PR Preview" w:date="2026-01-01T00:00:00Z">
        <w:r>
          <w:delText xml:space="preserve"> </w:delText>
        </w:r>
      </w:del>
      <w:del w:id="8371" w:author="PR Preview" w:date="2026-01-01T00:00:00Z">
        <w:r>
          <w:delText xml:space="preserve">has them</w:delText>
        </w:r>
      </w:del>
      <w:del w:id="8372" w:author="PR Preview" w:date="2026-01-01T00:00:00Z">
        <w:r>
          <w:delText xml:space="preserve"> </w:delText>
        </w:r>
      </w:del>
      <w:del w:id="8373" w:author="PR Preview" w:date="2026-01-01T00:00:00Z">
        <w:r>
          <w:delText xml:space="preserve">but is not positive definite.</w:delText>
        </w:r>
      </w:del>
    </w:p>
    <w:p>
      <w:pPr>
        <w:pStyle w:val="FirstParagraph"/>
      </w:pPr>
      <w:ins w:id="8374" w:author="PR Preview" w:date="2026-01-01T00:00:00Z">
        <w:r>
          <w:rPr>
            <w:b/>
            <w:bCs/>
          </w:rPr>
          <w:t xml:space="preserve">Example 218 (A quick necessary test)</w:t>
        </w:r>
      </w:ins>
      <w:ins w:id="837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8376" w:author="PR Preview" w:date="2026-01-01T00:00:00Z">
        <w:r>
          <w:t xml:space="preserve"> </w:t>
        </w:r>
      </w:ins>
      <w:ins w:id="8377" w:author="PR Preview" w:date="2026-01-01T00:00:00Z">
        <w:r>
          <w:t xml:space="preserve">is positive definite (</w:t>
        </w:r>
      </w:ins>
      <w:hyperlink w:anchor="exm-pd-operations">
        <w:ins w:id="8378" w:author="PR Preview" w:date="2026-01-01T00:00:00Z">
          <w:r>
            <w:rPr>
              <w:rStyle w:val="Hyperlink"/>
            </w:rPr>
            <w:t xml:space="preserve">Example 213</w:t>
          </w:r>
        </w:ins>
      </w:hyperlink>
      <w:ins w:id="8379" w:author="PR Preview" w:date="2026-01-01T00:00:00Z">
        <w:r>
          <w:t xml:space="preserve">),</w:t>
        </w:r>
      </w:ins>
      <w:ins w:id="8380" w:author="PR Preview" w:date="2026-01-01T00:00:00Z">
        <w:r>
          <w:t xml:space="preserve"> </w:t>
        </w:r>
      </w:ins>
      <w:ins w:id="8381" w:author="PR Preview" w:date="2026-01-01T00:00:00Z">
        <w:r>
          <w:t xml:space="preserve">and its diagonal entries</w:t>
        </w:r>
      </w:ins>
      <w:ins w:id="8382" w:author="PR Preview" w:date="2026-01-01T00:00:00Z">
        <w:r>
          <w:t xml:space="preserve"> </w:t>
        </w:r>
      </w:ins>
      <m:oMath>
        <m:r>
          <m:t>2</m:t>
        </m:r>
        <m:r>
          <m:rPr>
            <m:sty m:val="p"/>
          </m:rPr>
          <m:t>,</m:t>
        </m:r>
        <m:r>
          <m:t>2</m:t>
        </m:r>
      </m:oMath>
      <w:ins w:id="8383" w:author="PR Preview" w:date="2026-01-01T00:00:00Z">
        <w:r>
          <w:t xml:space="preserve"> </w:t>
        </w:r>
      </w:ins>
      <w:ins w:id="8384" w:author="PR Preview" w:date="2026-01-01T00:00:00Z">
        <w:r>
          <w:t xml:space="preserve">and its</w:t>
        </w:r>
      </w:ins>
      <w:ins w:id="8385" w:author="PR Preview" w:date="2026-01-01T00:00:00Z">
        <w:r>
          <w:t xml:space="preserve"> </w:t>
        </w:r>
      </w:ins>
      <m:oMath>
        <m:r>
          <m:t>1</m:t>
        </m:r>
        <m:r>
          <m:rPr>
            <m:sty m:val="p"/>
          </m:rPr>
          <m:t>×</m:t>
        </m:r>
        <m:r>
          <m:t>1</m:t>
        </m:r>
      </m:oMath>
      <w:ins w:id="8386" w:author="PR Preview" w:date="2026-01-01T00:00:00Z">
        <w:r>
          <w:t xml:space="preserve"> </w:t>
        </w:r>
      </w:ins>
      <w:ins w:id="8387" w:author="PR Preview" w:date="2026-01-01T00:00:00Z">
        <w:r>
          <w:t xml:space="preserve">leading block</w:t>
        </w:r>
      </w:ins>
      <w:ins w:id="8388" w:author="PR Preview" w:date="2026-01-01T00:00:00Z">
        <w:r>
          <w:t xml:space="preserve"> </w:t>
        </w:r>
      </w:ins>
      <m:oMath>
        <m:r>
          <m:rPr>
            <m:sty m:val="p"/>
          </m:rPr>
          <m:t>[</m:t>
        </m:r>
        <m:r>
          <m:t>2</m:t>
        </m:r>
        <m:r>
          <m:rPr>
            <m:sty m:val="p"/>
          </m:rPr>
          <m:t>]</m:t>
        </m:r>
      </m:oMath>
      <w:ins w:id="8389" w:author="PR Preview" w:date="2026-01-01T00:00:00Z">
        <w:r>
          <w:t xml:space="preserve"> </w:t>
        </w:r>
      </w:ins>
      <w:ins w:id="8390" w:author="PR Preview" w:date="2026-01-01T00:00:00Z">
        <w:r>
          <w:t xml:space="preserve">are positive.</w:t>
        </w:r>
      </w:ins>
      <w:ins w:id="8391" w:author="PR Preview" w:date="2026-01-01T00:00:00Z">
        <w:r>
          <w:t xml:space="preserve"> </w:t>
        </w:r>
      </w:ins>
      <w:ins w:id="8392" w:author="PR Preview" w:date="2026-01-01T00:00:00Z">
        <w:r>
          <w:t xml:space="preserve">The test can only rule matrices out:</w:t>
        </w:r>
      </w:ins>
      <w:ins w:id="8393" w:author="PR Preview" w:date="2026-01-01T00:00:00Z">
        <w:r>
          <w:t xml:space="preserve"> </w:t>
        </w:r>
      </w:ins>
      <m:oMath>
        <m:r>
          <m:rPr>
            <m:sty m:val="p"/>
          </m:rPr>
          <m:t>−</m:t>
        </m:r>
        <m:sSub>
          <m:e>
            <m:r>
              <m:rPr>
                <m:sty m:val="bi"/>
              </m:rPr>
              <m:t>I</m:t>
            </m:r>
          </m:e>
          <m:sub>
            <m:r>
              <m:t>2</m:t>
            </m:r>
          </m:sub>
        </m:sSub>
      </m:oMath>
      <w:ins w:id="8394" w:author="PR Preview" w:date="2026-01-01T00:00:00Z">
        <w:r>
          <w:t xml:space="preserve"> </w:t>
        </w:r>
      </w:ins>
      <w:ins w:id="8395" w:author="PR Preview" w:date="2026-01-01T00:00:00Z">
        <w:r>
          <w:t xml:space="preserve">has negative diagonal entries, so it is not positive definite,</w:t>
        </w:r>
      </w:ins>
      <w:ins w:id="8396" w:author="PR Preview" w:date="2026-01-01T00:00:00Z">
        <w:r>
          <w:t xml:space="preserve"> </w:t>
        </w:r>
      </w:ins>
      <w:ins w:id="8397" w:author="PR Preview" w:date="2026-01-01T00:00:00Z">
        <w:r>
          <w:t xml:space="preserve">even though</w:t>
        </w:r>
      </w:ins>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ins w:id="8398" w:author="PR Preview" w:date="2026-01-01T00:00:00Z">
        <w:r>
          <w:t xml:space="preserve">(</w:t>
        </w:r>
      </w:ins>
      <w:hyperlink w:anchor="def-determinant">
        <w:ins w:id="8399" w:author="PR Preview" w:date="2026-01-01T00:00:00Z">
          <w:r>
            <w:rPr>
              <w:rStyle w:val="Hyperlink"/>
            </w:rPr>
            <w:t xml:space="preserve">Definition 105</w:t>
          </w:r>
        </w:ins>
      </w:hyperlink>
      <w:ins w:id="8400" w:author="PR Preview" w:date="2026-01-01T00:00:00Z">
        <w:r>
          <w:t xml:space="preserve">);</w:t>
        </w:r>
      </w:ins>
      <w:ins w:id="8401" w:author="PR Preview" w:date="2026-01-01T00:00:00Z">
        <w:r>
          <w:t xml:space="preserve"> </w:t>
        </w:r>
      </w:ins>
      <w:ins w:id="8402" w:author="PR Preview" w:date="2026-01-01T00:00:00Z">
        <w:r>
          <w:t xml:space="preserve">a positive determinant alone does not make a matrix positive definite.</w:t>
        </w:r>
      </w:ins>
      <w:ins w:id="8403" w:author="PR Preview" w:date="2026-01-01T00:00:00Z">
        <w:r>
          <w:t xml:space="preserve"> </w:t>
        </w:r>
      </w:ins>
      <w:ins w:id="8404" w:author="PR Preview" w:date="2026-01-01T00:00:00Z">
        <w:r>
          <w:t xml:space="preserve">And positive diagonal entries are not enough:</w:t>
        </w:r>
      </w:ins>
      <w:ins w:id="8405"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8406" w:author="PR Preview" w:date="2026-01-01T00:00:00Z">
        <w:r>
          <w:t xml:space="preserve"> </w:t>
        </w:r>
      </w:ins>
      <w:ins w:id="8407" w:author="PR Preview" w:date="2026-01-01T00:00:00Z">
        <w:r>
          <w:t xml:space="preserve">of</w:t>
        </w:r>
      </w:ins>
      <w:ins w:id="8408" w:author="PR Preview" w:date="2026-01-01T00:00:00Z">
        <w:r>
          <w:t xml:space="preserve"> </w:t>
        </w:r>
      </w:ins>
      <w:hyperlink w:anchor="exm-positive-definite">
        <w:ins w:id="8409" w:author="PR Preview" w:date="2026-01-01T00:00:00Z">
          <w:r>
            <w:rPr>
              <w:rStyle w:val="Hyperlink"/>
            </w:rPr>
            <w:t xml:space="preserve">Example 156</w:t>
          </w:r>
        </w:ins>
      </w:hyperlink>
      <w:ins w:id="8410" w:author="PR Preview" w:date="2026-01-01T00:00:00Z">
        <w:r>
          <w:t xml:space="preserve"> </w:t>
        </w:r>
      </w:ins>
      <w:ins w:id="8411" w:author="PR Preview" w:date="2026-01-01T00:00:00Z">
        <w:r>
          <w:t xml:space="preserve">has them</w:t>
        </w:r>
      </w:ins>
      <w:ins w:id="8412" w:author="PR Preview" w:date="2026-01-01T00:00:00Z">
        <w:r>
          <w:t xml:space="preserve"> </w:t>
        </w:r>
      </w:ins>
      <w:ins w:id="8413" w:author="PR Preview" w:date="2026-01-01T00:00:00Z">
        <w:r>
          <w:t xml:space="preserve">but is not positive definite.</w:t>
        </w:r>
      </w:ins>
    </w:p>
    <w:bookmarkEnd w:id="678"/>
    <w:bookmarkStart w:id="680"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9"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80"/>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81" w:name="exm-block-quadratic"/>
    <w:p>
      <w:pPr>
        <w:pStyle w:val="BodyText"/>
      </w:pPr>
      <w:del w:id="8414" w:author="PR Preview" w:date="2026-01-01T00:00:00Z">
        <w:r>
          <w:rPr>
            <w:b/>
            <w:bCs/>
          </w:rPr>
          <w:delText xml:space="preserve">Example 218 (The</w:delText>
        </w:r>
      </w:del>
      <w:del w:id="8415" w:author="PR Preview" w:date="2026-01-01T00:00:00Z">
        <w:r>
          <w:rPr>
            <w:b/>
            <w:bCs/>
          </w:rPr>
          <w:delText xml:space="preserve"> </w:delText>
        </w:r>
      </w:del>
      <m:oMath>
        <m:r>
          <m:t>2</m:t>
        </m:r>
        <m:r>
          <m:rPr>
            <m:sty m:val="p"/>
          </m:rPr>
          <m:t>×</m:t>
        </m:r>
        <m:r>
          <m:t>2</m:t>
        </m:r>
      </m:oMath>
      <w:del w:id="8416" w:author="PR Preview" w:date="2026-01-01T00:00:00Z">
        <w:r>
          <w:rPr>
            <w:b/>
            <w:bCs/>
          </w:rPr>
          <w:delText xml:space="preserve"> </w:delText>
        </w:r>
      </w:del>
      <w:del w:id="8417" w:author="PR Preview" w:date="2026-01-01T00:00:00Z">
        <w:r>
          <w:rPr>
            <w:b/>
            <w:bCs/>
          </w:rPr>
          <w:delText xml:space="preserve">case)</w:delText>
        </w:r>
      </w:del>
      <w:del w:id="8418" w:author="PR Preview" w:date="2026-01-01T00:00:00Z">
        <w:r>
          <w:delText xml:space="preserve"> </w:delText>
        </w:r>
      </w:del>
      <w:del w:id="8419" w:author="PR Preview" w:date="2026-01-01T00:00:00Z">
        <w:r>
          <w:delText xml:space="preserve">For</w:delText>
        </w:r>
      </w:del>
      <w:del w:id="842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8421" w:author="PR Preview" w:date="2026-01-01T00:00:00Z">
        <w:r>
          <w:delText xml:space="preserve"> </w:delText>
        </w:r>
      </w:del>
      <w:del w:id="8422" w:author="PR Preview" w:date="2026-01-01T00:00:00Z">
        <w:r>
          <w:delText xml:space="preserve">(</w:delText>
        </w:r>
      </w:del>
      <m:oMath>
        <m:r>
          <m:t>k</m:t>
        </m:r>
        <m:r>
          <m:rPr>
            <m:sty m:val="p"/>
          </m:rPr>
          <m:t>=</m:t>
        </m:r>
        <m:r>
          <m:t>1</m:t>
        </m:r>
      </m:oMath>
      <w:del w:id="8423" w:author="PR Preview" w:date="2026-01-01T00:00:00Z">
        <w:r>
          <w:delText xml:space="preserve"> </w:delText>
        </w:r>
      </w:del>
      <w:del w:id="8424" w:author="PR Preview" w:date="2026-01-01T00:00:00Z">
        <w:r>
          <w:delText xml:space="preserve">and</w:delText>
        </w:r>
      </w:del>
      <w:del w:id="8425" w:author="PR Preview" w:date="2026-01-01T00:00:00Z">
        <w:r>
          <w:delText xml:space="preserve"> </w:delText>
        </w:r>
      </w:del>
      <m:oMath>
        <m:r>
          <m:t>m</m:t>
        </m:r>
        <m:r>
          <m:rPr>
            <m:sty m:val="p"/>
          </m:rPr>
          <m:t>=</m:t>
        </m:r>
        <m:r>
          <m:t>1</m:t>
        </m:r>
      </m:oMath>
      <w:del w:id="8426" w:author="PR Preview" w:date="2026-01-01T00:00:00Z">
        <w:r>
          <w:delText xml:space="preserve">) and</w:delText>
        </w:r>
      </w:del>
      <w:del w:id="8427" w:author="PR Preview" w:date="2026-01-01T00:00:00Z">
        <w:r>
          <w:delText xml:space="preserve"> </w:delText>
        </w:r>
      </w:del>
      <m:oMath>
        <m:r>
          <m:t>a</m:t>
        </m:r>
        <m:r>
          <m:rPr>
            <m:sty m:val="p"/>
          </m:rPr>
          <m:t>≠</m:t>
        </m:r>
        <m:r>
          <m:t>0</m:t>
        </m:r>
      </m:oMath>
      <w:del w:id="8428" w:author="PR Preview" w:date="2026-01-01T00:00:00Z">
        <w:r>
          <w:delText xml:space="preserve">,</w:delText>
        </w:r>
      </w:del>
      <w:del w:id="8429" w:author="PR Preview" w:date="2026-01-01T00:00:00Z">
        <w:r>
          <w:delText xml:space="preserve"> </w:delText>
        </w:r>
      </w:del>
      <w:del w:id="8430" w:author="PR Preview" w:date="2026-01-01T00:00:00Z">
        <w:r>
          <w:delText xml:space="preserve">the theorem reads</w:delText>
        </w:r>
      </w:del>
    </w:p>
    <w:p>
      <w:pPr>
        <w:pStyle w:val="BodyText"/>
      </w:pPr>
      <w:ins w:id="8431" w:author="PR Preview" w:date="2026-01-01T00:00:00Z">
        <w:r>
          <w:rPr>
            <w:b/>
            <w:bCs/>
          </w:rPr>
          <w:t xml:space="preserve">Example 219 (The</w:t>
        </w:r>
      </w:ins>
      <w:ins w:id="8432" w:author="PR Preview" w:date="2026-01-01T00:00:00Z">
        <w:r>
          <w:rPr>
            <w:b/>
            <w:bCs/>
          </w:rPr>
          <w:t xml:space="preserve"> </w:t>
        </w:r>
      </w:ins>
      <m:oMath>
        <m:r>
          <m:t>2</m:t>
        </m:r>
        <m:r>
          <m:rPr>
            <m:sty m:val="p"/>
          </m:rPr>
          <m:t>×</m:t>
        </m:r>
        <m:r>
          <m:t>2</m:t>
        </m:r>
      </m:oMath>
      <w:ins w:id="8433" w:author="PR Preview" w:date="2026-01-01T00:00:00Z">
        <w:r>
          <w:rPr>
            <w:b/>
            <w:bCs/>
          </w:rPr>
          <w:t xml:space="preserve"> </w:t>
        </w:r>
      </w:ins>
      <w:ins w:id="8434" w:author="PR Preview" w:date="2026-01-01T00:00:00Z">
        <w:r>
          <w:rPr>
            <w:b/>
            <w:bCs/>
          </w:rPr>
          <w:t xml:space="preserve">case)</w:t>
        </w:r>
      </w:ins>
      <w:ins w:id="8435" w:author="PR Preview" w:date="2026-01-01T00:00:00Z">
        <w:r>
          <w:t xml:space="preserve"> </w:t>
        </w:r>
      </w:ins>
      <w:ins w:id="8436" w:author="PR Preview" w:date="2026-01-01T00:00:00Z">
        <w:r>
          <w:t xml:space="preserve">For</w:t>
        </w:r>
      </w:ins>
      <w:ins w:id="843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8438" w:author="PR Preview" w:date="2026-01-01T00:00:00Z">
        <w:r>
          <w:t xml:space="preserve"> </w:t>
        </w:r>
      </w:ins>
      <w:ins w:id="8439" w:author="PR Preview" w:date="2026-01-01T00:00:00Z">
        <w:r>
          <w:t xml:space="preserve">(</w:t>
        </w:r>
      </w:ins>
      <m:oMath>
        <m:r>
          <m:t>k</m:t>
        </m:r>
        <m:r>
          <m:rPr>
            <m:sty m:val="p"/>
          </m:rPr>
          <m:t>=</m:t>
        </m:r>
        <m:r>
          <m:t>1</m:t>
        </m:r>
      </m:oMath>
      <w:ins w:id="8440" w:author="PR Preview" w:date="2026-01-01T00:00:00Z">
        <w:r>
          <w:t xml:space="preserve"> </w:t>
        </w:r>
      </w:ins>
      <w:ins w:id="8441" w:author="PR Preview" w:date="2026-01-01T00:00:00Z">
        <w:r>
          <w:t xml:space="preserve">and</w:t>
        </w:r>
      </w:ins>
      <w:ins w:id="8442" w:author="PR Preview" w:date="2026-01-01T00:00:00Z">
        <w:r>
          <w:t xml:space="preserve"> </w:t>
        </w:r>
      </w:ins>
      <m:oMath>
        <m:r>
          <m:t>m</m:t>
        </m:r>
        <m:r>
          <m:rPr>
            <m:sty m:val="p"/>
          </m:rPr>
          <m:t>=</m:t>
        </m:r>
        <m:r>
          <m:t>1</m:t>
        </m:r>
      </m:oMath>
      <w:ins w:id="8443" w:author="PR Preview" w:date="2026-01-01T00:00:00Z">
        <w:r>
          <w:t xml:space="preserve">) and</w:t>
        </w:r>
      </w:ins>
      <w:ins w:id="8444" w:author="PR Preview" w:date="2026-01-01T00:00:00Z">
        <w:r>
          <w:t xml:space="preserve"> </w:t>
        </w:r>
      </w:ins>
      <m:oMath>
        <m:r>
          <m:t>a</m:t>
        </m:r>
        <m:r>
          <m:rPr>
            <m:sty m:val="p"/>
          </m:rPr>
          <m:t>≠</m:t>
        </m:r>
        <m:r>
          <m:t>0</m:t>
        </m:r>
      </m:oMath>
      <w:ins w:id="8445" w:author="PR Preview" w:date="2026-01-01T00:00:00Z">
        <w:r>
          <w:t xml:space="preserve">,</w:t>
        </w:r>
      </w:ins>
      <w:ins w:id="8446" w:author="PR Preview" w:date="2026-01-01T00:00:00Z">
        <w:r>
          <w:t xml:space="preserve"> </w:t>
        </w:r>
      </w:ins>
      <w:ins w:id="8447"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81"/>
    <w:bookmarkStart w:id="682"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82"/>
    <w:bookmarkStart w:id="683" w:name="exm-schur-complement"/>
    <w:p>
      <w:pPr>
        <w:pStyle w:val="BodyText"/>
      </w:pPr>
      <w:del w:id="8448" w:author="PR Preview" w:date="2026-01-01T00:00:00Z">
        <w:r>
          <w:rPr>
            <w:b/>
            <w:bCs/>
          </w:rPr>
          <w:delText xml:space="preserve">Example 219 (Schur complements of</w:delText>
        </w:r>
      </w:del>
      <w:del w:id="8449" w:author="PR Preview" w:date="2026-01-01T00:00:00Z">
        <w:r>
          <w:rPr>
            <w:b/>
            <w:bCs/>
          </w:rPr>
          <w:delText xml:space="preserve"> </w:delText>
        </w:r>
      </w:del>
      <m:oMath>
        <m:r>
          <m:t>2</m:t>
        </m:r>
        <m:r>
          <m:rPr>
            <m:sty m:val="p"/>
          </m:rPr>
          <m:t>×</m:t>
        </m:r>
        <m:r>
          <m:t>2</m:t>
        </m:r>
      </m:oMath>
      <w:del w:id="8450" w:author="PR Preview" w:date="2026-01-01T00:00:00Z">
        <w:r>
          <w:rPr>
            <w:b/>
            <w:bCs/>
          </w:rPr>
          <w:delText xml:space="preserve"> </w:delText>
        </w:r>
      </w:del>
      <w:del w:id="8451" w:author="PR Preview" w:date="2026-01-01T00:00:00Z">
        <w:r>
          <w:rPr>
            <w:b/>
            <w:bCs/>
          </w:rPr>
          <w:delText xml:space="preserve">matrices)</w:delText>
        </w:r>
      </w:del>
      <w:del w:id="8452" w:author="PR Preview" w:date="2026-01-01T00:00:00Z">
        <w:r>
          <w:delText xml:space="preserve"> </w:delText>
        </w:r>
      </w:del>
      <w:del w:id="8453" w:author="PR Preview" w:date="2026-01-01T00:00:00Z">
        <w:r>
          <w:delText xml:space="preserve"> </w:delText>
        </w:r>
      </w:del>
    </w:p>
    <w:p>
      <w:pPr>
        <w:pStyle w:val="BodyText"/>
      </w:pPr>
      <w:ins w:id="8454" w:author="PR Preview" w:date="2026-01-01T00:00:00Z">
        <w:r>
          <w:rPr>
            <w:b/>
            <w:bCs/>
          </w:rPr>
          <w:t xml:space="preserve">Example 220 (Schur complements of</w:t>
        </w:r>
      </w:ins>
      <w:ins w:id="8455" w:author="PR Preview" w:date="2026-01-01T00:00:00Z">
        <w:r>
          <w:rPr>
            <w:b/>
            <w:bCs/>
          </w:rPr>
          <w:t xml:space="preserve"> </w:t>
        </w:r>
      </w:ins>
      <m:oMath>
        <m:r>
          <m:t>2</m:t>
        </m:r>
        <m:r>
          <m:rPr>
            <m:sty m:val="p"/>
          </m:rPr>
          <m:t>×</m:t>
        </m:r>
        <m:r>
          <m:t>2</m:t>
        </m:r>
      </m:oMath>
      <w:ins w:id="8456" w:author="PR Preview" w:date="2026-01-01T00:00:00Z">
        <w:r>
          <w:rPr>
            <w:b/>
            <w:bCs/>
          </w:rPr>
          <w:t xml:space="preserve"> </w:t>
        </w:r>
      </w:ins>
      <w:ins w:id="8457" w:author="PR Preview" w:date="2026-01-01T00:00:00Z">
        <w:r>
          <w:rPr>
            <w:b/>
            <w:bCs/>
          </w:rPr>
          <w:t xml:space="preserve">matrices)</w:t>
        </w:r>
      </w:ins>
      <w:ins w:id="8458" w:author="PR Preview" w:date="2026-01-01T00:00:00Z">
        <w:r>
          <w:t xml:space="preserve"> </w:t>
        </w:r>
      </w:ins>
      <w:ins w:id="8459" w:author="PR Preview" w:date="2026-01-01T00:00:00Z">
        <w:r>
          <w:t xml:space="preserve"> </w:t>
        </w:r>
      </w:ins>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83"/>
    <w:bookmarkStart w:id="684"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5" w:name="exm-schur-test"/>
    <w:p>
      <w:pPr>
        <w:pStyle w:val="BodyText"/>
      </w:pPr>
      <w:del w:id="8460" w:author="PR Preview" w:date="2026-01-01T00:00:00Z">
        <w:r>
          <w:rPr>
            <w:b/>
            <w:bCs/>
          </w:rPr>
          <w:delText xml:space="preserve">Example 220 (Testing</w:delText>
        </w:r>
      </w:del>
      <w:del w:id="8461" w:author="PR Preview" w:date="2026-01-01T00:00:00Z">
        <w:r>
          <w:rPr>
            <w:b/>
            <w:bCs/>
          </w:rPr>
          <w:delText xml:space="preserve"> </w:delText>
        </w:r>
      </w:del>
      <m:oMath>
        <m:r>
          <m:t>2</m:t>
        </m:r>
        <m:r>
          <m:rPr>
            <m:sty m:val="p"/>
          </m:rPr>
          <m:t>×</m:t>
        </m:r>
        <m:r>
          <m:t>2</m:t>
        </m:r>
      </m:oMath>
      <w:del w:id="8462" w:author="PR Preview" w:date="2026-01-01T00:00:00Z">
        <w:r>
          <w:rPr>
            <w:b/>
            <w:bCs/>
          </w:rPr>
          <w:delText xml:space="preserve"> </w:delText>
        </w:r>
      </w:del>
      <w:del w:id="8463" w:author="PR Preview" w:date="2026-01-01T00:00:00Z">
        <w:r>
          <w:rPr>
            <w:b/>
            <w:bCs/>
          </w:rPr>
          <w:delText xml:space="preserve">matrices)</w:delText>
        </w:r>
      </w:del>
      <w:del w:id="8464" w:author="PR Preview" w:date="2026-01-01T00:00:00Z">
        <w:r>
          <w:delText xml:space="preserve"> </w:delText>
        </w:r>
      </w:del>
      <w:del w:id="8465" w:author="PR Preview" w:date="2026-01-01T00:00:00Z">
        <w:r>
          <w:delText xml:space="preserve">A symmetric</w:delText>
        </w:r>
      </w:del>
      <w:del w:id="846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8467" w:author="PR Preview" w:date="2026-01-01T00:00:00Z">
        <w:r>
          <w:delText xml:space="preserve"> </w:delText>
        </w:r>
      </w:del>
      <w:del w:id="8468" w:author="PR Preview" w:date="2026-01-01T00:00:00Z">
        <w:r>
          <w:delText xml:space="preserve">is positive definite</w:delText>
        </w:r>
      </w:del>
      <w:del w:id="8469" w:author="PR Preview" w:date="2026-01-01T00:00:00Z">
        <w:r>
          <w:delText xml:space="preserve"> </w:delText>
        </w:r>
      </w:del>
      <w:del w:id="8470" w:author="PR Preview" w:date="2026-01-01T00:00:00Z">
        <w:r>
          <w:delText xml:space="preserve">exactly when</w:delText>
        </w:r>
      </w:del>
      <w:del w:id="8471" w:author="PR Preview" w:date="2026-01-01T00:00:00Z">
        <w:r>
          <w:delText xml:space="preserve"> </w:delText>
        </w:r>
      </w:del>
      <m:oMath>
        <m:r>
          <m:t>a</m:t>
        </m:r>
        <m:r>
          <m:rPr>
            <m:sty m:val="p"/>
          </m:rPr>
          <m:t>&gt;</m:t>
        </m:r>
        <m:r>
          <m:t>0</m:t>
        </m:r>
      </m:oMath>
      <w:del w:id="8472" w:author="PR Preview" w:date="2026-01-01T00:00:00Z">
        <w:r>
          <w:delText xml:space="preserve"> </w:delText>
        </w:r>
      </w:del>
      <w:del w:id="8473" w:author="PR Preview" w:date="2026-01-01T00:00:00Z">
        <w:r>
          <w:delText xml:space="preserve">and</w:delText>
        </w:r>
      </w:del>
      <w:del w:id="8474" w:author="PR Preview" w:date="2026-01-01T00:00:00Z">
        <w:r>
          <w:delText xml:space="preserve"> </w:delText>
        </w:r>
      </w:del>
      <m:oMath>
        <m:r>
          <m:t>c</m:t>
        </m:r>
        <m:r>
          <m:rPr>
            <m:sty m:val="p"/>
          </m:rPr>
          <m:t>−</m:t>
        </m:r>
        <m:f>
          <m:fPr>
            <m:type m:val="lin"/>
          </m:fPr>
          <m:num>
            <m:sSup>
              <m:e>
                <m:r>
                  <m:t>b</m:t>
                </m:r>
              </m:e>
              <m:sup>
                <m:r>
                  <m:t>2</m:t>
                </m:r>
              </m:sup>
            </m:sSup>
          </m:num>
          <m:den>
            <m:r>
              <m:t>a</m:t>
            </m:r>
          </m:den>
        </m:f>
        <m:r>
          <m:rPr>
            <m:sty m:val="p"/>
          </m:rPr>
          <m:t>&gt;</m:t>
        </m:r>
        <m:r>
          <m:t>0</m:t>
        </m:r>
      </m:oMath>
      <w:del w:id="8475" w:author="PR Preview" w:date="2026-01-01T00:00:00Z">
        <w:r>
          <w:delText xml:space="preserve">, that is,</w:delText>
        </w:r>
      </w:del>
      <w:del w:id="8476" w:author="PR Preview" w:date="2026-01-01T00:00:00Z">
        <w:r>
          <w:delText xml:space="preserve"> </w:delText>
        </w:r>
      </w:del>
      <m:oMath>
        <m:r>
          <m:t>a</m:t>
        </m:r>
        <m:r>
          <m:rPr>
            <m:sty m:val="p"/>
          </m:rPr>
          <m:t>&gt;</m:t>
        </m:r>
        <m:r>
          <m:t>0</m:t>
        </m:r>
      </m:oMath>
      <w:del w:id="8477" w:author="PR Preview" w:date="2026-01-01T00:00:00Z">
        <w:r>
          <w:delText xml:space="preserve"> </w:delText>
        </w:r>
      </w:del>
      <w:del w:id="8478" w:author="PR Preview" w:date="2026-01-01T00:00:00Z">
        <w:r>
          <w:delText xml:space="preserve">and</w:delText>
        </w:r>
      </w:del>
      <w:del w:id="8479" w:author="PR Preview" w:date="2026-01-01T00:00:00Z">
        <w:r>
          <w:delText xml:space="preserve"> </w:delText>
        </w:r>
      </w:del>
      <m:oMath>
        <m:r>
          <m:t>a</m:t>
        </m:r>
        <m:r>
          <m:t>c</m:t>
        </m:r>
        <m:r>
          <m:rPr>
            <m:sty m:val="p"/>
          </m:rPr>
          <m:t>&gt;</m:t>
        </m:r>
        <m:sSup>
          <m:e>
            <m:r>
              <m:t>b</m:t>
            </m:r>
          </m:e>
          <m:sup>
            <m:r>
              <m:t>2</m:t>
            </m:r>
          </m:sup>
        </m:sSup>
      </m:oMath>
      <w:del w:id="8480" w:author="PR Preview" w:date="2026-01-01T00:00:00Z">
        <w:r>
          <w:delText xml:space="preserve"> </w:delText>
        </w:r>
      </w:del>
      <w:del w:id="8481" w:author="PR Preview" w:date="2026-01-01T00:00:00Z">
        <w:r>
          <w:delText xml:space="preserve">(a</w:delText>
        </w:r>
      </w:del>
      <w:del w:id="8482" w:author="PR Preview" w:date="2026-01-01T00:00:00Z">
        <w:r>
          <w:delText xml:space="preserve"> </w:delText>
        </w:r>
      </w:del>
      <m:oMath>
        <m:r>
          <m:t>1</m:t>
        </m:r>
        <m:r>
          <m:rPr>
            <m:sty m:val="p"/>
          </m:rPr>
          <m:t>×</m:t>
        </m:r>
        <m:r>
          <m:t>1</m:t>
        </m:r>
      </m:oMath>
      <w:del w:id="8483" w:author="PR Preview" w:date="2026-01-01T00:00:00Z">
        <w:r>
          <w:delText xml:space="preserve"> </w:delText>
        </w:r>
      </w:del>
      <w:del w:id="8484" w:author="PR Preview" w:date="2026-01-01T00:00:00Z">
        <w:r>
          <w:delText xml:space="preserve">matrix</w:delText>
        </w:r>
      </w:del>
      <w:del w:id="8485" w:author="PR Preview" w:date="2026-01-01T00:00:00Z">
        <w:r>
          <w:delText xml:space="preserve"> </w:delText>
        </w:r>
      </w:del>
      <m:oMath>
        <m:r>
          <m:rPr>
            <m:sty m:val="p"/>
          </m:rPr>
          <m:t>[</m:t>
        </m:r>
        <m:r>
          <m:t>s</m:t>
        </m:r>
        <m:r>
          <m:rPr>
            <m:sty m:val="p"/>
          </m:rPr>
          <m:t>]</m:t>
        </m:r>
      </m:oMath>
      <w:del w:id="8486" w:author="PR Preview" w:date="2026-01-01T00:00:00Z">
        <w:r>
          <w:delText xml:space="preserve"> </w:delText>
        </w:r>
      </w:del>
      <w:del w:id="8487" w:author="PR Preview" w:date="2026-01-01T00:00:00Z">
        <w:r>
          <w:delText xml:space="preserve">is positive definite exactly when</w:delText>
        </w:r>
      </w:del>
      <w:del w:id="8488" w:author="PR Preview" w:date="2026-01-01T00:00:00Z">
        <w:r>
          <w:delText xml:space="preserve"> </w:delText>
        </w:r>
      </w:del>
      <m:oMath>
        <m:r>
          <m:t>s</m:t>
        </m:r>
        <m:r>
          <m:rPr>
            <m:sty m:val="p"/>
          </m:rPr>
          <m:t>&gt;</m:t>
        </m:r>
        <m:r>
          <m:t>0</m:t>
        </m:r>
      </m:oMath>
      <w:del w:id="8489" w:author="PR Preview" w:date="2026-01-01T00:00:00Z">
        <w:r>
          <w:delText xml:space="preserve">, since</w:delText>
        </w:r>
      </w:del>
      <w:del w:id="8490" w:author="PR Preview" w:date="2026-01-01T00:00:00Z">
        <w:r>
          <w:delText xml:space="preserve"> </w:delText>
        </w:r>
      </w:del>
      <m:oMath>
        <m:sSup>
          <m:e>
            <m:r>
              <m:t>x</m:t>
            </m:r>
          </m:e>
          <m:sup>
            <m:r>
              <m:rPr>
                <m:sty m:val="p"/>
              </m:rPr>
              <m:t>⊤</m:t>
            </m:r>
          </m:sup>
        </m:sSup>
        <m:r>
          <m:t>s</m:t>
        </m:r>
        <m:r>
          <m:t>x</m:t>
        </m:r>
        <m:r>
          <m:rPr>
            <m:sty m:val="p"/>
          </m:rPr>
          <m:t>=</m:t>
        </m:r>
        <m:r>
          <m:t>s</m:t>
        </m:r>
        <m:sSup>
          <m:e>
            <m:r>
              <m:t>x</m:t>
            </m:r>
          </m:e>
          <m:sup>
            <m:r>
              <m:t>2</m:t>
            </m:r>
          </m:sup>
        </m:sSup>
      </m:oMath>
      <w:del w:id="8491" w:author="PR Preview" w:date="2026-01-01T00:00:00Z">
        <w:r>
          <w:delText xml:space="preserve">).</w:delText>
        </w:r>
      </w:del>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8492" w:author="PR Preview" w:date="2026-01-01T00:00:00Z">
        <w:r>
          <w:delText xml:space="preserve">:</w:delText>
        </w:r>
      </w:del>
      <w:del w:id="8493" w:author="PR Preview" w:date="2026-01-01T00:00:00Z">
        <w:r>
          <w:delText xml:space="preserve"> </w:delText>
        </w:r>
      </w:del>
      <m:oMath>
        <m:r>
          <m:t>5</m:t>
        </m:r>
        <m:r>
          <m:rPr>
            <m:sty m:val="p"/>
          </m:rPr>
          <m:t>&gt;</m:t>
        </m:r>
        <m:r>
          <m:t>0</m:t>
        </m:r>
      </m:oMath>
      <w:del w:id="8494" w:author="PR Preview" w:date="2026-01-01T00:00:00Z">
        <w:r>
          <w:delText xml:space="preserve"> </w:delText>
        </w:r>
      </w:del>
      <w:del w:id="8495" w:author="PR Preview" w:date="2026-01-01T00:00:00Z">
        <w:r>
          <w:delText xml:space="preserve">and</w:delText>
        </w:r>
      </w:del>
      <w:del w:id="8496" w:author="PR Preview" w:date="2026-01-01T00:00:00Z">
        <w:r>
          <w:delText xml:space="preserve"> </w:delText>
        </w:r>
      </w:del>
      <m:oMath>
        <m:f>
          <m:fPr>
            <m:type m:val="lin"/>
          </m:fPr>
          <m:num>
            <m:r>
              <m:t>9</m:t>
            </m:r>
          </m:num>
          <m:den>
            <m:r>
              <m:t>5</m:t>
            </m:r>
          </m:den>
        </m:f>
        <m:r>
          <m:rPr>
            <m:sty m:val="p"/>
          </m:rPr>
          <m:t>&gt;</m:t>
        </m:r>
        <m:r>
          <m:t>0</m:t>
        </m:r>
      </m:oMath>
      <w:del w:id="8497" w:author="PR Preview" w:date="2026-01-01T00:00:00Z">
        <w:r>
          <w:delText xml:space="preserve"> </w:delText>
        </w:r>
      </w:del>
      <w:del w:id="8498" w:author="PR Preview" w:date="2026-01-01T00:00:00Z">
        <w:r>
          <w:delText xml:space="preserve">(</w:delText>
        </w:r>
      </w:del>
      <w:hyperlink w:anchor="exm-schur-complement">
        <w:del w:id="8499" w:author="PR Preview" w:date="2026-01-01T00:00:00Z">
          <w:r>
            <w:rPr>
              <w:rStyle w:val="Hyperlink"/>
            </w:rPr>
            <w:delText xml:space="preserve">Example 219</w:delText>
          </w:r>
        </w:del>
      </w:hyperlink>
      <w:del w:id="8500" w:author="PR Preview" w:date="2026-01-01T00:00:00Z">
        <w:r>
          <w:delText xml:space="preserve">),</w:delText>
        </w:r>
      </w:del>
      <w:del w:id="8501" w:author="PR Preview" w:date="2026-01-01T00:00:00Z">
        <w:r>
          <w:delText xml:space="preserve"> </w:delText>
        </w:r>
      </w:del>
      <w:del w:id="8502" w:author="PR Preview" w:date="2026-01-01T00:00:00Z">
        <w:r>
          <w:delText xml:space="preserve">so it is positive definite.</w:delText>
        </w:r>
      </w:del>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8503" w:author="PR Preview" w:date="2026-01-01T00:00:00Z">
        <w:r>
          <w:delText xml:space="preserve">:</w:delText>
        </w:r>
      </w:del>
      <w:del w:id="8504" w:author="PR Preview" w:date="2026-01-01T00:00:00Z">
        <w:r>
          <w:delText xml:space="preserve"> </w:delText>
        </w:r>
      </w:del>
      <m:oMath>
        <m:r>
          <m:t>1</m:t>
        </m:r>
        <m:r>
          <m:rPr>
            <m:sty m:val="p"/>
          </m:rPr>
          <m:t>&gt;</m:t>
        </m:r>
        <m:r>
          <m:t>0</m:t>
        </m:r>
      </m:oMath>
      <w:del w:id="8505" w:author="PR Preview" w:date="2026-01-01T00:00:00Z">
        <w:r>
          <w:delText xml:space="preserve"> </w:delText>
        </w:r>
      </w:del>
      <w:del w:id="8506" w:author="PR Preview" w:date="2026-01-01T00:00:00Z">
        <w:r>
          <w:delText xml:space="preserve">but</w:delText>
        </w:r>
      </w:del>
      <w:del w:id="8507" w:author="PR Preview" w:date="2026-01-01T00:00:00Z">
        <w:r>
          <w:delText xml:space="preserve"> </w:delText>
        </w:r>
      </w:del>
      <m:oMath>
        <m:r>
          <m:rPr>
            <m:sty m:val="bi"/>
          </m:rPr>
          <m:t>S</m:t>
        </m:r>
        <m:r>
          <m:rPr>
            <m:sty m:val="p"/>
          </m:rPr>
          <m:t>=</m:t>
        </m:r>
        <m:r>
          <m:rPr>
            <m:sty m:val="p"/>
          </m:rPr>
          <m:t>−</m:t>
        </m:r>
        <m:r>
          <m:t>3</m:t>
        </m:r>
      </m:oMath>
      <w:del w:id="8508" w:author="PR Preview" w:date="2026-01-01T00:00:00Z">
        <w:r>
          <w:delText xml:space="preserve">,</w:delText>
        </w:r>
      </w:del>
      <w:del w:id="8509" w:author="PR Preview" w:date="2026-01-01T00:00:00Z">
        <w:r>
          <w:delText xml:space="preserve"> </w:delText>
        </w:r>
      </w:del>
      <w:del w:id="8510" w:author="PR Preview" w:date="2026-01-01T00:00:00Z">
        <w:r>
          <w:delText xml:space="preserve">so it is not, as</w:delText>
        </w:r>
      </w:del>
      <w:del w:id="8511" w:author="PR Preview" w:date="2026-01-01T00:00:00Z">
        <w:r>
          <w:delText xml:space="preserve"> </w:delText>
        </w:r>
      </w:del>
      <w:hyperlink w:anchor="exm-positive-definite">
        <w:del w:id="8512" w:author="PR Preview" w:date="2026-01-01T00:00:00Z">
          <w:r>
            <w:rPr>
              <w:rStyle w:val="Hyperlink"/>
            </w:rPr>
            <w:delText xml:space="preserve">Example 155</w:delText>
          </w:r>
        </w:del>
      </w:hyperlink>
      <w:del w:id="8513" w:author="PR Preview" w:date="2026-01-01T00:00:00Z">
        <w:r>
          <w:delText xml:space="preserve"> </w:delText>
        </w:r>
      </w:del>
      <w:del w:id="8514" w:author="PR Preview" w:date="2026-01-01T00:00:00Z">
        <w:r>
          <w:delText xml:space="preserve">found directly.</w:delText>
        </w:r>
      </w:del>
    </w:p>
    <w:p>
      <w:pPr>
        <w:pStyle w:val="BodyText"/>
      </w:pPr>
      <w:ins w:id="8515" w:author="PR Preview" w:date="2026-01-01T00:00:00Z">
        <w:r>
          <w:rPr>
            <w:b/>
            <w:bCs/>
          </w:rPr>
          <w:t xml:space="preserve">Example 221 (Testing</w:t>
        </w:r>
      </w:ins>
      <w:ins w:id="8516" w:author="PR Preview" w:date="2026-01-01T00:00:00Z">
        <w:r>
          <w:rPr>
            <w:b/>
            <w:bCs/>
          </w:rPr>
          <w:t xml:space="preserve"> </w:t>
        </w:r>
      </w:ins>
      <m:oMath>
        <m:r>
          <m:t>2</m:t>
        </m:r>
        <m:r>
          <m:rPr>
            <m:sty m:val="p"/>
          </m:rPr>
          <m:t>×</m:t>
        </m:r>
        <m:r>
          <m:t>2</m:t>
        </m:r>
      </m:oMath>
      <w:ins w:id="8517" w:author="PR Preview" w:date="2026-01-01T00:00:00Z">
        <w:r>
          <w:rPr>
            <w:b/>
            <w:bCs/>
          </w:rPr>
          <w:t xml:space="preserve"> </w:t>
        </w:r>
      </w:ins>
      <w:ins w:id="8518" w:author="PR Preview" w:date="2026-01-01T00:00:00Z">
        <w:r>
          <w:rPr>
            <w:b/>
            <w:bCs/>
          </w:rPr>
          <w:t xml:space="preserve">matrices)</w:t>
        </w:r>
      </w:ins>
      <w:ins w:id="8519" w:author="PR Preview" w:date="2026-01-01T00:00:00Z">
        <w:r>
          <w:t xml:space="preserve"> </w:t>
        </w:r>
      </w:ins>
      <w:ins w:id="8520" w:author="PR Preview" w:date="2026-01-01T00:00:00Z">
        <w:r>
          <w:t xml:space="preserve">A symmetric</w:t>
        </w:r>
      </w:ins>
      <w:ins w:id="8521"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8522" w:author="PR Preview" w:date="2026-01-01T00:00:00Z">
        <w:r>
          <w:t xml:space="preserve"> </w:t>
        </w:r>
      </w:ins>
      <w:ins w:id="8523" w:author="PR Preview" w:date="2026-01-01T00:00:00Z">
        <w:r>
          <w:t xml:space="preserve">is positive definite</w:t>
        </w:r>
      </w:ins>
      <w:ins w:id="8524" w:author="PR Preview" w:date="2026-01-01T00:00:00Z">
        <w:r>
          <w:t xml:space="preserve"> </w:t>
        </w:r>
      </w:ins>
      <w:ins w:id="8525" w:author="PR Preview" w:date="2026-01-01T00:00:00Z">
        <w:r>
          <w:t xml:space="preserve">exactly when</w:t>
        </w:r>
      </w:ins>
      <w:ins w:id="8526" w:author="PR Preview" w:date="2026-01-01T00:00:00Z">
        <w:r>
          <w:t xml:space="preserve"> </w:t>
        </w:r>
      </w:ins>
      <m:oMath>
        <m:r>
          <m:t>a</m:t>
        </m:r>
        <m:r>
          <m:rPr>
            <m:sty m:val="p"/>
          </m:rPr>
          <m:t>&gt;</m:t>
        </m:r>
        <m:r>
          <m:t>0</m:t>
        </m:r>
      </m:oMath>
      <w:ins w:id="8527" w:author="PR Preview" w:date="2026-01-01T00:00:00Z">
        <w:r>
          <w:t xml:space="preserve"> </w:t>
        </w:r>
      </w:ins>
      <w:ins w:id="8528" w:author="PR Preview" w:date="2026-01-01T00:00:00Z">
        <w:r>
          <w:t xml:space="preserve">and</w:t>
        </w:r>
      </w:ins>
      <w:ins w:id="8529" w:author="PR Preview" w:date="2026-01-01T00:00:00Z">
        <w:r>
          <w:t xml:space="preserve"> </w:t>
        </w:r>
      </w:ins>
      <m:oMath>
        <m:r>
          <m:t>c</m:t>
        </m:r>
        <m:r>
          <m:rPr>
            <m:sty m:val="p"/>
          </m:rPr>
          <m:t>−</m:t>
        </m:r>
        <m:f>
          <m:fPr>
            <m:type m:val="lin"/>
          </m:fPr>
          <m:num>
            <m:sSup>
              <m:e>
                <m:r>
                  <m:t>b</m:t>
                </m:r>
              </m:e>
              <m:sup>
                <m:r>
                  <m:t>2</m:t>
                </m:r>
              </m:sup>
            </m:sSup>
          </m:num>
          <m:den>
            <m:r>
              <m:t>a</m:t>
            </m:r>
          </m:den>
        </m:f>
        <m:r>
          <m:rPr>
            <m:sty m:val="p"/>
          </m:rPr>
          <m:t>&gt;</m:t>
        </m:r>
        <m:r>
          <m:t>0</m:t>
        </m:r>
      </m:oMath>
      <w:ins w:id="8530" w:author="PR Preview" w:date="2026-01-01T00:00:00Z">
        <w:r>
          <w:t xml:space="preserve">, that is,</w:t>
        </w:r>
      </w:ins>
      <w:ins w:id="8531" w:author="PR Preview" w:date="2026-01-01T00:00:00Z">
        <w:r>
          <w:t xml:space="preserve"> </w:t>
        </w:r>
      </w:ins>
      <m:oMath>
        <m:r>
          <m:t>a</m:t>
        </m:r>
        <m:r>
          <m:rPr>
            <m:sty m:val="p"/>
          </m:rPr>
          <m:t>&gt;</m:t>
        </m:r>
        <m:r>
          <m:t>0</m:t>
        </m:r>
      </m:oMath>
      <w:ins w:id="8532" w:author="PR Preview" w:date="2026-01-01T00:00:00Z">
        <w:r>
          <w:t xml:space="preserve"> </w:t>
        </w:r>
      </w:ins>
      <w:ins w:id="8533" w:author="PR Preview" w:date="2026-01-01T00:00:00Z">
        <w:r>
          <w:t xml:space="preserve">and</w:t>
        </w:r>
      </w:ins>
      <w:ins w:id="8534" w:author="PR Preview" w:date="2026-01-01T00:00:00Z">
        <w:r>
          <w:t xml:space="preserve"> </w:t>
        </w:r>
      </w:ins>
      <m:oMath>
        <m:r>
          <m:t>a</m:t>
        </m:r>
        <m:r>
          <m:t>c</m:t>
        </m:r>
        <m:r>
          <m:rPr>
            <m:sty m:val="p"/>
          </m:rPr>
          <m:t>&gt;</m:t>
        </m:r>
        <m:sSup>
          <m:e>
            <m:r>
              <m:t>b</m:t>
            </m:r>
          </m:e>
          <m:sup>
            <m:r>
              <m:t>2</m:t>
            </m:r>
          </m:sup>
        </m:sSup>
      </m:oMath>
      <w:ins w:id="8535" w:author="PR Preview" w:date="2026-01-01T00:00:00Z">
        <w:r>
          <w:t xml:space="preserve"> </w:t>
        </w:r>
      </w:ins>
      <w:ins w:id="8536" w:author="PR Preview" w:date="2026-01-01T00:00:00Z">
        <w:r>
          <w:t xml:space="preserve">(a</w:t>
        </w:r>
      </w:ins>
      <w:ins w:id="8537" w:author="PR Preview" w:date="2026-01-01T00:00:00Z">
        <w:r>
          <w:t xml:space="preserve"> </w:t>
        </w:r>
      </w:ins>
      <m:oMath>
        <m:r>
          <m:t>1</m:t>
        </m:r>
        <m:r>
          <m:rPr>
            <m:sty m:val="p"/>
          </m:rPr>
          <m:t>×</m:t>
        </m:r>
        <m:r>
          <m:t>1</m:t>
        </m:r>
      </m:oMath>
      <w:ins w:id="8538" w:author="PR Preview" w:date="2026-01-01T00:00:00Z">
        <w:r>
          <w:t xml:space="preserve"> </w:t>
        </w:r>
      </w:ins>
      <w:ins w:id="8539" w:author="PR Preview" w:date="2026-01-01T00:00:00Z">
        <w:r>
          <w:t xml:space="preserve">matrix</w:t>
        </w:r>
      </w:ins>
      <w:ins w:id="8540" w:author="PR Preview" w:date="2026-01-01T00:00:00Z">
        <w:r>
          <w:t xml:space="preserve"> </w:t>
        </w:r>
      </w:ins>
      <m:oMath>
        <m:r>
          <m:rPr>
            <m:sty m:val="p"/>
          </m:rPr>
          <m:t>[</m:t>
        </m:r>
        <m:r>
          <m:t>s</m:t>
        </m:r>
        <m:r>
          <m:rPr>
            <m:sty m:val="p"/>
          </m:rPr>
          <m:t>]</m:t>
        </m:r>
      </m:oMath>
      <w:ins w:id="8541" w:author="PR Preview" w:date="2026-01-01T00:00:00Z">
        <w:r>
          <w:t xml:space="preserve"> </w:t>
        </w:r>
      </w:ins>
      <w:ins w:id="8542" w:author="PR Preview" w:date="2026-01-01T00:00:00Z">
        <w:r>
          <w:t xml:space="preserve">is positive definite exactly when</w:t>
        </w:r>
      </w:ins>
      <w:ins w:id="8543" w:author="PR Preview" w:date="2026-01-01T00:00:00Z">
        <w:r>
          <w:t xml:space="preserve"> </w:t>
        </w:r>
      </w:ins>
      <m:oMath>
        <m:r>
          <m:t>s</m:t>
        </m:r>
        <m:r>
          <m:rPr>
            <m:sty m:val="p"/>
          </m:rPr>
          <m:t>&gt;</m:t>
        </m:r>
        <m:r>
          <m:t>0</m:t>
        </m:r>
      </m:oMath>
      <w:ins w:id="8544" w:author="PR Preview" w:date="2026-01-01T00:00:00Z">
        <w:r>
          <w:t xml:space="preserve">, since</w:t>
        </w:r>
      </w:ins>
      <w:ins w:id="8545" w:author="PR Preview" w:date="2026-01-01T00:00:00Z">
        <w:r>
          <w:t xml:space="preserve"> </w:t>
        </w:r>
      </w:ins>
      <m:oMath>
        <m:sSup>
          <m:e>
            <m:r>
              <m:t>x</m:t>
            </m:r>
          </m:e>
          <m:sup>
            <m:r>
              <m:rPr>
                <m:sty m:val="p"/>
              </m:rPr>
              <m:t>⊤</m:t>
            </m:r>
          </m:sup>
        </m:sSup>
        <m:r>
          <m:t>s</m:t>
        </m:r>
        <m:r>
          <m:t>x</m:t>
        </m:r>
        <m:r>
          <m:rPr>
            <m:sty m:val="p"/>
          </m:rPr>
          <m:t>=</m:t>
        </m:r>
        <m:r>
          <m:t>s</m:t>
        </m:r>
        <m:sSup>
          <m:e>
            <m:r>
              <m:t>x</m:t>
            </m:r>
          </m:e>
          <m:sup>
            <m:r>
              <m:t>2</m:t>
            </m:r>
          </m:sup>
        </m:sSup>
      </m:oMath>
      <w:ins w:id="8546" w:author="PR Preview" w:date="2026-01-01T00:00:00Z">
        <w:r>
          <w:t xml:space="preserve">).</w:t>
        </w:r>
      </w:ins>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8547" w:author="PR Preview" w:date="2026-01-01T00:00:00Z">
        <w:r>
          <w:t xml:space="preserve">:</w:t>
        </w:r>
      </w:ins>
      <w:ins w:id="8548" w:author="PR Preview" w:date="2026-01-01T00:00:00Z">
        <w:r>
          <w:t xml:space="preserve"> </w:t>
        </w:r>
      </w:ins>
      <m:oMath>
        <m:r>
          <m:t>5</m:t>
        </m:r>
        <m:r>
          <m:rPr>
            <m:sty m:val="p"/>
          </m:rPr>
          <m:t>&gt;</m:t>
        </m:r>
        <m:r>
          <m:t>0</m:t>
        </m:r>
      </m:oMath>
      <w:ins w:id="8549" w:author="PR Preview" w:date="2026-01-01T00:00:00Z">
        <w:r>
          <w:t xml:space="preserve"> </w:t>
        </w:r>
      </w:ins>
      <w:ins w:id="8550" w:author="PR Preview" w:date="2026-01-01T00:00:00Z">
        <w:r>
          <w:t xml:space="preserve">and</w:t>
        </w:r>
      </w:ins>
      <w:ins w:id="8551" w:author="PR Preview" w:date="2026-01-01T00:00:00Z">
        <w:r>
          <w:t xml:space="preserve"> </w:t>
        </w:r>
      </w:ins>
      <m:oMath>
        <m:f>
          <m:fPr>
            <m:type m:val="lin"/>
          </m:fPr>
          <m:num>
            <m:r>
              <m:t>9</m:t>
            </m:r>
          </m:num>
          <m:den>
            <m:r>
              <m:t>5</m:t>
            </m:r>
          </m:den>
        </m:f>
        <m:r>
          <m:rPr>
            <m:sty m:val="p"/>
          </m:rPr>
          <m:t>&gt;</m:t>
        </m:r>
        <m:r>
          <m:t>0</m:t>
        </m:r>
      </m:oMath>
      <w:ins w:id="8552" w:author="PR Preview" w:date="2026-01-01T00:00:00Z">
        <w:r>
          <w:t xml:space="preserve"> </w:t>
        </w:r>
      </w:ins>
      <w:ins w:id="8553" w:author="PR Preview" w:date="2026-01-01T00:00:00Z">
        <w:r>
          <w:t xml:space="preserve">(</w:t>
        </w:r>
      </w:ins>
      <w:hyperlink w:anchor="exm-schur-complement">
        <w:ins w:id="8554" w:author="PR Preview" w:date="2026-01-01T00:00:00Z">
          <w:r>
            <w:rPr>
              <w:rStyle w:val="Hyperlink"/>
            </w:rPr>
            <w:t xml:space="preserve">Example 220</w:t>
          </w:r>
        </w:ins>
      </w:hyperlink>
      <w:ins w:id="8555" w:author="PR Preview" w:date="2026-01-01T00:00:00Z">
        <w:r>
          <w:t xml:space="preserve">),</w:t>
        </w:r>
      </w:ins>
      <w:ins w:id="8556" w:author="PR Preview" w:date="2026-01-01T00:00:00Z">
        <w:r>
          <w:t xml:space="preserve"> </w:t>
        </w:r>
      </w:ins>
      <w:ins w:id="8557" w:author="PR Preview" w:date="2026-01-01T00:00:00Z">
        <w:r>
          <w:t xml:space="preserve">so it is positive definite.</w:t>
        </w:r>
      </w:ins>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8558" w:author="PR Preview" w:date="2026-01-01T00:00:00Z">
        <w:r>
          <w:t xml:space="preserve">:</w:t>
        </w:r>
      </w:ins>
      <w:ins w:id="8559" w:author="PR Preview" w:date="2026-01-01T00:00:00Z">
        <w:r>
          <w:t xml:space="preserve"> </w:t>
        </w:r>
      </w:ins>
      <m:oMath>
        <m:r>
          <m:t>1</m:t>
        </m:r>
        <m:r>
          <m:rPr>
            <m:sty m:val="p"/>
          </m:rPr>
          <m:t>&gt;</m:t>
        </m:r>
        <m:r>
          <m:t>0</m:t>
        </m:r>
      </m:oMath>
      <w:ins w:id="8560" w:author="PR Preview" w:date="2026-01-01T00:00:00Z">
        <w:r>
          <w:t xml:space="preserve"> </w:t>
        </w:r>
      </w:ins>
      <w:ins w:id="8561" w:author="PR Preview" w:date="2026-01-01T00:00:00Z">
        <w:r>
          <w:t xml:space="preserve">but</w:t>
        </w:r>
      </w:ins>
      <w:ins w:id="8562" w:author="PR Preview" w:date="2026-01-01T00:00:00Z">
        <w:r>
          <w:t xml:space="preserve"> </w:t>
        </w:r>
      </w:ins>
      <m:oMath>
        <m:r>
          <m:rPr>
            <m:sty m:val="bi"/>
          </m:rPr>
          <m:t>S</m:t>
        </m:r>
        <m:r>
          <m:rPr>
            <m:sty m:val="p"/>
          </m:rPr>
          <m:t>=</m:t>
        </m:r>
        <m:r>
          <m:rPr>
            <m:sty m:val="p"/>
          </m:rPr>
          <m:t>−</m:t>
        </m:r>
        <m:r>
          <m:t>3</m:t>
        </m:r>
      </m:oMath>
      <w:ins w:id="8563" w:author="PR Preview" w:date="2026-01-01T00:00:00Z">
        <w:r>
          <w:t xml:space="preserve">,</w:t>
        </w:r>
      </w:ins>
      <w:ins w:id="8564" w:author="PR Preview" w:date="2026-01-01T00:00:00Z">
        <w:r>
          <w:t xml:space="preserve"> </w:t>
        </w:r>
      </w:ins>
      <w:ins w:id="8565" w:author="PR Preview" w:date="2026-01-01T00:00:00Z">
        <w:r>
          <w:t xml:space="preserve">so it is not, as</w:t>
        </w:r>
      </w:ins>
      <w:ins w:id="8566" w:author="PR Preview" w:date="2026-01-01T00:00:00Z">
        <w:r>
          <w:t xml:space="preserve"> </w:t>
        </w:r>
      </w:ins>
      <w:hyperlink w:anchor="exm-positive-definite">
        <w:ins w:id="8567" w:author="PR Preview" w:date="2026-01-01T00:00:00Z">
          <w:r>
            <w:rPr>
              <w:rStyle w:val="Hyperlink"/>
            </w:rPr>
            <w:t xml:space="preserve">Example 156</w:t>
          </w:r>
        </w:ins>
      </w:hyperlink>
      <w:ins w:id="8568" w:author="PR Preview" w:date="2026-01-01T00:00:00Z">
        <w:r>
          <w:t xml:space="preserve"> </w:t>
        </w:r>
      </w:ins>
      <w:ins w:id="8569" w:author="PR Preview" w:date="2026-01-01T00:00:00Z">
        <w:r>
          <w:t xml:space="preserve">found directly.</w:t>
        </w:r>
      </w:ins>
    </w:p>
    <w:bookmarkEnd w:id="685"/>
    <w:bookmarkStart w:id="686"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7" w:name="exm-cholesky"/>
    <w:p>
      <w:pPr>
        <w:pStyle w:val="BodyText"/>
      </w:pPr>
      <w:del w:id="8570" w:author="PR Preview" w:date="2026-01-01T00:00:00Z">
        <w:r>
          <w:rPr>
            <w:b/>
            <w:bCs/>
          </w:rPr>
          <w:delText xml:space="preserve">Example 221 (Two Cholesky factors)</w:delText>
        </w:r>
      </w:del>
      <w:del w:id="8571" w:author="PR Preview" w:date="2026-01-01T00:00:00Z">
        <w:r>
          <w:delText xml:space="preserve"> </w:delText>
        </w:r>
      </w:del>
      <w:del w:id="8572" w:author="PR Preview" w:date="2026-01-01T00:00:00Z">
        <w:r>
          <w:delText xml:space="preserve"> </w:delText>
        </w:r>
      </w:del>
    </w:p>
    <w:p>
      <w:pPr>
        <w:pStyle w:val="BodyText"/>
      </w:pPr>
      <w:ins w:id="8573" w:author="PR Preview" w:date="2026-01-01T00:00:00Z">
        <w:r>
          <w:rPr>
            <w:b/>
            <w:bCs/>
          </w:rPr>
          <w:t xml:space="preserve">Example 222 (Two Cholesky factors)</w:t>
        </w:r>
      </w:ins>
      <w:ins w:id="8574" w:author="PR Preview" w:date="2026-01-01T00:00:00Z">
        <w:r>
          <w:t xml:space="preserve"> </w:t>
        </w:r>
      </w:ins>
      <w:ins w:id="8575" w:author="PR Preview" w:date="2026-01-01T00:00:00Z">
        <w:r>
          <w:t xml:space="preserve"> </w:t>
        </w:r>
      </w:ins>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del w:id="8576" w:author="PR Preview" w:date="2026-01-01T00:00:00Z">
        <w:r>
          <w:delText xml:space="preserve">the Schur complement of</w:delText>
        </w:r>
      </w:del>
      <w:del w:id="8577" w:author="PR Preview" w:date="2026-01-01T00:00:00Z">
        <w:r>
          <w:delText xml:space="preserve"> </w:delText>
        </w:r>
      </w:del>
      <w:hyperlink w:anchor="exm-schur-complement">
        <w:del w:id="8578" w:author="PR Preview" w:date="2026-01-01T00:00:00Z">
          <w:r>
            <w:rPr>
              <w:rStyle w:val="Hyperlink"/>
            </w:rPr>
            <w:delText xml:space="preserve">Example 219</w:delText>
          </w:r>
        </w:del>
      </w:hyperlink>
      <w:del w:id="8579" w:author="PR Preview" w:date="2026-01-01T00:00:00Z">
        <w:r>
          <w:delText xml:space="preserve">,</w:delText>
        </w:r>
      </w:del>
      <w:del w:id="8580" w:author="PR Preview" w:date="2026-01-01T00:00:00Z">
        <w:r>
          <w:delText xml:space="preserve"> </w:delText>
        </w:r>
      </w:del>
      <w:del w:id="8581" w:author="PR Preview" w:date="2026-01-01T00:00:00Z">
        <w:r>
          <w:delText xml:space="preserve">so</w:delText>
        </w:r>
      </w:del>
      <w:del w:id="8582"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8583" w:author="PR Preview" w:date="2026-01-01T00:00:00Z">
        <w:r>
          <w:delText xml:space="preserve">.</w:delText>
        </w:r>
      </w:del>
    </w:p>
    <w:p>
      <w:pPr>
        <w:numPr>
          <w:ilvl w:val="0"/>
          <w:numId w:val="1000"/>
        </w:numPr>
      </w:pPr>
      <w:ins w:id="8584" w:author="PR Preview" w:date="2026-01-01T00:00:00Z">
        <w:r>
          <w:t xml:space="preserve">the Schur complement of</w:t>
        </w:r>
      </w:ins>
      <w:ins w:id="8585" w:author="PR Preview" w:date="2026-01-01T00:00:00Z">
        <w:r>
          <w:t xml:space="preserve"> </w:t>
        </w:r>
      </w:ins>
      <w:hyperlink w:anchor="exm-schur-complement">
        <w:ins w:id="8586" w:author="PR Preview" w:date="2026-01-01T00:00:00Z">
          <w:r>
            <w:rPr>
              <w:rStyle w:val="Hyperlink"/>
            </w:rPr>
            <w:t xml:space="preserve">Example 220</w:t>
          </w:r>
        </w:ins>
      </w:hyperlink>
      <w:ins w:id="8587" w:author="PR Preview" w:date="2026-01-01T00:00:00Z">
        <w:r>
          <w:t xml:space="preserve">,</w:t>
        </w:r>
      </w:ins>
      <w:ins w:id="8588" w:author="PR Preview" w:date="2026-01-01T00:00:00Z">
        <w:r>
          <w:t xml:space="preserve"> </w:t>
        </w:r>
      </w:ins>
      <w:ins w:id="8589" w:author="PR Preview" w:date="2026-01-01T00:00:00Z">
        <w:r>
          <w:t xml:space="preserve">so</w:t>
        </w:r>
      </w:ins>
      <w:ins w:id="8590"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8591" w:author="PR Preview" w:date="2026-01-01T00:00:00Z">
        <w:r>
          <w:t xml:space="preserve">.</w:t>
        </w:r>
      </w:ins>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del w:id="8592" w:author="PR Preview" w:date="2026-01-01T00:00:00Z">
        <w:r>
          <w:delText xml:space="preserve">has no real solution,</w:delText>
        </w:r>
      </w:del>
      <w:del w:id="8593" w:author="PR Preview" w:date="2026-01-01T00:00:00Z">
        <w:r>
          <w:delText xml:space="preserve"> </w:delText>
        </w:r>
      </w:del>
      <w:del w:id="8594" w:author="PR Preview" w:date="2026-01-01T00:00:00Z">
        <w:r>
          <w:delText xml:space="preserve">matching the failure of the Schur complement test (</w:delText>
        </w:r>
      </w:del>
      <w:hyperlink w:anchor="exm-schur-test">
        <w:del w:id="8595" w:author="PR Preview" w:date="2026-01-01T00:00:00Z">
          <w:r>
            <w:rPr>
              <w:rStyle w:val="Hyperlink"/>
            </w:rPr>
            <w:delText xml:space="preserve">Example 220</w:delText>
          </w:r>
        </w:del>
      </w:hyperlink>
      <w:del w:id="8596" w:author="PR Preview" w:date="2026-01-01T00:00:00Z">
        <w:r>
          <w:delText xml:space="preserve">).</w:delText>
        </w:r>
      </w:del>
    </w:p>
    <w:p>
      <w:pPr>
        <w:numPr>
          <w:ilvl w:val="0"/>
          <w:numId w:val="1000"/>
        </w:numPr>
      </w:pPr>
      <w:ins w:id="8597" w:author="PR Preview" w:date="2026-01-01T00:00:00Z">
        <w:r>
          <w:t xml:space="preserve">has no real solution,</w:t>
        </w:r>
      </w:ins>
      <w:ins w:id="8598" w:author="PR Preview" w:date="2026-01-01T00:00:00Z">
        <w:r>
          <w:t xml:space="preserve"> </w:t>
        </w:r>
      </w:ins>
      <w:ins w:id="8599" w:author="PR Preview" w:date="2026-01-01T00:00:00Z">
        <w:r>
          <w:t xml:space="preserve">matching the failure of the Schur complement test (</w:t>
        </w:r>
      </w:ins>
      <w:hyperlink w:anchor="exm-schur-test">
        <w:ins w:id="8600" w:author="PR Preview" w:date="2026-01-01T00:00:00Z">
          <w:r>
            <w:rPr>
              <w:rStyle w:val="Hyperlink"/>
            </w:rPr>
            <w:t xml:space="preserve">Example 221</w:t>
          </w:r>
        </w:ins>
      </w:hyperlink>
      <w:ins w:id="8601" w:author="PR Preview" w:date="2026-01-01T00:00:00Z">
        <w:r>
          <w:t xml:space="preserve">).</w:t>
        </w:r>
      </w:ins>
    </w:p>
    <w:bookmarkEnd w:id="687"/>
    <w:bookmarkEnd w:id="688"/>
    <w:bookmarkStart w:id="714" w:name="sec-complex-vectors-matrices"/>
    <w:p>
      <w:pPr>
        <w:pStyle w:val="Heading2"/>
      </w:pPr>
      <w:r>
        <w:t xml:space="preserve">23 Complex vectors and matrices</w:t>
      </w:r>
    </w:p>
    <w:bookmarkStart w:id="689"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9"/>
    <w:bookmarkStart w:id="690"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90"/>
    <w:bookmarkStart w:id="691" w:name="exm-complex-vector"/>
    <w:p>
      <w:pPr>
        <w:pStyle w:val="BodyText"/>
      </w:pPr>
      <w:del w:id="8602" w:author="PR Preview" w:date="2026-01-01T00:00:00Z">
        <w:r>
          <w:rPr>
            <w:b/>
            <w:bCs/>
          </w:rPr>
          <w:delText xml:space="preserve">Example 222 (A complex vector and its conjugate)</w:delText>
        </w:r>
      </w:del>
    </w:p>
    <w:p>
      <w:pPr>
        <w:pStyle w:val="BodyText"/>
      </w:pPr>
      <w:ins w:id="8603" w:author="PR Preview" w:date="2026-01-01T00:00:00Z">
        <w:r>
          <w:rPr>
            <w:b/>
            <w:bCs/>
          </w:rPr>
          <w:t xml:space="preserve">Example 223 (A complex vector and its conjugate)</w:t>
        </w:r>
      </w:ins>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91"/>
    <w:bookmarkStart w:id="693"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92">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93"/>
    <w:bookmarkStart w:id="694"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4"/>
    <w:bookmarkStart w:id="695" w:name="rem-conjugate-transpose-notation"/>
    <w:p>
      <w:pPr>
        <w:pStyle w:val="FirstParagraph"/>
      </w:pPr>
      <w:del w:id="8604" w:author="PR Preview" w:date="2026-01-01T00:00:00Z">
        <w:r>
          <w:rPr>
            <w:i/>
            <w:iCs/>
          </w:rPr>
          <w:delText xml:space="preserve">Remark 52</w:delText>
        </w:r>
      </w:del>
      <w:del w:id="8605" w:author="PR Preview" w:date="2026-01-01T00:00:00Z">
        <w:r>
          <w:delText xml:space="preserve"> (Notation for the conjugate transpose). </w:delText>
        </w:r>
      </w:del>
      <w:del w:id="8606" w:author="PR Preview" w:date="2026-01-01T00:00:00Z">
        <w:r>
          <w:delText xml:space="preserve">The operation is denoted variously across mathematics and physics:</w:delText>
        </w:r>
      </w:del>
      <w:del w:id="8607" w:author="PR Preview" w:date="2026-01-01T00:00:00Z">
        <w:r>
          <w:delText xml:space="preserve"> </w:delText>
        </w:r>
      </w:del>
      <m:oMath>
        <m:sSup>
          <m:e>
            <m:r>
              <m:rPr>
                <m:sty m:val="bi"/>
              </m:rPr>
              <m:t>A</m:t>
            </m:r>
          </m:e>
          <m:sup>
            <m:r>
              <m:rPr>
                <m:sty m:val="p"/>
              </m:rPr>
              <m:t>*</m:t>
            </m:r>
          </m:sup>
        </m:sSup>
      </m:oMath>
      <w:del w:id="8608" w:author="PR Preview" w:date="2026-01-01T00:00:00Z">
        <w:r>
          <w:delText xml:space="preserve"> </w:delText>
        </w:r>
      </w:del>
      <w:del w:id="8609" w:author="PR Preview" w:date="2026-01-01T00:00:00Z">
        <w:r>
          <w:delText xml:space="preserve">in pure mathematics (</w:delText>
        </w:r>
      </w:del>
      <w:del w:id="8610" w:author="PR Preview" w:date="2026-01-01T00:00:00Z">
        <w:r>
          <w:delText xml:space="preserve">Axler [51], Definition 7.7, p. 231</w:delText>
        </w:r>
      </w:del>
      <w:del w:id="8611" w:author="PR Preview" w:date="2026-01-01T00:00:00Z">
        <w:r>
          <w:delText xml:space="preserve">),</w:delText>
        </w:r>
      </w:del>
      <w:del w:id="8612" w:author="PR Preview" w:date="2026-01-01T00:00:00Z">
        <w:r>
          <w:delText xml:space="preserve"> </w:delText>
        </w:r>
      </w:del>
      <m:oMath>
        <m:sSup>
          <m:e>
            <m:r>
              <m:rPr>
                <m:sty m:val="bi"/>
              </m:rPr>
              <m:t>A</m:t>
            </m:r>
          </m:e>
          <m:sup>
            <m:r>
              <m:rPr>
                <m:sty m:val="p"/>
              </m:rPr>
              <m:t>†</m:t>
            </m:r>
          </m:sup>
        </m:sSup>
      </m:oMath>
      <w:del w:id="8613" w:author="PR Preview" w:date="2026-01-01T00:00:00Z">
        <w:r>
          <w:delText xml:space="preserve"> </w:delText>
        </w:r>
      </w:del>
      <w:del w:id="8614" w:author="PR Preview" w:date="2026-01-01T00:00:00Z">
        <w:r>
          <w:delText xml:space="preserve">(</w:delText>
        </w:r>
      </w:del>
      <w:del w:id="8615" w:author="PR Preview" w:date="2026-01-01T00:00:00Z">
        <w:r>
          <w:delText xml:space="preserve">“</w:delText>
        </w:r>
      </w:del>
      <m:oMath>
        <m:r>
          <m:t>A</m:t>
        </m:r>
      </m:oMath>
      <w:del w:id="8616" w:author="PR Preview" w:date="2026-01-01T00:00:00Z">
        <w:r>
          <w:delText xml:space="preserve">-dagger”</w:delText>
        </w:r>
      </w:del>
      <w:del w:id="8617" w:author="PR Preview" w:date="2026-01-01T00:00:00Z">
        <w:r>
          <w:delText xml:space="preserve">) in physics and quantum mechanics,</w:delText>
        </w:r>
      </w:del>
      <w:del w:id="8618" w:author="PR Preview" w:date="2026-01-01T00:00:00Z">
        <w:r>
          <w:delText xml:space="preserve"> </w:delText>
        </w:r>
      </w:del>
      <w:del w:id="8619" w:author="PR Preview" w:date="2026-01-01T00:00:00Z">
        <w:r>
          <w:delText xml:space="preserve">and</w:delText>
        </w:r>
      </w:del>
      <w:del w:id="8620" w:author="PR Preview" w:date="2026-01-01T00:00:00Z">
        <w:r>
          <w:delText xml:space="preserve"> </w:delText>
        </w:r>
      </w:del>
      <m:oMath>
        <m:sSup>
          <m:e>
            <m:r>
              <m:rPr>
                <m:sty m:val="bi"/>
              </m:rPr>
              <m:t>A</m:t>
            </m:r>
          </m:e>
          <m:sup>
            <m:r>
              <m:rPr>
                <m:scr m:val="sans-serif"/>
                <m:sty m:val="p"/>
              </m:rPr>
              <m:t>H</m:t>
            </m:r>
          </m:sup>
        </m:sSup>
      </m:oMath>
      <w:del w:id="8621" w:author="PR Preview" w:date="2026-01-01T00:00:00Z">
        <w:r>
          <w:delText xml:space="preserve"> </w:delText>
        </w:r>
      </w:del>
      <w:del w:id="8622" w:author="PR Preview" w:date="2026-01-01T00:00:00Z">
        <w:r>
          <w:delText xml:space="preserve">in engineering, numerical linear algebra, and statistics.</w:delText>
        </w:r>
      </w:del>
      <w:del w:id="8623" w:author="PR Preview" w:date="2026-01-01T00:00:00Z">
        <w:r>
          <w:delText xml:space="preserve"> </w:delText>
        </w:r>
      </w:del>
      <w:del w:id="8624" w:author="PR Preview" w:date="2026-01-01T00:00:00Z">
        <w:r>
          <w:delText xml:space="preserve">These notes write</w:delText>
        </w:r>
      </w:del>
      <w:del w:id="8625" w:author="PR Preview" w:date="2026-01-01T00:00:00Z">
        <w:r>
          <w:delText xml:space="preserve"> </w:delText>
        </w:r>
      </w:del>
      <m:oMath>
        <m:sSup>
          <m:e>
            <m:r>
              <m:rPr>
                <m:sty m:val="bi"/>
              </m:rPr>
              <m:t>A</m:t>
            </m:r>
          </m:e>
          <m:sup>
            <m:r>
              <m:rPr>
                <m:scr m:val="sans-serif"/>
                <m:sty m:val="p"/>
              </m:rPr>
              <m:t>H</m:t>
            </m:r>
          </m:sup>
        </m:sSup>
      </m:oMath>
      <w:del w:id="8626" w:author="PR Preview" w:date="2026-01-01T00:00:00Z">
        <w:r>
          <w:delText xml:space="preserve"> </w:delText>
        </w:r>
      </w:del>
      <w:del w:id="8627" w:author="PR Preview" w:date="2026-01-01T00:00:00Z">
        <w:r>
          <w:delText xml:space="preserve">because</w:delText>
        </w:r>
      </w:del>
      <w:del w:id="8628" w:author="PR Preview" w:date="2026-01-01T00:00:00Z">
        <w:r>
          <w:delText xml:space="preserve"> </w:delText>
        </w:r>
      </w:del>
      <m:oMath>
        <m:sSup>
          <m:e>
            <m:r>
              <m:t>​</m:t>
            </m:r>
          </m:e>
          <m:sup>
            <m:r>
              <m:rPr>
                <m:sty m:val="p"/>
              </m:rPr>
              <m:t>*</m:t>
            </m:r>
          </m:sup>
        </m:sSup>
      </m:oMath>
      <w:del w:id="8629" w:author="PR Preview" w:date="2026-01-01T00:00:00Z">
        <w:r>
          <w:delText xml:space="preserve"> </w:delText>
        </w:r>
      </w:del>
      <w:del w:id="8630" w:author="PR Preview" w:date="2026-01-01T00:00:00Z">
        <w:r>
          <w:delText xml:space="preserve">is reserved for optimal points (as in</w:delText>
        </w:r>
      </w:del>
      <w:del w:id="8631" w:author="PR Preview" w:date="2026-01-01T00:00:00Z">
        <w:r>
          <w:delText xml:space="preserve"> </w:delText>
        </w:r>
      </w:del>
      <w:del w:id="8632" w:author="PR Preview" w:date="2026-01-01T00:00:00Z">
        <w:r>
          <w:delText xml:space="preserve">$\mathord{\smash[b]{\underset{\raise.3ex\hbox{$\scriptstyle\sim$}}{x}}\vphantom{x}}^*$</w:delText>
        </w:r>
      </w:del>
      <w:del w:id="8633" w:author="PR Preview" w:date="2026-01-01T00:00:00Z">
        <w:r>
          <w:delText xml:space="preserve">)</w:delText>
        </w:r>
      </w:del>
      <w:del w:id="8634" w:author="PR Preview" w:date="2026-01-01T00:00:00Z">
        <w:r>
          <w:delText xml:space="preserve"> </w:delText>
        </w:r>
      </w:del>
      <w:del w:id="8635" w:author="PR Preview" w:date="2026-01-01T00:00:00Z">
        <w:r>
          <w:delText xml:space="preserve">and</w:delText>
        </w:r>
      </w:del>
      <w:del w:id="8636" w:author="PR Preview" w:date="2026-01-01T00:00:00Z">
        <w:r>
          <w:delText xml:space="preserve"> </w:delText>
        </w:r>
      </w:del>
      <m:oMath>
        <m:sSup>
          <m:e>
            <m:r>
              <m:t>​</m:t>
            </m:r>
          </m:e>
          <m:sup>
            <m:r>
              <m:rPr>
                <m:sty m:val="p"/>
              </m:rPr>
              <m:t>†</m:t>
            </m:r>
          </m:sup>
        </m:sSup>
      </m:oMath>
      <w:del w:id="8637" w:author="PR Preview" w:date="2026-01-01T00:00:00Z">
        <w:r>
          <w:delText xml:space="preserve"> </w:delText>
        </w:r>
      </w:del>
      <w:del w:id="8638" w:author="PR Preview" w:date="2026-01-01T00:00:00Z">
        <w:r>
          <w:delText xml:space="preserve">frequently denotes the Moore-Penrose pseudoinverse in the broader literature.</w:delText>
        </w:r>
      </w:del>
    </w:p>
    <w:p>
      <w:pPr>
        <w:pStyle w:val="FirstParagraph"/>
      </w:pPr>
      <w:ins w:id="8639" w:author="PR Preview" w:date="2026-01-01T00:00:00Z">
        <w:r>
          <w:rPr>
            <w:i/>
            <w:iCs/>
          </w:rPr>
          <w:t xml:space="preserve">Remark 53</w:t>
        </w:r>
      </w:ins>
      <w:ins w:id="8640" w:author="PR Preview" w:date="2026-01-01T00:00:00Z">
        <w:r>
          <w:t xml:space="preserve"> (Notation for the conjugate transpose). </w:t>
        </w:r>
      </w:ins>
      <w:ins w:id="8641" w:author="PR Preview" w:date="2026-01-01T00:00:00Z">
        <w:r>
          <w:t xml:space="preserve">The operation is denoted variously across mathematics and physics:</w:t>
        </w:r>
      </w:ins>
      <w:ins w:id="8642" w:author="PR Preview" w:date="2026-01-01T00:00:00Z">
        <w:r>
          <w:t xml:space="preserve"> </w:t>
        </w:r>
      </w:ins>
      <m:oMath>
        <m:sSup>
          <m:e>
            <m:r>
              <m:rPr>
                <m:sty m:val="bi"/>
              </m:rPr>
              <m:t>A</m:t>
            </m:r>
          </m:e>
          <m:sup>
            <m:r>
              <m:rPr>
                <m:sty m:val="p"/>
              </m:rPr>
              <m:t>*</m:t>
            </m:r>
          </m:sup>
        </m:sSup>
      </m:oMath>
      <w:ins w:id="8643" w:author="PR Preview" w:date="2026-01-01T00:00:00Z">
        <w:r>
          <w:t xml:space="preserve"> </w:t>
        </w:r>
      </w:ins>
      <w:ins w:id="8644" w:author="PR Preview" w:date="2026-01-01T00:00:00Z">
        <w:r>
          <w:t xml:space="preserve">in pure mathematics (</w:t>
        </w:r>
      </w:ins>
      <w:ins w:id="8645" w:author="PR Preview" w:date="2026-01-01T00:00:00Z">
        <w:r>
          <w:t xml:space="preserve">Axler [51], Definition 7.7, p. 231</w:t>
        </w:r>
      </w:ins>
      <w:ins w:id="8646" w:author="PR Preview" w:date="2026-01-01T00:00:00Z">
        <w:r>
          <w:t xml:space="preserve">),</w:t>
        </w:r>
      </w:ins>
      <w:ins w:id="8647" w:author="PR Preview" w:date="2026-01-01T00:00:00Z">
        <w:r>
          <w:t xml:space="preserve"> </w:t>
        </w:r>
      </w:ins>
      <m:oMath>
        <m:sSup>
          <m:e>
            <m:r>
              <m:rPr>
                <m:sty m:val="bi"/>
              </m:rPr>
              <m:t>A</m:t>
            </m:r>
          </m:e>
          <m:sup>
            <m:r>
              <m:rPr>
                <m:sty m:val="p"/>
              </m:rPr>
              <m:t>†</m:t>
            </m:r>
          </m:sup>
        </m:sSup>
      </m:oMath>
      <w:ins w:id="8648" w:author="PR Preview" w:date="2026-01-01T00:00:00Z">
        <w:r>
          <w:t xml:space="preserve"> </w:t>
        </w:r>
      </w:ins>
      <w:ins w:id="8649" w:author="PR Preview" w:date="2026-01-01T00:00:00Z">
        <w:r>
          <w:t xml:space="preserve">(</w:t>
        </w:r>
      </w:ins>
      <w:ins w:id="8650" w:author="PR Preview" w:date="2026-01-01T00:00:00Z">
        <w:r>
          <w:t xml:space="preserve">“</w:t>
        </w:r>
      </w:ins>
      <m:oMath>
        <m:r>
          <m:t>A</m:t>
        </m:r>
      </m:oMath>
      <w:ins w:id="8651" w:author="PR Preview" w:date="2026-01-01T00:00:00Z">
        <w:r>
          <w:t xml:space="preserve">-dagger”</w:t>
        </w:r>
      </w:ins>
      <w:ins w:id="8652" w:author="PR Preview" w:date="2026-01-01T00:00:00Z">
        <w:r>
          <w:t xml:space="preserve">) in physics and quantum mechanics,</w:t>
        </w:r>
      </w:ins>
      <w:ins w:id="8653" w:author="PR Preview" w:date="2026-01-01T00:00:00Z">
        <w:r>
          <w:t xml:space="preserve"> </w:t>
        </w:r>
      </w:ins>
      <w:ins w:id="8654" w:author="PR Preview" w:date="2026-01-01T00:00:00Z">
        <w:r>
          <w:t xml:space="preserve">and</w:t>
        </w:r>
      </w:ins>
      <w:ins w:id="8655" w:author="PR Preview" w:date="2026-01-01T00:00:00Z">
        <w:r>
          <w:t xml:space="preserve"> </w:t>
        </w:r>
      </w:ins>
      <m:oMath>
        <m:sSup>
          <m:e>
            <m:r>
              <m:rPr>
                <m:sty m:val="bi"/>
              </m:rPr>
              <m:t>A</m:t>
            </m:r>
          </m:e>
          <m:sup>
            <m:r>
              <m:rPr>
                <m:scr m:val="sans-serif"/>
                <m:sty m:val="p"/>
              </m:rPr>
              <m:t>H</m:t>
            </m:r>
          </m:sup>
        </m:sSup>
      </m:oMath>
      <w:ins w:id="8656" w:author="PR Preview" w:date="2026-01-01T00:00:00Z">
        <w:r>
          <w:t xml:space="preserve"> </w:t>
        </w:r>
      </w:ins>
      <w:ins w:id="8657" w:author="PR Preview" w:date="2026-01-01T00:00:00Z">
        <w:r>
          <w:t xml:space="preserve">in engineering, numerical linear algebra, and statistics.</w:t>
        </w:r>
      </w:ins>
      <w:ins w:id="8658" w:author="PR Preview" w:date="2026-01-01T00:00:00Z">
        <w:r>
          <w:t xml:space="preserve"> </w:t>
        </w:r>
      </w:ins>
      <w:ins w:id="8659" w:author="PR Preview" w:date="2026-01-01T00:00:00Z">
        <w:r>
          <w:t xml:space="preserve">These notes write</w:t>
        </w:r>
      </w:ins>
      <w:ins w:id="8660" w:author="PR Preview" w:date="2026-01-01T00:00:00Z">
        <w:r>
          <w:t xml:space="preserve"> </w:t>
        </w:r>
      </w:ins>
      <m:oMath>
        <m:sSup>
          <m:e>
            <m:r>
              <m:rPr>
                <m:sty m:val="bi"/>
              </m:rPr>
              <m:t>A</m:t>
            </m:r>
          </m:e>
          <m:sup>
            <m:r>
              <m:rPr>
                <m:scr m:val="sans-serif"/>
                <m:sty m:val="p"/>
              </m:rPr>
              <m:t>H</m:t>
            </m:r>
          </m:sup>
        </m:sSup>
      </m:oMath>
      <w:ins w:id="8661" w:author="PR Preview" w:date="2026-01-01T00:00:00Z">
        <w:r>
          <w:t xml:space="preserve"> </w:t>
        </w:r>
      </w:ins>
      <w:ins w:id="8662" w:author="PR Preview" w:date="2026-01-01T00:00:00Z">
        <w:r>
          <w:t xml:space="preserve">because</w:t>
        </w:r>
      </w:ins>
      <w:ins w:id="8663" w:author="PR Preview" w:date="2026-01-01T00:00:00Z">
        <w:r>
          <w:t xml:space="preserve"> </w:t>
        </w:r>
      </w:ins>
      <m:oMath>
        <m:sSup>
          <m:e>
            <m:r>
              <m:t>​</m:t>
            </m:r>
          </m:e>
          <m:sup>
            <m:r>
              <m:rPr>
                <m:sty m:val="p"/>
              </m:rPr>
              <m:t>*</m:t>
            </m:r>
          </m:sup>
        </m:sSup>
      </m:oMath>
      <w:ins w:id="8664" w:author="PR Preview" w:date="2026-01-01T00:00:00Z">
        <w:r>
          <w:t xml:space="preserve"> </w:t>
        </w:r>
      </w:ins>
      <w:ins w:id="8665" w:author="PR Preview" w:date="2026-01-01T00:00:00Z">
        <w:r>
          <w:t xml:space="preserve">is reserved for optimal points (as in</w:t>
        </w:r>
      </w:ins>
      <w:ins w:id="8666" w:author="PR Preview" w:date="2026-01-01T00:00:00Z">
        <w:r>
          <w:t xml:space="preserve"> </w:t>
        </w:r>
      </w:ins>
      <w:ins w:id="8667" w:author="PR Preview" w:date="2026-01-01T00:00:00Z">
        <w:r>
          <w:t xml:space="preserve">$\mathord{\smash[b]{\underset{\raise.3ex\hbox{$\scriptstyle\sim$}}{x}}\vphantom{x}}^*$</w:t>
        </w:r>
      </w:ins>
      <w:ins w:id="8668" w:author="PR Preview" w:date="2026-01-01T00:00:00Z">
        <w:r>
          <w:t xml:space="preserve">)</w:t>
        </w:r>
      </w:ins>
      <w:ins w:id="8669" w:author="PR Preview" w:date="2026-01-01T00:00:00Z">
        <w:r>
          <w:t xml:space="preserve"> </w:t>
        </w:r>
      </w:ins>
      <w:ins w:id="8670" w:author="PR Preview" w:date="2026-01-01T00:00:00Z">
        <w:r>
          <w:t xml:space="preserve">and</w:t>
        </w:r>
      </w:ins>
      <w:ins w:id="8671" w:author="PR Preview" w:date="2026-01-01T00:00:00Z">
        <w:r>
          <w:t xml:space="preserve"> </w:t>
        </w:r>
      </w:ins>
      <m:oMath>
        <m:sSup>
          <m:e>
            <m:r>
              <m:t>​</m:t>
            </m:r>
          </m:e>
          <m:sup>
            <m:r>
              <m:rPr>
                <m:sty m:val="p"/>
              </m:rPr>
              <m:t>†</m:t>
            </m:r>
          </m:sup>
        </m:sSup>
      </m:oMath>
      <w:ins w:id="8672" w:author="PR Preview" w:date="2026-01-01T00:00:00Z">
        <w:r>
          <w:t xml:space="preserve"> </w:t>
        </w:r>
      </w:ins>
      <w:ins w:id="8673" w:author="PR Preview" w:date="2026-01-01T00:00:00Z">
        <w:r>
          <w:t xml:space="preserve">frequently denotes the Moore-Penrose pseudoinverse in the broader literature.</w:t>
        </w:r>
      </w:ins>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5"/>
    <w:bookmarkStart w:id="696" w:name="exm-conjugate-transpose"/>
    <w:p>
      <w:pPr>
        <w:pStyle w:val="BodyText"/>
      </w:pPr>
      <w:del w:id="8674" w:author="PR Preview" w:date="2026-01-01T00:00:00Z">
        <w:r>
          <w:rPr>
            <w:b/>
            <w:bCs/>
          </w:rPr>
          <w:delText xml:space="preserve">Example 223 (The conjugate transpose of a</w:delText>
        </w:r>
      </w:del>
      <w:del w:id="8675" w:author="PR Preview" w:date="2026-01-01T00:00:00Z">
        <w:r>
          <w:rPr>
            <w:b/>
            <w:bCs/>
          </w:rPr>
          <w:delText xml:space="preserve"> </w:delText>
        </w:r>
      </w:del>
      <m:oMath>
        <m:r>
          <m:t>2</m:t>
        </m:r>
        <m:r>
          <m:rPr>
            <m:sty m:val="p"/>
          </m:rPr>
          <m:t>×</m:t>
        </m:r>
        <m:r>
          <m:t>3</m:t>
        </m:r>
      </m:oMath>
      <w:del w:id="8676" w:author="PR Preview" w:date="2026-01-01T00:00:00Z">
        <w:r>
          <w:rPr>
            <w:b/>
            <w:bCs/>
          </w:rPr>
          <w:delText xml:space="preserve"> </w:delText>
        </w:r>
      </w:del>
      <w:del w:id="8677" w:author="PR Preview" w:date="2026-01-01T00:00:00Z">
        <w:r>
          <w:rPr>
            <w:b/>
            <w:bCs/>
          </w:rPr>
          <w:delText xml:space="preserve">matrix)</w:delText>
        </w:r>
      </w:del>
      <w:del w:id="8678" w:author="PR Preview" w:date="2026-01-01T00:00:00Z">
        <w:r>
          <w:delText xml:space="preserve"> </w:delText>
        </w:r>
      </w:del>
      <w:del w:id="8679" w:author="PR Preview" w:date="2026-01-01T00:00:00Z">
        <w:r>
          <w:delText xml:space="preserve">For</w:delText>
        </w:r>
      </w:del>
    </w:p>
    <w:p>
      <w:pPr>
        <w:pStyle w:val="BodyText"/>
      </w:pPr>
      <w:ins w:id="8680" w:author="PR Preview" w:date="2026-01-01T00:00:00Z">
        <w:r>
          <w:rPr>
            <w:b/>
            <w:bCs/>
          </w:rPr>
          <w:t xml:space="preserve">Example 224 (The conjugate transpose of a</w:t>
        </w:r>
      </w:ins>
      <w:ins w:id="8681" w:author="PR Preview" w:date="2026-01-01T00:00:00Z">
        <w:r>
          <w:rPr>
            <w:b/>
            <w:bCs/>
          </w:rPr>
          <w:t xml:space="preserve"> </w:t>
        </w:r>
      </w:ins>
      <m:oMath>
        <m:r>
          <m:t>2</m:t>
        </m:r>
        <m:r>
          <m:rPr>
            <m:sty m:val="p"/>
          </m:rPr>
          <m:t>×</m:t>
        </m:r>
        <m:r>
          <m:t>3</m:t>
        </m:r>
      </m:oMath>
      <w:ins w:id="8682" w:author="PR Preview" w:date="2026-01-01T00:00:00Z">
        <w:r>
          <w:rPr>
            <w:b/>
            <w:bCs/>
          </w:rPr>
          <w:t xml:space="preserve"> </w:t>
        </w:r>
      </w:ins>
      <w:ins w:id="8683" w:author="PR Preview" w:date="2026-01-01T00:00:00Z">
        <w:r>
          <w:rPr>
            <w:b/>
            <w:bCs/>
          </w:rPr>
          <w:t xml:space="preserve">matrix)</w:t>
        </w:r>
      </w:ins>
      <w:ins w:id="8684" w:author="PR Preview" w:date="2026-01-01T00:00:00Z">
        <w:r>
          <w:t xml:space="preserve"> </w:t>
        </w:r>
      </w:ins>
      <w:ins w:id="8685" w:author="PR Preview" w:date="2026-01-01T00:00:00Z">
        <w:r>
          <w:t xml:space="preserve">For</w:t>
        </w:r>
      </w:ins>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6"/>
    <w:bookmarkStart w:id="697" w:name="rem-conjugate-transpose-vector"/>
    <w:p>
      <w:pPr>
        <w:pStyle w:val="BodyText"/>
      </w:pPr>
      <w:del w:id="8686" w:author="PR Preview" w:date="2026-01-01T00:00:00Z">
        <w:r>
          <w:rPr>
            <w:i/>
            <w:iCs/>
          </w:rPr>
          <w:delText xml:space="preserve">Remark 53</w:delText>
        </w:r>
      </w:del>
      <w:del w:id="8687" w:author="PR Preview" w:date="2026-01-01T00:00:00Z">
        <w:r>
          <w:delText xml:space="preserve"> (Conjugate transpose of a complex vector). </w:delText>
        </w:r>
      </w:del>
      <w:del w:id="8688" w:author="PR Preview" w:date="2026-01-01T00:00:00Z">
        <w:r>
          <w:delText xml:space="preserve">The conjugate transpose of a column vector</w:delText>
        </w:r>
      </w:del>
      <w:del w:id="8689" w:author="PR Preview" w:date="2026-01-01T00:00:00Z">
        <w:r>
          <w:delText xml:space="preserve"> </w:delText>
        </w:r>
      </w:del>
      <w:del w:id="8690" w:author="PR Preview" w:date="2026-01-01T00:00:00Z">
        <w:r>
          <w:delText xml:space="preserve">$\mathord{\smash[b]{\underset{\raise.3ex\hbox{$\scriptstyle\sim$}}{z}}\vphantom{z}} \in \mathbb{C}^p$</w:delText>
        </w:r>
      </w:del>
      <w:del w:id="8691" w:author="PR Preview" w:date="2026-01-01T00:00:00Z">
        <w:r>
          <w:delText xml:space="preserve"> </w:delText>
        </w:r>
      </w:del>
      <w:del w:id="8692" w:author="PR Preview" w:date="2026-01-01T00:00:00Z">
        <w:r>
          <w:delText xml:space="preserve">is the</w:delText>
        </w:r>
      </w:del>
      <w:del w:id="8693" w:author="PR Preview" w:date="2026-01-01T00:00:00Z">
        <w:r>
          <w:delText xml:space="preserve"> </w:delText>
        </w:r>
      </w:del>
      <m:oMath>
        <m:r>
          <m:t>1</m:t>
        </m:r>
        <m:r>
          <m:rPr>
            <m:sty m:val="p"/>
          </m:rPr>
          <m:t>×</m:t>
        </m:r>
        <m:r>
          <m:t>p</m:t>
        </m:r>
      </m:oMath>
      <w:del w:id="8694" w:author="PR Preview" w:date="2026-01-01T00:00:00Z">
        <w:r>
          <w:delText xml:space="preserve"> </w:delText>
        </w:r>
      </w:del>
      <w:del w:id="8695" w:author="PR Preview" w:date="2026-01-01T00:00:00Z">
        <w:r>
          <w:delText xml:space="preserve">row vector</w:delText>
        </w:r>
      </w:del>
      <w:del w:id="8696" w:author="PR Preview" w:date="2026-01-01T00:00:00Z">
        <w:r>
          <w:delText xml:space="preserve"> </w:delText>
        </w:r>
      </w:del>
      <w:del w:id="8697" w:author="PR Preview" w:date="2026-01-01T00:00:00Z">
        <w:r>
          <w:delText xml:space="preserve">$\mathord{\smash[b]{\underset{\raise.3ex\hbox{$\scriptstyle\sim$}}{z}}\vphantom{z}}^{\mathsf{H}} = [\overline{z_1},\; \ldots,\; \overline{z_p}]$</w:delText>
        </w:r>
      </w:del>
      <w:del w:id="8698" w:author="PR Preview" w:date="2026-01-01T00:00:00Z">
        <w:r>
          <w:delText xml:space="preserve">.</w:delText>
        </w:r>
      </w:del>
    </w:p>
    <w:p>
      <w:pPr>
        <w:pStyle w:val="BodyText"/>
      </w:pPr>
      <w:ins w:id="8699" w:author="PR Preview" w:date="2026-01-01T00:00:00Z">
        <w:r>
          <w:rPr>
            <w:i/>
            <w:iCs/>
          </w:rPr>
          <w:t xml:space="preserve">Remark 54</w:t>
        </w:r>
      </w:ins>
      <w:ins w:id="8700" w:author="PR Preview" w:date="2026-01-01T00:00:00Z">
        <w:r>
          <w:t xml:space="preserve"> (Conjugate transpose of a complex vector). </w:t>
        </w:r>
      </w:ins>
      <w:ins w:id="8701" w:author="PR Preview" w:date="2026-01-01T00:00:00Z">
        <w:r>
          <w:t xml:space="preserve">The conjugate transpose of a column vector</w:t>
        </w:r>
      </w:ins>
      <w:ins w:id="8702" w:author="PR Preview" w:date="2026-01-01T00:00:00Z">
        <w:r>
          <w:t xml:space="preserve"> </w:t>
        </w:r>
      </w:ins>
      <w:ins w:id="8703" w:author="PR Preview" w:date="2026-01-01T00:00:00Z">
        <w:r>
          <w:t xml:space="preserve">$\mathord{\smash[b]{\underset{\raise.3ex\hbox{$\scriptstyle\sim$}}{z}}\vphantom{z}} \in \mathbb{C}^p$</w:t>
        </w:r>
      </w:ins>
      <w:ins w:id="8704" w:author="PR Preview" w:date="2026-01-01T00:00:00Z">
        <w:r>
          <w:t xml:space="preserve"> </w:t>
        </w:r>
      </w:ins>
      <w:ins w:id="8705" w:author="PR Preview" w:date="2026-01-01T00:00:00Z">
        <w:r>
          <w:t xml:space="preserve">is the</w:t>
        </w:r>
      </w:ins>
      <w:ins w:id="8706" w:author="PR Preview" w:date="2026-01-01T00:00:00Z">
        <w:r>
          <w:t xml:space="preserve"> </w:t>
        </w:r>
      </w:ins>
      <m:oMath>
        <m:r>
          <m:t>1</m:t>
        </m:r>
        <m:r>
          <m:rPr>
            <m:sty m:val="p"/>
          </m:rPr>
          <m:t>×</m:t>
        </m:r>
        <m:r>
          <m:t>p</m:t>
        </m:r>
      </m:oMath>
      <w:ins w:id="8707" w:author="PR Preview" w:date="2026-01-01T00:00:00Z">
        <w:r>
          <w:t xml:space="preserve"> </w:t>
        </w:r>
      </w:ins>
      <w:ins w:id="8708" w:author="PR Preview" w:date="2026-01-01T00:00:00Z">
        <w:r>
          <w:t xml:space="preserve">row vector</w:t>
        </w:r>
      </w:ins>
      <w:ins w:id="8709" w:author="PR Preview" w:date="2026-01-01T00:00:00Z">
        <w:r>
          <w:t xml:space="preserve"> </w:t>
        </w:r>
      </w:ins>
      <w:ins w:id="8710" w:author="PR Preview" w:date="2026-01-01T00:00:00Z">
        <w:r>
          <w:t xml:space="preserve">$\mathord{\smash[b]{\underset{\raise.3ex\hbox{$\scriptstyle\sim$}}{z}}\vphantom{z}}^{\mathsf{H}} = [\overline{z_1},\; \ldots,\; \overline{z_p}]$</w:t>
        </w:r>
      </w:ins>
      <w:ins w:id="8711" w:author="PR Preview" w:date="2026-01-01T00:00:00Z">
        <w:r>
          <w:t xml:space="preserve">.</w:t>
        </w:r>
      </w:ins>
    </w:p>
    <w:bookmarkEnd w:id="697"/>
    <w:bookmarkStart w:id="698"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8"/>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9"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9"/>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700" w:name="rem-adjoint-name"/>
    <w:p>
      <w:pPr>
        <w:pStyle w:val="FirstParagraph"/>
      </w:pPr>
      <w:del w:id="8712" w:author="PR Preview" w:date="2026-01-01T00:00:00Z">
        <w:r>
          <w:rPr>
            <w:i/>
            <w:iCs/>
          </w:rPr>
          <w:delText xml:space="preserve">Remark 54</w:delText>
        </w:r>
      </w:del>
      <w:del w:id="8713" w:author="PR Preview" w:date="2026-01-01T00:00:00Z">
        <w:r>
          <w:delText xml:space="preserve"> (Where the name</w:delText>
        </w:r>
      </w:del>
      <w:del w:id="8714" w:author="PR Preview" w:date="2026-01-01T00:00:00Z">
        <w:r>
          <w:delText xml:space="preserve"> </w:delText>
        </w:r>
      </w:del>
      <w:del w:id="8715" w:author="PR Preview" w:date="2026-01-01T00:00:00Z">
        <w:r>
          <w:delText xml:space="preserve">“adjoint”</w:delText>
        </w:r>
      </w:del>
      <w:del w:id="8716" w:author="PR Preview" w:date="2026-01-01T00:00:00Z">
        <w:r>
          <w:delText xml:space="preserve"> </w:delText>
        </w:r>
      </w:del>
      <w:del w:id="8717" w:author="PR Preview" w:date="2026-01-01T00:00:00Z">
        <w:r>
          <w:delText xml:space="preserve">comes from). </w:delText>
        </w:r>
      </w:del>
      <w:del w:id="8718" w:author="PR Preview" w:date="2026-01-01T00:00:00Z">
        <w:r>
          <w:delText xml:space="preserve">This identity is the origin of the name</w:delText>
        </w:r>
      </w:del>
      <w:del w:id="8719" w:author="PR Preview" w:date="2026-01-01T00:00:00Z">
        <w:r>
          <w:delText xml:space="preserve"> </w:delText>
        </w:r>
      </w:del>
      <w:del w:id="8720" w:author="PR Preview" w:date="2026-01-01T00:00:00Z">
        <w:r>
          <w:rPr>
            <w:b/>
            <w:bCs/>
          </w:rPr>
          <w:delText xml:space="preserve">adjoint</w:delText>
        </w:r>
      </w:del>
      <w:del w:id="8721" w:author="PR Preview" w:date="2026-01-01T00:00:00Z">
        <w:r>
          <w:delText xml:space="preserve">:</w:delText>
        </w:r>
      </w:del>
      <w:del w:id="8722" w:author="PR Preview" w:date="2026-01-01T00:00:00Z">
        <w:r>
          <w:delText xml:space="preserve"> </w:delText>
        </w:r>
      </w:del>
      <w:del w:id="8723" w:author="PR Preview" w:date="2026-01-01T00:00:00Z">
        <w:r>
          <w:delText xml:space="preserve">in functional analysis and operator theory,</w:delText>
        </w:r>
      </w:del>
      <w:del w:id="8724" w:author="PR Preview" w:date="2026-01-01T00:00:00Z">
        <w:r>
          <w:delText xml:space="preserve"> </w:delText>
        </w:r>
      </w:del>
      <w:del w:id="8725" w:author="PR Preview" w:date="2026-01-01T00:00:00Z">
        <w:r>
          <w:delText xml:space="preserve">the</w:delText>
        </w:r>
      </w:del>
      <w:del w:id="8726" w:author="PR Preview" w:date="2026-01-01T00:00:00Z">
        <w:r>
          <w:delText xml:space="preserve"> </w:delText>
        </w:r>
      </w:del>
      <w:del w:id="8727" w:author="PR Preview" w:date="2026-01-01T00:00:00Z">
        <w:r>
          <w:rPr>
            <w:i/>
            <w:iCs/>
          </w:rPr>
          <w:delText xml:space="preserve">adjoint</w:delText>
        </w:r>
      </w:del>
      <w:del w:id="8728" w:author="PR Preview" w:date="2026-01-01T00:00:00Z">
        <w:r>
          <w:delText xml:space="preserve"> </w:delText>
        </w:r>
      </w:del>
      <w:del w:id="8729" w:author="PR Preview" w:date="2026-01-01T00:00:00Z">
        <w:r>
          <w:delText xml:space="preserve">of a linear map</w:delText>
        </w:r>
      </w:del>
      <w:del w:id="8730" w:author="PR Preview" w:date="2026-01-01T00:00:00Z">
        <w:r>
          <w:delText xml:space="preserve"> </w:delText>
        </w:r>
      </w:del>
      <m:oMath>
        <m:r>
          <m:t>T</m:t>
        </m:r>
        <m:r>
          <m:rPr>
            <m:sty m:val="p"/>
          </m:rPr>
          <m:t>:</m:t>
        </m:r>
        <m:r>
          <m:t>V</m:t>
        </m:r>
        <m:r>
          <m:rPr>
            <m:sty m:val="p"/>
          </m:rPr>
          <m:t>→</m:t>
        </m:r>
        <m:r>
          <m:t>W</m:t>
        </m:r>
      </m:oMath>
      <w:del w:id="8731" w:author="PR Preview" w:date="2026-01-01T00:00:00Z">
        <w:r>
          <w:delText xml:space="preserve"> </w:delText>
        </w:r>
      </w:del>
      <w:del w:id="8732" w:author="PR Preview" w:date="2026-01-01T00:00:00Z">
        <w:r>
          <w:delText xml:space="preserve">between inner product spaces is defined as the unique operator</w:delText>
        </w:r>
      </w:del>
      <w:del w:id="8733" w:author="PR Preview" w:date="2026-01-01T00:00:00Z">
        <w:r>
          <w:delText xml:space="preserve"> </w:delText>
        </w:r>
      </w:del>
      <m:oMath>
        <m:sSup>
          <m:e>
            <m:r>
              <m:t>T</m:t>
            </m:r>
          </m:e>
          <m:sup>
            <m:r>
              <m:rPr>
                <m:sty m:val="p"/>
              </m:rPr>
              <m:t>*</m:t>
            </m:r>
          </m:sup>
        </m:sSup>
        <m:r>
          <m:rPr>
            <m:sty m:val="p"/>
          </m:rPr>
          <m:t>:</m:t>
        </m:r>
        <m:r>
          <m:t>W</m:t>
        </m:r>
        <m:r>
          <m:rPr>
            <m:sty m:val="p"/>
          </m:rPr>
          <m:t>→</m:t>
        </m:r>
        <m:r>
          <m:t>V</m:t>
        </m:r>
      </m:oMath>
      <w:del w:id="8734" w:author="PR Preview" w:date="2026-01-01T00:00:00Z">
        <w:r>
          <w:delText xml:space="preserve"> </w:delText>
        </w:r>
      </w:del>
      <w:del w:id="8735" w:author="PR Preview" w:date="2026-01-01T00:00:00Z">
        <w:r>
          <w:delText xml:space="preserve">satisfying</w:delText>
        </w:r>
      </w:del>
      <w:del w:id="8736" w:author="PR Preview" w:date="2026-01-01T00:00:00Z">
        <w:r>
          <w:delText xml:space="preserve"> </w:delText>
        </w:r>
      </w:del>
      <w:del w:id="8737" w:author="PR Preview" w:date="2026-01-01T00:00:00Z">
        <w:r>
          <w:delTex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delText>
        </w:r>
      </w:del>
      <w:del w:id="8738" w:author="PR Preview" w:date="2026-01-01T00:00:00Z">
        <w:r>
          <w:delText xml:space="preserve"> </w:delText>
        </w:r>
      </w:del>
      <w:del w:id="8739" w:author="PR Preview" w:date="2026-01-01T00:00:00Z">
        <w:r>
          <w:delText xml:space="preserve">(</w:delText>
        </w:r>
      </w:del>
      <w:del w:id="8740" w:author="PR Preview" w:date="2026-01-01T00:00:00Z">
        <w:r>
          <w:delText xml:space="preserve">Axler [51], Definition 7.1, p. 226</w:delText>
        </w:r>
      </w:del>
      <w:del w:id="8741" w:author="PR Preview" w:date="2026-01-01T00:00:00Z">
        <w:r>
          <w:delText xml:space="preserve">).</w:delText>
        </w:r>
      </w:del>
      <w:del w:id="8742" w:author="PR Preview" w:date="2026-01-01T00:00:00Z">
        <w:r>
          <w:delText xml:space="preserve"> </w:delText>
        </w:r>
      </w:del>
      <w:del w:id="8743" w:author="PR Preview" w:date="2026-01-01T00:00:00Z">
        <w:r>
          <w:delText xml:space="preserve">When</w:delText>
        </w:r>
      </w:del>
      <w:del w:id="8744" w:author="PR Preview" w:date="2026-01-01T00:00:00Z">
        <w:r>
          <w:delText xml:space="preserve"> </w:delText>
        </w:r>
      </w:del>
      <m:oMath>
        <m:r>
          <m:t>V</m:t>
        </m:r>
      </m:oMath>
      <w:del w:id="8745" w:author="PR Preview" w:date="2026-01-01T00:00:00Z">
        <w:r>
          <w:delText xml:space="preserve"> </w:delText>
        </w:r>
      </w:del>
      <w:del w:id="8746" w:author="PR Preview" w:date="2026-01-01T00:00:00Z">
        <w:r>
          <w:delText xml:space="preserve">and</w:delText>
        </w:r>
      </w:del>
      <w:del w:id="8747" w:author="PR Preview" w:date="2026-01-01T00:00:00Z">
        <w:r>
          <w:delText xml:space="preserve"> </w:delText>
        </w:r>
      </w:del>
      <m:oMath>
        <m:r>
          <m:t>W</m:t>
        </m:r>
      </m:oMath>
      <w:del w:id="8748" w:author="PR Preview" w:date="2026-01-01T00:00:00Z">
        <w:r>
          <w:delText xml:space="preserve"> </w:delText>
        </w:r>
      </w:del>
      <w:del w:id="8749" w:author="PR Preview" w:date="2026-01-01T00:00:00Z">
        <w:r>
          <w:delText xml:space="preserve">are finite-dimensional spaces equipped with their standard orthonormal bases,</w:delText>
        </w:r>
      </w:del>
      <w:del w:id="8750" w:author="PR Preview" w:date="2026-01-01T00:00:00Z">
        <w:r>
          <w:delText xml:space="preserve"> </w:delText>
        </w:r>
      </w:del>
      <w:del w:id="8751" w:author="PR Preview" w:date="2026-01-01T00:00:00Z">
        <w:r>
          <w:delText xml:space="preserve">the matrix representing the adjoint operator</w:delText>
        </w:r>
      </w:del>
      <w:del w:id="8752" w:author="PR Preview" w:date="2026-01-01T00:00:00Z">
        <w:r>
          <w:delText xml:space="preserve"> </w:delText>
        </w:r>
      </w:del>
      <m:oMath>
        <m:sSup>
          <m:e>
            <m:r>
              <m:t>T</m:t>
            </m:r>
          </m:e>
          <m:sup>
            <m:r>
              <m:rPr>
                <m:sty m:val="p"/>
              </m:rPr>
              <m:t>*</m:t>
            </m:r>
          </m:sup>
        </m:sSup>
      </m:oMath>
      <w:del w:id="8753" w:author="PR Preview" w:date="2026-01-01T00:00:00Z">
        <w:r>
          <w:delText xml:space="preserve"> </w:delText>
        </w:r>
      </w:del>
      <w:del w:id="8754" w:author="PR Preview" w:date="2026-01-01T00:00:00Z">
        <w:r>
          <w:delText xml:space="preserve">is precisely the Hermitian adjoint matrix</w:delText>
        </w:r>
      </w:del>
      <w:del w:id="8755" w:author="PR Preview" w:date="2026-01-01T00:00:00Z">
        <w:r>
          <w:delText xml:space="preserve"> </w:delText>
        </w:r>
      </w:del>
      <m:oMath>
        <m:sSup>
          <m:e>
            <m:r>
              <m:rPr>
                <m:sty m:val="bi"/>
              </m:rPr>
              <m:t>A</m:t>
            </m:r>
          </m:e>
          <m:sup>
            <m:r>
              <m:rPr>
                <m:scr m:val="sans-serif"/>
                <m:sty m:val="p"/>
              </m:rPr>
              <m:t>H</m:t>
            </m:r>
          </m:sup>
        </m:sSup>
      </m:oMath>
      <w:del w:id="8756" w:author="PR Preview" w:date="2026-01-01T00:00:00Z">
        <w:r>
          <w:delText xml:space="preserve"> </w:delText>
        </w:r>
      </w:del>
      <w:del w:id="8757" w:author="PR Preview" w:date="2026-01-01T00:00:00Z">
        <w:r>
          <w:delText xml:space="preserve">(</w:delText>
        </w:r>
      </w:del>
      <w:del w:id="8758" w:author="PR Preview" w:date="2026-01-01T00:00:00Z">
        <w:r>
          <w:delText xml:space="preserve">Axler [51], Proposition 7.9, p. 231</w:delText>
        </w:r>
      </w:del>
      <w:del w:id="8759" w:author="PR Preview" w:date="2026-01-01T00:00:00Z">
        <w:r>
          <w:delText xml:space="preserve">).</w:delText>
        </w:r>
      </w:del>
    </w:p>
    <w:p>
      <w:pPr>
        <w:pStyle w:val="FirstParagraph"/>
      </w:pPr>
      <w:ins w:id="8760" w:author="PR Preview" w:date="2026-01-01T00:00:00Z">
        <w:r>
          <w:rPr>
            <w:i/>
            <w:iCs/>
          </w:rPr>
          <w:t xml:space="preserve">Remark 55</w:t>
        </w:r>
      </w:ins>
      <w:ins w:id="8761" w:author="PR Preview" w:date="2026-01-01T00:00:00Z">
        <w:r>
          <w:t xml:space="preserve"> (Where the name</w:t>
        </w:r>
      </w:ins>
      <w:ins w:id="8762" w:author="PR Preview" w:date="2026-01-01T00:00:00Z">
        <w:r>
          <w:t xml:space="preserve"> </w:t>
        </w:r>
      </w:ins>
      <w:ins w:id="8763" w:author="PR Preview" w:date="2026-01-01T00:00:00Z">
        <w:r>
          <w:t xml:space="preserve">“adjoint”</w:t>
        </w:r>
      </w:ins>
      <w:ins w:id="8764" w:author="PR Preview" w:date="2026-01-01T00:00:00Z">
        <w:r>
          <w:t xml:space="preserve"> </w:t>
        </w:r>
      </w:ins>
      <w:ins w:id="8765" w:author="PR Preview" w:date="2026-01-01T00:00:00Z">
        <w:r>
          <w:t xml:space="preserve">comes from). </w:t>
        </w:r>
      </w:ins>
      <w:ins w:id="8766" w:author="PR Preview" w:date="2026-01-01T00:00:00Z">
        <w:r>
          <w:t xml:space="preserve">This identity is the origin of the name</w:t>
        </w:r>
      </w:ins>
      <w:ins w:id="8767" w:author="PR Preview" w:date="2026-01-01T00:00:00Z">
        <w:r>
          <w:t xml:space="preserve"> </w:t>
        </w:r>
      </w:ins>
      <w:ins w:id="8768" w:author="PR Preview" w:date="2026-01-01T00:00:00Z">
        <w:r>
          <w:rPr>
            <w:b/>
            <w:bCs/>
          </w:rPr>
          <w:t xml:space="preserve">adjoint</w:t>
        </w:r>
      </w:ins>
      <w:ins w:id="8769" w:author="PR Preview" w:date="2026-01-01T00:00:00Z">
        <w:r>
          <w:t xml:space="preserve">:</w:t>
        </w:r>
      </w:ins>
      <w:ins w:id="8770" w:author="PR Preview" w:date="2026-01-01T00:00:00Z">
        <w:r>
          <w:t xml:space="preserve"> </w:t>
        </w:r>
      </w:ins>
      <w:ins w:id="8771" w:author="PR Preview" w:date="2026-01-01T00:00:00Z">
        <w:r>
          <w:t xml:space="preserve">in functional analysis and operator theory,</w:t>
        </w:r>
      </w:ins>
      <w:ins w:id="8772" w:author="PR Preview" w:date="2026-01-01T00:00:00Z">
        <w:r>
          <w:t xml:space="preserve"> </w:t>
        </w:r>
      </w:ins>
      <w:ins w:id="8773" w:author="PR Preview" w:date="2026-01-01T00:00:00Z">
        <w:r>
          <w:t xml:space="preserve">the</w:t>
        </w:r>
      </w:ins>
      <w:ins w:id="8774" w:author="PR Preview" w:date="2026-01-01T00:00:00Z">
        <w:r>
          <w:t xml:space="preserve"> </w:t>
        </w:r>
      </w:ins>
      <w:ins w:id="8775" w:author="PR Preview" w:date="2026-01-01T00:00:00Z">
        <w:r>
          <w:rPr>
            <w:i/>
            <w:iCs/>
          </w:rPr>
          <w:t xml:space="preserve">adjoint</w:t>
        </w:r>
      </w:ins>
      <w:ins w:id="8776" w:author="PR Preview" w:date="2026-01-01T00:00:00Z">
        <w:r>
          <w:t xml:space="preserve"> </w:t>
        </w:r>
      </w:ins>
      <w:ins w:id="8777" w:author="PR Preview" w:date="2026-01-01T00:00:00Z">
        <w:r>
          <w:t xml:space="preserve">of a linear map</w:t>
        </w:r>
      </w:ins>
      <w:ins w:id="8778" w:author="PR Preview" w:date="2026-01-01T00:00:00Z">
        <w:r>
          <w:t xml:space="preserve"> </w:t>
        </w:r>
      </w:ins>
      <m:oMath>
        <m:r>
          <m:t>T</m:t>
        </m:r>
        <m:r>
          <m:rPr>
            <m:sty m:val="p"/>
          </m:rPr>
          <m:t>:</m:t>
        </m:r>
        <m:r>
          <m:t>V</m:t>
        </m:r>
        <m:r>
          <m:rPr>
            <m:sty m:val="p"/>
          </m:rPr>
          <m:t>→</m:t>
        </m:r>
        <m:r>
          <m:t>W</m:t>
        </m:r>
      </m:oMath>
      <w:ins w:id="8779" w:author="PR Preview" w:date="2026-01-01T00:00:00Z">
        <w:r>
          <w:t xml:space="preserve"> </w:t>
        </w:r>
      </w:ins>
      <w:ins w:id="8780" w:author="PR Preview" w:date="2026-01-01T00:00:00Z">
        <w:r>
          <w:t xml:space="preserve">between inner product spaces is defined as the unique operator</w:t>
        </w:r>
      </w:ins>
      <w:ins w:id="8781" w:author="PR Preview" w:date="2026-01-01T00:00:00Z">
        <w:r>
          <w:t xml:space="preserve"> </w:t>
        </w:r>
      </w:ins>
      <m:oMath>
        <m:sSup>
          <m:e>
            <m:r>
              <m:t>T</m:t>
            </m:r>
          </m:e>
          <m:sup>
            <m:r>
              <m:rPr>
                <m:sty m:val="p"/>
              </m:rPr>
              <m:t>*</m:t>
            </m:r>
          </m:sup>
        </m:sSup>
        <m:r>
          <m:rPr>
            <m:sty m:val="p"/>
          </m:rPr>
          <m:t>:</m:t>
        </m:r>
        <m:r>
          <m:t>W</m:t>
        </m:r>
        <m:r>
          <m:rPr>
            <m:sty m:val="p"/>
          </m:rPr>
          <m:t>→</m:t>
        </m:r>
        <m:r>
          <m:t>V</m:t>
        </m:r>
      </m:oMath>
      <w:ins w:id="8782" w:author="PR Preview" w:date="2026-01-01T00:00:00Z">
        <w:r>
          <w:t xml:space="preserve"> </w:t>
        </w:r>
      </w:ins>
      <w:ins w:id="8783" w:author="PR Preview" w:date="2026-01-01T00:00:00Z">
        <w:r>
          <w:t xml:space="preserve">satisfying</w:t>
        </w:r>
      </w:ins>
      <w:ins w:id="8784" w:author="PR Preview" w:date="2026-01-01T00:00:00Z">
        <w:r>
          <w:t xml:space="preserve"> </w:t>
        </w:r>
      </w:ins>
      <w:ins w:id="8785" w:author="PR Preview" w:date="2026-01-01T00:00:00Z">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ins>
      <w:ins w:id="8786" w:author="PR Preview" w:date="2026-01-01T00:00:00Z">
        <w:r>
          <w:t xml:space="preserve"> </w:t>
        </w:r>
      </w:ins>
      <w:ins w:id="8787" w:author="PR Preview" w:date="2026-01-01T00:00:00Z">
        <w:r>
          <w:t xml:space="preserve">(</w:t>
        </w:r>
      </w:ins>
      <w:ins w:id="8788" w:author="PR Preview" w:date="2026-01-01T00:00:00Z">
        <w:r>
          <w:t xml:space="preserve">Axler [51], Definition 7.1, p. 226</w:t>
        </w:r>
      </w:ins>
      <w:ins w:id="8789" w:author="PR Preview" w:date="2026-01-01T00:00:00Z">
        <w:r>
          <w:t xml:space="preserve">).</w:t>
        </w:r>
      </w:ins>
      <w:ins w:id="8790" w:author="PR Preview" w:date="2026-01-01T00:00:00Z">
        <w:r>
          <w:t xml:space="preserve"> </w:t>
        </w:r>
      </w:ins>
      <w:ins w:id="8791" w:author="PR Preview" w:date="2026-01-01T00:00:00Z">
        <w:r>
          <w:t xml:space="preserve">When</w:t>
        </w:r>
      </w:ins>
      <w:ins w:id="8792" w:author="PR Preview" w:date="2026-01-01T00:00:00Z">
        <w:r>
          <w:t xml:space="preserve"> </w:t>
        </w:r>
      </w:ins>
      <m:oMath>
        <m:r>
          <m:t>V</m:t>
        </m:r>
      </m:oMath>
      <w:ins w:id="8793" w:author="PR Preview" w:date="2026-01-01T00:00:00Z">
        <w:r>
          <w:t xml:space="preserve"> </w:t>
        </w:r>
      </w:ins>
      <w:ins w:id="8794" w:author="PR Preview" w:date="2026-01-01T00:00:00Z">
        <w:r>
          <w:t xml:space="preserve">and</w:t>
        </w:r>
      </w:ins>
      <w:ins w:id="8795" w:author="PR Preview" w:date="2026-01-01T00:00:00Z">
        <w:r>
          <w:t xml:space="preserve"> </w:t>
        </w:r>
      </w:ins>
      <m:oMath>
        <m:r>
          <m:t>W</m:t>
        </m:r>
      </m:oMath>
      <w:ins w:id="8796" w:author="PR Preview" w:date="2026-01-01T00:00:00Z">
        <w:r>
          <w:t xml:space="preserve"> </w:t>
        </w:r>
      </w:ins>
      <w:ins w:id="8797" w:author="PR Preview" w:date="2026-01-01T00:00:00Z">
        <w:r>
          <w:t xml:space="preserve">are finite-dimensional spaces equipped with their standard orthonormal bases,</w:t>
        </w:r>
      </w:ins>
      <w:ins w:id="8798" w:author="PR Preview" w:date="2026-01-01T00:00:00Z">
        <w:r>
          <w:t xml:space="preserve"> </w:t>
        </w:r>
      </w:ins>
      <w:ins w:id="8799" w:author="PR Preview" w:date="2026-01-01T00:00:00Z">
        <w:r>
          <w:t xml:space="preserve">the matrix representing the adjoint operator</w:t>
        </w:r>
      </w:ins>
      <w:ins w:id="8800" w:author="PR Preview" w:date="2026-01-01T00:00:00Z">
        <w:r>
          <w:t xml:space="preserve"> </w:t>
        </w:r>
      </w:ins>
      <m:oMath>
        <m:sSup>
          <m:e>
            <m:r>
              <m:t>T</m:t>
            </m:r>
          </m:e>
          <m:sup>
            <m:r>
              <m:rPr>
                <m:sty m:val="p"/>
              </m:rPr>
              <m:t>*</m:t>
            </m:r>
          </m:sup>
        </m:sSup>
      </m:oMath>
      <w:ins w:id="8801" w:author="PR Preview" w:date="2026-01-01T00:00:00Z">
        <w:r>
          <w:t xml:space="preserve"> </w:t>
        </w:r>
      </w:ins>
      <w:ins w:id="8802" w:author="PR Preview" w:date="2026-01-01T00:00:00Z">
        <w:r>
          <w:t xml:space="preserve">is precisely the Hermitian adjoint matrix</w:t>
        </w:r>
      </w:ins>
      <w:ins w:id="8803" w:author="PR Preview" w:date="2026-01-01T00:00:00Z">
        <w:r>
          <w:t xml:space="preserve"> </w:t>
        </w:r>
      </w:ins>
      <m:oMath>
        <m:sSup>
          <m:e>
            <m:r>
              <m:rPr>
                <m:sty m:val="bi"/>
              </m:rPr>
              <m:t>A</m:t>
            </m:r>
          </m:e>
          <m:sup>
            <m:r>
              <m:rPr>
                <m:scr m:val="sans-serif"/>
                <m:sty m:val="p"/>
              </m:rPr>
              <m:t>H</m:t>
            </m:r>
          </m:sup>
        </m:sSup>
      </m:oMath>
      <w:ins w:id="8804" w:author="PR Preview" w:date="2026-01-01T00:00:00Z">
        <w:r>
          <w:t xml:space="preserve"> </w:t>
        </w:r>
      </w:ins>
      <w:ins w:id="8805" w:author="PR Preview" w:date="2026-01-01T00:00:00Z">
        <w:r>
          <w:t xml:space="preserve">(</w:t>
        </w:r>
      </w:ins>
      <w:ins w:id="8806" w:author="PR Preview" w:date="2026-01-01T00:00:00Z">
        <w:r>
          <w:t xml:space="preserve">Axler [51], Proposition 7.9, p. 231</w:t>
        </w:r>
      </w:ins>
      <w:ins w:id="8807" w:author="PR Preview" w:date="2026-01-01T00:00:00Z">
        <w:r>
          <w:t xml:space="preserve">).</w:t>
        </w:r>
      </w:ins>
    </w:p>
    <w:bookmarkEnd w:id="700"/>
    <w:bookmarkStart w:id="701"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701"/>
    <w:p>
      <w:pPr>
        <w:pStyle w:val="BodyText"/>
      </w:pPr>
      <w:r>
        <w:rPr>
          <w:i/>
          <w:iCs/>
        </w:rPr>
        <w:t xml:space="preserve">Proof</w:t>
      </w:r>
      <w:r>
        <w:t xml:space="preserve">. </w:t>
      </w:r>
      <w:r>
        <w:t xml:space="preserve">The last step uses the</w:t>
      </w:r>
      <w:r>
        <w:t xml:space="preserve"> </w:t>
      </w:r>
      <w:hyperlink r:id="rId702">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703">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4" w:name="exm-zhz-sum-squares"/>
    <w:p>
      <w:pPr>
        <w:pStyle w:val="BodyText"/>
      </w:pPr>
      <w:del w:id="8808" w:author="PR Preview" w:date="2026-01-01T00:00:00Z">
        <w:r>
          <w:rPr>
            <w:b/>
            <w:bCs/>
          </w:rPr>
          <w:delText xml:space="preserve">Example 224 (Computing</w:delText>
        </w:r>
      </w:del>
      <w:del w:id="8809" w:author="PR Preview" w:date="2026-01-01T00:00:00Z">
        <w:r>
          <w:rPr>
            <w:b/>
            <w:bCs/>
          </w:rPr>
          <w:delText xml:space="preserve"> </w:delText>
        </w:r>
      </w:del>
      <w:del w:id="8810" w:author="PR Preview" w:date="2026-01-01T00:00:00Z">
        <w:r>
          <w:rPr>
            <w:b/>
            <w:bCs/>
          </w:rPr>
          <w:delText xml:space="preserve">$\mathord{\smash[b]{\underset{\raise.3ex\hbox{$\scriptstyle\sim$}}{z}}\vphantom{z}}^{\mathsf{H}}\mathord{\smash[b]{\underset{\raise.3ex\hbox{$\scriptstyle\sim$}}{z}}\vphantom{z}}$</w:delText>
        </w:r>
      </w:del>
      <w:del w:id="8811" w:author="PR Preview" w:date="2026-01-01T00:00:00Z">
        <w:r>
          <w:rPr>
            <w:b/>
            <w:bCs/>
          </w:rPr>
          <w:delText xml:space="preserve">)</w:delText>
        </w:r>
      </w:del>
      <w:del w:id="8812" w:author="PR Preview" w:date="2026-01-01T00:00:00Z">
        <w:r>
          <w:delText xml:space="preserve"> </w:delText>
        </w:r>
      </w:del>
      <w:del w:id="8813" w:author="PR Preview" w:date="2026-01-01T00:00:00Z">
        <w:r>
          <w:delText xml:space="preserve">Let</w:delText>
        </w:r>
      </w:del>
      <w:del w:id="8814" w:author="PR Preview" w:date="2026-01-01T00:00:00Z">
        <w:r>
          <w:delText xml:space="preserve"> </w:delText>
        </w:r>
      </w:del>
      <w:del w:id="8815" w:author="PR Preview" w:date="2026-01-01T00:00:00Z">
        <w:r>
          <w:delText xml:space="preserve">$\mathord{\smash[b]{\underset{\raise.3ex\hbox{$\scriptstyle\sim$}}{z}}\vphantom{z}} = {(1 + i, 2)}^{\top}$</w:delText>
        </w:r>
      </w:del>
      <w:del w:id="8816" w:author="PR Preview" w:date="2026-01-01T00:00:00Z">
        <w:r>
          <w:delText xml:space="preserve">.</w:delText>
        </w:r>
      </w:del>
      <w:del w:id="8817" w:author="PR Preview" w:date="2026-01-01T00:00:00Z">
        <w:r>
          <w:delText xml:space="preserve"> </w:delText>
        </w:r>
      </w:del>
      <w:del w:id="8818" w:author="PR Preview" w:date="2026-01-01T00:00:00Z">
        <w:r>
          <w:delText xml:space="preserve">By</w:delText>
        </w:r>
      </w:del>
      <w:del w:id="8819" w:author="PR Preview" w:date="2026-01-01T00:00:00Z">
        <w:r>
          <w:delText xml:space="preserve"> </w:delText>
        </w:r>
      </w:del>
      <w:hyperlink w:anchor="thm-zhz-sum-squares">
        <w:del w:id="8820" w:author="PR Preview" w:date="2026-01-01T00:00:00Z">
          <w:r>
            <w:rPr>
              <w:rStyle w:val="Hyperlink"/>
            </w:rPr>
            <w:delText xml:space="preserve">Theorem 129</w:delText>
          </w:r>
        </w:del>
      </w:hyperlink>
      <w:del w:id="8821" w:author="PR Preview" w:date="2026-01-01T00:00:00Z">
        <w:r>
          <w:delText xml:space="preserve">,</w:delText>
        </w:r>
      </w:del>
    </w:p>
    <w:p>
      <w:pPr>
        <w:pStyle w:val="BodyText"/>
      </w:pPr>
      <w:ins w:id="8822" w:author="PR Preview" w:date="2026-01-01T00:00:00Z">
        <w:r>
          <w:rPr>
            <w:b/>
            <w:bCs/>
          </w:rPr>
          <w:t xml:space="preserve">Example 225 (Computing</w:t>
        </w:r>
      </w:ins>
      <w:ins w:id="8823" w:author="PR Preview" w:date="2026-01-01T00:00:00Z">
        <w:r>
          <w:rPr>
            <w:b/>
            <w:bCs/>
          </w:rPr>
          <w:t xml:space="preserve"> </w:t>
        </w:r>
      </w:ins>
      <w:ins w:id="8824" w:author="PR Preview" w:date="2026-01-01T00:00:00Z">
        <w:r>
          <w:rPr>
            <w:b/>
            <w:bCs/>
          </w:rPr>
          <w:t xml:space="preserve">$\mathord{\smash[b]{\underset{\raise.3ex\hbox{$\scriptstyle\sim$}}{z}}\vphantom{z}}^{\mathsf{H}}\mathord{\smash[b]{\underset{\raise.3ex\hbox{$\scriptstyle\sim$}}{z}}\vphantom{z}}$</w:t>
        </w:r>
      </w:ins>
      <w:ins w:id="8825" w:author="PR Preview" w:date="2026-01-01T00:00:00Z">
        <w:r>
          <w:rPr>
            <w:b/>
            <w:bCs/>
          </w:rPr>
          <w:t xml:space="preserve">)</w:t>
        </w:r>
      </w:ins>
      <w:ins w:id="8826" w:author="PR Preview" w:date="2026-01-01T00:00:00Z">
        <w:r>
          <w:t xml:space="preserve"> </w:t>
        </w:r>
      </w:ins>
      <w:ins w:id="8827" w:author="PR Preview" w:date="2026-01-01T00:00:00Z">
        <w:r>
          <w:t xml:space="preserve">Let</w:t>
        </w:r>
      </w:ins>
      <w:ins w:id="8828" w:author="PR Preview" w:date="2026-01-01T00:00:00Z">
        <w:r>
          <w:t xml:space="preserve"> </w:t>
        </w:r>
      </w:ins>
      <w:ins w:id="8829" w:author="PR Preview" w:date="2026-01-01T00:00:00Z">
        <w:r>
          <w:t xml:space="preserve">$\mathord{\smash[b]{\underset{\raise.3ex\hbox{$\scriptstyle\sim$}}{z}}\vphantom{z}} = {(1 + i, 2)}^{\top}$</w:t>
        </w:r>
      </w:ins>
      <w:ins w:id="8830" w:author="PR Preview" w:date="2026-01-01T00:00:00Z">
        <w:r>
          <w:t xml:space="preserve">.</w:t>
        </w:r>
      </w:ins>
      <w:ins w:id="8831" w:author="PR Preview" w:date="2026-01-01T00:00:00Z">
        <w:r>
          <w:t xml:space="preserve"> </w:t>
        </w:r>
      </w:ins>
      <w:ins w:id="8832" w:author="PR Preview" w:date="2026-01-01T00:00:00Z">
        <w:r>
          <w:t xml:space="preserve">By</w:t>
        </w:r>
      </w:ins>
      <w:ins w:id="8833" w:author="PR Preview" w:date="2026-01-01T00:00:00Z">
        <w:r>
          <w:t xml:space="preserve"> </w:t>
        </w:r>
      </w:ins>
      <w:hyperlink w:anchor="thm-zhz-sum-squares">
        <w:ins w:id="8834" w:author="PR Preview" w:date="2026-01-01T00:00:00Z">
          <w:r>
            <w:rPr>
              <w:rStyle w:val="Hyperlink"/>
            </w:rPr>
            <w:t xml:space="preserve">Theorem 129</w:t>
          </w:r>
        </w:ins>
      </w:hyperlink>
      <w:ins w:id="8835" w:author="PR Preview" w:date="2026-01-01T00:00:00Z">
        <w:r>
          <w:t xml:space="preserve">,</w:t>
        </w:r>
      </w:ins>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4"/>
    <w:bookmarkStart w:id="705" w:name="exm-transpose-not-enough"/>
    <w:p>
      <w:pPr>
        <w:pStyle w:val="FirstParagraph"/>
      </w:pPr>
      <w:del w:id="8836" w:author="PR Preview" w:date="2026-01-01T00:00:00Z">
        <w:r>
          <w:rPr>
            <w:b/>
            <w:bCs/>
          </w:rPr>
          <w:delText xml:space="preserve">Example 225 (Why complex vectors use the conjugate transpose)</w:delText>
        </w:r>
      </w:del>
      <w:del w:id="8837" w:author="PR Preview" w:date="2026-01-01T00:00:00Z">
        <w:r>
          <w:delText xml:space="preserve"> </w:delText>
        </w:r>
      </w:del>
      <w:del w:id="8838" w:author="PR Preview" w:date="2026-01-01T00:00:00Z">
        <w:r>
          <w:delText xml:space="preserve">For a real vector</w:delText>
        </w:r>
      </w:del>
      <w:del w:id="8839" w:author="PR Preview" w:date="2026-01-01T00:00:00Z">
        <w:r>
          <w:delText xml:space="preserve"> </w:delText>
        </w:r>
      </w:del>
      <w:del w:id="8840" w:author="PR Preview" w:date="2026-01-01T00:00:00Z">
        <w:r>
          <w:delText xml:space="preserve">$\mathord{\smash[b]{\underset{\raise.3ex\hbox{$\scriptstyle\sim$}}{x}}\vphantom{x}}$</w:delText>
        </w:r>
      </w:del>
      <w:del w:id="8841" w:author="PR Preview" w:date="2026-01-01T00:00:00Z">
        <w:r>
          <w:delText xml:space="preserve">,</w:delText>
        </w:r>
      </w:del>
      <w:del w:id="8842" w:author="PR Preview" w:date="2026-01-01T00:00:00Z">
        <w:r>
          <w:delText xml:space="preserve"> </w:delText>
        </w:r>
      </w:del>
      <w:del w:id="8843" w:author="PR Preview" w:date="2026-01-01T00:00:00Z">
        <w:r>
          <w:delText xml:space="preserve">${\mathord{\smash[b]{\underset{\raise.3ex\hbox{$\scriptstyle\sim$}}{x}}\vphantom{x}}}^{\top}\mathord{\smash[b]{\underset{\raise.3ex\hbox{$\scriptstyle\sim$}}{x}}\vphantom{x}}= \sum_{j=1}^px_j^2$</w:delText>
        </w:r>
      </w:del>
      <w:del w:id="8844" w:author="PR Preview" w:date="2026-01-01T00:00:00Z">
        <w:r>
          <w:delText xml:space="preserve"> </w:delText>
        </w:r>
      </w:del>
      <w:del w:id="8845" w:author="PR Preview" w:date="2026-01-01T00:00:00Z">
        <w:r>
          <w:delText xml:space="preserve">is</w:delText>
        </w:r>
      </w:del>
      <w:del w:id="8846" w:author="PR Preview" w:date="2026-01-01T00:00:00Z">
        <w:r>
          <w:delText xml:space="preserve"> </w:delText>
        </w:r>
      </w:del>
      <m:oMath>
        <m:r>
          <m:t>0</m:t>
        </m:r>
      </m:oMath>
      <w:del w:id="8847" w:author="PR Preview" w:date="2026-01-01T00:00:00Z">
        <w:r>
          <w:delText xml:space="preserve"> </w:delText>
        </w:r>
      </w:del>
      <w:del w:id="8848" w:author="PR Preview" w:date="2026-01-01T00:00:00Z">
        <w:r>
          <w:delText xml:space="preserve">only when</w:delText>
        </w:r>
      </w:del>
      <w:del w:id="8849" w:author="PR Preview" w:date="2026-01-01T00:00:00Z">
        <w:r>
          <w:delText xml:space="preserve"> </w:delText>
        </w:r>
      </w:del>
      <w:del w:id="8850" w:author="PR Preview" w:date="2026-01-01T00:00:00Z">
        <w:r>
          <w:delText xml:space="preserve">$\mathord{\smash[b]{\underset{\raise.3ex\hbox{$\scriptstyle\sim$}}{x}}\vphantom{x}}$</w:delText>
        </w:r>
      </w:del>
      <w:del w:id="8851" w:author="PR Preview" w:date="2026-01-01T00:00:00Z">
        <w:r>
          <w:delText xml:space="preserve"> </w:delText>
        </w:r>
      </w:del>
      <w:del w:id="8852" w:author="PR Preview" w:date="2026-01-01T00:00:00Z">
        <w:r>
          <w:delText xml:space="preserve">is the zero vector.</w:delText>
        </w:r>
      </w:del>
      <w:del w:id="8853" w:author="PR Preview" w:date="2026-01-01T00:00:00Z">
        <w:r>
          <w:delText xml:space="preserve"> </w:delText>
        </w:r>
      </w:del>
      <w:del w:id="8854" w:author="PR Preview" w:date="2026-01-01T00:00:00Z">
        <w:r>
          <w:delText xml:space="preserve">The same formula fails for complex vectors.</w:delText>
        </w:r>
      </w:del>
      <w:del w:id="8855" w:author="PR Preview" w:date="2026-01-01T00:00:00Z">
        <w:r>
          <w:delText xml:space="preserve"> </w:delText>
        </w:r>
      </w:del>
      <w:del w:id="8856" w:author="PR Preview" w:date="2026-01-01T00:00:00Z">
        <w:r>
          <w:delText xml:space="preserve">Let</w:delText>
        </w:r>
      </w:del>
      <w:del w:id="8857" w:author="PR Preview" w:date="2026-01-01T00:00:00Z">
        <w:r>
          <w:delText xml:space="preserve"> </w:delText>
        </w:r>
      </w:del>
      <w:del w:id="8858" w:author="PR Preview" w:date="2026-01-01T00:00:00Z">
        <w:r>
          <w:delText xml:space="preserve">$\mathord{\smash[b]{\underset{\raise.3ex\hbox{$\scriptstyle\sim$}}{z}}\vphantom{z}} = {(1, i)}^{\top}$</w:delText>
        </w:r>
      </w:del>
      <w:del w:id="8859" w:author="PR Preview" w:date="2026-01-01T00:00:00Z">
        <w:r>
          <w:delText xml:space="preserve">. Then</w:delText>
        </w:r>
      </w:del>
    </w:p>
    <w:p>
      <w:pPr>
        <w:pStyle w:val="FirstParagraph"/>
      </w:pPr>
      <w:ins w:id="8860" w:author="PR Preview" w:date="2026-01-01T00:00:00Z">
        <w:r>
          <w:rPr>
            <w:b/>
            <w:bCs/>
          </w:rPr>
          <w:t xml:space="preserve">Example 226 (Why complex vectors use the conjugate transpose)</w:t>
        </w:r>
      </w:ins>
      <w:ins w:id="8861" w:author="PR Preview" w:date="2026-01-01T00:00:00Z">
        <w:r>
          <w:t xml:space="preserve"> </w:t>
        </w:r>
      </w:ins>
      <w:ins w:id="8862" w:author="PR Preview" w:date="2026-01-01T00:00:00Z">
        <w:r>
          <w:t xml:space="preserve">For a real vector</w:t>
        </w:r>
      </w:ins>
      <w:ins w:id="8863" w:author="PR Preview" w:date="2026-01-01T00:00:00Z">
        <w:r>
          <w:t xml:space="preserve"> </w:t>
        </w:r>
      </w:ins>
      <w:ins w:id="8864" w:author="PR Preview" w:date="2026-01-01T00:00:00Z">
        <w:r>
          <w:t xml:space="preserve">$\mathord{\smash[b]{\underset{\raise.3ex\hbox{$\scriptstyle\sim$}}{x}}\vphantom{x}}$</w:t>
        </w:r>
      </w:ins>
      <w:ins w:id="8865" w:author="PR Preview" w:date="2026-01-01T00:00:00Z">
        <w:r>
          <w:t xml:space="preserve">,</w:t>
        </w:r>
      </w:ins>
      <w:ins w:id="8866" w:author="PR Preview" w:date="2026-01-01T00:00:00Z">
        <w:r>
          <w:t xml:space="preserve"> </w:t>
        </w:r>
      </w:ins>
      <w:ins w:id="8867" w:author="PR Preview" w:date="2026-01-01T00:00:00Z">
        <w:r>
          <w:t xml:space="preserve">${\mathord{\smash[b]{\underset{\raise.3ex\hbox{$\scriptstyle\sim$}}{x}}\vphantom{x}}}^{\top}\mathord{\smash[b]{\underset{\raise.3ex\hbox{$\scriptstyle\sim$}}{x}}\vphantom{x}}= \sum_{j=1}^px_j^2$</w:t>
        </w:r>
      </w:ins>
      <w:ins w:id="8868" w:author="PR Preview" w:date="2026-01-01T00:00:00Z">
        <w:r>
          <w:t xml:space="preserve"> </w:t>
        </w:r>
      </w:ins>
      <w:ins w:id="8869" w:author="PR Preview" w:date="2026-01-01T00:00:00Z">
        <w:r>
          <w:t xml:space="preserve">is</w:t>
        </w:r>
      </w:ins>
      <w:ins w:id="8870" w:author="PR Preview" w:date="2026-01-01T00:00:00Z">
        <w:r>
          <w:t xml:space="preserve"> </w:t>
        </w:r>
      </w:ins>
      <m:oMath>
        <m:r>
          <m:t>0</m:t>
        </m:r>
      </m:oMath>
      <w:ins w:id="8871" w:author="PR Preview" w:date="2026-01-01T00:00:00Z">
        <w:r>
          <w:t xml:space="preserve"> </w:t>
        </w:r>
      </w:ins>
      <w:ins w:id="8872" w:author="PR Preview" w:date="2026-01-01T00:00:00Z">
        <w:r>
          <w:t xml:space="preserve">only when</w:t>
        </w:r>
      </w:ins>
      <w:ins w:id="8873" w:author="PR Preview" w:date="2026-01-01T00:00:00Z">
        <w:r>
          <w:t xml:space="preserve"> </w:t>
        </w:r>
      </w:ins>
      <w:ins w:id="8874" w:author="PR Preview" w:date="2026-01-01T00:00:00Z">
        <w:r>
          <w:t xml:space="preserve">$\mathord{\smash[b]{\underset{\raise.3ex\hbox{$\scriptstyle\sim$}}{x}}\vphantom{x}}$</w:t>
        </w:r>
      </w:ins>
      <w:ins w:id="8875" w:author="PR Preview" w:date="2026-01-01T00:00:00Z">
        <w:r>
          <w:t xml:space="preserve"> </w:t>
        </w:r>
      </w:ins>
      <w:ins w:id="8876" w:author="PR Preview" w:date="2026-01-01T00:00:00Z">
        <w:r>
          <w:t xml:space="preserve">is the zero vector.</w:t>
        </w:r>
      </w:ins>
      <w:ins w:id="8877" w:author="PR Preview" w:date="2026-01-01T00:00:00Z">
        <w:r>
          <w:t xml:space="preserve"> </w:t>
        </w:r>
      </w:ins>
      <w:ins w:id="8878" w:author="PR Preview" w:date="2026-01-01T00:00:00Z">
        <w:r>
          <w:t xml:space="preserve">The same formula fails for complex vectors.</w:t>
        </w:r>
      </w:ins>
      <w:ins w:id="8879" w:author="PR Preview" w:date="2026-01-01T00:00:00Z">
        <w:r>
          <w:t xml:space="preserve"> </w:t>
        </w:r>
      </w:ins>
      <w:ins w:id="8880" w:author="PR Preview" w:date="2026-01-01T00:00:00Z">
        <w:r>
          <w:t xml:space="preserve">Let</w:t>
        </w:r>
      </w:ins>
      <w:ins w:id="8881" w:author="PR Preview" w:date="2026-01-01T00:00:00Z">
        <w:r>
          <w:t xml:space="preserve"> </w:t>
        </w:r>
      </w:ins>
      <w:ins w:id="8882" w:author="PR Preview" w:date="2026-01-01T00:00:00Z">
        <w:r>
          <w:t xml:space="preserve">$\mathord{\smash[b]{\underset{\raise.3ex\hbox{$\scriptstyle\sim$}}{z}}\vphantom{z}} = {(1, i)}^{\top}$</w:t>
        </w:r>
      </w:ins>
      <w:ins w:id="8883" w:author="PR Preview" w:date="2026-01-01T00:00:00Z">
        <w:r>
          <w:t xml:space="preserve">. Then</w:t>
        </w:r>
      </w:ins>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5"/>
    <w:bookmarkStart w:id="706"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6"/>
    <w:bookmarkStart w:id="707" w:name="rem-hermitian-self-adjoint"/>
    <w:p>
      <w:pPr>
        <w:pStyle w:val="FirstParagraph"/>
      </w:pPr>
      <w:del w:id="8884" w:author="PR Preview" w:date="2026-01-01T00:00:00Z">
        <w:r>
          <w:rPr>
            <w:i/>
            <w:iCs/>
          </w:rPr>
          <w:delText xml:space="preserve">Remark 55</w:delText>
        </w:r>
      </w:del>
      <w:del w:id="8885" w:author="PR Preview" w:date="2026-01-01T00:00:00Z">
        <w:r>
          <w:delText xml:space="preserve"> (Why</w:delText>
        </w:r>
      </w:del>
      <w:del w:id="8886" w:author="PR Preview" w:date="2026-01-01T00:00:00Z">
        <w:r>
          <w:delText xml:space="preserve"> </w:delText>
        </w:r>
      </w:del>
      <w:del w:id="8887" w:author="PR Preview" w:date="2026-01-01T00:00:00Z">
        <w:r>
          <w:delText xml:space="preserve">“self-adjoint”</w:delText>
        </w:r>
      </w:del>
      <w:del w:id="8888" w:author="PR Preview" w:date="2026-01-01T00:00:00Z">
        <w:r>
          <w:delText xml:space="preserve">). </w:delText>
        </w:r>
      </w:del>
      <w:del w:id="8889" w:author="PR Preview" w:date="2026-01-01T00:00:00Z">
        <w:r>
          <w:delText xml:space="preserve">The term</w:delText>
        </w:r>
      </w:del>
      <w:del w:id="8890" w:author="PR Preview" w:date="2026-01-01T00:00:00Z">
        <w:r>
          <w:delText xml:space="preserve"> </w:delText>
        </w:r>
      </w:del>
      <w:del w:id="8891" w:author="PR Preview" w:date="2026-01-01T00:00:00Z">
        <w:r>
          <w:rPr>
            <w:i/>
            <w:iCs/>
          </w:rPr>
          <w:delText xml:space="preserve">self-adjoint</w:delText>
        </w:r>
      </w:del>
      <w:del w:id="8892" w:author="PR Preview" w:date="2026-01-01T00:00:00Z">
        <w:r>
          <w:delText xml:space="preserve"> </w:delText>
        </w:r>
      </w:del>
      <w:del w:id="8893" w:author="PR Preview" w:date="2026-01-01T00:00:00Z">
        <w:r>
          <w:delText xml:space="preserve">comes directly from</w:delText>
        </w:r>
      </w:del>
      <w:del w:id="8894" w:author="PR Preview" w:date="2026-01-01T00:00:00Z">
        <w:r>
          <w:delText xml:space="preserve"> </w:delText>
        </w:r>
      </w:del>
      <w:hyperlink w:anchor="thm-adjoint-inner-product">
        <w:del w:id="8895" w:author="PR Preview" w:date="2026-01-01T00:00:00Z">
          <w:r>
            <w:rPr>
              <w:rStyle w:val="Hyperlink"/>
            </w:rPr>
            <w:delText xml:space="preserve">Theorem 128</w:delText>
          </w:r>
        </w:del>
      </w:hyperlink>
      <w:del w:id="8896" w:author="PR Preview" w:date="2026-01-01T00:00:00Z">
        <w:r>
          <w:delText xml:space="preserve">:</w:delText>
        </w:r>
      </w:del>
      <w:del w:id="8897" w:author="PR Preview" w:date="2026-01-01T00:00:00Z">
        <w:r>
          <w:delText xml:space="preserve"> </w:delText>
        </w:r>
      </w:del>
      <w:del w:id="8898" w:author="PR Preview" w:date="2026-01-01T00:00:00Z">
        <w:r>
          <w:delText xml:space="preserve">when</w:delText>
        </w:r>
      </w:del>
      <w:del w:id="8899" w:author="PR Preview" w:date="2026-01-01T00:00:00Z">
        <w:r>
          <w:delText xml:space="preserve"> </w:delText>
        </w:r>
      </w:del>
      <m:oMath>
        <m:r>
          <m:rPr>
            <m:sty m:val="bi"/>
          </m:rPr>
          <m:t>A</m:t>
        </m:r>
      </m:oMath>
      <w:del w:id="8900" w:author="PR Preview" w:date="2026-01-01T00:00:00Z">
        <w:r>
          <w:delText xml:space="preserve"> </w:delText>
        </w:r>
      </w:del>
      <w:del w:id="8901" w:author="PR Preview" w:date="2026-01-01T00:00:00Z">
        <w:r>
          <w:delText xml:space="preserve">is Hermitian,</w:delText>
        </w:r>
      </w:del>
      <w:del w:id="8902" w:author="PR Preview" w:date="2026-01-01T00:00:00Z">
        <w:r>
          <w:delText xml:space="preserve"> </w:delText>
        </w:r>
      </w:del>
      <w:del w:id="8903" w:author="PR Preview" w:date="2026-01-01T00:00:00Z">
        <w:r>
          <w:delTex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delText>
        </w:r>
      </w:del>
      <w:del w:id="8904" w:author="PR Preview" w:date="2026-01-01T00:00:00Z">
        <w:r>
          <w:delText xml:space="preserve"> </w:delText>
        </w:r>
      </w:del>
      <w:del w:id="8905" w:author="PR Preview" w:date="2026-01-01T00:00:00Z">
        <w:r>
          <w:delText xml:space="preserve">for all</w:delText>
        </w:r>
      </w:del>
      <w:del w:id="8906" w:author="PR Preview" w:date="2026-01-01T00:00:00Z">
        <w:r>
          <w:delText xml:space="preserve"> </w:delText>
        </w:r>
      </w:del>
      <w:del w:id="8907" w:author="PR Preview" w:date="2026-01-01T00:00:00Z">
        <w:r>
          <w:delText xml:space="preserve">$\mathord{\smash[b]{\underset{\raise.3ex\hbox{$\scriptstyle\sim$}}{u}}\vphantom{u}}, \mathord{\smash[b]{\underset{\raise.3ex\hbox{$\scriptstyle\sim$}}{v}}\vphantom{v}} \in \mathbb{C}^n$</w:delText>
        </w:r>
      </w:del>
      <w:del w:id="8908" w:author="PR Preview" w:date="2026-01-01T00:00:00Z">
        <w:r>
          <w:delText xml:space="preserve">.</w:delText>
        </w:r>
      </w:del>
      <w:del w:id="8909" w:author="PR Preview" w:date="2026-01-01T00:00:00Z">
        <w:r>
          <w:delText xml:space="preserve"> </w:delText>
        </w:r>
      </w:del>
      <w:del w:id="8910" w:author="PR Preview" w:date="2026-01-01T00:00:00Z">
        <w:r>
          <w:delText xml:space="preserve">The linear operator moves across the inner product without change.</w:delText>
        </w:r>
      </w:del>
    </w:p>
    <w:p>
      <w:pPr>
        <w:pStyle w:val="BodyText"/>
      </w:pPr>
      <w:del w:id="8911" w:author="PR Preview" w:date="2026-01-01T00:00:00Z">
        <w:r>
          <w:rPr>
            <w:b/>
            <w:bCs/>
          </w:rPr>
          <w:delText xml:space="preserve">Example 226 (A Hermitian matrix)</w:delText>
        </w:r>
      </w:del>
    </w:p>
    <w:p>
      <w:pPr>
        <w:pStyle w:val="FirstParagraph"/>
      </w:pPr>
      <w:ins w:id="8912" w:author="PR Preview" w:date="2026-01-01T00:00:00Z">
        <w:r>
          <w:rPr>
            <w:i/>
            <w:iCs/>
          </w:rPr>
          <w:t xml:space="preserve">Remark 56</w:t>
        </w:r>
      </w:ins>
      <w:ins w:id="8913" w:author="PR Preview" w:date="2026-01-01T00:00:00Z">
        <w:r>
          <w:t xml:space="preserve"> (Why</w:t>
        </w:r>
      </w:ins>
      <w:ins w:id="8914" w:author="PR Preview" w:date="2026-01-01T00:00:00Z">
        <w:r>
          <w:t xml:space="preserve"> </w:t>
        </w:r>
      </w:ins>
      <w:ins w:id="8915" w:author="PR Preview" w:date="2026-01-01T00:00:00Z">
        <w:r>
          <w:t xml:space="preserve">“self-adjoint”</w:t>
        </w:r>
      </w:ins>
      <w:ins w:id="8916" w:author="PR Preview" w:date="2026-01-01T00:00:00Z">
        <w:r>
          <w:t xml:space="preserve">). </w:t>
        </w:r>
      </w:ins>
      <w:ins w:id="8917" w:author="PR Preview" w:date="2026-01-01T00:00:00Z">
        <w:r>
          <w:t xml:space="preserve">The term</w:t>
        </w:r>
      </w:ins>
      <w:ins w:id="8918" w:author="PR Preview" w:date="2026-01-01T00:00:00Z">
        <w:r>
          <w:t xml:space="preserve"> </w:t>
        </w:r>
      </w:ins>
      <w:ins w:id="8919" w:author="PR Preview" w:date="2026-01-01T00:00:00Z">
        <w:r>
          <w:rPr>
            <w:i/>
            <w:iCs/>
          </w:rPr>
          <w:t xml:space="preserve">self-adjoint</w:t>
        </w:r>
      </w:ins>
      <w:ins w:id="8920" w:author="PR Preview" w:date="2026-01-01T00:00:00Z">
        <w:r>
          <w:t xml:space="preserve"> </w:t>
        </w:r>
      </w:ins>
      <w:ins w:id="8921" w:author="PR Preview" w:date="2026-01-01T00:00:00Z">
        <w:r>
          <w:t xml:space="preserve">comes directly from</w:t>
        </w:r>
      </w:ins>
      <w:ins w:id="8922" w:author="PR Preview" w:date="2026-01-01T00:00:00Z">
        <w:r>
          <w:t xml:space="preserve"> </w:t>
        </w:r>
      </w:ins>
      <w:hyperlink w:anchor="thm-adjoint-inner-product">
        <w:ins w:id="8923" w:author="PR Preview" w:date="2026-01-01T00:00:00Z">
          <w:r>
            <w:rPr>
              <w:rStyle w:val="Hyperlink"/>
            </w:rPr>
            <w:t xml:space="preserve">Theorem 128</w:t>
          </w:r>
        </w:ins>
      </w:hyperlink>
      <w:ins w:id="8924" w:author="PR Preview" w:date="2026-01-01T00:00:00Z">
        <w:r>
          <w:t xml:space="preserve">:</w:t>
        </w:r>
      </w:ins>
      <w:ins w:id="8925" w:author="PR Preview" w:date="2026-01-01T00:00:00Z">
        <w:r>
          <w:t xml:space="preserve"> </w:t>
        </w:r>
      </w:ins>
      <w:ins w:id="8926" w:author="PR Preview" w:date="2026-01-01T00:00:00Z">
        <w:r>
          <w:t xml:space="preserve">when</w:t>
        </w:r>
      </w:ins>
      <w:ins w:id="8927" w:author="PR Preview" w:date="2026-01-01T00:00:00Z">
        <w:r>
          <w:t xml:space="preserve"> </w:t>
        </w:r>
      </w:ins>
      <m:oMath>
        <m:r>
          <m:rPr>
            <m:sty m:val="bi"/>
          </m:rPr>
          <m:t>A</m:t>
        </m:r>
      </m:oMath>
      <w:ins w:id="8928" w:author="PR Preview" w:date="2026-01-01T00:00:00Z">
        <w:r>
          <w:t xml:space="preserve"> </w:t>
        </w:r>
      </w:ins>
      <w:ins w:id="8929" w:author="PR Preview" w:date="2026-01-01T00:00:00Z">
        <w:r>
          <w:t xml:space="preserve">is Hermitian,</w:t>
        </w:r>
      </w:ins>
      <w:ins w:id="8930" w:author="PR Preview" w:date="2026-01-01T00:00:00Z">
        <w:r>
          <w:t xml:space="preserve"> </w:t>
        </w:r>
      </w:ins>
      <w:ins w:id="8931"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ins>
      <w:ins w:id="8932" w:author="PR Preview" w:date="2026-01-01T00:00:00Z">
        <w:r>
          <w:t xml:space="preserve"> </w:t>
        </w:r>
      </w:ins>
      <w:ins w:id="8933" w:author="PR Preview" w:date="2026-01-01T00:00:00Z">
        <w:r>
          <w:t xml:space="preserve">for all</w:t>
        </w:r>
      </w:ins>
      <w:ins w:id="8934" w:author="PR Preview" w:date="2026-01-01T00:00:00Z">
        <w:r>
          <w:t xml:space="preserve"> </w:t>
        </w:r>
      </w:ins>
      <w:ins w:id="8935" w:author="PR Preview" w:date="2026-01-01T00:00:00Z">
        <w:r>
          <w:t xml:space="preserve">$\mathord{\smash[b]{\underset{\raise.3ex\hbox{$\scriptstyle\sim$}}{u}}\vphantom{u}}, \mathord{\smash[b]{\underset{\raise.3ex\hbox{$\scriptstyle\sim$}}{v}}\vphantom{v}} \in \mathbb{C}^n$</w:t>
        </w:r>
      </w:ins>
      <w:ins w:id="8936" w:author="PR Preview" w:date="2026-01-01T00:00:00Z">
        <w:r>
          <w:t xml:space="preserve">.</w:t>
        </w:r>
      </w:ins>
      <w:ins w:id="8937" w:author="PR Preview" w:date="2026-01-01T00:00:00Z">
        <w:r>
          <w:t xml:space="preserve"> </w:t>
        </w:r>
      </w:ins>
      <w:ins w:id="8938" w:author="PR Preview" w:date="2026-01-01T00:00:00Z">
        <w:r>
          <w:t xml:space="preserve">The linear operator moves across the inner product without change.</w:t>
        </w:r>
      </w:ins>
    </w:p>
    <w:bookmarkEnd w:id="707"/>
    <w:bookmarkStart w:id="708" w:name="exm-hermitian-matrix"/>
    <w:p>
      <w:pPr>
        <w:pStyle w:val="BodyText"/>
      </w:pPr>
      <w:ins w:id="8939" w:author="PR Preview" w:date="2026-01-01T00:00:00Z">
        <w:r>
          <w:rPr>
            <w:b/>
            <w:bCs/>
          </w:rPr>
          <w:t xml:space="preserve">Example 227 (A Hermitian matrix)</w:t>
        </w:r>
      </w:ins>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8"/>
    <w:bookmarkStart w:id="709" w:name="exm-not-hermitian"/>
    <w:p>
      <w:pPr>
        <w:pStyle w:val="BodyText"/>
      </w:pPr>
      <w:del w:id="8940" w:author="PR Preview" w:date="2026-01-01T00:00:00Z">
        <w:r>
          <w:rPr>
            <w:b/>
            <w:bCs/>
          </w:rPr>
          <w:delText xml:space="preserve">Example 227 (A symmetric complex matrix that is not Hermitian)</w:delText>
        </w:r>
      </w:del>
    </w:p>
    <w:p>
      <w:pPr>
        <w:pStyle w:val="BodyText"/>
      </w:pPr>
      <w:ins w:id="8941" w:author="PR Preview" w:date="2026-01-01T00:00:00Z">
        <w:r>
          <w:rPr>
            <w:b/>
            <w:bCs/>
          </w:rPr>
          <w:t xml:space="preserve">Example 228 (A symmetric complex matrix that is not Hermitian)</w:t>
        </w:r>
      </w:ins>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9"/>
    <w:bookmarkStart w:id="710"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10"/>
    <w:bookmarkStart w:id="711" w:name="rem-skew-hermitian-diagonal"/>
    <w:p>
      <w:pPr>
        <w:pStyle w:val="FirstParagraph"/>
      </w:pPr>
      <w:del w:id="8942" w:author="PR Preview" w:date="2026-01-01T00:00:00Z">
        <w:r>
          <w:rPr>
            <w:i/>
            <w:iCs/>
          </w:rPr>
          <w:delText xml:space="preserve">Remark 56</w:delText>
        </w:r>
      </w:del>
      <w:del w:id="8943" w:author="PR Preview" w:date="2026-01-01T00:00:00Z">
        <w:r>
          <w:delText xml:space="preserve"> (The diagonal of a skew-Hermitian matrix). </w:delText>
        </w:r>
      </w:del>
      <w:del w:id="8944" w:author="PR Preview" w:date="2026-01-01T00:00:00Z">
        <w:r>
          <w:delText xml:space="preserve">Every entry of a skew-Hermitian matrix satisfies</w:delText>
        </w:r>
      </w:del>
      <w:del w:id="8945" w:author="PR Preview" w:date="2026-01-01T00:00:00Z">
        <w:r>
          <w:delText xml:space="preserve"> </w:delText>
        </w:r>
      </w:del>
      <m:oMath>
        <m:sSub>
          <m:e>
            <m:r>
              <m:t>a</m:t>
            </m:r>
          </m:e>
          <m:sub>
            <m:r>
              <m:t>j</m:t>
            </m:r>
            <m:r>
              <m:t>k</m:t>
            </m:r>
          </m:sub>
        </m:sSub>
        <m:r>
          <m:rPr>
            <m:sty m:val="p"/>
          </m:rPr>
          <m:t>=</m:t>
        </m:r>
        <m:r>
          <m:rPr>
            <m:sty m:val="p"/>
          </m:rPr>
          <m:t>−</m:t>
        </m:r>
        <m:bar>
          <m:barPr>
            <m:pos m:val="top"/>
          </m:barPr>
          <m:e>
            <m:sSub>
              <m:e>
                <m:r>
                  <m:t>a</m:t>
                </m:r>
              </m:e>
              <m:sub>
                <m:r>
                  <m:t>k</m:t>
                </m:r>
                <m:r>
                  <m:t>j</m:t>
                </m:r>
              </m:sub>
            </m:sSub>
          </m:e>
        </m:bar>
      </m:oMath>
      <w:del w:id="8946" w:author="PR Preview" w:date="2026-01-01T00:00:00Z">
        <w:r>
          <w:delText xml:space="preserve">.</w:delText>
        </w:r>
      </w:del>
      <w:del w:id="8947" w:author="PR Preview" w:date="2026-01-01T00:00:00Z">
        <w:r>
          <w:delText xml:space="preserve"> </w:delText>
        </w:r>
      </w:del>
      <w:del w:id="8948" w:author="PR Preview" w:date="2026-01-01T00:00:00Z">
        <w:r>
          <w:delText xml:space="preserve">In particular, its diagonal entries satisfy</w:delText>
        </w:r>
      </w:del>
      <w:del w:id="8949" w:author="PR Preview" w:date="2026-01-01T00:00:00Z">
        <w:r>
          <w:delText xml:space="preserve"> </w:delText>
        </w:r>
      </w:del>
      <m:oMath>
        <m:sSub>
          <m:e>
            <m:r>
              <m:t>a</m:t>
            </m:r>
          </m:e>
          <m:sub>
            <m:r>
              <m:t>j</m:t>
            </m:r>
            <m:r>
              <m:t>j</m:t>
            </m:r>
          </m:sub>
        </m:sSub>
        <m:r>
          <m:rPr>
            <m:sty m:val="p"/>
          </m:rPr>
          <m:t>=</m:t>
        </m:r>
        <m:r>
          <m:rPr>
            <m:sty m:val="p"/>
          </m:rPr>
          <m:t>−</m:t>
        </m:r>
        <m:bar>
          <m:barPr>
            <m:pos m:val="top"/>
          </m:barPr>
          <m:e>
            <m:sSub>
              <m:e>
                <m:r>
                  <m:t>a</m:t>
                </m:r>
              </m:e>
              <m:sub>
                <m:r>
                  <m:t>j</m:t>
                </m:r>
                <m:r>
                  <m:t>j</m:t>
                </m:r>
              </m:sub>
            </m:sSub>
          </m:e>
        </m:bar>
      </m:oMath>
      <w:del w:id="8950" w:author="PR Preview" w:date="2026-01-01T00:00:00Z">
        <w:r>
          <w:delText xml:space="preserve">,</w:delText>
        </w:r>
      </w:del>
      <w:del w:id="8951" w:author="PR Preview" w:date="2026-01-01T00:00:00Z">
        <w:r>
          <w:delText xml:space="preserve"> </w:delText>
        </w:r>
      </w:del>
      <w:del w:id="8952" w:author="PR Preview" w:date="2026-01-01T00:00:00Z">
        <w:r>
          <w:delText xml:space="preserve">which means</w:delText>
        </w:r>
      </w:del>
    </w:p>
    <w:p>
      <w:pPr>
        <w:pStyle w:val="FirstParagraph"/>
      </w:pPr>
      <w:ins w:id="8953" w:author="PR Preview" w:date="2026-01-01T00:00:00Z">
        <w:r>
          <w:rPr>
            <w:i/>
            <w:iCs/>
          </w:rPr>
          <w:t xml:space="preserve">Remark 57</w:t>
        </w:r>
      </w:ins>
      <w:ins w:id="8954" w:author="PR Preview" w:date="2026-01-01T00:00:00Z">
        <w:r>
          <w:t xml:space="preserve"> (The diagonal of a skew-Hermitian matrix). </w:t>
        </w:r>
      </w:ins>
      <w:ins w:id="8955" w:author="PR Preview" w:date="2026-01-01T00:00:00Z">
        <w:r>
          <w:t xml:space="preserve">Every entry of a skew-Hermitian matrix satisfies</w:t>
        </w:r>
      </w:ins>
      <w:ins w:id="8956" w:author="PR Preview" w:date="2026-01-01T00:00:00Z">
        <w:r>
          <w:t xml:space="preserve"> </w:t>
        </w:r>
      </w:ins>
      <m:oMath>
        <m:sSub>
          <m:e>
            <m:r>
              <m:t>a</m:t>
            </m:r>
          </m:e>
          <m:sub>
            <m:r>
              <m:t>j</m:t>
            </m:r>
            <m:r>
              <m:t>k</m:t>
            </m:r>
          </m:sub>
        </m:sSub>
        <m:r>
          <m:rPr>
            <m:sty m:val="p"/>
          </m:rPr>
          <m:t>=</m:t>
        </m:r>
        <m:r>
          <m:rPr>
            <m:sty m:val="p"/>
          </m:rPr>
          <m:t>−</m:t>
        </m:r>
        <m:bar>
          <m:barPr>
            <m:pos m:val="top"/>
          </m:barPr>
          <m:e>
            <m:sSub>
              <m:e>
                <m:r>
                  <m:t>a</m:t>
                </m:r>
              </m:e>
              <m:sub>
                <m:r>
                  <m:t>k</m:t>
                </m:r>
                <m:r>
                  <m:t>j</m:t>
                </m:r>
              </m:sub>
            </m:sSub>
          </m:e>
        </m:bar>
      </m:oMath>
      <w:ins w:id="8957" w:author="PR Preview" w:date="2026-01-01T00:00:00Z">
        <w:r>
          <w:t xml:space="preserve">.</w:t>
        </w:r>
      </w:ins>
      <w:ins w:id="8958" w:author="PR Preview" w:date="2026-01-01T00:00:00Z">
        <w:r>
          <w:t xml:space="preserve"> </w:t>
        </w:r>
      </w:ins>
      <w:ins w:id="8959" w:author="PR Preview" w:date="2026-01-01T00:00:00Z">
        <w:r>
          <w:t xml:space="preserve">In particular, its diagonal entries satisfy</w:t>
        </w:r>
      </w:ins>
      <w:ins w:id="8960" w:author="PR Preview" w:date="2026-01-01T00:00:00Z">
        <w:r>
          <w:t xml:space="preserve"> </w:t>
        </w:r>
      </w:ins>
      <m:oMath>
        <m:sSub>
          <m:e>
            <m:r>
              <m:t>a</m:t>
            </m:r>
          </m:e>
          <m:sub>
            <m:r>
              <m:t>j</m:t>
            </m:r>
            <m:r>
              <m:t>j</m:t>
            </m:r>
          </m:sub>
        </m:sSub>
        <m:r>
          <m:rPr>
            <m:sty m:val="p"/>
          </m:rPr>
          <m:t>=</m:t>
        </m:r>
        <m:r>
          <m:rPr>
            <m:sty m:val="p"/>
          </m:rPr>
          <m:t>−</m:t>
        </m:r>
        <m:bar>
          <m:barPr>
            <m:pos m:val="top"/>
          </m:barPr>
          <m:e>
            <m:sSub>
              <m:e>
                <m:r>
                  <m:t>a</m:t>
                </m:r>
              </m:e>
              <m:sub>
                <m:r>
                  <m:t>j</m:t>
                </m:r>
                <m:r>
                  <m:t>j</m:t>
                </m:r>
              </m:sub>
            </m:sSub>
          </m:e>
        </m:bar>
      </m:oMath>
      <w:ins w:id="8961" w:author="PR Preview" w:date="2026-01-01T00:00:00Z">
        <w:r>
          <w:t xml:space="preserve">,</w:t>
        </w:r>
      </w:ins>
      <w:ins w:id="8962" w:author="PR Preview" w:date="2026-01-01T00:00:00Z">
        <w:r>
          <w:t xml:space="preserve"> </w:t>
        </w:r>
      </w:ins>
      <w:ins w:id="8963" w:author="PR Preview" w:date="2026-01-01T00:00:00Z">
        <w:r>
          <w:t xml:space="preserve">which means</w:t>
        </w:r>
      </w:ins>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11"/>
    <w:bookmarkStart w:id="712" w:name="exm-skew-hermitian-matrix"/>
    <w:p>
      <w:pPr>
        <w:pStyle w:val="BodyText"/>
      </w:pPr>
      <w:del w:id="8964" w:author="PR Preview" w:date="2026-01-01T00:00:00Z">
        <w:r>
          <w:rPr>
            <w:b/>
            <w:bCs/>
          </w:rPr>
          <w:delText xml:space="preserve">Example 228 (A skew-Hermitian matrix)</w:delText>
        </w:r>
      </w:del>
      <w:del w:id="8965" w:author="PR Preview" w:date="2026-01-01T00:00:00Z">
        <w:r>
          <w:delText xml:space="preserve"> </w:delText>
        </w:r>
      </w:del>
      <w:del w:id="8966" w:author="PR Preview" w:date="2026-01-01T00:00:00Z">
        <w:r>
          <w:delText xml:space="preserve">The matrix</w:delText>
        </w:r>
      </w:del>
    </w:p>
    <w:p>
      <w:pPr>
        <w:pStyle w:val="BodyText"/>
      </w:pPr>
      <w:ins w:id="8967" w:author="PR Preview" w:date="2026-01-01T00:00:00Z">
        <w:r>
          <w:rPr>
            <w:b/>
            <w:bCs/>
          </w:rPr>
          <w:t xml:space="preserve">Example 229 (A skew-Hermitian matrix)</w:t>
        </w:r>
      </w:ins>
      <w:ins w:id="8968" w:author="PR Preview" w:date="2026-01-01T00:00:00Z">
        <w:r>
          <w:t xml:space="preserve"> </w:t>
        </w:r>
      </w:ins>
      <w:ins w:id="8969" w:author="PR Preview" w:date="2026-01-01T00:00:00Z">
        <w:r>
          <w:t xml:space="preserve">The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12"/>
    <w:bookmarkStart w:id="713"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13"/>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4"/>
    <w:bookmarkStart w:id="718"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5">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6">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7">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8"/>
    <w:bookmarkStart w:id="923" w:name="references"/>
    <w:p>
      <w:pPr>
        <w:pStyle w:val="Heading2"/>
      </w:pPr>
      <w:r>
        <w:t xml:space="preserve">References</w:t>
      </w:r>
    </w:p>
    <w:bookmarkStart w:id="922" w:name="refs"/>
    <w:bookmarkStart w:id="720"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9">
        <w:r>
          <w:rPr>
            <w:rStyle w:val="Hyperlink"/>
          </w:rPr>
          <w:t xml:space="preserve">https://en.wikipedia.org/wiki/Row_and_column_vectors</w:t>
        </w:r>
      </w:hyperlink>
    </w:p>
    <w:bookmarkEnd w:id="720"/>
    <w:bookmarkStart w:id="722"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1">
        <w:r>
          <w:rPr>
            <w:rStyle w:val="Hyperlink"/>
          </w:rPr>
          <w:t xml:space="preserve">https://en.wikipedia.org/wiki/Scalar_(mathematics)</w:t>
        </w:r>
      </w:hyperlink>
    </w:p>
    <w:bookmarkEnd w:id="722"/>
    <w:bookmarkStart w:id="724"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23">
        <w:r>
          <w:rPr>
            <w:rStyle w:val="Hyperlink"/>
          </w:rPr>
          <w:t xml:space="preserve">10.1201/9781315182780</w:t>
        </w:r>
      </w:hyperlink>
      <w:r>
        <w:t xml:space="preserve">.</w:t>
      </w:r>
    </w:p>
    <w:bookmarkEnd w:id="724"/>
    <w:bookmarkStart w:id="726"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5">
        <w:r>
          <w:rPr>
            <w:rStyle w:val="Hyperlink"/>
          </w:rPr>
          <w:t xml:space="preserve">www.mosaic-web.org</w:t>
        </w:r>
      </w:hyperlink>
    </w:p>
    <w:bookmarkEnd w:id="726"/>
    <w:bookmarkStart w:id="728"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https://en.wikipedia.org/wiki/Arithmetic_mean</w:t>
        </w:r>
      </w:hyperlink>
    </w:p>
    <w:bookmarkEnd w:id="728"/>
    <w:bookmarkStart w:id="730"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https://en.wikipedia.org/wiki/Standard_basis</w:t>
        </w:r>
      </w:hyperlink>
    </w:p>
    <w:bookmarkEnd w:id="730"/>
    <w:bookmarkStart w:id="732"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https://en.wikipedia.org/wiki/Orthogonality</w:t>
        </w:r>
      </w:hyperlink>
    </w:p>
    <w:bookmarkEnd w:id="732"/>
    <w:bookmarkStart w:id="734"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https://en.wikipedia.org/wiki/Euclidean_vector</w:t>
        </w:r>
      </w:hyperlink>
    </w:p>
    <w:bookmarkEnd w:id="734"/>
    <w:bookmarkStart w:id="736"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5">
        <w:r>
          <w:rPr>
            <w:rStyle w:val="Hyperlink"/>
          </w:rPr>
          <w:t xml:space="preserve">https://en.wikipedia.org/wiki/Unit_vector</w:t>
        </w:r>
      </w:hyperlink>
    </w:p>
    <w:bookmarkEnd w:id="736"/>
    <w:bookmarkStart w:id="738"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https://en.wikipedia.org/wiki/Euclidean_distance</w:t>
        </w:r>
      </w:hyperlink>
    </w:p>
    <w:bookmarkEnd w:id="738"/>
    <w:bookmarkStart w:id="740"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9">
        <w:r>
          <w:rPr>
            <w:rStyle w:val="Hyperlink"/>
          </w:rPr>
          <w:t xml:space="preserve">https://www.deeplearningbook.org/</w:t>
        </w:r>
      </w:hyperlink>
    </w:p>
    <w:bookmarkEnd w:id="740"/>
    <w:bookmarkStart w:id="742"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41">
        <w:r>
          <w:rPr>
            <w:rStyle w:val="Hyperlink"/>
          </w:rPr>
          <w:t xml:space="preserve">https://facultyweb.cs.wwu.edu/~hutchib2/video_lectures/data371/</w:t>
        </w:r>
      </w:hyperlink>
    </w:p>
    <w:bookmarkEnd w:id="742"/>
    <w:bookmarkStart w:id="744"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https://en.wikipedia.org/wiki/Matrix_(mathematics)</w:t>
        </w:r>
      </w:hyperlink>
    </w:p>
    <w:bookmarkEnd w:id="744"/>
    <w:bookmarkStart w:id="746"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https://en.wikipedia.org/wiki/Tensor</w:t>
        </w:r>
      </w:hyperlink>
    </w:p>
    <w:bookmarkEnd w:id="746"/>
    <w:bookmarkStart w:id="748"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https://en.wikipedia.org/wiki/Transpose</w:t>
        </w:r>
      </w:hyperlink>
    </w:p>
    <w:bookmarkEnd w:id="748"/>
    <w:bookmarkStart w:id="750"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https://en.wikipedia.org/wiki/Zero_matrix</w:t>
        </w:r>
      </w:hyperlink>
    </w:p>
    <w:bookmarkEnd w:id="750"/>
    <w:bookmarkStart w:id="752"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https://en.wikipedia.org/wiki/Matrix_addition</w:t>
        </w:r>
      </w:hyperlink>
    </w:p>
    <w:bookmarkEnd w:id="752"/>
    <w:bookmarkStart w:id="754"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https://en.wikipedia.org/wiki/Scalar_multiplication</w:t>
        </w:r>
      </w:hyperlink>
    </w:p>
    <w:bookmarkEnd w:id="754"/>
    <w:bookmarkStart w:id="756"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https://en.wikipedia.org/wiki/Matrix_multiplication</w:t>
        </w:r>
      </w:hyperlink>
    </w:p>
    <w:bookmarkEnd w:id="756"/>
    <w:bookmarkStart w:id="758"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https://en.wikipedia.org/wiki/Square_matrix</w:t>
        </w:r>
      </w:hyperlink>
    </w:p>
    <w:bookmarkEnd w:id="758"/>
    <w:bookmarkStart w:id="760"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https://en.wikipedia.org/wiki/Main_diagonal</w:t>
        </w:r>
      </w:hyperlink>
    </w:p>
    <w:bookmarkEnd w:id="760"/>
    <w:bookmarkStart w:id="762"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https://en.wikipedia.org/wiki/Identity_matrix</w:t>
        </w:r>
      </w:hyperlink>
    </w:p>
    <w:bookmarkEnd w:id="762"/>
    <w:bookmarkStart w:id="764"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https://en.wikipedia.org/wiki/System_of_linear_equations</w:t>
        </w:r>
      </w:hyperlink>
    </w:p>
    <w:bookmarkEnd w:id="764"/>
    <w:bookmarkStart w:id="766"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5">
        <w:r>
          <w:rPr>
            <w:rStyle w:val="Hyperlink"/>
          </w:rPr>
          <w:t xml:space="preserve">https://en.wikipedia.org/wiki/Linear_map</w:t>
        </w:r>
      </w:hyperlink>
    </w:p>
    <w:bookmarkEnd w:id="766"/>
    <w:bookmarkStart w:id="768"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https://en.wikipedia.org/wiki/Translation_(geometry)</w:t>
        </w:r>
      </w:hyperlink>
    </w:p>
    <w:bookmarkEnd w:id="768"/>
    <w:bookmarkStart w:id="770"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9">
        <w:r>
          <w:rPr>
            <w:rStyle w:val="Hyperlink"/>
          </w:rPr>
          <w:t xml:space="preserve">https://ucla-biostat-216.github.io/2024fall/slides/03-matrix/03-matrix.html</w:t>
        </w:r>
      </w:hyperlink>
    </w:p>
    <w:bookmarkEnd w:id="770"/>
    <w:bookmarkStart w:id="772"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71">
        <w:r>
          <w:rPr>
            <w:rStyle w:val="Hyperlink"/>
          </w:rPr>
          <w:t xml:space="preserve">10.1017/9781108583664</w:t>
        </w:r>
      </w:hyperlink>
      <w:r>
        <w:t xml:space="preserve">.</w:t>
      </w:r>
    </w:p>
    <w:bookmarkEnd w:id="772"/>
    <w:bookmarkStart w:id="774"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https://en.wikipedia.org/wiki/Hyperplane</w:t>
        </w:r>
      </w:hyperlink>
    </w:p>
    <w:bookmarkEnd w:id="774"/>
    <w:bookmarkStart w:id="776"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https://en.wikipedia.org/wiki/Normal_(geometry)</w:t>
        </w:r>
      </w:hyperlink>
    </w:p>
    <w:bookmarkEnd w:id="776"/>
    <w:bookmarkStart w:id="778"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https://en.wikipedia.org/wiki/Linear_independence</w:t>
        </w:r>
      </w:hyperlink>
    </w:p>
    <w:bookmarkEnd w:id="778"/>
    <w:bookmarkStart w:id="780"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https://en.wikipedia.org/wiki/Rank_(linear_algebra)</w:t>
        </w:r>
      </w:hyperlink>
    </w:p>
    <w:bookmarkEnd w:id="780"/>
    <w:bookmarkStart w:id="782"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81">
        <w:r>
          <w:rPr>
            <w:rStyle w:val="Hyperlink"/>
          </w:rPr>
          <w:t xml:space="preserve">https://ucla-biostat-216.github.io/2024fall/slides/04-vecsp/04-vecsp.html</w:t>
        </w:r>
      </w:hyperlink>
    </w:p>
    <w:bookmarkEnd w:id="782"/>
    <w:bookmarkStart w:id="784"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https://en.wikipedia.org/wiki/Linear_subspace</w:t>
        </w:r>
      </w:hyperlink>
    </w:p>
    <w:bookmarkEnd w:id="784"/>
    <w:bookmarkStart w:id="786"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https://en.wikipedia.org/wiki/Linear_span</w:t>
        </w:r>
      </w:hyperlink>
    </w:p>
    <w:bookmarkEnd w:id="786"/>
    <w:bookmarkStart w:id="788"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https://en.wikipedia.org/wiki/Basis_(linear_algebra)</w:t>
        </w:r>
      </w:hyperlink>
    </w:p>
    <w:bookmarkEnd w:id="788"/>
    <w:bookmarkStart w:id="790"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https://en.wikipedia.org/wiki/Coordinate_vector</w:t>
        </w:r>
      </w:hyperlink>
    </w:p>
    <w:bookmarkEnd w:id="790"/>
    <w:bookmarkStart w:id="792"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https://en.wikipedia.org/wiki/Row_and_column_spaces</w:t>
        </w:r>
      </w:hyperlink>
    </w:p>
    <w:bookmarkEnd w:id="792"/>
    <w:bookmarkStart w:id="794"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https://en.wikipedia.org/wiki/Gram_matrix</w:t>
        </w:r>
      </w:hyperlink>
    </w:p>
    <w:bookmarkEnd w:id="794"/>
    <w:bookmarkStart w:id="796"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5">
        <w:r>
          <w:rPr>
            <w:rStyle w:val="Hyperlink"/>
          </w:rPr>
          <w:t xml:space="preserve">https://ucla-biostat-216.github.io/2024fall/slides/05-rank/05-rank.html</w:t>
        </w:r>
      </w:hyperlink>
    </w:p>
    <w:bookmarkEnd w:id="796"/>
    <w:bookmarkStart w:id="798"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https://en.wikipedia.org/wiki/Rank%E2%80%93nullity_theorem</w:t>
        </w:r>
      </w:hyperlink>
    </w:p>
    <w:bookmarkEnd w:id="798"/>
    <w:bookmarkStart w:id="800"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https://en.wikipedia.org/wiki/Affine_space</w:t>
        </w:r>
      </w:hyperlink>
    </w:p>
    <w:bookmarkEnd w:id="800"/>
    <w:bookmarkStart w:id="802"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https://en.wikipedia.org/wiki/Half-space_(geometry)</w:t>
        </w:r>
      </w:hyperlink>
    </w:p>
    <w:bookmarkEnd w:id="802"/>
    <w:bookmarkStart w:id="804"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https://en.wikipedia.org/wiki/Rank_factorization</w:t>
        </w:r>
      </w:hyperlink>
    </w:p>
    <w:bookmarkEnd w:id="804"/>
    <w:bookmarkStart w:id="806"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5">
        <w:r>
          <w:rPr>
            <w:rStyle w:val="Hyperlink"/>
          </w:rPr>
          <w:t xml:space="preserve">https://ucla-biostat-216.github.io/2024fall/slides/06-orthproj/06-orthproj.html</w:t>
        </w:r>
      </w:hyperlink>
    </w:p>
    <w:bookmarkEnd w:id="806"/>
    <w:bookmarkStart w:id="808"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https://en.wikipedia.org/wiki/Direct_sum</w:t>
        </w:r>
      </w:hyperlink>
    </w:p>
    <w:bookmarkEnd w:id="808"/>
    <w:bookmarkStart w:id="810"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https://en.wikipedia.org/wiki/Projection_(linear_algebra)</w:t>
        </w:r>
      </w:hyperlink>
    </w:p>
    <w:bookmarkEnd w:id="810"/>
    <w:bookmarkStart w:id="812"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11">
        <w:r>
          <w:rPr>
            <w:rStyle w:val="Hyperlink"/>
          </w:rPr>
          <w:t xml:space="preserve">https://www.routledge.com/Linear-Algebra-and-Matrix-Analysis-for-Statistics/Banerjee-Roy/p/book/9781420095388</w:t>
        </w:r>
      </w:hyperlink>
    </w:p>
    <w:bookmarkEnd w:id="812"/>
    <w:bookmarkStart w:id="814"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https://en.wikipedia.org/wiki/Orthogonal_complement</w:t>
        </w:r>
      </w:hyperlink>
    </w:p>
    <w:bookmarkEnd w:id="814"/>
    <w:bookmarkStart w:id="816"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https://en.wikipedia.org/wiki/Fundamental_theorem_of_linear_algebra</w:t>
        </w:r>
      </w:hyperlink>
    </w:p>
    <w:bookmarkEnd w:id="816"/>
    <w:bookmarkStart w:id="818"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https://en.wikipedia.org/wiki/Inner_product_space</w:t>
        </w:r>
      </w:hyperlink>
    </w:p>
    <w:bookmarkEnd w:id="818"/>
    <w:bookmarkStart w:id="820"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9">
        <w:r>
          <w:rPr>
            <w:rStyle w:val="Hyperlink"/>
          </w:rPr>
          <w:t xml:space="preserve">10.1007/978-3-031-41026-0</w:t>
        </w:r>
      </w:hyperlink>
      <w:r>
        <w:t xml:space="preserve">.</w:t>
      </w:r>
    </w:p>
    <w:bookmarkEnd w:id="820"/>
    <w:bookmarkStart w:id="822"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21">
        <w:r>
          <w:rPr>
            <w:rStyle w:val="Hyperlink"/>
          </w:rPr>
          <w:t xml:space="preserve">https://ucla-biostat-216.github.io/2024fall/slides/02-vector/02-vector.html</w:t>
        </w:r>
      </w:hyperlink>
    </w:p>
    <w:bookmarkEnd w:id="822"/>
    <w:bookmarkStart w:id="824"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https://en.wikipedia.org/wiki/Pythagorean_theorem</w:t>
        </w:r>
      </w:hyperlink>
    </w:p>
    <w:bookmarkEnd w:id="824"/>
    <w:bookmarkStart w:id="826"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https://en.wikipedia.org/wiki/Cauchy%E2%80%93Schwarz_inequality</w:t>
        </w:r>
      </w:hyperlink>
    </w:p>
    <w:bookmarkEnd w:id="826"/>
    <w:bookmarkStart w:id="828"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https://en.wikipedia.org/wiki/Norm_(mathematics)</w:t>
        </w:r>
      </w:hyperlink>
    </w:p>
    <w:bookmarkEnd w:id="828"/>
    <w:bookmarkStart w:id="830"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https://en.wikipedia.org/wiki/Triangle_inequality</w:t>
        </w:r>
      </w:hyperlink>
    </w:p>
    <w:bookmarkEnd w:id="830"/>
    <w:bookmarkStart w:id="832"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https://en.wikipedia.org/wiki/Lp_space</w:t>
        </w:r>
      </w:hyperlink>
    </w:p>
    <w:bookmarkEnd w:id="832"/>
    <w:bookmarkStart w:id="834"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https://en.wikipedia.org/wiki/Uniform_norm</w:t>
        </w:r>
      </w:hyperlink>
    </w:p>
    <w:bookmarkEnd w:id="834"/>
    <w:bookmarkStart w:id="836"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https://en.wikipedia.org/wiki/Cosine_similarity</w:t>
        </w:r>
      </w:hyperlink>
    </w:p>
    <w:bookmarkEnd w:id="836"/>
    <w:bookmarkStart w:id="838"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https://en.wikipedia.org/wiki/Orthonormal_basis</w:t>
        </w:r>
      </w:hyperlink>
    </w:p>
    <w:bookmarkEnd w:id="838"/>
    <w:bookmarkStart w:id="840"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https://en.wikipedia.org/wiki/Gram%E2%80%93Schmidt_process</w:t>
        </w:r>
      </w:hyperlink>
    </w:p>
    <w:bookmarkEnd w:id="840"/>
    <w:bookmarkStart w:id="842"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https://en.wikipedia.org/wiki/Outer_product</w:t>
        </w:r>
      </w:hyperlink>
    </w:p>
    <w:bookmarkEnd w:id="842"/>
    <w:bookmarkStart w:id="844"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https://en.wikipedia.org/wiki/Symmetric_matrix</w:t>
        </w:r>
      </w:hyperlink>
    </w:p>
    <w:bookmarkEnd w:id="844"/>
    <w:bookmarkStart w:id="846"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https://en.wikipedia.org/wiki/Diagonal_matrix</w:t>
        </w:r>
      </w:hyperlink>
    </w:p>
    <w:bookmarkEnd w:id="846"/>
    <w:bookmarkStart w:id="848"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https://en.wikipedia.org/wiki/Invertible_matrix</w:t>
        </w:r>
      </w:hyperlink>
    </w:p>
    <w:bookmarkEnd w:id="848"/>
    <w:bookmarkStart w:id="850"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https://en.wikipedia.org/wiki/Idempotent_matrix</w:t>
        </w:r>
      </w:hyperlink>
    </w:p>
    <w:bookmarkEnd w:id="850"/>
    <w:bookmarkStart w:id="852"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https://en.wikipedia.org/wiki/Orthogonal_matrix</w:t>
        </w:r>
      </w:hyperlink>
    </w:p>
    <w:bookmarkEnd w:id="852"/>
    <w:bookmarkStart w:id="854"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https://en.wikipedia.org/wiki/Quadratic_form</w:t>
        </w:r>
      </w:hyperlink>
    </w:p>
    <w:bookmarkEnd w:id="854"/>
    <w:bookmarkStart w:id="856"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https://en.wikipedia.org/wiki/Trace_(linear_algebra)</w:t>
        </w:r>
      </w:hyperlink>
    </w:p>
    <w:bookmarkEnd w:id="856"/>
    <w:bookmarkStart w:id="858"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https://en.wikipedia.org/wiki/Frobenius_norm</w:t>
        </w:r>
      </w:hyperlink>
    </w:p>
    <w:bookmarkEnd w:id="858"/>
    <w:bookmarkStart w:id="860"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https://en.wikipedia.org/wiki/Eigendecomposition_of_a_matrix</w:t>
        </w:r>
      </w:hyperlink>
    </w:p>
    <w:bookmarkEnd w:id="860"/>
    <w:bookmarkStart w:id="862"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https://en.wikipedia.org/wiki/Singular_value_decomposition</w:t>
        </w:r>
      </w:hyperlink>
    </w:p>
    <w:bookmarkEnd w:id="862"/>
    <w:bookmarkStart w:id="864"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https://en.wikipedia.org/wiki/Definite_matrix</w:t>
        </w:r>
      </w:hyperlink>
    </w:p>
    <w:bookmarkEnd w:id="864"/>
    <w:bookmarkStart w:id="866"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https://en.wikipedia.org/wiki/Paraboloid</w:t>
        </w:r>
      </w:hyperlink>
    </w:p>
    <w:bookmarkEnd w:id="866"/>
    <w:bookmarkStart w:id="868"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https://en.wikipedia.org/wiki/Determinant</w:t>
        </w:r>
      </w:hyperlink>
    </w:p>
    <w:bookmarkEnd w:id="868"/>
    <w:bookmarkStart w:id="870"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9">
        <w:r>
          <w:rPr>
            <w:rStyle w:val="Hyperlink"/>
          </w:rPr>
          <w:t xml:space="preserve">https://en.wikipedia.org/wiki/Design_matrix</w:t>
        </w:r>
      </w:hyperlink>
    </w:p>
    <w:bookmarkEnd w:id="870"/>
    <w:bookmarkStart w:id="872"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https://en.wikipedia.org/wiki/Projection_matrix</w:t>
        </w:r>
      </w:hyperlink>
    </w:p>
    <w:bookmarkEnd w:id="872"/>
    <w:bookmarkStart w:id="874"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73">
        <w:r>
          <w:rPr>
            <w:rStyle w:val="Hyperlink"/>
          </w:rPr>
          <w:t xml:space="preserve">https://ucla-biostat-216.github.io/2024fall/slides/07-matinv/07-matinv.html</w:t>
        </w:r>
      </w:hyperlink>
    </w:p>
    <w:bookmarkEnd w:id="874"/>
    <w:bookmarkStart w:id="876"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https://en.wikipedia.org/wiki/Generalized_inverse</w:t>
        </w:r>
      </w:hyperlink>
    </w:p>
    <w:bookmarkEnd w:id="876"/>
    <w:bookmarkStart w:id="878"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https://en.wikipedia.org/wiki/Moore%E2%80%93Penrose_inverse</w:t>
        </w:r>
      </w:hyperlink>
    </w:p>
    <w:bookmarkEnd w:id="878"/>
    <w:bookmarkStart w:id="880"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https://en.wikipedia.org/wiki/Consistent_and_inconsistent_equations</w:t>
        </w:r>
      </w:hyperlink>
    </w:p>
    <w:bookmarkEnd w:id="880"/>
    <w:bookmarkStart w:id="882"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81">
        <w:r>
          <w:rPr>
            <w:rStyle w:val="Hyperlink"/>
          </w:rPr>
          <w:t xml:space="preserve">https://ucla-biostat-216.github.io/2024fall/slides/08-ls/08-ls.html</w:t>
        </w:r>
      </w:hyperlink>
    </w:p>
    <w:bookmarkEnd w:id="882"/>
    <w:bookmarkStart w:id="884"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https://en.wikipedia.org/wiki/Triangular_matrix</w:t>
        </w:r>
      </w:hyperlink>
    </w:p>
    <w:bookmarkEnd w:id="884"/>
    <w:bookmarkStart w:id="886"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https://en.wikipedia.org/wiki/Least_squares</w:t>
        </w:r>
      </w:hyperlink>
    </w:p>
    <w:bookmarkEnd w:id="886"/>
    <w:bookmarkStart w:id="888"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7">
        <w:r>
          <w:rPr>
            <w:rStyle w:val="Hyperlink"/>
          </w:rPr>
          <w:t xml:space="preserve">https://en.wikipedia.org/wiki/Normal_equations</w:t>
        </w:r>
      </w:hyperlink>
    </w:p>
    <w:bookmarkEnd w:id="888"/>
    <w:bookmarkStart w:id="890"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https://en.wikipedia.org/wiki/LU_decomposition</w:t>
        </w:r>
      </w:hyperlink>
    </w:p>
    <w:bookmarkEnd w:id="890"/>
    <w:bookmarkStart w:id="892"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91">
        <w:r>
          <w:rPr>
            <w:rStyle w:val="Hyperlink"/>
          </w:rPr>
          <w:t xml:space="preserve">https://ucla-biostat-216.github.io/2024fall/slides/10-eig/10-eig.html</w:t>
        </w:r>
      </w:hyperlink>
    </w:p>
    <w:bookmarkEnd w:id="892"/>
    <w:bookmarkStart w:id="894"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https://en.wikipedia.org/wiki/Eigenvalues_and_eigenvectors</w:t>
        </w:r>
      </w:hyperlink>
    </w:p>
    <w:bookmarkEnd w:id="894"/>
    <w:bookmarkStart w:id="896"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https://en.wikipedia.org/wiki/Matrix_similarity</w:t>
        </w:r>
      </w:hyperlink>
    </w:p>
    <w:bookmarkEnd w:id="896"/>
    <w:bookmarkStart w:id="898"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https://en.wikipedia.org/wiki/Diagonalizable_matrix</w:t>
        </w:r>
      </w:hyperlink>
    </w:p>
    <w:bookmarkEnd w:id="898"/>
    <w:bookmarkStart w:id="900"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9">
        <w:r>
          <w:rPr>
            <w:rStyle w:val="Hyperlink"/>
          </w:rPr>
          <w:t xml:space="preserve">https://ucla-biostat-216.github.io/2024fall/slides/11-pd/11-pd.html</w:t>
        </w:r>
      </w:hyperlink>
    </w:p>
    <w:bookmarkEnd w:id="900"/>
    <w:bookmarkStart w:id="902"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https://en.wikipedia.org/wiki/Block_matrix</w:t>
        </w:r>
      </w:hyperlink>
    </w:p>
    <w:bookmarkEnd w:id="902"/>
    <w:bookmarkStart w:id="904"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https://en.wikipedia.org/wiki/Schur_complement</w:t>
        </w:r>
      </w:hyperlink>
    </w:p>
    <w:bookmarkEnd w:id="904"/>
    <w:bookmarkStart w:id="906"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https://en.wikipedia.org/wiki/Cholesky_decomposition</w:t>
        </w:r>
      </w:hyperlink>
    </w:p>
    <w:bookmarkEnd w:id="906"/>
    <w:bookmarkStart w:id="908"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https://en.wikipedia.org/wiki/Conjugate_transpose</w:t>
        </w:r>
      </w:hyperlink>
    </w:p>
    <w:bookmarkEnd w:id="908"/>
    <w:bookmarkStart w:id="910"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9">
        <w:r>
          <w:rPr>
            <w:rStyle w:val="Hyperlink"/>
          </w:rPr>
          <w:t xml:space="preserve">https://en.wikipedia.org/wiki/Hermitian_matrix</w:t>
        </w:r>
      </w:hyperlink>
    </w:p>
    <w:bookmarkEnd w:id="910"/>
    <w:bookmarkStart w:id="912"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1">
        <w:r>
          <w:rPr>
            <w:rStyle w:val="Hyperlink"/>
          </w:rPr>
          <w:t xml:space="preserve">https://en.wikipedia.org/wiki/Skew-Hermitian_matrix</w:t>
        </w:r>
      </w:hyperlink>
    </w:p>
    <w:bookmarkEnd w:id="912"/>
    <w:bookmarkStart w:id="914"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13">
        <w:r>
          <w:rPr>
            <w:rStyle w:val="Hyperlink"/>
          </w:rPr>
          <w:t xml:space="preserve">https://math.mit.edu/~gs/linearalgebra/</w:t>
        </w:r>
      </w:hyperlink>
    </w:p>
    <w:bookmarkEnd w:id="914"/>
    <w:bookmarkStart w:id="916"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5">
        <w:r>
          <w:rPr>
            <w:rStyle w:val="Hyperlink"/>
          </w:rPr>
          <w:t xml:space="preserve">10.1201/9781315370200</w:t>
        </w:r>
      </w:hyperlink>
      <w:r>
        <w:t xml:space="preserve">.</w:t>
      </w:r>
    </w:p>
    <w:bookmarkEnd w:id="916"/>
    <w:bookmarkStart w:id="917"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7"/>
    <w:bookmarkStart w:id="919"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8">
        <w:r>
          <w:rPr>
            <w:rStyle w:val="Hyperlink"/>
          </w:rPr>
          <w:t xml:space="preserve">https://www2.imm.dtu.dk/pubdb/edoc/imm3274.pdf</w:t>
        </w:r>
      </w:hyperlink>
    </w:p>
    <w:bookmarkEnd w:id="919"/>
    <w:bookmarkStart w:id="921"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20">
        <w:r>
          <w:rPr>
            <w:rStyle w:val="Hyperlink"/>
          </w:rPr>
          <w:t xml:space="preserve">https://web.stanford.edu/class/ee278/lectures.html</w:t>
        </w:r>
      </w:hyperlink>
    </w:p>
    <w:bookmarkEnd w:id="921"/>
    <w:bookmarkEnd w:id="922"/>
    <w:bookmarkEnd w:id="9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92" Type="http://schemas.openxmlformats.org/officeDocument/2006/relationships/hyperlink" Target="algebra-complex.html#def-complex-conjugate" TargetMode="External"/><Relationship Id="rId703" Type="http://schemas.openxmlformats.org/officeDocument/2006/relationships/hyperlink" Target="algebra-complex.html#def-complex-modulus" TargetMode="External"/><Relationship Id="rId495" Type="http://schemas.openxmlformats.org/officeDocument/2006/relationships/hyperlink" Target="algebra-complex.html#def-complex-number" TargetMode="External"/><Relationship Id="rId702"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9" Type="http://schemas.openxmlformats.org/officeDocument/2006/relationships/hyperlink" Target="algebra-trigonometry.qmd#def-angle-unit-circle" TargetMode="External"/><Relationship Id="rId382" Type="http://schemas.openxmlformats.org/officeDocument/2006/relationships/hyperlink" Target="algebra-trigonometry.qmd#def-arccosine" TargetMode="External"/><Relationship Id="rId385" Type="http://schemas.openxmlformats.org/officeDocument/2006/relationships/hyperlink" Target="algebra-trigonometry.qmd#def-cosine-sine" TargetMode="External"/><Relationship Id="rId140" Type="http://schemas.openxmlformats.org/officeDocument/2006/relationships/hyperlink" Target="algebra.qmd" TargetMode="External"/><Relationship Id="rId715"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9" Type="http://schemas.openxmlformats.org/officeDocument/2006/relationships/hyperlink" Target="https://doi.org/10.1007/978-3-031-41026-0" TargetMode="External"/><Relationship Id="rId771" Type="http://schemas.openxmlformats.org/officeDocument/2006/relationships/hyperlink" Target="https://doi.org/10.1017/9781108583664" TargetMode="External"/><Relationship Id="rId723" Type="http://schemas.openxmlformats.org/officeDocument/2006/relationships/hyperlink" Target="https://doi.org/10.1201/9781315182780" TargetMode="External"/><Relationship Id="rId915" Type="http://schemas.openxmlformats.org/officeDocument/2006/relationships/hyperlink" Target="https://doi.org/10.1201/9781315370200" TargetMode="External"/><Relationship Id="rId799" Type="http://schemas.openxmlformats.org/officeDocument/2006/relationships/hyperlink" Target="https://en.wikipedia.org/wiki/Affine_space" TargetMode="External"/><Relationship Id="rId727" Type="http://schemas.openxmlformats.org/officeDocument/2006/relationships/hyperlink" Target="https://en.wikipedia.org/wiki/Arithmetic_mean" TargetMode="External"/><Relationship Id="rId787" Type="http://schemas.openxmlformats.org/officeDocument/2006/relationships/hyperlink" Target="https://en.wikipedia.org/wiki/Basis_(linear_algebra)" TargetMode="External"/><Relationship Id="rId901" Type="http://schemas.openxmlformats.org/officeDocument/2006/relationships/hyperlink" Target="https://en.wikipedia.org/wiki/Block_matrix" TargetMode="External"/><Relationship Id="rId825" Type="http://schemas.openxmlformats.org/officeDocument/2006/relationships/hyperlink" Target="https://en.wikipedia.org/wiki/Cauchy%E2%80%93Schwarz_inequality" TargetMode="External"/><Relationship Id="rId905" Type="http://schemas.openxmlformats.org/officeDocument/2006/relationships/hyperlink" Target="https://en.wikipedia.org/wiki/Cholesky_decomposition" TargetMode="External"/><Relationship Id="rId907" Type="http://schemas.openxmlformats.org/officeDocument/2006/relationships/hyperlink" Target="https://en.wikipedia.org/wiki/Conjugate_transpose" TargetMode="External"/><Relationship Id="rId879" Type="http://schemas.openxmlformats.org/officeDocument/2006/relationships/hyperlink" Target="https://en.wikipedia.org/wiki/Consistent_and_inconsistent_equations" TargetMode="External"/><Relationship Id="rId789" Type="http://schemas.openxmlformats.org/officeDocument/2006/relationships/hyperlink" Target="https://en.wikipedia.org/wiki/Coordinate_vector" TargetMode="External"/><Relationship Id="rId835" Type="http://schemas.openxmlformats.org/officeDocument/2006/relationships/hyperlink" Target="https://en.wikipedia.org/wiki/Cosine_similarity" TargetMode="External"/><Relationship Id="rId863" Type="http://schemas.openxmlformats.org/officeDocument/2006/relationships/hyperlink" Target="https://en.wikipedia.org/wiki/Definite_matrix" TargetMode="External"/><Relationship Id="rId869" Type="http://schemas.openxmlformats.org/officeDocument/2006/relationships/hyperlink" Target="https://en.wikipedia.org/wiki/Design_matrix" TargetMode="External"/><Relationship Id="rId867" Type="http://schemas.openxmlformats.org/officeDocument/2006/relationships/hyperlink" Target="https://en.wikipedia.org/wiki/Determinant" TargetMode="External"/><Relationship Id="rId845" Type="http://schemas.openxmlformats.org/officeDocument/2006/relationships/hyperlink" Target="https://en.wikipedia.org/wiki/Diagonal_matrix" TargetMode="External"/><Relationship Id="rId897" Type="http://schemas.openxmlformats.org/officeDocument/2006/relationships/hyperlink" Target="https://en.wikipedia.org/wiki/Diagonalizable_matrix" TargetMode="External"/><Relationship Id="rId807"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9" Type="http://schemas.openxmlformats.org/officeDocument/2006/relationships/hyperlink" Target="https://en.wikipedia.org/wiki/Eigendecomposition_of_a_matrix" TargetMode="External"/><Relationship Id="rId893" Type="http://schemas.openxmlformats.org/officeDocument/2006/relationships/hyperlink" Target="https://en.wikipedia.org/wiki/Eigenvalues_and_eigenvectors" TargetMode="External"/><Relationship Id="rId737" Type="http://schemas.openxmlformats.org/officeDocument/2006/relationships/hyperlink" Target="https://en.wikipedia.org/wiki/Euclidean_distance" TargetMode="External"/><Relationship Id="rId733" Type="http://schemas.openxmlformats.org/officeDocument/2006/relationships/hyperlink" Target="https://en.wikipedia.org/wiki/Euclidean_vector" TargetMode="External"/><Relationship Id="rId857" Type="http://schemas.openxmlformats.org/officeDocument/2006/relationships/hyperlink" Target="https://en.wikipedia.org/wiki/Frobenius_norm" TargetMode="External"/><Relationship Id="rId815" Type="http://schemas.openxmlformats.org/officeDocument/2006/relationships/hyperlink" Target="https://en.wikipedia.org/wiki/Fundamental_theorem_of_linear_algebra" TargetMode="External"/><Relationship Id="rId875" Type="http://schemas.openxmlformats.org/officeDocument/2006/relationships/hyperlink" Target="https://en.wikipedia.org/wiki/Generalized_inverse" TargetMode="External"/><Relationship Id="rId839" Type="http://schemas.openxmlformats.org/officeDocument/2006/relationships/hyperlink" Target="https://en.wikipedia.org/wiki/Gram%E2%80%93Schmidt_process" TargetMode="External"/><Relationship Id="rId793" Type="http://schemas.openxmlformats.org/officeDocument/2006/relationships/hyperlink" Target="https://en.wikipedia.org/wiki/Gram_matrix" TargetMode="External"/><Relationship Id="rId801" Type="http://schemas.openxmlformats.org/officeDocument/2006/relationships/hyperlink" Target="https://en.wikipedia.org/wiki/Half-space_(geometry)" TargetMode="External"/><Relationship Id="rId909" Type="http://schemas.openxmlformats.org/officeDocument/2006/relationships/hyperlink" Target="https://en.wikipedia.org/wiki/Hermitian_matrix" TargetMode="External"/><Relationship Id="rId773" Type="http://schemas.openxmlformats.org/officeDocument/2006/relationships/hyperlink" Target="https://en.wikipedia.org/wiki/Hyperplane" TargetMode="External"/><Relationship Id="rId849" Type="http://schemas.openxmlformats.org/officeDocument/2006/relationships/hyperlink" Target="https://en.wikipedia.org/wiki/Idempotent_matrix" TargetMode="External"/><Relationship Id="rId761" Type="http://schemas.openxmlformats.org/officeDocument/2006/relationships/hyperlink" Target="https://en.wikipedia.org/wiki/Identity_matrix" TargetMode="External"/><Relationship Id="rId817" Type="http://schemas.openxmlformats.org/officeDocument/2006/relationships/hyperlink" Target="https://en.wikipedia.org/wiki/Inner_product_space" TargetMode="External"/><Relationship Id="rId847" Type="http://schemas.openxmlformats.org/officeDocument/2006/relationships/hyperlink" Target="https://en.wikipedia.org/wiki/Invertible_matrix" TargetMode="External"/><Relationship Id="rId889" Type="http://schemas.openxmlformats.org/officeDocument/2006/relationships/hyperlink" Target="https://en.wikipedia.org/wiki/LU_decomposition" TargetMode="External"/><Relationship Id="rId885"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7" Type="http://schemas.openxmlformats.org/officeDocument/2006/relationships/hyperlink" Target="https://en.wikipedia.org/wiki/Linear_independence" TargetMode="External"/><Relationship Id="rId765" Type="http://schemas.openxmlformats.org/officeDocument/2006/relationships/hyperlink" Target="https://en.wikipedia.org/wiki/Linear_map" TargetMode="External"/><Relationship Id="rId785" Type="http://schemas.openxmlformats.org/officeDocument/2006/relationships/hyperlink" Target="https://en.wikipedia.org/wiki/Linear_span" TargetMode="External"/><Relationship Id="rId783" Type="http://schemas.openxmlformats.org/officeDocument/2006/relationships/hyperlink" Target="https://en.wikipedia.org/wiki/Linear_subspace" TargetMode="External"/><Relationship Id="rId831" Type="http://schemas.openxmlformats.org/officeDocument/2006/relationships/hyperlink" Target="https://en.wikipedia.org/wiki/Lp_space" TargetMode="External"/><Relationship Id="rId759" Type="http://schemas.openxmlformats.org/officeDocument/2006/relationships/hyperlink" Target="https://en.wikipedia.org/wiki/Main_diagonal" TargetMode="External"/><Relationship Id="rId743" Type="http://schemas.openxmlformats.org/officeDocument/2006/relationships/hyperlink" Target="https://en.wikipedia.org/wiki/Matrix_(mathematics)" TargetMode="External"/><Relationship Id="rId751" Type="http://schemas.openxmlformats.org/officeDocument/2006/relationships/hyperlink" Target="https://en.wikipedia.org/wiki/Matrix_addition" TargetMode="External"/><Relationship Id="rId755" Type="http://schemas.openxmlformats.org/officeDocument/2006/relationships/hyperlink" Target="https://en.wikipedia.org/wiki/Matrix_multiplication" TargetMode="External"/><Relationship Id="rId895" Type="http://schemas.openxmlformats.org/officeDocument/2006/relationships/hyperlink" Target="https://en.wikipedia.org/wiki/Matrix_similarity" TargetMode="External"/><Relationship Id="rId877" Type="http://schemas.openxmlformats.org/officeDocument/2006/relationships/hyperlink" Target="https://en.wikipedia.org/wiki/Moore%E2%80%93Penrose_inverse" TargetMode="External"/><Relationship Id="rId827" Type="http://schemas.openxmlformats.org/officeDocument/2006/relationships/hyperlink" Target="https://en.wikipedia.org/wiki/Norm_(mathematics)" TargetMode="External"/><Relationship Id="rId775" Type="http://schemas.openxmlformats.org/officeDocument/2006/relationships/hyperlink" Target="https://en.wikipedia.org/wiki/Normal_(geometry)" TargetMode="External"/><Relationship Id="rId887" Type="http://schemas.openxmlformats.org/officeDocument/2006/relationships/hyperlink" Target="https://en.wikipedia.org/wiki/Normal_equations" TargetMode="External"/><Relationship Id="rId813" Type="http://schemas.openxmlformats.org/officeDocument/2006/relationships/hyperlink" Target="https://en.wikipedia.org/wiki/Orthogonal_complement" TargetMode="External"/><Relationship Id="rId851" Type="http://schemas.openxmlformats.org/officeDocument/2006/relationships/hyperlink" Target="https://en.wikipedia.org/wiki/Orthogonal_matrix" TargetMode="External"/><Relationship Id="rId731" Type="http://schemas.openxmlformats.org/officeDocument/2006/relationships/hyperlink" Target="https://en.wikipedia.org/wiki/Orthogonality" TargetMode="External"/><Relationship Id="rId837" Type="http://schemas.openxmlformats.org/officeDocument/2006/relationships/hyperlink" Target="https://en.wikipedia.org/wiki/Orthonormal_basis" TargetMode="External"/><Relationship Id="rId841" Type="http://schemas.openxmlformats.org/officeDocument/2006/relationships/hyperlink" Target="https://en.wikipedia.org/wiki/Outer_product" TargetMode="External"/><Relationship Id="rId865" Type="http://schemas.openxmlformats.org/officeDocument/2006/relationships/hyperlink" Target="https://en.wikipedia.org/wiki/Paraboloid" TargetMode="External"/><Relationship Id="rId809" Type="http://schemas.openxmlformats.org/officeDocument/2006/relationships/hyperlink" Target="https://en.wikipedia.org/wiki/Projection_(linear_algebra)" TargetMode="External"/><Relationship Id="rId871" Type="http://schemas.openxmlformats.org/officeDocument/2006/relationships/hyperlink" Target="https://en.wikipedia.org/wiki/Projection_matrix" TargetMode="External"/><Relationship Id="rId823" Type="http://schemas.openxmlformats.org/officeDocument/2006/relationships/hyperlink" Target="https://en.wikipedia.org/wiki/Pythagorean_theorem" TargetMode="External"/><Relationship Id="rId853" Type="http://schemas.openxmlformats.org/officeDocument/2006/relationships/hyperlink" Target="https://en.wikipedia.org/wiki/Quadratic_form" TargetMode="External"/><Relationship Id="rId797" Type="http://schemas.openxmlformats.org/officeDocument/2006/relationships/hyperlink" Target="https://en.wikipedia.org/wiki/Rank%E2%80%93nullity_theorem" TargetMode="External"/><Relationship Id="rId779" Type="http://schemas.openxmlformats.org/officeDocument/2006/relationships/hyperlink" Target="https://en.wikipedia.org/wiki/Rank_(linear_algebra)" TargetMode="External"/><Relationship Id="rId803" Type="http://schemas.openxmlformats.org/officeDocument/2006/relationships/hyperlink" Target="https://en.wikipedia.org/wiki/Rank_factorization" TargetMode="External"/><Relationship Id="rId791" Type="http://schemas.openxmlformats.org/officeDocument/2006/relationships/hyperlink" Target="https://en.wikipedia.org/wiki/Row_and_column_spaces" TargetMode="External"/><Relationship Id="rId719" Type="http://schemas.openxmlformats.org/officeDocument/2006/relationships/hyperlink" Target="https://en.wikipedia.org/wiki/Row_and_column_vectors" TargetMode="External"/><Relationship Id="rId721" Type="http://schemas.openxmlformats.org/officeDocument/2006/relationships/hyperlink" Target="https://en.wikipedia.org/wiki/Scalar_(mathematics)" TargetMode="External"/><Relationship Id="rId753" Type="http://schemas.openxmlformats.org/officeDocument/2006/relationships/hyperlink" Target="https://en.wikipedia.org/wiki/Scalar_multiplication" TargetMode="External"/><Relationship Id="rId903" Type="http://schemas.openxmlformats.org/officeDocument/2006/relationships/hyperlink" Target="https://en.wikipedia.org/wiki/Schur_complement" TargetMode="External"/><Relationship Id="rId861" Type="http://schemas.openxmlformats.org/officeDocument/2006/relationships/hyperlink" Target="https://en.wikipedia.org/wiki/Singular_value_decomposition" TargetMode="External"/><Relationship Id="rId911" Type="http://schemas.openxmlformats.org/officeDocument/2006/relationships/hyperlink" Target="https://en.wikipedia.org/wiki/Skew-Hermitian_matrix" TargetMode="External"/><Relationship Id="rId757" Type="http://schemas.openxmlformats.org/officeDocument/2006/relationships/hyperlink" Target="https://en.wikipedia.org/wiki/Square_matrix" TargetMode="External"/><Relationship Id="rId729" Type="http://schemas.openxmlformats.org/officeDocument/2006/relationships/hyperlink" Target="https://en.wikipedia.org/wiki/Standard_basis" TargetMode="External"/><Relationship Id="rId843" Type="http://schemas.openxmlformats.org/officeDocument/2006/relationships/hyperlink" Target="https://en.wikipedia.org/wiki/Symmetric_matrix" TargetMode="External"/><Relationship Id="rId763" Type="http://schemas.openxmlformats.org/officeDocument/2006/relationships/hyperlink" Target="https://en.wikipedia.org/wiki/System_of_linear_equations" TargetMode="External"/><Relationship Id="rId745" Type="http://schemas.openxmlformats.org/officeDocument/2006/relationships/hyperlink" Target="https://en.wikipedia.org/wiki/Tensor" TargetMode="External"/><Relationship Id="rId855" Type="http://schemas.openxmlformats.org/officeDocument/2006/relationships/hyperlink" Target="https://en.wikipedia.org/wiki/Trace_(linear_algebra)" TargetMode="External"/><Relationship Id="rId767" Type="http://schemas.openxmlformats.org/officeDocument/2006/relationships/hyperlink" Target="https://en.wikipedia.org/wiki/Translation_(geometry)" TargetMode="External"/><Relationship Id="rId747" Type="http://schemas.openxmlformats.org/officeDocument/2006/relationships/hyperlink" Target="https://en.wikipedia.org/wiki/Transpose" TargetMode="External"/><Relationship Id="rId829" Type="http://schemas.openxmlformats.org/officeDocument/2006/relationships/hyperlink" Target="https://en.wikipedia.org/wiki/Triangle_inequality" TargetMode="External"/><Relationship Id="rId883" Type="http://schemas.openxmlformats.org/officeDocument/2006/relationships/hyperlink" Target="https://en.wikipedia.org/wiki/Triangular_matrix" TargetMode="External"/><Relationship Id="rId833" Type="http://schemas.openxmlformats.org/officeDocument/2006/relationships/hyperlink" Target="https://en.wikipedia.org/wiki/Uniform_norm" TargetMode="External"/><Relationship Id="rId735" Type="http://schemas.openxmlformats.org/officeDocument/2006/relationships/hyperlink" Target="https://en.wikipedia.org/wiki/Unit_vector" TargetMode="External"/><Relationship Id="rId749" Type="http://schemas.openxmlformats.org/officeDocument/2006/relationships/hyperlink" Target="https://en.wikipedia.org/wiki/Zero_matrix" TargetMode="External"/><Relationship Id="rId741"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13"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6" Type="http://schemas.openxmlformats.org/officeDocument/2006/relationships/hyperlink" Target="https://morrison-lab.github.io/rme/chapters/Linear-models-overview.html#sec-infer-LMs" TargetMode="External"/><Relationship Id="rId393" Type="http://schemas.openxmlformats.org/officeDocument/2006/relationships/hyperlink" Target="https://morrison-lab.github.io/sds/exploratory-descriptive.html#def-pearson-r" TargetMode="External"/><Relationship Id="rId821" Type="http://schemas.openxmlformats.org/officeDocument/2006/relationships/hyperlink" Target="https://ucla-biostat-216.github.io/2024fall/slides/02-vector/02-vector.html" TargetMode="External"/><Relationship Id="rId769" Type="http://schemas.openxmlformats.org/officeDocument/2006/relationships/hyperlink" Target="https://ucla-biostat-216.github.io/2024fall/slides/03-matrix/03-matrix.html" TargetMode="External"/><Relationship Id="rId781" Type="http://schemas.openxmlformats.org/officeDocument/2006/relationships/hyperlink" Target="https://ucla-biostat-216.github.io/2024fall/slides/04-vecsp/04-vecsp.html" TargetMode="External"/><Relationship Id="rId795" Type="http://schemas.openxmlformats.org/officeDocument/2006/relationships/hyperlink" Target="https://ucla-biostat-216.github.io/2024fall/slides/05-rank/05-rank.html" TargetMode="External"/><Relationship Id="rId805" Type="http://schemas.openxmlformats.org/officeDocument/2006/relationships/hyperlink" Target="https://ucla-biostat-216.github.io/2024fall/slides/06-orthproj/06-orthproj.html" TargetMode="External"/><Relationship Id="rId873" Type="http://schemas.openxmlformats.org/officeDocument/2006/relationships/hyperlink" Target="https://ucla-biostat-216.github.io/2024fall/slides/07-matinv/07-matinv.html" TargetMode="External"/><Relationship Id="rId881" Type="http://schemas.openxmlformats.org/officeDocument/2006/relationships/hyperlink" Target="https://ucla-biostat-216.github.io/2024fall/slides/08-ls/08-ls.html" TargetMode="External"/><Relationship Id="rId891" Type="http://schemas.openxmlformats.org/officeDocument/2006/relationships/hyperlink" Target="https://ucla-biostat-216.github.io/2024fall/slides/10-eig/10-eig.html" TargetMode="External"/><Relationship Id="rId899" Type="http://schemas.openxmlformats.org/officeDocument/2006/relationships/hyperlink" Target="https://ucla-biostat-216.github.io/2024fall/slides/11-pd/11-pd.html" TargetMode="External"/><Relationship Id="rId920"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9" Type="http://schemas.openxmlformats.org/officeDocument/2006/relationships/hyperlink" Target="https://www.deeplearningbook.org/" TargetMode="External"/><Relationship Id="rId725" Type="http://schemas.openxmlformats.org/officeDocument/2006/relationships/hyperlink" Target="https://www.mosaic-web.org" TargetMode="External"/><Relationship Id="rId811"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42"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9"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8"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7" Type="http://schemas.openxmlformats.org/officeDocument/2006/relationships/hyperlink" Target="linear-algebra-diagonalization.qmd" TargetMode="External"/><Relationship Id="rId716"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384" Type="http://schemas.openxmlformats.org/officeDocument/2006/relationships/hyperlink" Target="sets.qmd#def-closed-interval" TargetMode="External"/><Relationship Id="rId465" Type="http://schemas.openxmlformats.org/officeDocument/2006/relationships/hyperlink" Target="vector-calculus.qmd" TargetMode="External"/><Relationship Id="rId80" Type="http://schemas.openxmlformats.org/officeDocument/2006/relationships/hyperlink" Target="vector-calculus.qmd#def-level-set" TargetMode="External"/><Relationship Id="rId9" Type="http://schemas.openxmlformats.org/officeDocument/2006/relationships/hyperlink" Target="algebra-trigonometry.html#def-cosine-sine" TargetMode="External"/><Relationship Id="rId10" Type="http://schemas.openxmlformats.org/officeDocument/2006/relationships/hyperlink" Target="algebra-trigonometry.html#thm-cosine-bijection"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92" Type="http://schemas.openxmlformats.org/officeDocument/2006/relationships/hyperlink" Target="algebra-complex.html#def-complex-conjugate" TargetMode="External"/><Relationship Id="rId703" Type="http://schemas.openxmlformats.org/officeDocument/2006/relationships/hyperlink" Target="algebra-complex.html#def-complex-modulus" TargetMode="External"/><Relationship Id="rId495" Type="http://schemas.openxmlformats.org/officeDocument/2006/relationships/hyperlink" Target="algebra-complex.html#def-complex-number" TargetMode="External"/><Relationship Id="rId702"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9" Type="http://schemas.openxmlformats.org/officeDocument/2006/relationships/hyperlink" Target="algebra-trigonometry.qmd#def-angle-unit-circle" TargetMode="External"/><Relationship Id="rId382" Type="http://schemas.openxmlformats.org/officeDocument/2006/relationships/hyperlink" Target="algebra-trigonometry.qmd#def-arccosine" TargetMode="External"/><Relationship Id="rId385" Type="http://schemas.openxmlformats.org/officeDocument/2006/relationships/hyperlink" Target="algebra-trigonometry.qmd#def-cosine-sine" TargetMode="External"/><Relationship Id="rId140" Type="http://schemas.openxmlformats.org/officeDocument/2006/relationships/hyperlink" Target="algebra.qmd" TargetMode="External"/><Relationship Id="rId715"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9" Type="http://schemas.openxmlformats.org/officeDocument/2006/relationships/hyperlink" Target="https://doi.org/10.1007/978-3-031-41026-0" TargetMode="External"/><Relationship Id="rId771" Type="http://schemas.openxmlformats.org/officeDocument/2006/relationships/hyperlink" Target="https://doi.org/10.1017/9781108583664" TargetMode="External"/><Relationship Id="rId723" Type="http://schemas.openxmlformats.org/officeDocument/2006/relationships/hyperlink" Target="https://doi.org/10.1201/9781315182780" TargetMode="External"/><Relationship Id="rId915" Type="http://schemas.openxmlformats.org/officeDocument/2006/relationships/hyperlink" Target="https://doi.org/10.1201/9781315370200" TargetMode="External"/><Relationship Id="rId799" Type="http://schemas.openxmlformats.org/officeDocument/2006/relationships/hyperlink" Target="https://en.wikipedia.org/wiki/Affine_space" TargetMode="External"/><Relationship Id="rId727" Type="http://schemas.openxmlformats.org/officeDocument/2006/relationships/hyperlink" Target="https://en.wikipedia.org/wiki/Arithmetic_mean" TargetMode="External"/><Relationship Id="rId787" Type="http://schemas.openxmlformats.org/officeDocument/2006/relationships/hyperlink" Target="https://en.wikipedia.org/wiki/Basis_(linear_algebra)" TargetMode="External"/><Relationship Id="rId901" Type="http://schemas.openxmlformats.org/officeDocument/2006/relationships/hyperlink" Target="https://en.wikipedia.org/wiki/Block_matrix" TargetMode="External"/><Relationship Id="rId825" Type="http://schemas.openxmlformats.org/officeDocument/2006/relationships/hyperlink" Target="https://en.wikipedia.org/wiki/Cauchy%E2%80%93Schwarz_inequality" TargetMode="External"/><Relationship Id="rId905" Type="http://schemas.openxmlformats.org/officeDocument/2006/relationships/hyperlink" Target="https://en.wikipedia.org/wiki/Cholesky_decomposition" TargetMode="External"/><Relationship Id="rId907" Type="http://schemas.openxmlformats.org/officeDocument/2006/relationships/hyperlink" Target="https://en.wikipedia.org/wiki/Conjugate_transpose" TargetMode="External"/><Relationship Id="rId879" Type="http://schemas.openxmlformats.org/officeDocument/2006/relationships/hyperlink" Target="https://en.wikipedia.org/wiki/Consistent_and_inconsistent_equations" TargetMode="External"/><Relationship Id="rId789" Type="http://schemas.openxmlformats.org/officeDocument/2006/relationships/hyperlink" Target="https://en.wikipedia.org/wiki/Coordinate_vector" TargetMode="External"/><Relationship Id="rId835" Type="http://schemas.openxmlformats.org/officeDocument/2006/relationships/hyperlink" Target="https://en.wikipedia.org/wiki/Cosine_similarity" TargetMode="External"/><Relationship Id="rId863" Type="http://schemas.openxmlformats.org/officeDocument/2006/relationships/hyperlink" Target="https://en.wikipedia.org/wiki/Definite_matrix" TargetMode="External"/><Relationship Id="rId869" Type="http://schemas.openxmlformats.org/officeDocument/2006/relationships/hyperlink" Target="https://en.wikipedia.org/wiki/Design_matrix" TargetMode="External"/><Relationship Id="rId867" Type="http://schemas.openxmlformats.org/officeDocument/2006/relationships/hyperlink" Target="https://en.wikipedia.org/wiki/Determinant" TargetMode="External"/><Relationship Id="rId845" Type="http://schemas.openxmlformats.org/officeDocument/2006/relationships/hyperlink" Target="https://en.wikipedia.org/wiki/Diagonal_matrix" TargetMode="External"/><Relationship Id="rId897" Type="http://schemas.openxmlformats.org/officeDocument/2006/relationships/hyperlink" Target="https://en.wikipedia.org/wiki/Diagonalizable_matrix" TargetMode="External"/><Relationship Id="rId807"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9" Type="http://schemas.openxmlformats.org/officeDocument/2006/relationships/hyperlink" Target="https://en.wikipedia.org/wiki/Eigendecomposition_of_a_matrix" TargetMode="External"/><Relationship Id="rId893" Type="http://schemas.openxmlformats.org/officeDocument/2006/relationships/hyperlink" Target="https://en.wikipedia.org/wiki/Eigenvalues_and_eigenvectors" TargetMode="External"/><Relationship Id="rId737" Type="http://schemas.openxmlformats.org/officeDocument/2006/relationships/hyperlink" Target="https://en.wikipedia.org/wiki/Euclidean_distance" TargetMode="External"/><Relationship Id="rId733" Type="http://schemas.openxmlformats.org/officeDocument/2006/relationships/hyperlink" Target="https://en.wikipedia.org/wiki/Euclidean_vector" TargetMode="External"/><Relationship Id="rId857" Type="http://schemas.openxmlformats.org/officeDocument/2006/relationships/hyperlink" Target="https://en.wikipedia.org/wiki/Frobenius_norm" TargetMode="External"/><Relationship Id="rId815" Type="http://schemas.openxmlformats.org/officeDocument/2006/relationships/hyperlink" Target="https://en.wikipedia.org/wiki/Fundamental_theorem_of_linear_algebra" TargetMode="External"/><Relationship Id="rId875" Type="http://schemas.openxmlformats.org/officeDocument/2006/relationships/hyperlink" Target="https://en.wikipedia.org/wiki/Generalized_inverse" TargetMode="External"/><Relationship Id="rId839" Type="http://schemas.openxmlformats.org/officeDocument/2006/relationships/hyperlink" Target="https://en.wikipedia.org/wiki/Gram%E2%80%93Schmidt_process" TargetMode="External"/><Relationship Id="rId793" Type="http://schemas.openxmlformats.org/officeDocument/2006/relationships/hyperlink" Target="https://en.wikipedia.org/wiki/Gram_matrix" TargetMode="External"/><Relationship Id="rId801" Type="http://schemas.openxmlformats.org/officeDocument/2006/relationships/hyperlink" Target="https://en.wikipedia.org/wiki/Half-space_(geometry)" TargetMode="External"/><Relationship Id="rId909" Type="http://schemas.openxmlformats.org/officeDocument/2006/relationships/hyperlink" Target="https://en.wikipedia.org/wiki/Hermitian_matrix" TargetMode="External"/><Relationship Id="rId773" Type="http://schemas.openxmlformats.org/officeDocument/2006/relationships/hyperlink" Target="https://en.wikipedia.org/wiki/Hyperplane" TargetMode="External"/><Relationship Id="rId849" Type="http://schemas.openxmlformats.org/officeDocument/2006/relationships/hyperlink" Target="https://en.wikipedia.org/wiki/Idempotent_matrix" TargetMode="External"/><Relationship Id="rId761" Type="http://schemas.openxmlformats.org/officeDocument/2006/relationships/hyperlink" Target="https://en.wikipedia.org/wiki/Identity_matrix" TargetMode="External"/><Relationship Id="rId817" Type="http://schemas.openxmlformats.org/officeDocument/2006/relationships/hyperlink" Target="https://en.wikipedia.org/wiki/Inner_product_space" TargetMode="External"/><Relationship Id="rId847" Type="http://schemas.openxmlformats.org/officeDocument/2006/relationships/hyperlink" Target="https://en.wikipedia.org/wiki/Invertible_matrix" TargetMode="External"/><Relationship Id="rId889" Type="http://schemas.openxmlformats.org/officeDocument/2006/relationships/hyperlink" Target="https://en.wikipedia.org/wiki/LU_decomposition" TargetMode="External"/><Relationship Id="rId885"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7" Type="http://schemas.openxmlformats.org/officeDocument/2006/relationships/hyperlink" Target="https://en.wikipedia.org/wiki/Linear_independence" TargetMode="External"/><Relationship Id="rId765" Type="http://schemas.openxmlformats.org/officeDocument/2006/relationships/hyperlink" Target="https://en.wikipedia.org/wiki/Linear_map" TargetMode="External"/><Relationship Id="rId785" Type="http://schemas.openxmlformats.org/officeDocument/2006/relationships/hyperlink" Target="https://en.wikipedia.org/wiki/Linear_span" TargetMode="External"/><Relationship Id="rId783" Type="http://schemas.openxmlformats.org/officeDocument/2006/relationships/hyperlink" Target="https://en.wikipedia.org/wiki/Linear_subspace" TargetMode="External"/><Relationship Id="rId831" Type="http://schemas.openxmlformats.org/officeDocument/2006/relationships/hyperlink" Target="https://en.wikipedia.org/wiki/Lp_space" TargetMode="External"/><Relationship Id="rId759" Type="http://schemas.openxmlformats.org/officeDocument/2006/relationships/hyperlink" Target="https://en.wikipedia.org/wiki/Main_diagonal" TargetMode="External"/><Relationship Id="rId743" Type="http://schemas.openxmlformats.org/officeDocument/2006/relationships/hyperlink" Target="https://en.wikipedia.org/wiki/Matrix_(mathematics)" TargetMode="External"/><Relationship Id="rId751" Type="http://schemas.openxmlformats.org/officeDocument/2006/relationships/hyperlink" Target="https://en.wikipedia.org/wiki/Matrix_addition" TargetMode="External"/><Relationship Id="rId755" Type="http://schemas.openxmlformats.org/officeDocument/2006/relationships/hyperlink" Target="https://en.wikipedia.org/wiki/Matrix_multiplication" TargetMode="External"/><Relationship Id="rId895" Type="http://schemas.openxmlformats.org/officeDocument/2006/relationships/hyperlink" Target="https://en.wikipedia.org/wiki/Matrix_similarity" TargetMode="External"/><Relationship Id="rId877" Type="http://schemas.openxmlformats.org/officeDocument/2006/relationships/hyperlink" Target="https://en.wikipedia.org/wiki/Moore%E2%80%93Penrose_inverse" TargetMode="External"/><Relationship Id="rId827" Type="http://schemas.openxmlformats.org/officeDocument/2006/relationships/hyperlink" Target="https://en.wikipedia.org/wiki/Norm_(mathematics)" TargetMode="External"/><Relationship Id="rId775" Type="http://schemas.openxmlformats.org/officeDocument/2006/relationships/hyperlink" Target="https://en.wikipedia.org/wiki/Normal_(geometry)" TargetMode="External"/><Relationship Id="rId887" Type="http://schemas.openxmlformats.org/officeDocument/2006/relationships/hyperlink" Target="https://en.wikipedia.org/wiki/Normal_equations" TargetMode="External"/><Relationship Id="rId813" Type="http://schemas.openxmlformats.org/officeDocument/2006/relationships/hyperlink" Target="https://en.wikipedia.org/wiki/Orthogonal_complement" TargetMode="External"/><Relationship Id="rId851" Type="http://schemas.openxmlformats.org/officeDocument/2006/relationships/hyperlink" Target="https://en.wikipedia.org/wiki/Orthogonal_matrix" TargetMode="External"/><Relationship Id="rId731" Type="http://schemas.openxmlformats.org/officeDocument/2006/relationships/hyperlink" Target="https://en.wikipedia.org/wiki/Orthogonality" TargetMode="External"/><Relationship Id="rId837" Type="http://schemas.openxmlformats.org/officeDocument/2006/relationships/hyperlink" Target="https://en.wikipedia.org/wiki/Orthonormal_basis" TargetMode="External"/><Relationship Id="rId841" Type="http://schemas.openxmlformats.org/officeDocument/2006/relationships/hyperlink" Target="https://en.wikipedia.org/wiki/Outer_product" TargetMode="External"/><Relationship Id="rId865" Type="http://schemas.openxmlformats.org/officeDocument/2006/relationships/hyperlink" Target="https://en.wikipedia.org/wiki/Paraboloid" TargetMode="External"/><Relationship Id="rId809" Type="http://schemas.openxmlformats.org/officeDocument/2006/relationships/hyperlink" Target="https://en.wikipedia.org/wiki/Projection_(linear_algebra)" TargetMode="External"/><Relationship Id="rId871" Type="http://schemas.openxmlformats.org/officeDocument/2006/relationships/hyperlink" Target="https://en.wikipedia.org/wiki/Projection_matrix" TargetMode="External"/><Relationship Id="rId823" Type="http://schemas.openxmlformats.org/officeDocument/2006/relationships/hyperlink" Target="https://en.wikipedia.org/wiki/Pythagorean_theorem" TargetMode="External"/><Relationship Id="rId853" Type="http://schemas.openxmlformats.org/officeDocument/2006/relationships/hyperlink" Target="https://en.wikipedia.org/wiki/Quadratic_form" TargetMode="External"/><Relationship Id="rId797" Type="http://schemas.openxmlformats.org/officeDocument/2006/relationships/hyperlink" Target="https://en.wikipedia.org/wiki/Rank%E2%80%93nullity_theorem" TargetMode="External"/><Relationship Id="rId779" Type="http://schemas.openxmlformats.org/officeDocument/2006/relationships/hyperlink" Target="https://en.wikipedia.org/wiki/Rank_(linear_algebra)" TargetMode="External"/><Relationship Id="rId803" Type="http://schemas.openxmlformats.org/officeDocument/2006/relationships/hyperlink" Target="https://en.wikipedia.org/wiki/Rank_factorization" TargetMode="External"/><Relationship Id="rId791" Type="http://schemas.openxmlformats.org/officeDocument/2006/relationships/hyperlink" Target="https://en.wikipedia.org/wiki/Row_and_column_spaces" TargetMode="External"/><Relationship Id="rId719" Type="http://schemas.openxmlformats.org/officeDocument/2006/relationships/hyperlink" Target="https://en.wikipedia.org/wiki/Row_and_column_vectors" TargetMode="External"/><Relationship Id="rId721" Type="http://schemas.openxmlformats.org/officeDocument/2006/relationships/hyperlink" Target="https://en.wikipedia.org/wiki/Scalar_(mathematics)" TargetMode="External"/><Relationship Id="rId753" Type="http://schemas.openxmlformats.org/officeDocument/2006/relationships/hyperlink" Target="https://en.wikipedia.org/wiki/Scalar_multiplication" TargetMode="External"/><Relationship Id="rId903" Type="http://schemas.openxmlformats.org/officeDocument/2006/relationships/hyperlink" Target="https://en.wikipedia.org/wiki/Schur_complement" TargetMode="External"/><Relationship Id="rId861" Type="http://schemas.openxmlformats.org/officeDocument/2006/relationships/hyperlink" Target="https://en.wikipedia.org/wiki/Singular_value_decomposition" TargetMode="External"/><Relationship Id="rId911" Type="http://schemas.openxmlformats.org/officeDocument/2006/relationships/hyperlink" Target="https://en.wikipedia.org/wiki/Skew-Hermitian_matrix" TargetMode="External"/><Relationship Id="rId757" Type="http://schemas.openxmlformats.org/officeDocument/2006/relationships/hyperlink" Target="https://en.wikipedia.org/wiki/Square_matrix" TargetMode="External"/><Relationship Id="rId729" Type="http://schemas.openxmlformats.org/officeDocument/2006/relationships/hyperlink" Target="https://en.wikipedia.org/wiki/Standard_basis" TargetMode="External"/><Relationship Id="rId843" Type="http://schemas.openxmlformats.org/officeDocument/2006/relationships/hyperlink" Target="https://en.wikipedia.org/wiki/Symmetric_matrix" TargetMode="External"/><Relationship Id="rId763" Type="http://schemas.openxmlformats.org/officeDocument/2006/relationships/hyperlink" Target="https://en.wikipedia.org/wiki/System_of_linear_equations" TargetMode="External"/><Relationship Id="rId745" Type="http://schemas.openxmlformats.org/officeDocument/2006/relationships/hyperlink" Target="https://en.wikipedia.org/wiki/Tensor" TargetMode="External"/><Relationship Id="rId855" Type="http://schemas.openxmlformats.org/officeDocument/2006/relationships/hyperlink" Target="https://en.wikipedia.org/wiki/Trace_(linear_algebra)" TargetMode="External"/><Relationship Id="rId767" Type="http://schemas.openxmlformats.org/officeDocument/2006/relationships/hyperlink" Target="https://en.wikipedia.org/wiki/Translation_(geometry)" TargetMode="External"/><Relationship Id="rId747" Type="http://schemas.openxmlformats.org/officeDocument/2006/relationships/hyperlink" Target="https://en.wikipedia.org/wiki/Transpose" TargetMode="External"/><Relationship Id="rId829" Type="http://schemas.openxmlformats.org/officeDocument/2006/relationships/hyperlink" Target="https://en.wikipedia.org/wiki/Triangle_inequality" TargetMode="External"/><Relationship Id="rId883" Type="http://schemas.openxmlformats.org/officeDocument/2006/relationships/hyperlink" Target="https://en.wikipedia.org/wiki/Triangular_matrix" TargetMode="External"/><Relationship Id="rId833" Type="http://schemas.openxmlformats.org/officeDocument/2006/relationships/hyperlink" Target="https://en.wikipedia.org/wiki/Uniform_norm" TargetMode="External"/><Relationship Id="rId735" Type="http://schemas.openxmlformats.org/officeDocument/2006/relationships/hyperlink" Target="https://en.wikipedia.org/wiki/Unit_vector" TargetMode="External"/><Relationship Id="rId749" Type="http://schemas.openxmlformats.org/officeDocument/2006/relationships/hyperlink" Target="https://en.wikipedia.org/wiki/Zero_matrix" TargetMode="External"/><Relationship Id="rId741"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13"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6" Type="http://schemas.openxmlformats.org/officeDocument/2006/relationships/hyperlink" Target="https://morrison-lab.github.io/rme/chapters/Linear-models-overview.html#sec-infer-LMs" TargetMode="External"/><Relationship Id="rId393" Type="http://schemas.openxmlformats.org/officeDocument/2006/relationships/hyperlink" Target="https://morrison-lab.github.io/sds/exploratory-descriptive.html#def-pearson-r" TargetMode="External"/><Relationship Id="rId821" Type="http://schemas.openxmlformats.org/officeDocument/2006/relationships/hyperlink" Target="https://ucla-biostat-216.github.io/2024fall/slides/02-vector/02-vector.html" TargetMode="External"/><Relationship Id="rId769" Type="http://schemas.openxmlformats.org/officeDocument/2006/relationships/hyperlink" Target="https://ucla-biostat-216.github.io/2024fall/slides/03-matrix/03-matrix.html" TargetMode="External"/><Relationship Id="rId781" Type="http://schemas.openxmlformats.org/officeDocument/2006/relationships/hyperlink" Target="https://ucla-biostat-216.github.io/2024fall/slides/04-vecsp/04-vecsp.html" TargetMode="External"/><Relationship Id="rId795" Type="http://schemas.openxmlformats.org/officeDocument/2006/relationships/hyperlink" Target="https://ucla-biostat-216.github.io/2024fall/slides/05-rank/05-rank.html" TargetMode="External"/><Relationship Id="rId805" Type="http://schemas.openxmlformats.org/officeDocument/2006/relationships/hyperlink" Target="https://ucla-biostat-216.github.io/2024fall/slides/06-orthproj/06-orthproj.html" TargetMode="External"/><Relationship Id="rId873" Type="http://schemas.openxmlformats.org/officeDocument/2006/relationships/hyperlink" Target="https://ucla-biostat-216.github.io/2024fall/slides/07-matinv/07-matinv.html" TargetMode="External"/><Relationship Id="rId881" Type="http://schemas.openxmlformats.org/officeDocument/2006/relationships/hyperlink" Target="https://ucla-biostat-216.github.io/2024fall/slides/08-ls/08-ls.html" TargetMode="External"/><Relationship Id="rId891" Type="http://schemas.openxmlformats.org/officeDocument/2006/relationships/hyperlink" Target="https://ucla-biostat-216.github.io/2024fall/slides/10-eig/10-eig.html" TargetMode="External"/><Relationship Id="rId899" Type="http://schemas.openxmlformats.org/officeDocument/2006/relationships/hyperlink" Target="https://ucla-biostat-216.github.io/2024fall/slides/11-pd/11-pd.html" TargetMode="External"/><Relationship Id="rId920"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9" Type="http://schemas.openxmlformats.org/officeDocument/2006/relationships/hyperlink" Target="https://www.deeplearningbook.org/" TargetMode="External"/><Relationship Id="rId725" Type="http://schemas.openxmlformats.org/officeDocument/2006/relationships/hyperlink" Target="https://www.mosaic-web.org" TargetMode="External"/><Relationship Id="rId811"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42"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9"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8"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7" Type="http://schemas.openxmlformats.org/officeDocument/2006/relationships/hyperlink" Target="linear-algebra-diagonalization.qmd" TargetMode="External"/><Relationship Id="rId716"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384" Type="http://schemas.openxmlformats.org/officeDocument/2006/relationships/hyperlink" Target="sets.qmd#def-closed-interval" TargetMode="External"/><Relationship Id="rId465"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2026-10-19T10:53:09Z</dcterms:created>
  <dcterms:modified xsi:type="dcterms:W3CDTF">2026-10-19T10:53:09Z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03:07:19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