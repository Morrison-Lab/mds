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del w:id="1" w:author="PR Preview" w:date="2026-01-01T00:00:00Z">
        <w:r>
          <w:delText xml:space="preserve">Last modified: 2026-10-19 02:15:55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03:07:19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[1]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[2]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 </w:t>
      </w:r>
      <w:r>
        <w:t xml:space="preserve">[3]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1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5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extends powers to real exponents when the base is positive.</w:t>
      </w:r>
    </w:p>
    <w:bookmarkEnd w:id="35"/>
    <w:bookmarkStart w:id="36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6"/>
    <w:bookmarkStart w:id="37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21</w:t>
        </w:r>
      </w:hyperlink>
      <w:r>
        <w:t xml:space="preserve">).</w:t>
      </w:r>
    </w:p>
    <w:bookmarkEnd w:id="37"/>
    <w:bookmarkStart w:id="38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8"/>
    <w:bookmarkStart w:id="39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9"/>
    <w:bookmarkStart w:id="40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0"/>
    <w:bookmarkEnd w:id="41"/>
    <w:bookmarkStart w:id="44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[7]</w:t>
      </w:r>
      <w:r>
        <w:t xml:space="preserve">.</w:t>
      </w:r>
    </w:p>
    <w:bookmarkStart w:id="42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2"/>
    <w:bookmarkStart w:id="43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3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4"/>
    <w:bookmarkStart w:id="59" w:name="sec-min-max"/>
    <w:p>
      <w:pPr>
        <w:pStyle w:val="Heading2"/>
      </w:pPr>
      <w:r>
        <w:t xml:space="preserve">5 Minimum, maximum, argmin and argmax</w:t>
      </w:r>
    </w:p>
    <w:bookmarkStart w:id="45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5"/>
    <w:bookmarkStart w:id="46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6"/>
    <w:bookmarkStart w:id="47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7"/>
    <w:bookmarkStart w:id="49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9"/>
    <w:bookmarkStart w:id="50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0"/>
    <w:bookmarkStart w:id="51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1"/>
    <w:bookmarkStart w:id="53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5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5"/>
    <w:bookmarkStart w:id="56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8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8"/>
    <w:bookmarkEnd w:id="59"/>
    <w:bookmarkStart w:id="69" w:name="sec-minimizers"/>
    <w:p>
      <w:pPr>
        <w:pStyle w:val="Heading2"/>
      </w:pPr>
      <w:r>
        <w:t xml:space="preserve">6 Global and local minimizers</w:t>
      </w:r>
    </w:p>
    <w:bookmarkStart w:id="60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0"/>
    <w:bookmarkStart w:id="61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2"/>
    <w:bookmarkStart w:id="63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3"/>
    <w:bookmarkStart w:id="65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5"/>
    <w:bookmarkStart w:id="67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6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7"/>
    <w:bookmarkStart w:id="68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End w:id="69"/>
    <w:bookmarkStart w:id="87" w:name="sec-convexity"/>
    <w:p>
      <w:pPr>
        <w:pStyle w:val="Heading2"/>
      </w:pPr>
      <w:r>
        <w:t xml:space="preserve">7 Convex functions</w:t>
      </w:r>
    </w:p>
    <w:bookmarkStart w:id="70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70"/>
    <w:bookmarkStart w:id="71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71"/>
    <w:bookmarkStart w:id="72" w:name="def-line-segment"/>
    <w:p>
      <w:pPr>
        <w:pStyle w:val="FirstParagraph"/>
      </w:pPr>
      <w:r>
        <w:rPr>
          <w:b/>
          <w:bCs/>
        </w:rPr>
        <w:t xml:space="preserve">Definition 19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[10]</w:t>
      </w:r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2"/>
    <w:bookmarkStart w:id="73" w:name="exm-line-segment"/>
    <w:p>
      <w:pPr>
        <w:pStyle w:val="BodyText"/>
      </w:pPr>
      <w:r>
        <w:rPr>
          <w:b/>
          <w:bCs/>
        </w:rPr>
        <w:t xml:space="preserve">Example 11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73"/>
    <w:bookmarkStart w:id="75" w:name="def-chord"/>
    <w:p>
      <w:pPr>
        <w:pStyle w:val="BodyText"/>
      </w:pPr>
      <w:r>
        <w:rPr>
          <w:b/>
          <w:bCs/>
        </w:rPr>
        <w:t xml:space="preserve">Definition 20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[11]</w:t>
      </w:r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19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7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exm-chord"/>
    <w:p>
      <w:pPr>
        <w:pStyle w:val="BodyText"/>
      </w:pPr>
      <w:r>
        <w:rPr>
          <w:b/>
          <w:bCs/>
        </w:rPr>
        <w:t xml:space="preserve">Example 12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76"/>
    <w:bookmarkStart w:id="77" w:name="def-convex-function"/>
    <w:p>
      <w:pPr>
        <w:pStyle w:val="BodyText"/>
      </w:pPr>
      <w:r>
        <w:rPr>
          <w:b/>
          <w:bCs/>
        </w:rPr>
        <w:t xml:space="preserve">Definition 21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[12]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7"/>
    <w:bookmarkStart w:id="78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74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8"/>
    <w:bookmarkStart w:id="79" w:name="exm-cubic-not-convex"/>
    <w:p>
      <w:pPr>
        <w:pStyle w:val="BodyText"/>
      </w:pPr>
      <w:r>
        <w:rPr>
          <w:b/>
          <w:bCs/>
        </w:rPr>
        <w:t xml:space="preserve">Example 13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79"/>
    <w:bookmarkStart w:id="80" w:name="exm-convex-local-global"/>
    <w:p>
      <w:pPr>
        <w:pStyle w:val="BodyText"/>
      </w:pPr>
      <w:r>
        <w:rPr>
          <w:b/>
          <w:bCs/>
        </w:rPr>
        <w:t xml:space="preserve">Example 14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80"/>
    <w:bookmarkStart w:id="81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82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 </w:t>
      </w:r>
      <w:r>
        <w:t xml:space="preserve">[13]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84" w:name="exm-jensen"/>
    <w:p>
      <w:pPr>
        <w:pStyle w:val="FirstParagraph"/>
      </w:pPr>
      <w:r>
        <w:rPr>
          <w:b/>
          <w:bCs/>
        </w:rPr>
        <w:t xml:space="preserve">Example 15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83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84"/>
    <w:bookmarkStart w:id="86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5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86"/>
    <w:bookmarkEnd w:id="87"/>
    <w:bookmarkStart w:id="102" w:name="infimum-and-supremum"/>
    <w:p>
      <w:pPr>
        <w:pStyle w:val="Heading2"/>
      </w:pPr>
      <w:r>
        <w:t xml:space="preserve">8 Infimum and supremum</w:t>
      </w:r>
    </w:p>
    <w:bookmarkStart w:id="88" w:name="def-upper-bound"/>
    <w:p>
      <w:pPr>
        <w:pStyle w:val="FirstParagraph"/>
      </w:pPr>
      <w:r>
        <w:rPr>
          <w:b/>
          <w:bCs/>
        </w:rPr>
        <w:t xml:space="preserve">Definition 22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88"/>
    <w:bookmarkStart w:id="89" w:name="def-lower-bound"/>
    <w:p>
      <w:pPr>
        <w:pStyle w:val="BodyText"/>
      </w:pPr>
      <w:r>
        <w:rPr>
          <w:b/>
          <w:bCs/>
        </w:rPr>
        <w:t xml:space="preserve">Definition 23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89"/>
    <w:bookmarkStart w:id="90" w:name="def-bounded-above"/>
    <w:p>
      <w:pPr>
        <w:pStyle w:val="BodyText"/>
      </w:pPr>
      <w:r>
        <w:rPr>
          <w:b/>
          <w:bCs/>
        </w:rPr>
        <w:t xml:space="preserve">Definition 24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0"/>
    <w:bookmarkStart w:id="91" w:name="def-bounded-below"/>
    <w:p>
      <w:pPr>
        <w:pStyle w:val="BodyText"/>
      </w:pPr>
      <w:r>
        <w:rPr>
          <w:b/>
          <w:bCs/>
        </w:rPr>
        <w:t xml:space="preserve">Definition 25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1"/>
    <w:bookmarkStart w:id="92" w:name="def-bounded"/>
    <w:p>
      <w:pPr>
        <w:pStyle w:val="BodyText"/>
      </w:pPr>
      <w:r>
        <w:rPr>
          <w:b/>
          <w:bCs/>
        </w:rPr>
        <w:t xml:space="preserve">Definition 26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2"/>
    <w:bookmarkStart w:id="93" w:name="exm-bounded"/>
    <w:p>
      <w:pPr>
        <w:pStyle w:val="BodyText"/>
      </w:pPr>
      <w:r>
        <w:rPr>
          <w:b/>
          <w:bCs/>
        </w:rPr>
        <w:t xml:space="preserve">Example 16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93"/>
    <w:bookmarkStart w:id="94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[15]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[16], Definition 1.8, p. 4, and Theorem 1.19, p. 8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95" w:name="exm-completeness"/>
    <w:p>
      <w:pPr>
        <w:pStyle w:val="BodyText"/>
      </w:pPr>
      <w:r>
        <w:rPr>
          <w:b/>
          <w:bCs/>
        </w:rPr>
        <w:t xml:space="preserve">Example 17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95"/>
    <w:bookmarkStart w:id="96" w:name="def-infimum"/>
    <w:p>
      <w:pPr>
        <w:pStyle w:val="BodyText"/>
      </w:pPr>
      <w:r>
        <w:rPr>
          <w:b/>
          <w:bCs/>
        </w:rPr>
        <w:t xml:space="preserve">Definition 27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96"/>
    <w:bookmarkStart w:id="97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97"/>
    <w:bookmarkStart w:id="98" w:name="exm-infimum"/>
    <w:p>
      <w:pPr>
        <w:pStyle w:val="BodyText"/>
      </w:pPr>
      <w:r>
        <w:rPr>
          <w:b/>
          <w:bCs/>
        </w:rPr>
        <w:t xml:space="preserve">Example 18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98"/>
    <w:bookmarkStart w:id="99" w:name="def-supremum"/>
    <w:p>
      <w:pPr>
        <w:pStyle w:val="FirstParagraph"/>
      </w:pPr>
      <w:r>
        <w:rPr>
          <w:b/>
          <w:bCs/>
        </w:rPr>
        <w:t xml:space="preserve">Definition 28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99"/>
    <w:bookmarkStart w:id="100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100"/>
    <w:bookmarkStart w:id="101" w:name="exm-supremum"/>
    <w:p>
      <w:pPr>
        <w:pStyle w:val="BodyText"/>
      </w:pPr>
      <w:r>
        <w:rPr>
          <w:b/>
          <w:bCs/>
        </w:rPr>
        <w:t xml:space="preserve">Example 19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101"/>
    <w:bookmarkEnd w:id="102"/>
    <w:bookmarkStart w:id="115" w:name="sums"/>
    <w:p>
      <w:pPr>
        <w:pStyle w:val="Heading2"/>
      </w:pPr>
      <w:r>
        <w:t xml:space="preserve">9 Sums</w:t>
      </w:r>
    </w:p>
    <w:bookmarkStart w:id="103" w:name="def-term"/>
    <w:p>
      <w:pPr>
        <w:pStyle w:val="FirstParagraph"/>
      </w:pPr>
      <w:r>
        <w:rPr>
          <w:b/>
          <w:bCs/>
        </w:rPr>
        <w:t xml:space="preserve">Definition 29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103"/>
    <w:bookmarkStart w:id="104" w:name="exm-term"/>
    <w:p>
      <w:pPr>
        <w:pStyle w:val="BodyText"/>
      </w:pPr>
      <w:r>
        <w:rPr>
          <w:b/>
          <w:bCs/>
        </w:rPr>
        <w:t xml:space="preserve">Example 20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104"/>
    <w:bookmarkStart w:id="105" w:name="def-identity-element"/>
    <w:p>
      <w:pPr>
        <w:pStyle w:val="FirstParagraph"/>
      </w:pPr>
      <w:r>
        <w:rPr>
          <w:b/>
          <w:bCs/>
        </w:rPr>
        <w:t xml:space="preserve">Definition 30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[18]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05"/>
    <w:bookmarkStart w:id="106" w:name="exm-identity-element"/>
    <w:p>
      <w:pPr>
        <w:pStyle w:val="BodyText"/>
      </w:pPr>
      <w:r>
        <w:rPr>
          <w:b/>
          <w:bCs/>
        </w:rPr>
        <w:t xml:space="preserve">Example 21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6"/>
    <w:bookmarkStart w:id="107" w:name="def-commutative"/>
    <w:p>
      <w:pPr>
        <w:pStyle w:val="FirstParagraph"/>
      </w:pPr>
      <w:r>
        <w:rPr>
          <w:b/>
          <w:bCs/>
        </w:rPr>
        <w:t xml:space="preserve">Definition 31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[19]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107"/>
    <w:bookmarkStart w:id="108" w:name="exm-commutative"/>
    <w:p>
      <w:pPr>
        <w:pStyle w:val="BodyText"/>
      </w:pPr>
      <w:r>
        <w:rPr>
          <w:b/>
          <w:bCs/>
        </w:rPr>
        <w:t xml:space="preserve">Example 22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3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108"/>
    <w:bookmarkStart w:id="109" w:name="def-associative"/>
    <w:p>
      <w:pPr>
        <w:pStyle w:val="FirstParagraph"/>
      </w:pPr>
      <w:r>
        <w:rPr>
          <w:b/>
          <w:bCs/>
        </w:rPr>
        <w:t xml:space="preserve">Definition 32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[20]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109"/>
    <w:bookmarkStart w:id="110" w:name="exm-associative"/>
    <w:p>
      <w:pPr>
        <w:pStyle w:val="BodyText"/>
      </w:pPr>
      <w:r>
        <w:rPr>
          <w:b/>
          <w:bCs/>
        </w:rPr>
        <w:t xml:space="preserve">Example 23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0"/>
    <w:bookmarkStart w:id="111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1"/>
    <w:bookmarkStart w:id="112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12"/>
    <w:bookmarkStart w:id="113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3"/>
    <w:bookmarkStart w:id="114" w:name="exm-sum-assoc"/>
    <w:p>
      <w:pPr>
        <w:pStyle w:val="FirstParagraph"/>
      </w:pPr>
      <w:r>
        <w:rPr>
          <w:b/>
          <w:bCs/>
        </w:rPr>
        <w:t xml:space="preserve">Example 24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End w:id="115"/>
    <w:bookmarkStart w:id="119" w:name="products"/>
    <w:p>
      <w:pPr>
        <w:pStyle w:val="Heading2"/>
      </w:pPr>
      <w:r>
        <w:t xml:space="preserve">10 Products</w:t>
      </w:r>
    </w:p>
    <w:bookmarkStart w:id="116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6"/>
    <w:bookmarkStart w:id="117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17"/>
    <w:bookmarkStart w:id="118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8"/>
    <w:bookmarkEnd w:id="119"/>
    <w:bookmarkStart w:id="121" w:name="division"/>
    <w:p>
      <w:pPr>
        <w:pStyle w:val="Heading2"/>
      </w:pPr>
      <w:r>
        <w:t xml:space="preserve">11 Division</w:t>
      </w:r>
    </w:p>
    <w:bookmarkStart w:id="120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20"/>
    <w:bookmarkEnd w:id="121"/>
    <w:bookmarkStart w:id="136" w:name="sums-and-products-together"/>
    <w:p>
      <w:pPr>
        <w:pStyle w:val="Heading2"/>
      </w:pPr>
      <w:r>
        <w:t xml:space="preserve">12 Sums and products together</w:t>
      </w:r>
    </w:p>
    <w:bookmarkStart w:id="122" w:name="def-distributes-over"/>
    <w:p>
      <w:pPr>
        <w:pStyle w:val="FirstParagraph"/>
      </w:pPr>
      <w:r>
        <w:rPr>
          <w:b/>
          <w:bCs/>
        </w:rPr>
        <w:t xml:space="preserve">Definition 33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22"/>
    <w:bookmarkStart w:id="123" w:name="exm-addition-not-distributive"/>
    <w:p>
      <w:pPr>
        <w:pStyle w:val="BodyText"/>
      </w:pPr>
      <w:r>
        <w:rPr>
          <w:b/>
          <w:bCs/>
        </w:rPr>
        <w:t xml:space="preserve">Example 25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23"/>
    <w:bookmarkStart w:id="124" w:name="def-distributive"/>
    <w:p>
      <w:pPr>
        <w:pStyle w:val="BodyText"/>
      </w:pPr>
      <w:r>
        <w:rPr>
          <w:b/>
          <w:bCs/>
        </w:rPr>
        <w:t xml:space="preserve">Definition 34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[21]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24"/>
    <w:bookmarkStart w:id="125" w:name="exm-distributive"/>
    <w:p>
      <w:pPr>
        <w:pStyle w:val="BodyText"/>
      </w:pPr>
      <w:r>
        <w:rPr>
          <w:b/>
          <w:bCs/>
        </w:rPr>
        <w:t xml:space="preserve">Example 26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bookmarkStart w:id="126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26"/>
    <w:bookmarkStart w:id="127" w:name="def-like-terms"/>
    <w:p>
      <w:pPr>
        <w:pStyle w:val="FirstParagraph"/>
      </w:pPr>
      <w:r>
        <w:rPr>
          <w:b/>
          <w:bCs/>
        </w:rPr>
        <w:t xml:space="preserve">Definition 35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[22]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127"/>
    <w:bookmarkStart w:id="128" w:name="def-collect-like-terms"/>
    <w:p>
      <w:pPr>
        <w:pStyle w:val="BodyText"/>
      </w:pPr>
      <w:r>
        <w:rPr>
          <w:b/>
          <w:bCs/>
        </w:rPr>
        <w:t xml:space="preserve">Definition 36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35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28"/>
    <w:bookmarkStart w:id="129" w:name="exm-like-terms"/>
    <w:p>
      <w:pPr>
        <w:pStyle w:val="BodyText"/>
      </w:pPr>
      <w:r>
        <w:rPr>
          <w:b/>
          <w:bCs/>
        </w:rPr>
        <w:t xml:space="preserve">Example 27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29"/>
    <w:bookmarkStart w:id="130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30"/>
    <w:bookmarkStart w:id="131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36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31"/>
    <w:bookmarkStart w:id="132" w:name="thm-product-of-sums"/>
    <w:p>
      <w:pPr>
        <w:pStyle w:val="BodyText"/>
      </w:pPr>
      <w:r>
        <w:rPr>
          <w:b/>
          <w:bCs/>
        </w:rPr>
        <w:t xml:space="preserve">Theorem 18 (Product of two sums (FOIL))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c</m:t>
          </m:r>
          <m:r>
            <m:rPr>
              <m:sty m:val="p"/>
            </m:rPr>
            <m:t>+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+</m:t>
          </m:r>
          <m:r>
            <m:t>b</m:t>
          </m:r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four products pair the</w:t>
      </w:r>
      <w:r>
        <w:t xml:space="preserve"> </w:t>
      </w:r>
      <w:r>
        <w:rPr>
          <w:b/>
          <w:bCs/>
        </w:rPr>
        <w:t xml:space="preserve">F</w:t>
      </w:r>
      <w:r>
        <w:t xml:space="preserve">irst terms (</w:t>
      </w:r>
      <m:oMath>
        <m:r>
          <m:t>a</m:t>
        </m:r>
        <m:r>
          <m:t>c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O</w:t>
      </w:r>
      <w:r>
        <w:t xml:space="preserve">uter terms (</w:t>
      </w:r>
      <m:oMath>
        <m:r>
          <m:t>a</m:t>
        </m:r>
        <m:r>
          <m:t>d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I</w:t>
      </w:r>
      <w:r>
        <w:t xml:space="preserve">nner terms (</w:t>
      </w:r>
      <m:oMath>
        <m:r>
          <m:t>b</m:t>
        </m:r>
        <m:r>
          <m:t>c</m:t>
        </m:r>
      </m:oMath>
      <w:r>
        <w:t xml:space="preserve">) and the</w:t>
      </w:r>
      <w:r>
        <w:t xml:space="preserve"> </w:t>
      </w:r>
      <w:r>
        <w:rPr>
          <w:b/>
          <w:bCs/>
        </w:rPr>
        <w:t xml:space="preserve">L</w:t>
      </w:r>
      <w:r>
        <w:t xml:space="preserve">ast terms (</w:t>
      </w:r>
      <m:oMath>
        <m:r>
          <m:t>b</m:t>
        </m:r>
        <m:r>
          <m:t>d</m:t>
        </m:r>
      </m:oMath>
      <w:r>
        <w:t xml:space="preserve">),</w:t>
      </w:r>
      <w:r>
        <w:t xml:space="preserve"> </w:t>
      </w:r>
      <w:r>
        <w:t xml:space="preserve">which gives this rule its name,</w:t>
      </w:r>
      <w:r>
        <w:t xml:space="preserve"> </w:t>
      </w:r>
      <w:r>
        <w:rPr>
          <w:b/>
          <w:bCs/>
        </w:rPr>
        <w:t xml:space="preserve">FOIL</w:t>
      </w:r>
      <w:r>
        <w:t xml:space="preserve">.</w:t>
      </w:r>
    </w:p>
    <w:bookmarkEnd w:id="1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</m:eqArr>
        </m:oMath>
      </m:oMathPara>
    </w:p>
    <w:bookmarkStart w:id="133" w:name="exm-product-of-sums"/>
    <w:p>
      <w:pPr>
        <w:pStyle w:val="FirstParagraph"/>
      </w:pPr>
      <w:r>
        <w:rPr>
          <w:b/>
          <w:bCs/>
        </w:rPr>
        <w:t xml:space="preserve">Example 28 (Checking FOIL)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t>b</m:t>
        </m:r>
        <m:r>
          <m:rPr>
            <m:sty m:val="p"/>
          </m:rPr>
          <m:t>+</m:t>
        </m:r>
        <m:r>
          <m:t>b</m:t>
        </m:r>
        <m:r>
          <m:t>a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thm-square-of-a-sum">
        <w:r>
          <w:rPr>
            <w:rStyle w:val="Hyperlink"/>
          </w:rPr>
          <w:t xml:space="preserve">square of a sum</w:t>
        </w:r>
      </w:hyperlink>
      <w:r>
        <w:t xml:space="preserve"> </w:t>
      </w:r>
      <w:r>
        <w:t xml:space="preserve">once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are combined.</w:t>
      </w:r>
    </w:p>
    <w:bookmarkEnd w:id="133"/>
    <w:bookmarkStart w:id="134" w:name="thm-square-of-a-sum"/>
    <w:p>
      <w:pPr>
        <w:pStyle w:val="BodyText"/>
      </w:pPr>
      <w:r>
        <w:rPr>
          <w:b/>
          <w:bCs/>
        </w:rPr>
        <w:t xml:space="preserve">Theorem 19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35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5"/>
    <w:bookmarkEnd w:id="136"/>
    <w:bookmarkStart w:id="155" w:name="sec-summation"/>
    <w:p>
      <w:pPr>
        <w:pStyle w:val="Heading2"/>
      </w:pPr>
      <w:r>
        <w:t xml:space="preserve">13 Summation notation</w:t>
      </w:r>
    </w:p>
    <w:bookmarkStart w:id="137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6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6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37"/>
    <w:bookmarkStart w:id="138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8"/>
    <w:bookmarkStart w:id="139" w:name="def-summation"/>
    <w:p>
      <w:pPr>
        <w:pStyle w:val="FirstParagraph"/>
      </w:pPr>
      <w:r>
        <w:rPr>
          <w:b/>
          <w:bCs/>
        </w:rPr>
        <w:t xml:space="preserve">Definition 37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139"/>
    <w:bookmarkStart w:id="140" w:name="def-summation-index"/>
    <w:p>
      <w:pPr>
        <w:pStyle w:val="BodyText"/>
      </w:pPr>
      <w:r>
        <w:rPr>
          <w:b/>
          <w:bCs/>
        </w:rPr>
        <w:t xml:space="preserve">Definition 38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140"/>
    <w:bookmarkStart w:id="141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1"/>
    <w:bookmarkStart w:id="142" w:name="def-empty-sum"/>
    <w:p>
      <w:pPr>
        <w:pStyle w:val="FirstParagraph"/>
      </w:pPr>
      <w:r>
        <w:rPr>
          <w:b/>
          <w:bCs/>
        </w:rPr>
        <w:t xml:space="preserve">Definition 39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2"/>
    <w:bookmarkStart w:id="143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43"/>
    <w:bookmarkStart w:id="144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29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44"/>
    <w:bookmarkStart w:id="145" w:name="thm-sum-constant-factor"/>
    <w:p>
      <w:pPr>
        <w:pStyle w:val="BodyText"/>
      </w:pPr>
      <w:r>
        <w:rPr>
          <w:b/>
          <w:bCs/>
        </w:rPr>
        <w:t xml:space="preserve">Theorem 20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46" w:name="thm-sum-of-sums"/>
    <w:p>
      <w:pPr>
        <w:pStyle w:val="BodyText"/>
      </w:pPr>
      <w:r>
        <w:rPr>
          <w:b/>
          <w:bCs/>
        </w:rPr>
        <w:t xml:space="preserve">Theorem 21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47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0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47"/>
    <w:bookmarkStart w:id="148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1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48"/>
    <w:bookmarkStart w:id="151" w:name="def-sum-over-set"/>
    <w:p>
      <w:pPr>
        <w:pStyle w:val="FirstParagraph"/>
      </w:pPr>
      <w:r>
        <w:rPr>
          <w:b/>
          <w:bCs/>
        </w:rPr>
        <w:t xml:space="preserve">Definition 40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49">
        <w:r>
          <w:rPr>
            <w:rStyle w:val="Hyperlink"/>
          </w:rPr>
          <w:t xml:space="preserve">finite</w:t>
        </w:r>
      </w:hyperlink>
      <w:r>
        <w:t xml:space="preserve"> </w:t>
      </w:r>
      <w:hyperlink r:id="rId150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51"/>
    <w:bookmarkStart w:id="152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.</w:t>
      </w:r>
    </w:p>
    <w:bookmarkEnd w:id="152"/>
    <w:bookmarkStart w:id="153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53"/>
    <w:bookmarkStart w:id="154" w:name="exm-sum-over-empty-set"/>
    <w:p>
      <w:pPr>
        <w:pStyle w:val="BodyText"/>
      </w:pPr>
      <w:r>
        <w:rPr>
          <w:b/>
          <w:bCs/>
        </w:rPr>
        <w:t xml:space="preserve">Example 29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4"/>
    <w:bookmarkEnd w:id="155"/>
    <w:bookmarkStart w:id="178" w:name="quotients"/>
    <w:p>
      <w:pPr>
        <w:pStyle w:val="Heading2"/>
      </w:pPr>
      <w:r>
        <w:t xml:space="preserve">14 Quotients</w:t>
      </w:r>
    </w:p>
    <w:bookmarkStart w:id="156" w:name="def-quotient"/>
    <w:p>
      <w:pPr>
        <w:pStyle w:val="FirstParagraph"/>
      </w:pPr>
      <w:r>
        <w:rPr>
          <w:b/>
          <w:bCs/>
        </w:rPr>
        <w:t xml:space="preserve">Definition 41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56"/>
    <w:bookmarkStart w:id="157" w:name="def-fraction"/>
    <w:p>
      <w:pPr>
        <w:pStyle w:val="FirstParagraph"/>
      </w:pPr>
      <w:r>
        <w:rPr>
          <w:b/>
          <w:bCs/>
        </w:rPr>
        <w:t xml:space="preserve">Definition 42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57"/>
    <w:bookmarkStart w:id="158" w:name="def-numerator"/>
    <w:p>
      <w:pPr>
        <w:pStyle w:val="BodyText"/>
      </w:pPr>
      <w:r>
        <w:rPr>
          <w:b/>
          <w:bCs/>
        </w:rPr>
        <w:t xml:space="preserve">Definition 43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58"/>
    <w:bookmarkStart w:id="159" w:name="def-denominator"/>
    <w:p>
      <w:pPr>
        <w:pStyle w:val="BodyText"/>
      </w:pPr>
      <w:r>
        <w:rPr>
          <w:b/>
          <w:bCs/>
        </w:rPr>
        <w:t xml:space="preserve">Definition 44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59"/>
    <w:bookmarkStart w:id="160" w:name="exm-fraction"/>
    <w:p>
      <w:pPr>
        <w:pStyle w:val="BodyText"/>
      </w:pPr>
      <w:r>
        <w:rPr>
          <w:b/>
          <w:bCs/>
        </w:rPr>
        <w:t xml:space="preserve">Example 30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60"/>
    <w:bookmarkStart w:id="161" w:name="exm-quotient"/>
    <w:p>
      <w:pPr>
        <w:pStyle w:val="BodyText"/>
      </w:pPr>
      <w:r>
        <w:rPr>
          <w:b/>
          <w:bCs/>
        </w:rPr>
        <w:t xml:space="preserve">Example 31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 </w:t>
      </w:r>
      <w:r>
        <w:t xml:space="preserve">requires a nonzero denominator.</w:t>
      </w:r>
    </w:p>
    <w:bookmarkEnd w:id="161"/>
    <w:bookmarkStart w:id="162" w:name="def-follow-up"/>
    <w:p>
      <w:pPr>
        <w:pStyle w:val="BodyText"/>
      </w:pPr>
      <w:r>
        <w:rPr>
          <w:b/>
          <w:bCs/>
        </w:rPr>
        <w:t xml:space="preserve">Definition 45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62"/>
    <w:bookmarkStart w:id="163" w:name="def-person-years"/>
    <w:p>
      <w:pPr>
        <w:pStyle w:val="BodyText"/>
      </w:pPr>
      <w:r>
        <w:rPr>
          <w:b/>
          <w:bCs/>
        </w:rPr>
        <w:t xml:space="preserve">Definition 46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45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63"/>
    <w:bookmarkStart w:id="164" w:name="exm-person-years"/>
    <w:p>
      <w:pPr>
        <w:pStyle w:val="BodyText"/>
      </w:pPr>
      <w:r>
        <w:rPr>
          <w:b/>
          <w:bCs/>
        </w:rPr>
        <w:t xml:space="preserve">Example 32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64"/>
    <w:bookmarkStart w:id="165" w:name="def-rate"/>
    <w:p>
      <w:pPr>
        <w:pStyle w:val="BodyText"/>
      </w:pPr>
      <w:r>
        <w:rPr>
          <w:b/>
          <w:bCs/>
        </w:rPr>
        <w:t xml:space="preserve">Definition 47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46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65"/>
    <w:p>
      <w:pPr>
        <w:pStyle w:val="BodyText"/>
      </w:pPr>
      <w:r>
        <w:t xml:space="preserve">cf. </w:t>
      </w:r>
      <w:hyperlink r:id="rId166">
        <w:r>
          <w:rPr>
            <w:rStyle w:val="Hyperlink"/>
          </w:rPr>
          <w:t xml:space="preserve">https://en.wikipedia.org/wiki/Rate_(mathematics)</w:t>
        </w:r>
      </w:hyperlink>
    </w:p>
    <w:bookmarkStart w:id="168" w:name="def-ratio"/>
    <w:p>
      <w:pPr>
        <w:pStyle w:val="BodyText"/>
      </w:pPr>
      <w:r>
        <w:rPr>
          <w:b/>
          <w:bCs/>
        </w:rPr>
        <w:t xml:space="preserve">Definition 48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67">
        <w:r>
          <w:rPr>
            <w:rStyle w:val="Hyperlink"/>
          </w:rPr>
          <w:t xml:space="preserve">https://en.wikipedia.org/wiki/Ratio</w:t>
        </w:r>
      </w:hyperlink>
    </w:p>
    <w:bookmarkEnd w:id="168"/>
    <w:bookmarkStart w:id="169" w:name="exm-ratio"/>
    <w:p>
      <w:pPr>
        <w:pStyle w:val="BodyText"/>
      </w:pPr>
      <w:r>
        <w:rPr>
          <w:b/>
          <w:bCs/>
        </w:rPr>
        <w:t xml:space="preserve">Example 33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2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69"/>
    <w:bookmarkStart w:id="172" w:name="def-proportion"/>
    <w:p>
      <w:pPr>
        <w:pStyle w:val="FirstParagraph"/>
      </w:pPr>
      <w:r>
        <w:rPr>
          <w:b/>
          <w:bCs/>
        </w:rPr>
        <w:t xml:space="preserve">Definition 49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72"/>
    <w:bookmarkStart w:id="173" w:name="exm-proportion"/>
    <w:p>
      <w:pPr>
        <w:pStyle w:val="BodyText"/>
      </w:pPr>
      <w:r>
        <w:rPr>
          <w:b/>
          <w:bCs/>
        </w:rPr>
        <w:t xml:space="preserve">Example 34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3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3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73"/>
    <w:bookmarkStart w:id="175" w:name="def-proportional"/>
    <w:p>
      <w:pPr>
        <w:pStyle w:val="FirstParagraph"/>
      </w:pPr>
      <w:r>
        <w:rPr>
          <w:b/>
          <w:bCs/>
        </w:rPr>
        <w:t xml:space="preserve">Definition 50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74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75"/>
    <w:bookmarkStart w:id="176" w:name="exm-proportional"/>
    <w:p>
      <w:pPr>
        <w:pStyle w:val="BodyText"/>
      </w:pPr>
      <w:r>
        <w:rPr>
          <w:b/>
          <w:bCs/>
        </w:rPr>
        <w:t xml:space="preserve">Example 35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76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78"/>
    <w:bookmarkStart w:id="198" w:name="sec-notational-shorthands"/>
    <w:p>
      <w:pPr>
        <w:pStyle w:val="Heading2"/>
      </w:pPr>
      <w:r>
        <w:t xml:space="preserve">15 Limits of sums and notational shorthands</w:t>
      </w:r>
    </w:p>
    <w:bookmarkStart w:id="180" w:name="def-lower-upper-limits"/>
    <w:p>
      <w:pPr>
        <w:pStyle w:val="FirstParagraph"/>
      </w:pPr>
      <w:r>
        <w:rPr>
          <w:b/>
          <w:bCs/>
        </w:rPr>
        <w:t xml:space="preserve">Definition 51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9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80"/>
    <w:bookmarkStart w:id="181" w:name="def-upper-limit"/>
    <w:p>
      <w:pPr>
        <w:pStyle w:val="BodyText"/>
      </w:pPr>
      <w:r>
        <w:rPr>
          <w:b/>
          <w:bCs/>
        </w:rPr>
        <w:t xml:space="preserve">Definition 52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9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81"/>
    <w:bookmarkStart w:id="182" w:name="def-limits-of-integration"/>
    <w:p>
      <w:pPr>
        <w:pStyle w:val="BodyText"/>
      </w:pPr>
      <w:r>
        <w:rPr>
          <w:b/>
          <w:bCs/>
        </w:rPr>
        <w:t xml:space="preserve">Definition 53 (Limits of integration)</w:t>
      </w:r>
      <w:r>
        <w:t xml:space="preserve"> </w:t>
      </w:r>
      <w:r>
        <w:t xml:space="preserve">In an</w:t>
      </w:r>
      <w:r>
        <w:t xml:space="preserve"> </w:t>
      </w:r>
      <w:hyperlink r:id="rId179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82"/>
    <w:bookmarkStart w:id="183" w:name="exm-lower-upper-limits"/>
    <w:p>
      <w:pPr>
        <w:pStyle w:val="BodyText"/>
      </w:pPr>
      <w:r>
        <w:rPr>
          <w:b/>
          <w:bCs/>
        </w:rPr>
        <w:t xml:space="preserve">Example 36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83"/>
    <w:bookmarkStart w:id="185" w:name="rem-limits-two-meanings"/>
    <w:p>
      <w:pPr>
        <w:pStyle w:val="FirstParagraph"/>
      </w:pPr>
      <w:r>
        <w:rPr>
          <w:i/>
          <w:iCs/>
        </w:rPr>
        <w:t xml:space="preserve">Remark 15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84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w:anchor="def-sequence-limit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85"/>
    <w:bookmarkStart w:id="186" w:name="def-notational-shorthand"/>
    <w:p>
      <w:pPr>
        <w:pStyle w:val="BodyText"/>
      </w:pPr>
      <w:r>
        <w:rPr>
          <w:b/>
          <w:bCs/>
        </w:rPr>
        <w:t xml:space="preserve">Definition 54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86"/>
    <w:bookmarkStart w:id="187" w:name="def-full-form"/>
    <w:p>
      <w:pPr>
        <w:pStyle w:val="BodyText"/>
      </w:pPr>
      <w:r>
        <w:rPr>
          <w:b/>
          <w:bCs/>
        </w:rPr>
        <w:t xml:space="preserve">Definition 55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54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8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91" w:name="def-range-of-variable"/>
    <w:p>
      <w:pPr>
        <w:pStyle w:val="FirstParagraph"/>
      </w:pPr>
      <w:r>
        <w:rPr>
          <w:b/>
          <w:bCs/>
        </w:rPr>
        <w:t xml:space="preserve">Definition 56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91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92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93">
        <w:r>
          <w:rPr>
            <w:rStyle w:val="Hyperlink"/>
          </w:rPr>
          <w:t xml:space="preserve">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4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94"/>
          <w:p/>
        </w:tc>
      </w:tr>
    </w:tbl>
    <w:bookmarkStart w:id="196" w:name="rem-indefinite-integral-not-shorthand"/>
    <w:p>
      <w:pPr>
        <w:pStyle w:val="BodyText"/>
      </w:pPr>
      <w:r>
        <w:rPr>
          <w:i/>
          <w:iCs/>
        </w:rPr>
        <w:t xml:space="preserve">Remark 16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95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96"/>
    <w:bookmarkStart w:id="197" w:name="exm-expand-index-shorthand"/>
    <w:p>
      <w:pPr>
        <w:pStyle w:val="BodyText"/>
      </w:pPr>
      <w:r>
        <w:rPr>
          <w:b/>
          <w:bCs/>
        </w:rPr>
        <w:t xml:space="preserve">Example 37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97"/>
    <w:bookmarkEnd w:id="198"/>
    <w:bookmarkStart w:id="216" w:name="sec-polynomials"/>
    <w:p>
      <w:pPr>
        <w:pStyle w:val="Heading2"/>
      </w:pPr>
      <w:r>
        <w:t xml:space="preserve">16 Polynomials</w:t>
      </w:r>
    </w:p>
    <w:bookmarkStart w:id="199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99"/>
    <w:bookmarkStart w:id="200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200"/>
    <w:bookmarkStart w:id="201" w:name="def-constant-function"/>
    <w:p>
      <w:pPr>
        <w:pStyle w:val="FirstParagraph"/>
      </w:pPr>
      <w:r>
        <w:rPr>
          <w:b/>
          <w:bCs/>
        </w:rPr>
        <w:t xml:space="preserve">Definition 57 (Constant function)</w:t>
      </w:r>
      <w:r>
        <w:t xml:space="preserve"> </w:t>
      </w:r>
      <w:r>
        <w:t xml:space="preserve">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201"/>
    <w:bookmarkStart w:id="202" w:name="exm-constant-function"/>
    <w:p>
      <w:pPr>
        <w:pStyle w:val="BodyText"/>
      </w:pPr>
      <w:r>
        <w:rPr>
          <w:b/>
          <w:bCs/>
        </w:rPr>
        <w:t xml:space="preserve">Example 38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2"/>
    <w:bookmarkStart w:id="203" w:name="def-polynomial"/>
    <w:p>
      <w:pPr>
        <w:pStyle w:val="FirstParagraph"/>
      </w:pPr>
      <w:r>
        <w:rPr>
          <w:b/>
          <w:bCs/>
        </w:rPr>
        <w:t xml:space="preserve">Definition 58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[23]</w:t>
      </w:r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203"/>
    <w:bookmarkStart w:id="204" w:name="rem-polynomial-nonzero"/>
    <w:p>
      <w:pPr>
        <w:pStyle w:val="BodyText"/>
      </w:pPr>
      <w:r>
        <w:rPr>
          <w:i/>
          <w:iCs/>
        </w:rPr>
        <w:t xml:space="preserve">Remark 17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04"/>
    <w:bookmarkStart w:id="205" w:name="def-polynomial-coefficient"/>
    <w:p>
      <w:pPr>
        <w:pStyle w:val="BodyText"/>
      </w:pPr>
      <w:r>
        <w:rPr>
          <w:b/>
          <w:bCs/>
        </w:rPr>
        <w:t xml:space="preserve">Definition 59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58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205"/>
    <w:bookmarkStart w:id="206" w:name="def-polynomial-degree"/>
    <w:p>
      <w:pPr>
        <w:pStyle w:val="BodyText"/>
      </w:pPr>
      <w:r>
        <w:rPr>
          <w:b/>
          <w:bCs/>
        </w:rPr>
        <w:t xml:space="preserve">Definition 60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6"/>
    <w:bookmarkStart w:id="207" w:name="exm-polynomial-degree"/>
    <w:p>
      <w:pPr>
        <w:pStyle w:val="BodyText"/>
      </w:pPr>
      <w:r>
        <w:rPr>
          <w:b/>
          <w:bCs/>
        </w:rPr>
        <w:t xml:space="preserve">Example 39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207"/>
    <w:bookmarkStart w:id="208" w:name="def-polynomial-leading-coefficient"/>
    <w:p>
      <w:pPr>
        <w:pStyle w:val="FirstParagraph"/>
      </w:pPr>
      <w:r>
        <w:rPr>
          <w:b/>
          <w:bCs/>
        </w:rPr>
        <w:t xml:space="preserve">Definition 61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8"/>
    <w:bookmarkStart w:id="209" w:name="exm-leading-coefficient"/>
    <w:p>
      <w:pPr>
        <w:pStyle w:val="BodyText"/>
      </w:pPr>
      <w:r>
        <w:rPr>
          <w:b/>
          <w:bCs/>
        </w:rPr>
        <w:t xml:space="preserve">Example 40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9"/>
    <w:bookmarkStart w:id="211" w:name="def-quadratic-polynomial"/>
    <w:p>
      <w:pPr>
        <w:pStyle w:val="FirstParagraph"/>
      </w:pPr>
      <w:r>
        <w:rPr>
          <w:b/>
          <w:bCs/>
        </w:rPr>
        <w:t xml:space="preserve">Definition 62 (Quadratic polynomial)</w:t>
      </w:r>
      <w:r>
        <w:t xml:space="preserve"> </w:t>
      </w:r>
      <w:bookmarkStart w:id="210" w:name="def-quadratic-cubic"/>
      <w:bookmarkEnd w:id="210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[24]</w:t>
      </w:r>
      <w:r>
        <w:t xml:space="preserve"> </w:t>
      </w:r>
      <w:r>
        <w:t xml:space="preserve">polynomial.</w:t>
      </w:r>
    </w:p>
    <w:bookmarkEnd w:id="211"/>
    <w:bookmarkStart w:id="212" w:name="def-cubic-polynomial"/>
    <w:p>
      <w:pPr>
        <w:pStyle w:val="BodyText"/>
      </w:pPr>
      <w:r>
        <w:rPr>
          <w:b/>
          <w:bCs/>
        </w:rPr>
        <w:t xml:space="preserve">Definition 63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2"/>
    <w:bookmarkStart w:id="213" w:name="exm-quadratic-cubic"/>
    <w:p>
      <w:pPr>
        <w:pStyle w:val="BodyText"/>
      </w:pPr>
      <w:r>
        <w:rPr>
          <w:b/>
          <w:bCs/>
        </w:rPr>
        <w:t xml:space="preserve">Example 41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13"/>
    <w:bookmarkStart w:id="214" w:name="def-parabola"/>
    <w:p>
      <w:pPr>
        <w:pStyle w:val="FirstParagraph"/>
      </w:pPr>
      <w:r>
        <w:rPr>
          <w:b/>
          <w:bCs/>
        </w:rPr>
        <w:t xml:space="preserve">Definition 64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[25]</w:t>
      </w:r>
      <w:r>
        <w:t xml:space="preserve"> </w:t>
      </w:r>
      <w:r>
        <w:t xml:space="preserve">is the</w:t>
      </w:r>
      <w:r>
        <w:t xml:space="preserve"> </w:t>
      </w:r>
      <w:hyperlink r:id="rId7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62</w:t>
        </w:r>
      </w:hyperlink>
      <w:r>
        <w:t xml:space="preserve">).</w:t>
      </w:r>
    </w:p>
    <w:bookmarkEnd w:id="214"/>
    <w:bookmarkStart w:id="215" w:name="exm-parabola"/>
    <w:p>
      <w:pPr>
        <w:pStyle w:val="BodyText"/>
      </w:pPr>
      <w:r>
        <w:rPr>
          <w:b/>
          <w:bCs/>
        </w:rPr>
        <w:t xml:space="preserve">Example 42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15"/>
    <w:bookmarkEnd w:id="216"/>
    <w:bookmarkStart w:id="226" w:name="sec-affine-linear-functions"/>
    <w:p>
      <w:pPr>
        <w:pStyle w:val="Heading2"/>
      </w:pPr>
      <w:r>
        <w:t xml:space="preserve">17 Affine and linear functions of one variable</w:t>
      </w:r>
    </w:p>
    <w:bookmarkStart w:id="217" w:name="def-affine-function"/>
    <w:p>
      <w:pPr>
        <w:pStyle w:val="FirstParagraph"/>
      </w:pPr>
      <w:r>
        <w:rPr>
          <w:b/>
          <w:bCs/>
        </w:rPr>
        <w:t xml:space="preserve">Definition 65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[26]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17"/>
    <w:bookmarkStart w:id="218" w:name="def-slope"/>
    <w:p>
      <w:pPr>
        <w:pStyle w:val="FirstParagraph"/>
      </w:pPr>
      <w:r>
        <w:rPr>
          <w:b/>
          <w:bCs/>
        </w:rPr>
        <w:t xml:space="preserve">Definition 66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[27]</w:t>
      </w:r>
      <w:r>
        <w:t xml:space="preserve">.</w:t>
      </w:r>
    </w:p>
    <w:bookmarkEnd w:id="218"/>
    <w:bookmarkStart w:id="219" w:name="def-intercept"/>
    <w:p>
      <w:pPr>
        <w:pStyle w:val="BodyText"/>
      </w:pPr>
      <w:r>
        <w:rPr>
          <w:b/>
          <w:bCs/>
        </w:rPr>
        <w:t xml:space="preserve">Definition 67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9"/>
    <w:bookmarkStart w:id="220" w:name="def-linear-function"/>
    <w:p>
      <w:pPr>
        <w:pStyle w:val="BodyText"/>
      </w:pPr>
      <w:r>
        <w:rPr>
          <w:b/>
          <w:bCs/>
        </w:rPr>
        <w:t xml:space="preserve">Definition 68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[28]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20"/>
    <w:bookmarkStart w:id="221" w:name="thm-affine-function-props"/>
    <w:p>
      <w:pPr>
        <w:pStyle w:val="FirstParagraph"/>
      </w:pPr>
      <w:r>
        <w:rPr>
          <w:b/>
          <w:bCs/>
        </w:rPr>
        <w:t xml:space="preserve">Theorem 22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222" w:name="exm-affine-function"/>
    <w:p>
      <w:pPr>
        <w:pStyle w:val="FirstParagraph"/>
      </w:pPr>
      <w:r>
        <w:rPr>
          <w:b/>
          <w:bCs/>
        </w:rPr>
        <w:t xml:space="preserve">Example 43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22"/>
    <w:bookmarkStart w:id="225" w:name="rem-linear-function-terminology"/>
    <w:p>
      <w:pPr>
        <w:pStyle w:val="BodyText"/>
      </w:pPr>
      <w:r>
        <w:rPr>
          <w:i/>
          <w:iCs/>
        </w:rPr>
        <w:t xml:space="preserve">Remark 18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223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24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225"/>
    <w:bookmarkEnd w:id="226"/>
    <w:bookmarkStart w:id="235" w:name="sec-sequence-limits"/>
    <w:p>
      <w:pPr>
        <w:pStyle w:val="Heading2"/>
      </w:pPr>
      <w:r>
        <w:t xml:space="preserve">18 Limits of sequences</w:t>
      </w:r>
    </w:p>
    <w:bookmarkStart w:id="228" w:name="def-sequence-limit"/>
    <w:p>
      <w:pPr>
        <w:pStyle w:val="FirstParagraph"/>
      </w:pPr>
      <w:r>
        <w:rPr>
          <w:b/>
          <w:bCs/>
        </w:rPr>
        <w:t xml:space="preserve">Definition 69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227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t xml:space="preserve">[29]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228"/>
    <w:bookmarkStart w:id="229" w:name="exm-sequence-limit"/>
    <w:p>
      <w:pPr>
        <w:pStyle w:val="FirstParagraph"/>
      </w:pPr>
      <w:r>
        <w:rPr>
          <w:b/>
          <w:bCs/>
        </w:rPr>
        <w:t xml:space="preserve">Example 44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229"/>
    <w:bookmarkStart w:id="230" w:name="def-convergent-sequence"/>
    <w:p>
      <w:pPr>
        <w:pStyle w:val="BodyText"/>
      </w:pPr>
      <w:r>
        <w:rPr>
          <w:b/>
          <w:bCs/>
        </w:rPr>
        <w:t xml:space="preserve">Definition 70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69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230"/>
    <w:bookmarkStart w:id="231" w:name="exm-convergent-sequence"/>
    <w:p>
      <w:pPr>
        <w:pStyle w:val="BodyText"/>
      </w:pPr>
      <w:r>
        <w:rPr>
          <w:b/>
          <w:bCs/>
        </w:rPr>
        <w:t xml:space="preserve">Example 45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44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231"/>
    <w:bookmarkStart w:id="232" w:name="def-divergent-sequence"/>
    <w:p>
      <w:pPr>
        <w:pStyle w:val="BodyText"/>
      </w:pPr>
      <w:r>
        <w:rPr>
          <w:b/>
          <w:bCs/>
        </w:rPr>
        <w:t xml:space="preserve">Definition 71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70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232"/>
    <w:bookmarkStart w:id="233" w:name="exm-divergent-sequence"/>
    <w:p>
      <w:pPr>
        <w:pStyle w:val="BodyText"/>
      </w:pPr>
      <w:r>
        <w:rPr>
          <w:b/>
          <w:bCs/>
        </w:rPr>
        <w:t xml:space="preserve">Example 46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233"/>
    <w:bookmarkStart w:id="234" w:name="def-diverges-to-infinity"/>
    <w:p>
      <w:pPr>
        <w:pStyle w:val="BodyText"/>
      </w:pPr>
      <w:r>
        <w:rPr>
          <w:b/>
          <w:bCs/>
        </w:rPr>
        <w:t xml:space="preserve">Definition 72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227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234"/>
    <w:bookmarkEnd w:id="235"/>
    <w:bookmarkStart w:id="279" w:name="exponentials-and-logarithms"/>
    <w:p>
      <w:pPr>
        <w:pStyle w:val="Heading2"/>
      </w:pPr>
      <w:r>
        <w:t xml:space="preserve">19 Exponentials and Logarithms</w:t>
      </w:r>
    </w:p>
    <w:bookmarkStart w:id="236" w:name="def-exponential-function"/>
    <w:p>
      <w:pPr>
        <w:pStyle w:val="FirstParagraph"/>
      </w:pPr>
      <w:r>
        <w:rPr>
          <w:b/>
          <w:bCs/>
        </w:rPr>
        <w:t xml:space="preserve">Definition 73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w:r>
        <w:t xml:space="preserve">[30]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227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236"/>
    <w:bookmarkStart w:id="237" w:name="exm-exponential-function"/>
    <w:p>
      <w:pPr>
        <w:pStyle w:val="BodyText"/>
      </w:pPr>
      <w:r>
        <w:rPr>
          <w:b/>
          <w:bCs/>
        </w:rPr>
        <w:t xml:space="preserve">Example 47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7"/>
    <w:bookmarkStart w:id="238" w:name="def-euler-number"/>
    <w:p>
      <w:pPr>
        <w:pStyle w:val="BodyText"/>
      </w:pPr>
      <w:r>
        <w:rPr>
          <w:b/>
          <w:bCs/>
        </w:rPr>
        <w:t xml:space="preserve">Definition 74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[31]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238"/>
    <w:bookmarkStart w:id="240" w:name="exm-euler-number"/>
    <w:p>
      <w:pPr>
        <w:pStyle w:val="FirstParagraph"/>
      </w:pPr>
      <w:r>
        <w:rPr>
          <w:b/>
          <w:bCs/>
        </w:rPr>
        <w:t xml:space="preserve">Example 48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239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[31]</w:t>
      </w:r>
      <w:r>
        <w:t xml:space="preserve">.</w:t>
      </w:r>
    </w:p>
    <w:bookmarkEnd w:id="240"/>
    <w:bookmarkStart w:id="242" w:name="def-natural-log"/>
    <w:p>
      <w:pPr>
        <w:pStyle w:val="BodyText"/>
      </w:pPr>
      <w:r>
        <w:rPr>
          <w:b/>
          <w:bCs/>
        </w:rPr>
        <w:t xml:space="preserve">Definition 75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[32]</w:t>
      </w:r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241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73</w:t>
        </w:r>
      </w:hyperlink>
      <w:r>
        <w:t xml:space="preserve">).</w:t>
      </w:r>
    </w:p>
    <w:bookmarkEnd w:id="242"/>
    <w:bookmarkStart w:id="243" w:name="rem-log-notation"/>
    <w:p>
      <w:pPr>
        <w:pStyle w:val="BodyText"/>
      </w:pPr>
      <w:r>
        <w:rPr>
          <w:i/>
          <w:iCs/>
        </w:rPr>
        <w:t xml:space="preserve">Remark 19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</w:t>
      </w:r>
      <w:r>
        <w:t xml:space="preserve"> </w:t>
      </w:r>
      <w:r>
        <w:t xml:space="preserve">[33]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243"/>
    <w:bookmarkStart w:id="244" w:name="exm-natural-log"/>
    <w:p>
      <w:pPr>
        <w:pStyle w:val="BodyText"/>
      </w:pPr>
      <w:r>
        <w:rPr>
          <w:b/>
          <w:bCs/>
        </w:rPr>
        <w:t xml:space="preserve">Example 49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47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244"/>
    <w:bookmarkStart w:id="245" w:name="def-real-power"/>
    <w:p>
      <w:pPr>
        <w:pStyle w:val="FirstParagraph"/>
      </w:pPr>
      <w:r>
        <w:rPr>
          <w:b/>
          <w:bCs/>
        </w:rPr>
        <w:t xml:space="preserve">Definition 76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245"/>
    <w:bookmarkStart w:id="246" w:name="exm-real-power"/>
    <w:p>
      <w:pPr>
        <w:pStyle w:val="BodyText"/>
      </w:pPr>
      <w:r>
        <w:rPr>
          <w:b/>
          <w:bCs/>
        </w:rPr>
        <w:t xml:space="preserve">Example 50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45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76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46"/>
    <w:bookmarkStart w:id="247" w:name="def-power-nonpositive-base"/>
    <w:p>
      <w:pPr>
        <w:pStyle w:val="FirstParagraph"/>
      </w:pPr>
      <w:r>
        <w:rPr>
          <w:b/>
          <w:bCs/>
        </w:rPr>
        <w:t xml:space="preserve">Definition 77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6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47"/>
    <w:bookmarkStart w:id="248" w:name="exm-power-nonpositive-base"/>
    <w:p>
      <w:pPr>
        <w:pStyle w:val="FirstParagraph"/>
      </w:pPr>
      <w:r>
        <w:rPr>
          <w:b/>
          <w:bCs/>
        </w:rPr>
        <w:t xml:space="preserve">Example 51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48"/>
    <w:bookmarkStart w:id="249" w:name="thm-exp-log-inverse"/>
    <w:p>
      <w:pPr>
        <w:pStyle w:val="FirstParagraph"/>
      </w:pPr>
      <w:r>
        <w:rPr>
          <w:b/>
          <w:bCs/>
        </w:rPr>
        <w:t xml:space="preserve">Theorem 23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49"/>
    <w:bookmarkStart w:id="250" w:name="thm-log-prod"/>
    <w:p>
      <w:pPr>
        <w:pStyle w:val="FirstParagraph"/>
      </w:pPr>
      <w:r>
        <w:rPr>
          <w:b/>
          <w:bCs/>
        </w:rPr>
        <w:t xml:space="preserve">Theorem 24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0"/>
    <w:bookmarkStart w:id="25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24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52" w:name="thm-log-exp"/>
    <w:p>
      <w:pPr>
        <w:pStyle w:val="BodyText"/>
      </w:pPr>
      <w:r>
        <w:rPr>
          <w:b/>
          <w:bCs/>
        </w:rPr>
        <w:t xml:space="preserve">Theorem 25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52"/>
    <w:bookmarkStart w:id="253" w:name="thm-exp-sum"/>
    <w:p>
      <w:pPr>
        <w:pStyle w:val="FirstParagraph"/>
      </w:pPr>
      <w:r>
        <w:rPr>
          <w:b/>
          <w:bCs/>
        </w:rPr>
        <w:t xml:space="preserve">Theorem 26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3"/>
    <w:bookmarkStart w:id="254" w:name="exm-exp-sum"/>
    <w:p>
      <w:pPr>
        <w:pStyle w:val="FirstParagraph"/>
      </w:pPr>
      <w:r>
        <w:rPr>
          <w:b/>
          <w:bCs/>
        </w:rPr>
        <w:t xml:space="preserve">Example 52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54"/>
    <w:bookmarkStart w:id="25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55"/>
    <w:bookmarkStart w:id="256" w:name="exm-exp-difference"/>
    <w:p>
      <w:pPr>
        <w:pStyle w:val="FirstParagraph"/>
      </w:pPr>
      <w:r>
        <w:rPr>
          <w:b/>
          <w:bCs/>
        </w:rPr>
        <w:t xml:space="preserve">Example 53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56"/>
    <w:bookmarkStart w:id="257" w:name="thm-power-one"/>
    <w:p>
      <w:pPr>
        <w:pStyle w:val="BodyText"/>
      </w:pPr>
      <w:r>
        <w:rPr>
          <w:b/>
          <w:bCs/>
        </w:rPr>
        <w:t xml:space="preserve">Theorem 27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57"/>
    <w:bookmarkStart w:id="258" w:name="thm-power-sum"/>
    <w:p>
      <w:pPr>
        <w:pStyle w:val="FirstParagraph"/>
      </w:pPr>
      <w:r>
        <w:rPr>
          <w:b/>
          <w:bCs/>
        </w:rPr>
        <w:t xml:space="preserve">Theorem 28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58"/>
    <w:bookmarkStart w:id="259" w:name="exm-power-sum"/>
    <w:p>
      <w:pPr>
        <w:pStyle w:val="FirstParagraph"/>
      </w:pPr>
      <w:r>
        <w:rPr>
          <w:b/>
          <w:bCs/>
        </w:rPr>
        <w:t xml:space="preserve">Example 54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59"/>
    <w:bookmarkStart w:id="260" w:name="thm-power-product"/>
    <w:p>
      <w:pPr>
        <w:pStyle w:val="FirstParagraph"/>
      </w:pPr>
      <w:r>
        <w:rPr>
          <w:b/>
          <w:bCs/>
        </w:rPr>
        <w:t xml:space="preserve">Theorem 29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60"/>
    <w:bookmarkStart w:id="261" w:name="exm-power-product"/>
    <w:p>
      <w:pPr>
        <w:pStyle w:val="BodyText"/>
      </w:pPr>
      <w:r>
        <w:rPr>
          <w:b/>
          <w:bCs/>
        </w:rPr>
        <w:t xml:space="preserve">Example 55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1"/>
    <w:bookmarkStart w:id="262" w:name="thm-double-exp"/>
    <w:p>
      <w:pPr>
        <w:pStyle w:val="FirstParagraph"/>
      </w:pPr>
      <w:r>
        <w:rPr>
          <w:b/>
          <w:bCs/>
        </w:rPr>
        <w:t xml:space="preserve">Theorem 30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62"/>
    <w:bookmarkStart w:id="263" w:name="exm-double-exp-negative-base"/>
    <w:p>
      <w:pPr>
        <w:pStyle w:val="FirstParagraph"/>
      </w:pPr>
      <w:r>
        <w:rPr>
          <w:b/>
          <w:bCs/>
        </w:rPr>
        <w:t xml:space="preserve">Example 56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63"/>
    <w:bookmarkStart w:id="264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64"/>
    <w:bookmarkStart w:id="265" w:name="rem-tarski-identities"/>
    <w:p>
      <w:pPr>
        <w:pStyle w:val="FirstParagraph"/>
      </w:pPr>
      <w:r>
        <w:rPr>
          <w:i/>
          <w:iCs/>
        </w:rPr>
        <w:t xml:space="preserve">Remark 20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r>
        <w:t xml:space="preserve">Tarski’s eleven</w:t>
      </w:r>
      <w:r>
        <w:t xml:space="preserve"> </w:t>
      </w:r>
      <w:r>
        <w:t xml:space="preserve">“high school”</w:t>
      </w:r>
      <w:r>
        <w:t xml:space="preserve"> </w:t>
      </w:r>
      <w:r>
        <w:t xml:space="preserve">identities</w:t>
      </w:r>
      <w:r>
        <w:t xml:space="preserve"> </w:t>
      </w:r>
      <w:r>
        <w:t xml:space="preserve">[34]</w:t>
      </w:r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30</w:t>
        </w:r>
      </w:hyperlink>
      <w:r>
        <w:t xml:space="preserve">).</w:t>
      </w:r>
    </w:p>
    <w:bookmarkEnd w:id="265"/>
    <w:bookmarkStart w:id="266" w:name="rem-tarski-incomplete"/>
    <w:p>
      <w:pPr>
        <w:pStyle w:val="FirstParagraph"/>
      </w:pPr>
      <w:r>
        <w:rPr>
          <w:i/>
          <w:iCs/>
        </w:rPr>
        <w:t xml:space="preserve">Remark 21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20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66"/>
    <w:bookmarkStart w:id="267" w:name="def-contour-line"/>
    <w:p>
      <w:pPr>
        <w:pStyle w:val="BodyText"/>
      </w:pPr>
      <w:r>
        <w:rPr>
          <w:b/>
          <w:bCs/>
        </w:rPr>
        <w:t xml:space="preserve">Definition 78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[35]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67"/>
    <w:bookmarkStart w:id="268" w:name="exm-contour-line"/>
    <w:p>
      <w:pPr>
        <w:pStyle w:val="FirstParagraph"/>
      </w:pPr>
      <w:r>
        <w:rPr>
          <w:b/>
          <w:bCs/>
        </w:rPr>
        <w:t xml:space="preserve">Example 57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68"/>
    <w:bookmarkStart w:id="269" w:name="rem-contour-line-surface"/>
    <w:p>
      <w:pPr>
        <w:pStyle w:val="BodyText"/>
      </w:pPr>
      <w:r>
        <w:rPr>
          <w:i/>
          <w:iCs/>
        </w:rPr>
        <w:t xml:space="preserve">Remark 22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69"/>
    <w:bookmarkStart w:id="270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70"/>
    <w:bookmarkStart w:id="271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0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7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72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3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73"/>
        </w:tc>
      </w:tr>
    </w:tbl>
    <w:bookmarkStart w:id="274" w:name="thm-exp-vs-mult"/>
    <w:p>
      <w:pPr>
        <w:pStyle w:val="BodyText"/>
      </w:pPr>
      <w:r>
        <w:rPr>
          <w:b/>
          <w:bCs/>
        </w:rPr>
        <w:t xml:space="preserve">Theorem 31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51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2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75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75"/>
    <w:bookmarkStart w:id="277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30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25</w:t>
        </w:r>
      </w:hyperlink>
      <w:r>
        <w:t xml:space="preserve">):</w:t>
      </w:r>
    </w:p>
    <w:p>
      <w:pPr>
        <w:pStyle w:val="BodyText"/>
      </w:pPr>
      <w:bookmarkStart w:id="276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6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2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31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77"/>
    <w:bookmarkStart w:id="278" w:name="thm-double-exponential"/>
    <w:p>
      <w:pPr>
        <w:pStyle w:val="FirstParagraph"/>
      </w:pPr>
      <w:r>
        <w:rPr>
          <w:b/>
          <w:bCs/>
        </w:rPr>
        <w:t xml:space="preserve">Theorem 32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End w:id="279"/>
    <w:bookmarkStart w:id="300" w:name="sec-cosine-sine"/>
    <w:p>
      <w:pPr>
        <w:pStyle w:val="Heading2"/>
      </w:pPr>
      <w:r>
        <w:t xml:space="preserve">20 Cosine and sine</w:t>
      </w:r>
    </w:p>
    <w:bookmarkStart w:id="280" w:name="def-unit-circle"/>
    <w:p>
      <w:pPr>
        <w:pStyle w:val="FirstParagraph"/>
      </w:pPr>
      <w:r>
        <w:rPr>
          <w:b/>
          <w:bCs/>
        </w:rPr>
        <w:t xml:space="preserve">Definition 79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[36]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80"/>
    <w:bookmarkStart w:id="281" w:name="exm-unit-circle"/>
    <w:p>
      <w:pPr>
        <w:pStyle w:val="BodyText"/>
      </w:pPr>
      <w:r>
        <w:rPr>
          <w:b/>
          <w:bCs/>
        </w:rPr>
        <w:t xml:space="preserve">Example 58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281"/>
    <w:bookmarkStart w:id="282" w:name="def-pi"/>
    <w:p>
      <w:pPr>
        <w:pStyle w:val="FirstParagraph"/>
      </w:pPr>
      <w:r>
        <w:rPr>
          <w:b/>
          <w:bCs/>
        </w:rPr>
        <w:t xml:space="preserve">Definition 80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[37]</w:t>
      </w:r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).</w:t>
      </w:r>
    </w:p>
    <w:bookmarkEnd w:id="282"/>
    <w:bookmarkStart w:id="283" w:name="exm-pi"/>
    <w:p>
      <w:pPr>
        <w:pStyle w:val="BodyText"/>
      </w:pPr>
      <w:r>
        <w:rPr>
          <w:b/>
          <w:bCs/>
        </w:rPr>
        <w:t xml:space="preserve">Example 59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83"/>
    <w:bookmarkStart w:id="284" w:name="def-angle-unit-circle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Definition 81 (Cosine)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For a real number</w:delText>
        </w:r>
      </w:del>
      <w:del w:id="6" w:author="PR Preview" w:date="2026-01-01T00:00:00Z">
        <w:r>
          <w:delText xml:space="preserve"> </w:delText>
        </w:r>
      </w:del>
      <m:oMath>
        <m:r>
          <m:t>θ</m:t>
        </m:r>
      </m:oMath>
      <w:del w:id="7" w:author="PR Preview" w:date="2026-01-01T00:00:00Z">
        <w:r>
          <w:delText xml:space="preserve">, start at the point</w:delText>
        </w:r>
      </w:del>
      <w:del w:id="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of the unit circle (</w:delText>
        </w:r>
      </w:del>
      <w:hyperlink w:anchor="def-unit-circle">
        <w:del w:id="11" w:author="PR Preview" w:date="2026-01-01T00:00:00Z">
          <w:r>
            <w:rPr>
              <w:rStyle w:val="Hyperlink"/>
            </w:rPr>
            <w:delText xml:space="preserve">Definition 79</w:delText>
          </w:r>
        </w:del>
      </w:hyperlink>
      <w:del w:id="12" w:author="PR Preview" w:date="2026-01-01T00:00:00Z">
        <w:r>
          <w:delText xml:space="preserve">)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and move a distance</w:delText>
        </w:r>
      </w:del>
      <w:del w:id="15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along the circle,</w:delText>
        </w:r>
      </w:del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counterclockwise if</w:delText>
        </w:r>
      </w:del>
      <w:del w:id="20" w:author="PR Preview" w:date="2026-01-01T00:00:00Z">
        <w:r>
          <w:delText xml:space="preserve"> </w:delText>
        </w:r>
      </w:del>
      <m:oMath>
        <m:r>
          <m:t>θ</m:t>
        </m:r>
        <m:r>
          <m:rPr>
            <m:sty m:val="p"/>
          </m:rPr>
          <m:t>≥</m:t>
        </m:r>
        <m:r>
          <m:t>0</m:t>
        </m:r>
      </m:oMath>
      <w:del w:id="21" w:author="PR Preview" w:date="2026-01-01T00:00:00Z">
        <w:r>
          <w:delText xml:space="preserve"> </w:delText>
        </w:r>
      </w:del>
      <w:del w:id="22" w:author="PR Preview" w:date="2026-01-01T00:00:00Z">
        <w:r>
          <w:delText xml:space="preserve">and clockwise if</w:delText>
        </w:r>
      </w:del>
      <w:del w:id="23" w:author="PR Preview" w:date="2026-01-01T00:00:00Z">
        <w:r>
          <w:delText xml:space="preserve"> </w:delText>
        </w:r>
      </w:del>
      <m:oMath>
        <m:r>
          <m:t>θ</m:t>
        </m:r>
        <m:r>
          <m:rPr>
            <m:sty m:val="p"/>
          </m:rPr>
          <m:t>&lt;</m:t>
        </m:r>
        <m:r>
          <m:t>0</m:t>
        </m:r>
      </m:oMath>
      <w:del w:id="24" w:author="PR Preview" w:date="2026-01-01T00:00:00Z">
        <w:r>
          <w:delText xml:space="preserve">.</w:delText>
        </w:r>
      </w:del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The first coordinate of the point reached is the</w:delText>
        </w:r>
      </w:del>
      <w:del w:id="27" w:author="PR Preview" w:date="2026-01-01T00:00:00Z">
        <w:r>
          <w:delText xml:space="preserve"> </w:delText>
        </w:r>
      </w:del>
      <w:del w:id="28" w:author="PR Preview" w:date="2026-01-01T00:00:00Z">
        <w:r>
          <w:rPr>
            <w:b/>
            <w:bCs/>
          </w:rPr>
          <w:delText xml:space="preserve">cosine</w:delText>
        </w:r>
      </w:del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delText xml:space="preserve">of</w:delText>
        </w:r>
      </w:del>
      <w:del w:id="31" w:author="PR Preview" w:date="2026-01-01T00:00:00Z">
        <w:r>
          <w:delText xml:space="preserve"> </w:delText>
        </w:r>
      </w:del>
      <m:oMath>
        <m:r>
          <m:t>θ</m:t>
        </m:r>
      </m:oMath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[38]</w:delText>
        </w:r>
      </w:del>
      <w:del w:id="34" w:author="PR Preview" w:date="2026-01-01T00:00:00Z">
        <w:r>
          <w:delText xml:space="preserve">, written</w:delText>
        </w:r>
      </w:del>
      <w:del w:id="35" w:author="PR Preview" w:date="2026-01-01T00:00:00Z">
        <w:r>
          <w:delText xml:space="preserve"> </w:delText>
        </w:r>
      </w:del>
      <m:oMath>
        <m:r>
          <m:rPr>
            <m:sty m:val="p"/>
          </m:rPr>
          <m:t>cos</m:t>
        </m:r>
        <m:r>
          <m:t>θ</m:t>
        </m:r>
      </m:oMath>
      <w:del w:id="36" w:author="PR Preview" w:date="2026-01-01T00:00:00Z">
        <w:r>
          <w:delText xml:space="preserve">.</w:delText>
        </w:r>
      </w:del>
    </w:p>
    <w:p>
      <w:pPr>
        <w:pStyle w:val="BodyText"/>
      </w:pPr>
      <w:del w:id="37" w:author="PR Preview" w:date="2026-01-01T00:00:00Z">
        <w:r>
          <w:rPr>
            <w:b/>
            <w:bCs/>
          </w:rPr>
          <w:delText xml:space="preserve">Example 60 (Cosines of some angles)</w:delText>
        </w:r>
      </w:del>
      <w:del w:id="38" w:author="PR Preview" w:date="2026-01-01T00:00:00Z">
        <w:r>
          <w:delText xml:space="preserve"> </w:delText>
        </w:r>
      </w:del>
      <w:del w:id="39" w:author="PR Preview" w:date="2026-01-01T00:00:00Z">
        <w:r>
          <w:delText xml:space="preserve"> </w:delText>
        </w:r>
      </w:del>
    </w:p>
    <w:p>
      <w:pPr>
        <w:pStyle w:val="BodyText"/>
      </w:pPr>
      <w:ins w:id="40" w:author="PR Preview" w:date="2026-01-01T00:00:00Z">
        <w:r>
          <w:rPr>
            <w:b/>
            <w:bCs/>
          </w:rPr>
          <w:t xml:space="preserve">Definition 81 (Angle on the unit circle)</w:t>
        </w:r>
      </w:ins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The</w:t>
        </w:r>
      </w:ins>
      <w:ins w:id="43" w:author="PR Preview" w:date="2026-01-01T00:00:00Z">
        <w:r>
          <w:t xml:space="preserve"> </w:t>
        </w:r>
      </w:ins>
      <w:ins w:id="44" w:author="PR Preview" w:date="2026-01-01T00:00:00Z">
        <w:r>
          <w:rPr>
            <w:b/>
            <w:bCs/>
          </w:rPr>
          <w:t xml:space="preserve">angle</w:t>
        </w:r>
      </w:ins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between two points of the</w:t>
        </w:r>
      </w:ins>
      <w:ins w:id="47" w:author="PR Preview" w:date="2026-01-01T00:00:00Z">
        <w:r>
          <w:t xml:space="preserve"> </w:t>
        </w:r>
      </w:ins>
      <w:hyperlink w:anchor="def-unit-circle">
        <w:ins w:id="48" w:author="PR Preview" w:date="2026-01-01T00:00:00Z">
          <w:r>
            <w:rPr>
              <w:rStyle w:val="Hyperlink"/>
            </w:rPr>
            <w:t xml:space="preserve">unit circle</w:t>
          </w:r>
        </w:ins>
      </w:hyperlink>
      <w:ins w:id="49" w:author="PR Preview" w:date="2026-01-01T00:00:00Z">
        <w:r>
          <w:t xml:space="preserve"> </w:t>
        </w:r>
      </w:ins>
      <w:ins w:id="50" w:author="PR Preview" w:date="2026-01-01T00:00:00Z">
        <w:r>
          <w:t xml:space="preserve">is how far apart they are along the circle, going the short way round.</w:t>
        </w:r>
      </w:ins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Let the counterclockwise distance from the first point to the second be</w:t>
        </w:r>
      </w:ins>
      <w:ins w:id="53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)</m:t>
        </m:r>
      </m:oMath>
      <w:ins w:id="54" w:author="PR Preview" w:date="2026-01-01T00:00:00Z">
        <w:r>
          <w:t xml:space="preserve">.</w:t>
        </w:r>
      </w:ins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Then the angle is</w:t>
        </w:r>
      </w:ins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−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57" w:author="PR Preview" w:date="2026-01-01T00:00:00Z">
        <w:r>
          <w:t xml:space="preserve">In words, the angle is the smaller of two distances from the first point to the second:</w:t>
        </w:r>
      </w:ins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the counterclockwise one,</w:t>
        </w:r>
      </w:ins>
      <w:ins w:id="60" w:author="PR Preview" w:date="2026-01-01T00:00:00Z">
        <w:r>
          <w:t xml:space="preserve"> </w:t>
        </w:r>
      </w:ins>
      <m:oMath>
        <m:r>
          <m:t>s</m:t>
        </m:r>
      </m:oMath>
      <w:ins w:id="61" w:author="PR Preview" w:date="2026-01-01T00:00:00Z">
        <w:r>
          <w:t xml:space="preserve">, or the clockwise one,</w:t>
        </w:r>
      </w:ins>
      <w:ins w:id="62" w:author="PR Preview" w:date="2026-01-01T00:00:00Z">
        <w:r>
          <w:t xml:space="preserve"> </w:t>
        </w:r>
      </w:ins>
      <m:oMath>
        <m:r>
          <m:t>2</m:t>
        </m:r>
        <m:r>
          <m:t>π</m:t>
        </m:r>
        <m:r>
          <m:rPr>
            <m:sty m:val="p"/>
          </m:rPr>
          <m:t>−</m:t>
        </m:r>
        <m:r>
          <m:t>s</m:t>
        </m:r>
      </m:oMath>
      <w:ins w:id="63" w:author="PR Preview" w:date="2026-01-01T00:00:00Z">
        <w:r>
          <w:t xml:space="preserve">.</w:t>
        </w:r>
      </w:ins>
    </w:p>
    <w:bookmarkEnd w:id="284"/>
    <w:bookmarkStart w:id="285" w:name="exm-angle-unit-circle"/>
    <w:p>
      <w:pPr>
        <w:pStyle w:val="BodyText"/>
      </w:pPr>
      <w:ins w:id="64" w:author="PR Preview" w:date="2026-01-01T00:00:00Z">
        <w:r>
          <w:rPr>
            <w:b/>
            <w:bCs/>
          </w:rPr>
          <w:t xml:space="preserve">Example 60 (Three angles on the unit circle)</w:t>
        </w:r>
      </w:ins>
      <w:ins w:id="65" w:author="PR Preview" w:date="2026-01-01T00:00:00Z">
        <w:r>
          <w:t xml:space="preserve"> </w:t>
        </w:r>
      </w:ins>
      <w:ins w:id="66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56"/>
        </w:numPr>
      </w:pPr>
      <w:ins w:id="67" w:author="PR Preview" w:date="2026-01-01T00:00:00Z">
        <w:r>
          <w:t xml:space="preserve">The points</w:t>
        </w:r>
      </w:ins>
      <w:ins w:id="6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69" w:author="PR Preview" w:date="2026-01-01T00:00:00Z">
        <w:r>
          <w:t xml:space="preserve">,</w:t>
        </w:r>
      </w:ins>
      <w:ins w:id="7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71" w:author="PR Preview" w:date="2026-01-01T00:00:00Z">
        <w:r>
          <w:t xml:space="preserve"> </w:t>
        </w:r>
      </w:ins>
      <w:ins w:id="72" w:author="PR Preview" w:date="2026-01-01T00:00:00Z">
        <w:r>
          <w:t xml:space="preserve">are a quarter of the circle apart, so their</w:t>
        </w:r>
      </w:ins>
      <w:ins w:id="73" w:author="PR Preview" w:date="2026-01-01T00:00:00Z">
        <w:r>
          <w:t xml:space="preserve"> </w:t>
        </w:r>
      </w:ins>
      <w:hyperlink w:anchor="def-angle-unit-circle">
        <w:ins w:id="74" w:author="PR Preview" w:date="2026-01-01T00:00:00Z">
          <w:r>
            <w:rPr>
              <w:rStyle w:val="Hyperlink"/>
            </w:rPr>
            <w:t xml:space="preserve">angle</w:t>
          </w:r>
        </w:ins>
      </w:hyperlink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is</w:t>
        </w:r>
      </w:ins>
      <w:ins w:id="77" w:author="PR Preview" w:date="2026-01-01T00:00:00Z">
        <w:r>
          <w:t xml:space="preserve"> </w:t>
        </w:r>
      </w:ins>
      <m:oMath>
        <m:r>
          <m:t>π</m:t>
        </m:r>
        <m:r>
          <m:rPr>
            <m:sty m:val="p"/>
          </m:rPr>
          <m:t>/</m:t>
        </m:r>
        <m:r>
          <m:t>2</m:t>
        </m:r>
      </m:oMath>
      <w:ins w:id="78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56"/>
        </w:numPr>
      </w:pPr>
      <w:ins w:id="79" w:author="PR Preview" w:date="2026-01-01T00:00:00Z">
        <w:r>
          <w:t xml:space="preserve">The points</w:t>
        </w:r>
      </w:ins>
      <w:ins w:id="8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81" w:author="PR Preview" w:date="2026-01-01T00:00:00Z">
        <w:r>
          <w:t xml:space="preserve">,</w:t>
        </w:r>
      </w:ins>
      <w:ins w:id="8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83" w:author="PR Preview" w:date="2026-01-01T00:00:00Z">
        <w:r>
          <w:t xml:space="preserve"> </w:t>
        </w:r>
      </w:ins>
      <w:ins w:id="84" w:author="PR Preview" w:date="2026-01-01T00:00:00Z">
        <w:r>
          <w:t xml:space="preserve">are half of the circle apart, so their angle is</w:t>
        </w:r>
      </w:ins>
      <w:ins w:id="85" w:author="PR Preview" w:date="2026-01-01T00:00:00Z">
        <w:r>
          <w:t xml:space="preserve"> </w:t>
        </w:r>
      </w:ins>
      <m:oMath>
        <m:r>
          <m:t>π</m:t>
        </m:r>
      </m:oMath>
      <w:ins w:id="86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56"/>
        </w:numPr>
      </w:pPr>
      <w:ins w:id="87" w:author="PR Preview" w:date="2026-01-01T00:00:00Z">
        <w:r>
          <w:t xml:space="preserve">The point</w:t>
        </w:r>
      </w:ins>
      <w:ins w:id="8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is</w:t>
        </w:r>
      </w:ins>
      <w:ins w:id="91" w:author="PR Preview" w:date="2026-01-01T00:00:00Z">
        <w:r>
          <w:t xml:space="preserve"> </w:t>
        </w:r>
      </w:ins>
      <m:oMath>
        <m:r>
          <m:t>0</m:t>
        </m:r>
      </m:oMath>
      <w:ins w:id="92" w:author="PR Preview" w:date="2026-01-01T00:00:00Z">
        <w:r>
          <w:t xml:space="preserve"> </w:t>
        </w:r>
      </w:ins>
      <w:ins w:id="93" w:author="PR Preview" w:date="2026-01-01T00:00:00Z">
        <w:r>
          <w:t xml:space="preserve">apart from itself, so their angle is</w:t>
        </w:r>
      </w:ins>
      <w:ins w:id="94" w:author="PR Preview" w:date="2026-01-01T00:00:00Z">
        <w:r>
          <w:t xml:space="preserve"> </w:t>
        </w:r>
      </w:ins>
      <m:oMath>
        <m:r>
          <m:t>0</m:t>
        </m:r>
      </m:oMath>
      <w:ins w:id="95" w:author="PR Preview" w:date="2026-01-01T00:00:00Z">
        <w:r>
          <w:t xml:space="preserve">.</w:t>
        </w:r>
      </w:ins>
    </w:p>
    <w:bookmarkEnd w:id="285"/>
    <w:bookmarkStart w:id="286" w:name="prp-angle-unit-circle-range"/>
    <w:p>
      <w:pPr>
        <w:pStyle w:val="FirstParagraph"/>
      </w:pPr>
      <w:ins w:id="96" w:author="PR Preview" w:date="2026-01-01T00:00:00Z">
        <w:r>
          <w:rPr>
            <w:b/>
            <w:bCs/>
          </w:rPr>
          <w:t xml:space="preserve">Proposition 1 (Range of an angle on the unit circle)</w:t>
        </w:r>
      </w:ins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An</w:t>
        </w:r>
      </w:ins>
      <w:ins w:id="99" w:author="PR Preview" w:date="2026-01-01T00:00:00Z">
        <w:r>
          <w:t xml:space="preserve"> </w:t>
        </w:r>
      </w:ins>
      <w:hyperlink w:anchor="def-angle-unit-circle">
        <w:ins w:id="100" w:author="PR Preview" w:date="2026-01-01T00:00:00Z">
          <w:r>
            <w:rPr>
              <w:rStyle w:val="Hyperlink"/>
            </w:rPr>
            <w:t xml:space="preserve">angle</w:t>
          </w:r>
        </w:ins>
      </w:hyperlink>
      <w:ins w:id="101" w:author="PR Preview" w:date="2026-01-01T00:00:00Z">
        <w:r>
          <w:t xml:space="preserve"> </w:t>
        </w:r>
      </w:ins>
      <w:ins w:id="102" w:author="PR Preview" w:date="2026-01-01T00:00:00Z">
        <w:r>
          <w:t xml:space="preserve">between two points of the</w:t>
        </w:r>
      </w:ins>
      <w:ins w:id="103" w:author="PR Preview" w:date="2026-01-01T00:00:00Z">
        <w:r>
          <w:t xml:space="preserve"> </w:t>
        </w:r>
      </w:ins>
      <w:hyperlink w:anchor="def-unit-circle">
        <w:ins w:id="104" w:author="PR Preview" w:date="2026-01-01T00:00:00Z">
          <w:r>
            <w:rPr>
              <w:rStyle w:val="Hyperlink"/>
            </w:rPr>
            <w:t xml:space="preserve">unit circle</w:t>
          </w:r>
        </w:ins>
      </w:hyperlink>
      <w:ins w:id="105" w:author="PR Preview" w:date="2026-01-01T00:00:00Z">
        <w:r>
          <w:t xml:space="preserve"> </w:t>
        </w:r>
      </w:ins>
      <w:ins w:id="106" w:author="PR Preview" w:date="2026-01-01T00:00:00Z">
        <w:r>
          <w:t xml:space="preserve">is at least</w:t>
        </w:r>
      </w:ins>
      <w:ins w:id="107" w:author="PR Preview" w:date="2026-01-01T00:00:00Z">
        <w:r>
          <w:t xml:space="preserve"> </w:t>
        </w:r>
      </w:ins>
      <m:oMath>
        <m:r>
          <m:t>0</m:t>
        </m:r>
      </m:oMath>
      <w:ins w:id="108" w:author="PR Preview" w:date="2026-01-01T00:00:00Z">
        <w:r>
          <w:t xml:space="preserve">, at most</w:t>
        </w:r>
      </w:ins>
      <w:ins w:id="109" w:author="PR Preview" w:date="2026-01-01T00:00:00Z">
        <w:r>
          <w:t xml:space="preserve"> </w:t>
        </w:r>
      </w:ins>
      <m:oMath>
        <m:r>
          <m:t>π</m:t>
        </m:r>
      </m:oMath>
      <w:ins w:id="110" w:author="PR Preview" w:date="2026-01-01T00:00:00Z">
        <w:r>
          <w:t xml:space="preserve"> </w:t>
        </w:r>
      </w:ins>
      <w:ins w:id="111" w:author="PR Preview" w:date="2026-01-01T00:00:00Z">
        <w:r>
          <w:t xml:space="preserve">(</w:t>
        </w:r>
      </w:ins>
      <w:hyperlink w:anchor="def-pi">
        <w:ins w:id="112" w:author="PR Preview" w:date="2026-01-01T00:00:00Z">
          <w:r>
            <w:rPr>
              <w:rStyle w:val="Hyperlink"/>
            </w:rPr>
            <w:t xml:space="preserve">Definition 80</w:t>
          </w:r>
        </w:ins>
      </w:hyperlink>
      <w:ins w:id="113" w:author="PR Preview" w:date="2026-01-01T00:00:00Z">
        <w:r>
          <w:t xml:space="preserve">).</w:t>
        </w:r>
      </w:ins>
    </w:p>
    <w:bookmarkEnd w:id="286"/>
    <w:p>
      <w:pPr>
        <w:pStyle w:val="BodyText"/>
      </w:pPr>
      <w:ins w:id="114" w:author="PR Preview" w:date="2026-01-01T00:00:00Z">
        <w:r>
          <w:rPr>
            <w:i/>
            <w:iCs/>
          </w:rPr>
          <w:t xml:space="preserve">Proof</w:t>
        </w:r>
      </w:ins>
      <w:ins w:id="115" w:author="PR Preview" w:date="2026-01-01T00:00:00Z">
        <w:r>
          <w:t xml:space="preserve">. </w:t>
        </w:r>
      </w:ins>
      <w:ins w:id="116" w:author="PR Preview" w:date="2026-01-01T00:00:00Z">
        <w:r>
          <w:t xml:space="preserve">The whole circle has length</w:t>
        </w:r>
      </w:ins>
      <w:ins w:id="117" w:author="PR Preview" w:date="2026-01-01T00:00:00Z">
        <w:r>
          <w:t xml:space="preserve"> </w:t>
        </w:r>
      </w:ins>
      <m:oMath>
        <m:r>
          <m:t>2</m:t>
        </m:r>
        <m:r>
          <m:t>π</m:t>
        </m:r>
      </m:oMath>
      <w:ins w:id="118" w:author="PR Preview" w:date="2026-01-01T00:00:00Z">
        <w:r>
          <w:t xml:space="preserve"> </w:t>
        </w:r>
      </w:ins>
      <w:ins w:id="119" w:author="PR Preview" w:date="2026-01-01T00:00:00Z">
        <w:r>
          <w:t xml:space="preserve">(</w:t>
        </w:r>
      </w:ins>
      <w:hyperlink w:anchor="def-pi">
        <w:ins w:id="120" w:author="PR Preview" w:date="2026-01-01T00:00:00Z">
          <w:r>
            <w:rPr>
              <w:rStyle w:val="Hyperlink"/>
            </w:rPr>
            <w:t xml:space="preserve">Definition 80</w:t>
          </w:r>
        </w:ins>
      </w:hyperlink>
      <w:ins w:id="121" w:author="PR Preview" w:date="2026-01-01T00:00:00Z">
        <w:r>
          <w:t xml:space="preserve">).</w:t>
        </w:r>
      </w:ins>
      <w:ins w:id="122" w:author="PR Preview" w:date="2026-01-01T00:00:00Z">
        <w:r>
          <w:t xml:space="preserve"> </w:t>
        </w:r>
      </w:ins>
      <w:ins w:id="123" w:author="PR Preview" w:date="2026-01-01T00:00:00Z">
        <w:r>
          <w:t xml:space="preserve">Going the short way round covers at most half of the circle, which is</w:t>
        </w:r>
      </w:ins>
      <w:ins w:id="124" w:author="PR Preview" w:date="2026-01-01T00:00:00Z">
        <w:r>
          <w:t xml:space="preserve"> </w:t>
        </w:r>
      </w:ins>
      <m:oMath>
        <m:r>
          <m:t>π</m:t>
        </m:r>
      </m:oMath>
      <w:ins w:id="125" w:author="PR Preview" w:date="2026-01-01T00:00:00Z">
        <w:r>
          <w:t xml:space="preserve">.</w:t>
        </w:r>
      </w:ins>
      <w:ins w:id="126" w:author="PR Preview" w:date="2026-01-01T00:00:00Z">
        <w:r>
          <w:t xml:space="preserve"> </w:t>
        </w:r>
      </w:ins>
      <w:ins w:id="127" w:author="PR Preview" w:date="2026-01-01T00:00:00Z">
        <w:r>
          <w:t xml:space="preserve">A distance along the circle is at least</w:t>
        </w:r>
      </w:ins>
      <w:ins w:id="128" w:author="PR Preview" w:date="2026-01-01T00:00:00Z">
        <w:r>
          <w:t xml:space="preserve"> </w:t>
        </w:r>
      </w:ins>
      <m:oMath>
        <m:r>
          <m:t>0</m:t>
        </m:r>
      </m:oMath>
      <w:ins w:id="129" w:author="PR Preview" w:date="2026-01-01T00:00:00Z">
        <w:r>
          <w:t xml:space="preserve">.</w:t>
        </w:r>
      </w:ins>
    </w:p>
    <w:bookmarkStart w:id="287" w:name="def-cosine-sine"/>
    <w:p>
      <w:pPr>
        <w:pStyle w:val="BodyText"/>
      </w:pPr>
      <w:ins w:id="130" w:author="PR Preview" w:date="2026-01-01T00:00:00Z">
        <w:r>
          <w:rPr>
            <w:b/>
            <w:bCs/>
          </w:rPr>
          <w:t xml:space="preserve">Definition 82 (Cosine)</w:t>
        </w:r>
      </w:ins>
      <w:ins w:id="131" w:author="PR Preview" w:date="2026-01-01T00:00:00Z">
        <w:r>
          <w:t xml:space="preserve"> </w:t>
        </w:r>
      </w:ins>
      <w:ins w:id="132" w:author="PR Preview" w:date="2026-01-01T00:00:00Z">
        <w:r>
          <w:t xml:space="preserve">For a real number</w:t>
        </w:r>
      </w:ins>
      <w:ins w:id="133" w:author="PR Preview" w:date="2026-01-01T00:00:00Z">
        <w:r>
          <w:t xml:space="preserve"> </w:t>
        </w:r>
      </w:ins>
      <m:oMath>
        <m:r>
          <m:t>θ</m:t>
        </m:r>
      </m:oMath>
      <w:ins w:id="134" w:author="PR Preview" w:date="2026-01-01T00:00:00Z">
        <w:r>
          <w:t xml:space="preserve">, start at the point</w:t>
        </w:r>
      </w:ins>
      <w:ins w:id="13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136" w:author="PR Preview" w:date="2026-01-01T00:00:00Z">
        <w:r>
          <w:t xml:space="preserve"> </w:t>
        </w:r>
      </w:ins>
      <w:ins w:id="137" w:author="PR Preview" w:date="2026-01-01T00:00:00Z">
        <w:r>
          <w:t xml:space="preserve">of the unit circle (</w:t>
        </w:r>
      </w:ins>
      <w:hyperlink w:anchor="def-unit-circle">
        <w:ins w:id="138" w:author="PR Preview" w:date="2026-01-01T00:00:00Z">
          <w:r>
            <w:rPr>
              <w:rStyle w:val="Hyperlink"/>
            </w:rPr>
            <w:t xml:space="preserve">Definition 79</w:t>
          </w:r>
        </w:ins>
      </w:hyperlink>
      <w:ins w:id="139" w:author="PR Preview" w:date="2026-01-01T00:00:00Z">
        <w:r>
          <w:t xml:space="preserve">)</w:t>
        </w:r>
      </w:ins>
      <w:ins w:id="140" w:author="PR Preview" w:date="2026-01-01T00:00:00Z">
        <w:r>
          <w:t xml:space="preserve"> </w:t>
        </w:r>
      </w:ins>
      <w:ins w:id="141" w:author="PR Preview" w:date="2026-01-01T00:00:00Z">
        <w:r>
          <w:t xml:space="preserve">and move a distance</w:t>
        </w:r>
      </w:ins>
      <w:ins w:id="142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ins w:id="143" w:author="PR Preview" w:date="2026-01-01T00:00:00Z">
        <w:r>
          <w:t xml:space="preserve"> </w:t>
        </w:r>
      </w:ins>
      <w:ins w:id="144" w:author="PR Preview" w:date="2026-01-01T00:00:00Z">
        <w:r>
          <w:t xml:space="preserve">along the circle,</w:t>
        </w:r>
      </w:ins>
      <w:ins w:id="145" w:author="PR Preview" w:date="2026-01-01T00:00:00Z">
        <w:r>
          <w:t xml:space="preserve"> </w:t>
        </w:r>
      </w:ins>
      <w:ins w:id="146" w:author="PR Preview" w:date="2026-01-01T00:00:00Z">
        <w:r>
          <w:t xml:space="preserve">counterclockwise if</w:t>
        </w:r>
      </w:ins>
      <w:ins w:id="147" w:author="PR Preview" w:date="2026-01-01T00:00:00Z">
        <w:r>
          <w:t xml:space="preserve"> </w:t>
        </w:r>
      </w:ins>
      <m:oMath>
        <m:r>
          <m:t>θ</m:t>
        </m:r>
        <m:r>
          <m:rPr>
            <m:sty m:val="p"/>
          </m:rPr>
          <m:t>≥</m:t>
        </m:r>
        <m:r>
          <m:t>0</m:t>
        </m:r>
      </m:oMath>
      <w:ins w:id="148" w:author="PR Preview" w:date="2026-01-01T00:00:00Z">
        <w:r>
          <w:t xml:space="preserve"> </w:t>
        </w:r>
      </w:ins>
      <w:ins w:id="149" w:author="PR Preview" w:date="2026-01-01T00:00:00Z">
        <w:r>
          <w:t xml:space="preserve">and clockwise if</w:t>
        </w:r>
      </w:ins>
      <w:ins w:id="150" w:author="PR Preview" w:date="2026-01-01T00:00:00Z">
        <w:r>
          <w:t xml:space="preserve"> </w:t>
        </w:r>
      </w:ins>
      <m:oMath>
        <m:r>
          <m:t>θ</m:t>
        </m:r>
        <m:r>
          <m:rPr>
            <m:sty m:val="p"/>
          </m:rPr>
          <m:t>&lt;</m:t>
        </m:r>
        <m:r>
          <m:t>0</m:t>
        </m:r>
      </m:oMath>
      <w:ins w:id="151" w:author="PR Preview" w:date="2026-01-01T00:00:00Z">
        <w:r>
          <w:t xml:space="preserve">.</w:t>
        </w:r>
      </w:ins>
      <w:ins w:id="152" w:author="PR Preview" w:date="2026-01-01T00:00:00Z">
        <w:r>
          <w:t xml:space="preserve"> </w:t>
        </w:r>
      </w:ins>
      <w:ins w:id="153" w:author="PR Preview" w:date="2026-01-01T00:00:00Z">
        <w:r>
          <w:t xml:space="preserve">The first coordinate of the point reached is the</w:t>
        </w:r>
      </w:ins>
      <w:ins w:id="154" w:author="PR Preview" w:date="2026-01-01T00:00:00Z">
        <w:r>
          <w:t xml:space="preserve"> </w:t>
        </w:r>
      </w:ins>
      <w:ins w:id="155" w:author="PR Preview" w:date="2026-01-01T00:00:00Z">
        <w:r>
          <w:rPr>
            <w:b/>
            <w:bCs/>
          </w:rPr>
          <w:t xml:space="preserve">cosine</w:t>
        </w:r>
      </w:ins>
      <w:ins w:id="156" w:author="PR Preview" w:date="2026-01-01T00:00:00Z">
        <w:r>
          <w:t xml:space="preserve"> </w:t>
        </w:r>
      </w:ins>
      <w:ins w:id="157" w:author="PR Preview" w:date="2026-01-01T00:00:00Z">
        <w:r>
          <w:t xml:space="preserve">of</w:t>
        </w:r>
      </w:ins>
      <w:ins w:id="158" w:author="PR Preview" w:date="2026-01-01T00:00:00Z">
        <w:r>
          <w:t xml:space="preserve"> </w:t>
        </w:r>
      </w:ins>
      <m:oMath>
        <m:r>
          <m:t>θ</m:t>
        </m:r>
      </m:oMath>
      <w:ins w:id="159" w:author="PR Preview" w:date="2026-01-01T00:00:00Z">
        <w:r>
          <w:t xml:space="preserve"> </w:t>
        </w:r>
      </w:ins>
      <w:ins w:id="160" w:author="PR Preview" w:date="2026-01-01T00:00:00Z">
        <w:r>
          <w:t xml:space="preserve">[38]</w:t>
        </w:r>
      </w:ins>
      <w:ins w:id="161" w:author="PR Preview" w:date="2026-01-01T00:00:00Z">
        <w:r>
          <w:t xml:space="preserve">, written</w:t>
        </w:r>
      </w:ins>
      <w:ins w:id="162" w:author="PR Preview" w:date="2026-01-01T00:00:00Z">
        <w:r>
          <w:t xml:space="preserve"> </w:t>
        </w:r>
      </w:ins>
      <m:oMath>
        <m:r>
          <m:rPr>
            <m:sty m:val="p"/>
          </m:rPr>
          <m:t>cos</m:t>
        </m:r>
        <m:r>
          <m:t>θ</m:t>
        </m:r>
      </m:oMath>
      <w:ins w:id="163" w:author="PR Preview" w:date="2026-01-01T00:00:00Z">
        <w:r>
          <w:t xml:space="preserve">.</w:t>
        </w:r>
      </w:ins>
    </w:p>
    <w:bookmarkEnd w:id="287"/>
    <w:bookmarkStart w:id="288" w:name="exm-cosine-sine"/>
    <w:p>
      <w:pPr>
        <w:pStyle w:val="BodyText"/>
      </w:pPr>
      <w:ins w:id="164" w:author="PR Preview" w:date="2026-01-01T00:00:00Z">
        <w:r>
          <w:rPr>
            <w:b/>
            <w:bCs/>
          </w:rPr>
          <w:t xml:space="preserve">Example 61 (Cosines of some angles)</w:t>
        </w:r>
      </w:ins>
      <w:ins w:id="165" w:author="PR Preview" w:date="2026-01-01T00:00:00Z">
        <w:r>
          <w:t xml:space="preserve"> </w:t>
        </w:r>
      </w:ins>
      <w:ins w:id="166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288"/>
    <w:bookmarkStart w:id="289" w:name="def-sine"/>
    <w:p>
      <w:pPr>
        <w:pStyle w:val="BodyText"/>
      </w:pPr>
      <w:del w:id="167" w:author="PR Preview" w:date="2026-01-01T00:00:00Z">
        <w:r>
          <w:rPr>
            <w:b/>
            <w:bCs/>
          </w:rPr>
          <w:delText xml:space="preserve">Definition 82 (Sine)</w:delText>
        </w:r>
      </w:del>
      <w:del w:id="168" w:author="PR Preview" w:date="2026-01-01T00:00:00Z">
        <w:r>
          <w:delText xml:space="preserve"> </w:delText>
        </w:r>
      </w:del>
      <w:del w:id="169" w:author="PR Preview" w:date="2026-01-01T00:00:00Z">
        <w:r>
          <w:delText xml:space="preserve">For a real number</w:delText>
        </w:r>
      </w:del>
      <w:del w:id="170" w:author="PR Preview" w:date="2026-01-01T00:00:00Z">
        <w:r>
          <w:delText xml:space="preserve"> </w:delText>
        </w:r>
      </w:del>
      <m:oMath>
        <m:r>
          <m:t>θ</m:t>
        </m:r>
      </m:oMath>
      <w:del w:id="171" w:author="PR Preview" w:date="2026-01-01T00:00:00Z">
        <w:r>
          <w:delText xml:space="preserve">, the second coordinate of the point reached from</w:delText>
        </w:r>
      </w:del>
      <w:del w:id="17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173" w:author="PR Preview" w:date="2026-01-01T00:00:00Z">
        <w:r>
          <w:delText xml:space="preserve"> </w:delText>
        </w:r>
      </w:del>
      <w:del w:id="174" w:author="PR Preview" w:date="2026-01-01T00:00:00Z">
        <w:r>
          <w:delText xml:space="preserve">by moving a distance</w:delText>
        </w:r>
      </w:del>
      <w:del w:id="175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del w:id="176" w:author="PR Preview" w:date="2026-01-01T00:00:00Z">
        <w:r>
          <w:delText xml:space="preserve"> </w:delText>
        </w:r>
      </w:del>
      <w:del w:id="177" w:author="PR Preview" w:date="2026-01-01T00:00:00Z">
        <w:r>
          <w:delText xml:space="preserve">along the unit circle (</w:delText>
        </w:r>
      </w:del>
      <w:hyperlink w:anchor="def-cosine-sine">
        <w:del w:id="178" w:author="PR Preview" w:date="2026-01-01T00:00:00Z">
          <w:r>
            <w:rPr>
              <w:rStyle w:val="Hyperlink"/>
            </w:rPr>
            <w:delText xml:space="preserve">Definition 81</w:delText>
          </w:r>
        </w:del>
      </w:hyperlink>
      <w:del w:id="179" w:author="PR Preview" w:date="2026-01-01T00:00:00Z">
        <w:r>
          <w:delText xml:space="preserve">)</w:delText>
        </w:r>
      </w:del>
      <w:del w:id="180" w:author="PR Preview" w:date="2026-01-01T00:00:00Z">
        <w:r>
          <w:delText xml:space="preserve"> </w:delText>
        </w:r>
      </w:del>
      <w:del w:id="181" w:author="PR Preview" w:date="2026-01-01T00:00:00Z">
        <w:r>
          <w:delText xml:space="preserve">is the</w:delText>
        </w:r>
      </w:del>
      <w:del w:id="182" w:author="PR Preview" w:date="2026-01-01T00:00:00Z">
        <w:r>
          <w:delText xml:space="preserve"> </w:delText>
        </w:r>
      </w:del>
      <w:del w:id="183" w:author="PR Preview" w:date="2026-01-01T00:00:00Z">
        <w:r>
          <w:rPr>
            <w:b/>
            <w:bCs/>
          </w:rPr>
          <w:delText xml:space="preserve">sine</w:delText>
        </w:r>
      </w:del>
      <w:del w:id="184" w:author="PR Preview" w:date="2026-01-01T00:00:00Z">
        <w:r>
          <w:delText xml:space="preserve"> </w:delText>
        </w:r>
      </w:del>
      <w:del w:id="185" w:author="PR Preview" w:date="2026-01-01T00:00:00Z">
        <w:r>
          <w:delText xml:space="preserve">of</w:delText>
        </w:r>
      </w:del>
      <w:del w:id="186" w:author="PR Preview" w:date="2026-01-01T00:00:00Z">
        <w:r>
          <w:delText xml:space="preserve"> </w:delText>
        </w:r>
      </w:del>
      <m:oMath>
        <m:r>
          <m:t>θ</m:t>
        </m:r>
      </m:oMath>
      <w:del w:id="187" w:author="PR Preview" w:date="2026-01-01T00:00:00Z">
        <w:r>
          <w:delText xml:space="preserve"> </w:delText>
        </w:r>
      </w:del>
      <w:del w:id="188" w:author="PR Preview" w:date="2026-01-01T00:00:00Z">
        <w:r>
          <w:delText xml:space="preserve">[38]</w:delText>
        </w:r>
      </w:del>
      <w:del w:id="189" w:author="PR Preview" w:date="2026-01-01T00:00:00Z">
        <w:r>
          <w:delText xml:space="preserve">, written</w:delText>
        </w:r>
      </w:del>
      <w:del w:id="190" w:author="PR Preview" w:date="2026-01-01T00:00:00Z">
        <w:r>
          <w:delText xml:space="preserve"> </w:delText>
        </w:r>
      </w:del>
      <m:oMath>
        <m:r>
          <m:rPr>
            <m:sty m:val="p"/>
          </m:rPr>
          <m:t>sin</m:t>
        </m:r>
        <m:r>
          <m:t>θ</m:t>
        </m:r>
      </m:oMath>
      <w:del w:id="191" w:author="PR Preview" w:date="2026-01-01T00:00:00Z">
        <w:r>
          <w:delText xml:space="preserve">.</w:delText>
        </w:r>
      </w:del>
      <w:del w:id="192" w:author="PR Preview" w:date="2026-01-01T00:00:00Z">
        <w:r>
          <w:delText xml:space="preserve"> </w:delText>
        </w:r>
      </w:del>
      <w:del w:id="193" w:author="PR Preview" w:date="2026-01-01T00:00:00Z">
        <w:r>
          <w:delText xml:space="preserve">The sine is one of the trigonometric functions</w:delText>
        </w:r>
      </w:del>
      <w:del w:id="194" w:author="PR Preview" w:date="2026-01-01T00:00:00Z">
        <w:r>
          <w:delText xml:space="preserve"> </w:delText>
        </w:r>
      </w:del>
      <w:del w:id="195" w:author="PR Preview" w:date="2026-01-01T00:00:00Z">
        <w:r>
          <w:delText xml:space="preserve">[39]</w:delText>
        </w:r>
      </w:del>
      <w:del w:id="196" w:author="PR Preview" w:date="2026-01-01T00:00:00Z">
        <w:r>
          <w:delText xml:space="preserve">.</w:delText>
        </w:r>
      </w:del>
    </w:p>
    <w:p>
      <w:pPr>
        <w:pStyle w:val="BodyText"/>
      </w:pPr>
      <w:del w:id="197" w:author="PR Preview" w:date="2026-01-01T00:00:00Z">
        <w:r>
          <w:rPr>
            <w:b/>
            <w:bCs/>
          </w:rPr>
          <w:delText xml:space="preserve">Example 61 (Sines of some angles)</w:delText>
        </w:r>
      </w:del>
      <w:del w:id="198" w:author="PR Preview" w:date="2026-01-01T00:00:00Z">
        <w:r>
          <w:delText xml:space="preserve"> </w:delText>
        </w:r>
      </w:del>
      <w:del w:id="199" w:author="PR Preview" w:date="2026-01-01T00:00:00Z">
        <w:r>
          <w:delText xml:space="preserve"> </w:delText>
        </w:r>
      </w:del>
    </w:p>
    <w:p>
      <w:pPr>
        <w:pStyle w:val="BodyText"/>
      </w:pPr>
      <w:ins w:id="200" w:author="PR Preview" w:date="2026-01-01T00:00:00Z">
        <w:r>
          <w:rPr>
            <w:b/>
            <w:bCs/>
          </w:rPr>
          <w:t xml:space="preserve">Definition 83 (Sine)</w:t>
        </w:r>
      </w:ins>
      <w:ins w:id="201" w:author="PR Preview" w:date="2026-01-01T00:00:00Z">
        <w:r>
          <w:t xml:space="preserve"> </w:t>
        </w:r>
      </w:ins>
      <w:ins w:id="202" w:author="PR Preview" w:date="2026-01-01T00:00:00Z">
        <w:r>
          <w:t xml:space="preserve">For a real number</w:t>
        </w:r>
      </w:ins>
      <w:ins w:id="203" w:author="PR Preview" w:date="2026-01-01T00:00:00Z">
        <w:r>
          <w:t xml:space="preserve"> </w:t>
        </w:r>
      </w:ins>
      <m:oMath>
        <m:r>
          <m:t>θ</m:t>
        </m:r>
      </m:oMath>
      <w:ins w:id="204" w:author="PR Preview" w:date="2026-01-01T00:00:00Z">
        <w:r>
          <w:t xml:space="preserve">, the second coordinate of the point reached from</w:t>
        </w:r>
      </w:ins>
      <w:ins w:id="20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206" w:author="PR Preview" w:date="2026-01-01T00:00:00Z">
        <w:r>
          <w:t xml:space="preserve"> </w:t>
        </w:r>
      </w:ins>
      <w:ins w:id="207" w:author="PR Preview" w:date="2026-01-01T00:00:00Z">
        <w:r>
          <w:t xml:space="preserve">by moving a distance</w:t>
        </w:r>
      </w:ins>
      <w:ins w:id="208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ins w:id="209" w:author="PR Preview" w:date="2026-01-01T00:00:00Z">
        <w:r>
          <w:t xml:space="preserve"> </w:t>
        </w:r>
      </w:ins>
      <w:ins w:id="210" w:author="PR Preview" w:date="2026-01-01T00:00:00Z">
        <w:r>
          <w:t xml:space="preserve">along the unit circle (</w:t>
        </w:r>
      </w:ins>
      <w:hyperlink w:anchor="def-cosine-sine">
        <w:ins w:id="211" w:author="PR Preview" w:date="2026-01-01T00:00:00Z">
          <w:r>
            <w:rPr>
              <w:rStyle w:val="Hyperlink"/>
            </w:rPr>
            <w:t xml:space="preserve">Definition 82</w:t>
          </w:r>
        </w:ins>
      </w:hyperlink>
      <w:ins w:id="212" w:author="PR Preview" w:date="2026-01-01T00:00:00Z">
        <w:r>
          <w:t xml:space="preserve">)</w:t>
        </w:r>
      </w:ins>
      <w:ins w:id="213" w:author="PR Preview" w:date="2026-01-01T00:00:00Z">
        <w:r>
          <w:t xml:space="preserve"> </w:t>
        </w:r>
      </w:ins>
      <w:ins w:id="214" w:author="PR Preview" w:date="2026-01-01T00:00:00Z">
        <w:r>
          <w:t xml:space="preserve">is the</w:t>
        </w:r>
      </w:ins>
      <w:ins w:id="215" w:author="PR Preview" w:date="2026-01-01T00:00:00Z">
        <w:r>
          <w:t xml:space="preserve"> </w:t>
        </w:r>
      </w:ins>
      <w:ins w:id="216" w:author="PR Preview" w:date="2026-01-01T00:00:00Z">
        <w:r>
          <w:rPr>
            <w:b/>
            <w:bCs/>
          </w:rPr>
          <w:t xml:space="preserve">sine</w:t>
        </w:r>
      </w:ins>
      <w:ins w:id="217" w:author="PR Preview" w:date="2026-01-01T00:00:00Z">
        <w:r>
          <w:t xml:space="preserve"> </w:t>
        </w:r>
      </w:ins>
      <w:ins w:id="218" w:author="PR Preview" w:date="2026-01-01T00:00:00Z">
        <w:r>
          <w:t xml:space="preserve">of</w:t>
        </w:r>
      </w:ins>
      <w:ins w:id="219" w:author="PR Preview" w:date="2026-01-01T00:00:00Z">
        <w:r>
          <w:t xml:space="preserve"> </w:t>
        </w:r>
      </w:ins>
      <m:oMath>
        <m:r>
          <m:t>θ</m:t>
        </m:r>
      </m:oMath>
      <w:ins w:id="220" w:author="PR Preview" w:date="2026-01-01T00:00:00Z">
        <w:r>
          <w:t xml:space="preserve"> </w:t>
        </w:r>
      </w:ins>
      <w:ins w:id="221" w:author="PR Preview" w:date="2026-01-01T00:00:00Z">
        <w:r>
          <w:t xml:space="preserve">[38]</w:t>
        </w:r>
      </w:ins>
      <w:ins w:id="222" w:author="PR Preview" w:date="2026-01-01T00:00:00Z">
        <w:r>
          <w:t xml:space="preserve">, written</w:t>
        </w:r>
      </w:ins>
      <w:ins w:id="223" w:author="PR Preview" w:date="2026-01-01T00:00:00Z">
        <w:r>
          <w:t xml:space="preserve"> </w:t>
        </w:r>
      </w:ins>
      <m:oMath>
        <m:r>
          <m:rPr>
            <m:sty m:val="p"/>
          </m:rPr>
          <m:t>sin</m:t>
        </m:r>
        <m:r>
          <m:t>θ</m:t>
        </m:r>
      </m:oMath>
      <w:ins w:id="224" w:author="PR Preview" w:date="2026-01-01T00:00:00Z">
        <w:r>
          <w:t xml:space="preserve">.</w:t>
        </w:r>
      </w:ins>
      <w:ins w:id="225" w:author="PR Preview" w:date="2026-01-01T00:00:00Z">
        <w:r>
          <w:t xml:space="preserve"> </w:t>
        </w:r>
      </w:ins>
      <w:ins w:id="226" w:author="PR Preview" w:date="2026-01-01T00:00:00Z">
        <w:r>
          <w:t xml:space="preserve">The sine is one of the trigonometric functions</w:t>
        </w:r>
      </w:ins>
      <w:ins w:id="227" w:author="PR Preview" w:date="2026-01-01T00:00:00Z">
        <w:r>
          <w:t xml:space="preserve"> </w:t>
        </w:r>
      </w:ins>
      <w:ins w:id="228" w:author="PR Preview" w:date="2026-01-01T00:00:00Z">
        <w:r>
          <w:t xml:space="preserve">[39]</w:t>
        </w:r>
      </w:ins>
      <w:ins w:id="229" w:author="PR Preview" w:date="2026-01-01T00:00:00Z">
        <w:r>
          <w:t xml:space="preserve">.</w:t>
        </w:r>
      </w:ins>
    </w:p>
    <w:bookmarkEnd w:id="289"/>
    <w:bookmarkStart w:id="290" w:name="exm-sine"/>
    <w:p>
      <w:pPr>
        <w:pStyle w:val="BodyText"/>
      </w:pPr>
      <w:ins w:id="230" w:author="PR Preview" w:date="2026-01-01T00:00:00Z">
        <w:r>
          <w:rPr>
            <w:b/>
            <w:bCs/>
          </w:rPr>
          <w:t xml:space="preserve">Example 62 (Sines of some angles)</w:t>
        </w:r>
      </w:ins>
      <w:ins w:id="231" w:author="PR Preview" w:date="2026-01-01T00:00:00Z">
        <w:r>
          <w:t xml:space="preserve"> </w:t>
        </w:r>
      </w:ins>
      <w:ins w:id="232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58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8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8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del w:id="233" w:author="PR Preview" w:date="2026-01-01T00:00:00Z">
        <w:r>
          <w:delText xml:space="preserve"> </w:delText>
        </w:r>
      </w:del>
      <w:del w:id="234" w:author="PR Preview" w:date="2026-01-01T00:00:00Z">
        <w:r>
          <w:delText xml:space="preserve">reaches the point with</w:delText>
        </w:r>
      </w:del>
      <w:del w:id="235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del w:id="236" w:author="PR Preview" w:date="2026-01-01T00:00:00Z">
        <w:r>
          <w:delText xml:space="preserve"> </w:delText>
        </w:r>
      </w:del>
      <w:del w:id="237" w:author="PR Preview" w:date="2026-01-01T00:00:00Z">
        <w:r>
          <w:delText xml:space="preserve">(</w:delText>
        </w:r>
      </w:del>
      <w:hyperlink w:anchor="exm-cosine-sine">
        <w:del w:id="238" w:author="PR Preview" w:date="2026-01-01T00:00:00Z">
          <w:r>
            <w:rPr>
              <w:rStyle w:val="Hyperlink"/>
            </w:rPr>
            <w:delText xml:space="preserve">Example 60</w:delText>
          </w:r>
        </w:del>
      </w:hyperlink>
      <w:del w:id="239" w:author="PR Preview" w:date="2026-01-01T00:00:00Z">
        <w:r>
          <w:delText xml:space="preserve">),</w:delText>
        </w:r>
      </w:del>
      <w:del w:id="240" w:author="PR Preview" w:date="2026-01-01T00:00:00Z">
        <w:r>
          <w:delText xml:space="preserve"> </w:delText>
        </w:r>
      </w:del>
      <w:del w:id="241" w:author="PR Preview" w:date="2026-01-01T00:00:00Z">
        <w:r>
          <w:delText xml:space="preserve">so</w:delText>
        </w:r>
      </w:del>
      <w:del w:id="242" w:author="PR Preview" w:date="2026-01-01T00:00:00Z">
        <w:r>
          <w:delText xml:space="preserve"> </w:delText>
        </w:r>
      </w:del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del w:id="243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58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ins w:id="244" w:author="PR Preview" w:date="2026-01-01T00:00:00Z">
        <w:r>
          <w:t xml:space="preserve"> </w:t>
        </w:r>
      </w:ins>
      <w:ins w:id="245" w:author="PR Preview" w:date="2026-01-01T00:00:00Z">
        <w:r>
          <w:t xml:space="preserve">reaches the point with</w:t>
        </w:r>
      </w:ins>
      <w:ins w:id="246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ins w:id="247" w:author="PR Preview" w:date="2026-01-01T00:00:00Z">
        <w:r>
          <w:t xml:space="preserve"> </w:t>
        </w:r>
      </w:ins>
      <w:ins w:id="248" w:author="PR Preview" w:date="2026-01-01T00:00:00Z">
        <w:r>
          <w:t xml:space="preserve">(</w:t>
        </w:r>
      </w:ins>
      <w:hyperlink w:anchor="exm-cosine-sine">
        <w:ins w:id="249" w:author="PR Preview" w:date="2026-01-01T00:00:00Z">
          <w:r>
            <w:rPr>
              <w:rStyle w:val="Hyperlink"/>
            </w:rPr>
            <w:t xml:space="preserve">Example 61</w:t>
          </w:r>
        </w:ins>
      </w:hyperlink>
      <w:ins w:id="250" w:author="PR Preview" w:date="2026-01-01T00:00:00Z">
        <w:r>
          <w:t xml:space="preserve">),</w:t>
        </w:r>
      </w:ins>
      <w:ins w:id="251" w:author="PR Preview" w:date="2026-01-01T00:00:00Z">
        <w:r>
          <w:t xml:space="preserve"> </w:t>
        </w:r>
      </w:ins>
      <w:ins w:id="252" w:author="PR Preview" w:date="2026-01-01T00:00:00Z">
        <w:r>
          <w:t xml:space="preserve">so</w:t>
        </w:r>
      </w:ins>
      <w:ins w:id="253" w:author="PR Preview" w:date="2026-01-01T00:00:00Z">
        <w:r>
          <w:t xml:space="preserve"> </w:t>
        </w:r>
      </w:ins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ins w:id="254" w:author="PR Preview" w:date="2026-01-01T00:00:00Z">
        <w:r>
          <w:t xml:space="preserve">.</w:t>
        </w:r>
      </w:ins>
    </w:p>
    <w:bookmarkEnd w:id="290"/>
    <w:bookmarkStart w:id="291" w:name="thm-cosine-sine-identity"/>
    <w:p>
      <w:pPr>
        <w:pStyle w:val="FirstParagraph"/>
      </w:pPr>
      <w:r>
        <w:rPr>
          <w:b/>
          <w:bCs/>
        </w:rPr>
        <w:t xml:space="preserve">Theorem 33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[40]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96" w:name="exm-cosine-sine-unit-circle"/>
    <w:p>
      <w:pPr>
        <w:pStyle w:val="BodyText"/>
      </w:pPr>
      <w:del w:id="255" w:author="PR Preview" w:date="2026-01-01T00:00:00Z">
        <w:r>
          <w:rPr>
            <w:b/>
            <w:bCs/>
          </w:rPr>
          <w:delText xml:space="preserve">Example 62 (The unit circle and the angle</w:delText>
        </w:r>
      </w:del>
      <w:del w:id="256" w:author="PR Preview" w:date="2026-01-01T00:00:00Z">
        <w:r>
          <w:rPr>
            <w:b/>
            <w:bCs/>
          </w:rPr>
          <w:delText xml:space="preserve"> </w:delText>
        </w:r>
      </w:del>
      <m:oMath>
        <m:r>
          <m:t>π</m:t>
        </m:r>
        <m:r>
          <m:rPr>
            <m:sty m:val="p"/>
          </m:rPr>
          <m:t>/</m:t>
        </m:r>
        <m:r>
          <m:t>3</m:t>
        </m:r>
      </m:oMath>
      <w:del w:id="257" w:author="PR Preview" w:date="2026-01-01T00:00:00Z">
        <w:r>
          <w:rPr>
            <w:b/>
            <w:bCs/>
          </w:rPr>
          <w:delText xml:space="preserve">)</w:delText>
        </w:r>
      </w:del>
      <w:del w:id="258" w:author="PR Preview" w:date="2026-01-01T00:00:00Z">
        <w:r>
          <w:delText xml:space="preserve"> </w:delText>
        </w:r>
      </w:del>
      <w:del w:id="259" w:author="PR Preview" w:date="2026-01-01T00:00:00Z">
        <w:r>
          <w:delText xml:space="preserve">Take</w:delText>
        </w:r>
      </w:del>
      <w:del w:id="260" w:author="PR Preview" w:date="2026-01-01T00:00:00Z">
        <w:r>
          <w:delText xml:space="preserve"> </w:delText>
        </w:r>
      </w:del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del w:id="261" w:author="PR Preview" w:date="2026-01-01T00:00:00Z">
        <w:r>
          <w:delText xml:space="preserve">, one sixth of the way round the circle.</w:delText>
        </w:r>
      </w:del>
      <w:del w:id="262" w:author="PR Preview" w:date="2026-01-01T00:00:00Z">
        <w:r>
          <w:delText xml:space="preserve"> </w:delText>
        </w:r>
      </w:del>
      <w:hyperlink w:anchor="fig-cosine-sine-unit-circle">
        <w:del w:id="263" w:author="PR Preview" w:date="2026-01-01T00:00:00Z">
          <w:r>
            <w:rPr>
              <w:rStyle w:val="Hyperlink"/>
            </w:rPr>
            <w:delText xml:space="preserve">Figure 3</w:delText>
          </w:r>
        </w:del>
      </w:hyperlink>
      <w:del w:id="264" w:author="PR Preview" w:date="2026-01-01T00:00:00Z">
        <w:r>
          <w:delText xml:space="preserve"> </w:delText>
        </w:r>
      </w:del>
      <w:del w:id="265" w:author="PR Preview" w:date="2026-01-01T00:00:00Z">
        <w:r>
          <w:delText xml:space="preserve">shows the point reached,</w:delText>
        </w:r>
      </w:del>
      <w:del w:id="26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del w:id="267" w:author="PR Preview" w:date="2026-01-01T00:00:00Z">
        <w:r>
          <w:delText xml:space="preserve">, and its two coordinates.</w:delText>
        </w:r>
      </w:del>
      <w:del w:id="268" w:author="PR Preview" w:date="2026-01-01T00:00:00Z">
        <w:r>
          <w:delText xml:space="preserve"> </w:delText>
        </w:r>
      </w:del>
      <w:del w:id="269" w:author="PR Preview" w:date="2026-01-01T00:00:00Z">
        <w:r>
          <w:delText xml:space="preserve">The point is a vertex of a regular hexagon inscribed in the unit circle,</w:delText>
        </w:r>
      </w:del>
      <w:del w:id="270" w:author="PR Preview" w:date="2026-01-01T00:00:00Z">
        <w:r>
          <w:delText xml:space="preserve"> </w:delText>
        </w:r>
      </w:del>
      <w:del w:id="271" w:author="PR Preview" w:date="2026-01-01T00:00:00Z">
        <w:r>
          <w:delText xml:space="preserve">whose sides have the same length as its radius,</w:delText>
        </w:r>
      </w:del>
      <w:del w:id="272" w:author="PR Preview" w:date="2026-01-01T00:00:00Z">
        <w:r>
          <w:delText xml:space="preserve"> </w:delText>
        </w:r>
      </w:del>
      <w:del w:id="273" w:author="PR Preview" w:date="2026-01-01T00:00:00Z">
        <w:r>
          <w:delText xml:space="preserve">so the point is at distance</w:delText>
        </w:r>
      </w:del>
      <w:del w:id="274" w:author="PR Preview" w:date="2026-01-01T00:00:00Z">
        <w:r>
          <w:delText xml:space="preserve"> </w:delText>
        </w:r>
      </w:del>
      <m:oMath>
        <m:r>
          <m:t>1</m:t>
        </m:r>
      </m:oMath>
      <w:del w:id="275" w:author="PR Preview" w:date="2026-01-01T00:00:00Z">
        <w:r>
          <w:delText xml:space="preserve"> </w:delText>
        </w:r>
      </w:del>
      <w:del w:id="276" w:author="PR Preview" w:date="2026-01-01T00:00:00Z">
        <w:r>
          <w:delText xml:space="preserve">from</w:delText>
        </w:r>
      </w:del>
      <w:del w:id="277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278" w:author="PR Preview" w:date="2026-01-01T00:00:00Z">
        <w:r>
          <w:delText xml:space="preserve">.</w:delText>
        </w:r>
      </w:del>
      <w:del w:id="279" w:author="PR Preview" w:date="2026-01-01T00:00:00Z">
        <w:r>
          <w:delText xml:space="preserve"> </w:delText>
        </w:r>
      </w:del>
      <w:del w:id="280" w:author="PR Preview" w:date="2026-01-01T00:00:00Z">
        <w:r>
          <w:delText xml:space="preserve">Writing</w:delText>
        </w:r>
      </w:del>
      <w:del w:id="28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del w:id="282" w:author="PR Preview" w:date="2026-01-01T00:00:00Z">
        <w:r>
          <w:delText xml:space="preserve">,</w:delText>
        </w:r>
      </w:del>
    </w:p>
    <w:p>
      <w:pPr>
        <w:pStyle w:val="BodyText"/>
      </w:pPr>
      <w:ins w:id="283" w:author="PR Preview" w:date="2026-01-01T00:00:00Z">
        <w:r>
          <w:rPr>
            <w:b/>
            <w:bCs/>
          </w:rPr>
          <w:t xml:space="preserve">Example 63 (The unit circle and the angle</w:t>
        </w:r>
      </w:ins>
      <w:ins w:id="284" w:author="PR Preview" w:date="2026-01-01T00:00:00Z">
        <w:r>
          <w:rPr>
            <w:b/>
            <w:bCs/>
          </w:rPr>
          <w:t xml:space="preserve"> </w:t>
        </w:r>
      </w:ins>
      <m:oMath>
        <m:r>
          <m:t>π</m:t>
        </m:r>
        <m:r>
          <m:rPr>
            <m:sty m:val="p"/>
          </m:rPr>
          <m:t>/</m:t>
        </m:r>
        <m:r>
          <m:t>3</m:t>
        </m:r>
      </m:oMath>
      <w:ins w:id="285" w:author="PR Preview" w:date="2026-01-01T00:00:00Z">
        <w:r>
          <w:rPr>
            <w:b/>
            <w:bCs/>
          </w:rPr>
          <w:t xml:space="preserve">)</w:t>
        </w:r>
      </w:ins>
      <w:ins w:id="286" w:author="PR Preview" w:date="2026-01-01T00:00:00Z">
        <w:r>
          <w:t xml:space="preserve"> </w:t>
        </w:r>
      </w:ins>
      <w:ins w:id="287" w:author="PR Preview" w:date="2026-01-01T00:00:00Z">
        <w:r>
          <w:t xml:space="preserve">Take</w:t>
        </w:r>
      </w:ins>
      <w:ins w:id="288" w:author="PR Preview" w:date="2026-01-01T00:00:00Z">
        <w:r>
          <w:t xml:space="preserve"> </w:t>
        </w:r>
      </w:ins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ins w:id="289" w:author="PR Preview" w:date="2026-01-01T00:00:00Z">
        <w:r>
          <w:t xml:space="preserve">, one sixth of the way round the circle.</w:t>
        </w:r>
      </w:ins>
      <w:ins w:id="290" w:author="PR Preview" w:date="2026-01-01T00:00:00Z">
        <w:r>
          <w:t xml:space="preserve"> </w:t>
        </w:r>
      </w:ins>
      <w:hyperlink w:anchor="fig-cosine-sine-unit-circle">
        <w:ins w:id="291" w:author="PR Preview" w:date="2026-01-01T00:00:00Z">
          <w:r>
            <w:rPr>
              <w:rStyle w:val="Hyperlink"/>
            </w:rPr>
            <w:t xml:space="preserve">Figure 3</w:t>
          </w:r>
        </w:ins>
      </w:hyperlink>
      <w:ins w:id="292" w:author="PR Preview" w:date="2026-01-01T00:00:00Z">
        <w:r>
          <w:t xml:space="preserve"> </w:t>
        </w:r>
      </w:ins>
      <w:ins w:id="293" w:author="PR Preview" w:date="2026-01-01T00:00:00Z">
        <w:r>
          <w:t xml:space="preserve">shows the point reached,</w:t>
        </w:r>
      </w:ins>
      <w:ins w:id="29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ins w:id="295" w:author="PR Preview" w:date="2026-01-01T00:00:00Z">
        <w:r>
          <w:t xml:space="preserve">, and its two coordinates.</w:t>
        </w:r>
      </w:ins>
      <w:ins w:id="296" w:author="PR Preview" w:date="2026-01-01T00:00:00Z">
        <w:r>
          <w:t xml:space="preserve"> </w:t>
        </w:r>
      </w:ins>
      <w:ins w:id="297" w:author="PR Preview" w:date="2026-01-01T00:00:00Z">
        <w:r>
          <w:t xml:space="preserve">The point is a vertex of a regular hexagon inscribed in the unit circle,</w:t>
        </w:r>
      </w:ins>
      <w:ins w:id="298" w:author="PR Preview" w:date="2026-01-01T00:00:00Z">
        <w:r>
          <w:t xml:space="preserve"> </w:t>
        </w:r>
      </w:ins>
      <w:ins w:id="299" w:author="PR Preview" w:date="2026-01-01T00:00:00Z">
        <w:r>
          <w:t xml:space="preserve">whose sides have the same length as its radius,</w:t>
        </w:r>
      </w:ins>
      <w:ins w:id="300" w:author="PR Preview" w:date="2026-01-01T00:00:00Z">
        <w:r>
          <w:t xml:space="preserve"> </w:t>
        </w:r>
      </w:ins>
      <w:ins w:id="301" w:author="PR Preview" w:date="2026-01-01T00:00:00Z">
        <w:r>
          <w:t xml:space="preserve">so the point is at distance</w:t>
        </w:r>
      </w:ins>
      <w:ins w:id="302" w:author="PR Preview" w:date="2026-01-01T00:00:00Z">
        <w:r>
          <w:t xml:space="preserve"> </w:t>
        </w:r>
      </w:ins>
      <m:oMath>
        <m:r>
          <m:t>1</m:t>
        </m:r>
      </m:oMath>
      <w:ins w:id="303" w:author="PR Preview" w:date="2026-01-01T00:00:00Z">
        <w:r>
          <w:t xml:space="preserve"> </w:t>
        </w:r>
      </w:ins>
      <w:ins w:id="304" w:author="PR Preview" w:date="2026-01-01T00:00:00Z">
        <w:r>
          <w:t xml:space="preserve">from</w:t>
        </w:r>
      </w:ins>
      <w:ins w:id="30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306" w:author="PR Preview" w:date="2026-01-01T00:00:00Z">
        <w:r>
          <w:t xml:space="preserve">.</w:t>
        </w:r>
      </w:ins>
      <w:ins w:id="307" w:author="PR Preview" w:date="2026-01-01T00:00:00Z">
        <w:r>
          <w:t xml:space="preserve"> </w:t>
        </w:r>
      </w:ins>
      <w:ins w:id="308" w:author="PR Preview" w:date="2026-01-01T00:00:00Z">
        <w:r>
          <w:t xml:space="preserve">Writing</w:t>
        </w:r>
      </w:ins>
      <w:ins w:id="30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ins w:id="310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33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5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3" name="Picture"/>
                  <a:graphic>
                    <a:graphicData uri="http://schemas.openxmlformats.org/drawingml/2006/picture">
                      <pic:pic>
                        <pic:nvPicPr>
                          <pic:cNvPr descr="algebra_files/figure-docx/unnamed-chunk-3-1.png" id="2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95"/>
        </w:tc>
      </w:tr>
    </w:tbl>
    <w:bookmarkEnd w:id="296"/>
    <w:bookmarkStart w:id="297" w:name="thm-cosine-bijection"/>
    <w:p>
      <w:pPr>
        <w:pStyle w:val="BodyText"/>
      </w:pPr>
      <w:r>
        <w:rPr>
          <w:b/>
          <w:bCs/>
        </w:rPr>
        <w:t xml:space="preserve">Theorem 34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Start w:id="298" w:name="def-arccosine"/>
    <w:p>
      <w:pPr>
        <w:pStyle w:val="BodyText"/>
      </w:pPr>
      <w:ins w:id="311" w:author="PR Preview" w:date="2026-01-01T00:00:00Z">
        <w:r>
          <w:rPr>
            <w:b/>
            <w:bCs/>
          </w:rPr>
          <w:t xml:space="preserve">Definition 84 (Arccosine)</w:t>
        </w:r>
      </w:ins>
      <w:ins w:id="312" w:author="PR Preview" w:date="2026-01-01T00:00:00Z">
        <w:r>
          <w:t xml:space="preserve"> </w:t>
        </w:r>
      </w:ins>
      <w:ins w:id="313" w:author="PR Preview" w:date="2026-01-01T00:00:00Z">
        <w:r>
          <w:t xml:space="preserve">The</w:t>
        </w:r>
      </w:ins>
      <w:ins w:id="314" w:author="PR Preview" w:date="2026-01-01T00:00:00Z">
        <w:r>
          <w:t xml:space="preserve"> </w:t>
        </w:r>
      </w:ins>
      <w:ins w:id="315" w:author="PR Preview" w:date="2026-01-01T00:00:00Z">
        <w:r>
          <w:rPr>
            <w:b/>
            <w:bCs/>
          </w:rPr>
          <w:t xml:space="preserve">arccosine</w:t>
        </w:r>
      </w:ins>
      <w:ins w:id="316" w:author="PR Preview" w:date="2026-01-01T00:00:00Z">
        <w:r>
          <w:t xml:space="preserve"> </w:t>
        </w:r>
      </w:ins>
      <m:oMath>
        <m:r>
          <m:rPr>
            <m:sty m:val="p"/>
          </m:rPr>
          <m:t>arccos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ins w:id="317" w:author="PR Preview" w:date="2026-01-01T00:00:00Z">
        <w:r>
          <w:t xml:space="preserve"> </w:t>
        </w:r>
      </w:ins>
      <w:ins w:id="318" w:author="PR Preview" w:date="2026-01-01T00:00:00Z">
        <w:r>
          <w:t xml:space="preserve">is the</w:t>
        </w:r>
      </w:ins>
      <w:ins w:id="319" w:author="PR Preview" w:date="2026-01-01T00:00:00Z">
        <w:r>
          <w:t xml:space="preserve"> </w:t>
        </w:r>
      </w:ins>
      <w:hyperlink r:id="rId52">
        <w:ins w:id="320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321" w:author="PR Preview" w:date="2026-01-01T00:00:00Z">
        <w:r>
          <w:t xml:space="preserve"> </w:t>
        </w:r>
      </w:ins>
      <w:ins w:id="322" w:author="PR Preview" w:date="2026-01-01T00:00:00Z">
        <w:r>
          <w:t xml:space="preserve">that sends each</w:t>
        </w:r>
      </w:ins>
      <w:ins w:id="323" w:author="PR Preview" w:date="2026-01-01T00:00:00Z">
        <w:r>
          <w:t xml:space="preserve"> </w:t>
        </w:r>
      </w:ins>
      <w:hyperlink w:anchor="def-cosine-sine">
        <w:ins w:id="324" w:author="PR Preview" w:date="2026-01-01T00:00:00Z">
          <w:r>
            <w:rPr>
              <w:rStyle w:val="Hyperlink"/>
            </w:rPr>
            <w:t xml:space="preserve">cosine</w:t>
          </w:r>
        </w:ins>
      </w:hyperlink>
      <w:ins w:id="325" w:author="PR Preview" w:date="2026-01-01T00:00:00Z">
        <w:r>
          <w:t xml:space="preserve">,</w:t>
        </w:r>
      </w:ins>
      <w:ins w:id="326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327" w:author="PR Preview" w:date="2026-01-01T00:00:00Z">
        <w:r>
          <w:t xml:space="preserve">,</w:t>
        </w:r>
      </w:ins>
      <w:ins w:id="328" w:author="PR Preview" w:date="2026-01-01T00:00:00Z">
        <w:r>
          <w:t xml:space="preserve"> </w:t>
        </w:r>
      </w:ins>
      <w:ins w:id="329" w:author="PR Preview" w:date="2026-01-01T00:00:00Z">
        <w:r>
          <w:t xml:space="preserve">to the one</w:t>
        </w:r>
      </w:ins>
      <w:ins w:id="330" w:author="PR Preview" w:date="2026-01-01T00:00:00Z">
        <w:r>
          <w:t xml:space="preserve"> </w:t>
        </w:r>
      </w:ins>
      <w:hyperlink r:id="rId15">
        <w:ins w:id="331" w:author="PR Preview" w:date="2026-01-01T00:00:00Z">
          <w:r>
            <w:rPr>
              <w:rStyle w:val="Hyperlink"/>
            </w:rPr>
            <w:t xml:space="preserve">real number</w:t>
          </w:r>
        </w:ins>
      </w:hyperlink>
      <w:ins w:id="332" w:author="PR Preview" w:date="2026-01-01T00:00:00Z">
        <w:r>
          <w:t xml:space="preserve"> </w:t>
        </w:r>
      </w:ins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ins w:id="333" w:author="PR Preview" w:date="2026-01-01T00:00:00Z">
        <w:r>
          <w:t xml:space="preserve"> </w:t>
        </w:r>
      </w:ins>
      <w:ins w:id="334" w:author="PR Preview" w:date="2026-01-01T00:00:00Z">
        <w:r>
          <w:t xml:space="preserve">whose cosine is</w:t>
        </w:r>
      </w:ins>
      <w:ins w:id="335" w:author="PR Preview" w:date="2026-01-01T00:00:00Z">
        <w:r>
          <w:t xml:space="preserve"> </w:t>
        </w:r>
      </w:ins>
      <m:oMath>
        <m:r>
          <m:t>c</m:t>
        </m:r>
      </m:oMath>
      <w:ins w:id="336" w:author="PR Preview" w:date="2026-01-01T00:00:00Z">
        <w:r>
          <w:t xml:space="preserve">.</w:t>
        </w:r>
      </w:ins>
      <w:ins w:id="337" w:author="PR Preview" w:date="2026-01-01T00:00:00Z">
        <w:r>
          <w:t xml:space="preserve"> </w:t>
        </w:r>
      </w:ins>
      <w:ins w:id="338" w:author="PR Preview" w:date="2026-01-01T00:00:00Z">
        <w:r>
          <w:t xml:space="preserve">By</w:t>
        </w:r>
      </w:ins>
      <w:ins w:id="339" w:author="PR Preview" w:date="2026-01-01T00:00:00Z">
        <w:r>
          <w:t xml:space="preserve"> </w:t>
        </w:r>
      </w:ins>
      <w:hyperlink w:anchor="thm-cosine-bijection">
        <w:ins w:id="340" w:author="PR Preview" w:date="2026-01-01T00:00:00Z">
          <w:r>
            <w:rPr>
              <w:rStyle w:val="Hyperlink"/>
            </w:rPr>
            <w:t xml:space="preserve">Theorem 34</w:t>
          </w:r>
        </w:ins>
      </w:hyperlink>
      <w:ins w:id="341" w:author="PR Preview" w:date="2026-01-01T00:00:00Z">
        <w:r>
          <w:t xml:space="preserve">, there is just one such</w:t>
        </w:r>
      </w:ins>
      <w:ins w:id="342" w:author="PR Preview" w:date="2026-01-01T00:00:00Z">
        <w:r>
          <w:t xml:space="preserve"> </w:t>
        </w:r>
      </w:ins>
      <m:oMath>
        <m:r>
          <m:t>θ</m:t>
        </m:r>
      </m:oMath>
      <w:ins w:id="343" w:author="PR Preview" w:date="2026-01-01T00:00:00Z">
        <w:r>
          <w:t xml:space="preserve">.</w:t>
        </w:r>
      </w:ins>
    </w:p>
    <w:bookmarkEnd w:id="298"/>
    <w:bookmarkStart w:id="299" w:name="exm-arccosine"/>
    <w:p>
      <w:pPr>
        <w:pStyle w:val="BodyText"/>
      </w:pPr>
      <w:ins w:id="344" w:author="PR Preview" w:date="2026-01-01T00:00:00Z">
        <w:r>
          <w:rPr>
            <w:b/>
            <w:bCs/>
          </w:rPr>
          <w:t xml:space="preserve">Example 64 (Three arccosines)</w:t>
        </w:r>
      </w:ins>
      <w:ins w:id="345" w:author="PR Preview" w:date="2026-01-01T00:00:00Z">
        <w:r>
          <w:t xml:space="preserve"> </w:t>
        </w:r>
      </w:ins>
      <w:ins w:id="346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59"/>
        </w:numPr>
      </w:pPr>
      <w:ins w:id="347" w:author="PR Preview" w:date="2026-01-01T00:00:00Z">
        <w:r>
          <w:t xml:space="preserve">The</w:t>
        </w:r>
      </w:ins>
      <w:ins w:id="348" w:author="PR Preview" w:date="2026-01-01T00:00:00Z">
        <w:r>
          <w:t xml:space="preserve"> </w:t>
        </w:r>
      </w:ins>
      <w:hyperlink w:anchor="def-arccosine">
        <w:ins w:id="349" w:author="PR Preview" w:date="2026-01-01T00:00:00Z">
          <w:r>
            <w:rPr>
              <w:rStyle w:val="Hyperlink"/>
            </w:rPr>
            <w:t xml:space="preserve">arccosine</w:t>
          </w:r>
        </w:ins>
      </w:hyperlink>
      <w:ins w:id="350" w:author="PR Preview" w:date="2026-01-01T00:00:00Z">
        <w:r>
          <w:t xml:space="preserve"> </w:t>
        </w:r>
      </w:ins>
      <w:ins w:id="351" w:author="PR Preview" w:date="2026-01-01T00:00:00Z">
        <w:r>
          <w:t xml:space="preserve">of one is</w:t>
        </w:r>
      </w:ins>
      <w:ins w:id="352" w:author="PR Preview" w:date="2026-01-01T00:00:00Z">
        <w:r>
          <w:t xml:space="preserve"> </w:t>
        </w:r>
      </w:ins>
      <m:oMath>
        <m:r>
          <m:rPr>
            <m:sty m:val="p"/>
          </m:rPr>
          <m:t>arccos</m:t>
        </m:r>
        <m:r>
          <m:t>1</m:t>
        </m:r>
        <m:r>
          <m:rPr>
            <m:sty m:val="p"/>
          </m:rPr>
          <m:t>=</m:t>
        </m:r>
        <m:r>
          <m:t>0</m:t>
        </m:r>
      </m:oMath>
      <w:ins w:id="353" w:author="PR Preview" w:date="2026-01-01T00:00:00Z">
        <w:r>
          <w:t xml:space="preserve">, because the</w:t>
        </w:r>
      </w:ins>
      <w:ins w:id="354" w:author="PR Preview" w:date="2026-01-01T00:00:00Z">
        <w:r>
          <w:t xml:space="preserve"> </w:t>
        </w:r>
      </w:ins>
      <w:hyperlink w:anchor="def-cosine-sine">
        <w:ins w:id="355" w:author="PR Preview" w:date="2026-01-01T00:00:00Z">
          <w:r>
            <w:rPr>
              <w:rStyle w:val="Hyperlink"/>
            </w:rPr>
            <w:t xml:space="preserve">cosine</w:t>
          </w:r>
        </w:ins>
      </w:hyperlink>
      <w:ins w:id="356" w:author="PR Preview" w:date="2026-01-01T00:00:00Z">
        <w:r>
          <w:t xml:space="preserve"> </w:t>
        </w:r>
      </w:ins>
      <w:ins w:id="357" w:author="PR Preview" w:date="2026-01-01T00:00:00Z">
        <w:r>
          <w:t xml:space="preserve">of zero is</w:t>
        </w:r>
      </w:ins>
      <w:ins w:id="358" w:author="PR Preview" w:date="2026-01-01T00:00:00Z">
        <w:r>
          <w:t xml:space="preserve"> </w:t>
        </w:r>
      </w:ins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ins w:id="359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59"/>
        </w:numPr>
      </w:pPr>
      <w:ins w:id="360" w:author="PR Preview" w:date="2026-01-01T00:00:00Z">
        <w:r>
          <w:t xml:space="preserve">The arccosine of zero is</w:t>
        </w:r>
      </w:ins>
      <w:ins w:id="361" w:author="PR Preview" w:date="2026-01-01T00:00:00Z">
        <w:r>
          <w:t xml:space="preserve"> </w:t>
        </w:r>
      </w:ins>
      <m:oMath>
        <m:r>
          <m:rPr>
            <m:sty m:val="p"/>
          </m:rPr>
          <m:t>arccos</m:t>
        </m:r>
        <m:r>
          <m:t>0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ins w:id="362" w:author="PR Preview" w:date="2026-01-01T00:00:00Z">
        <w:r>
          <w:t xml:space="preserve">, because the cosine of a quarter turn is</w:t>
        </w:r>
      </w:ins>
      <w:ins w:id="363" w:author="PR Preview" w:date="2026-01-01T00:00:00Z">
        <w:r>
          <w:t xml:space="preserve"> </w:t>
        </w:r>
      </w:ins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364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59"/>
        </w:numPr>
      </w:pPr>
      <w:ins w:id="365" w:author="PR Preview" w:date="2026-01-01T00:00:00Z">
        <w:r>
          <w:t xml:space="preserve">The arccosine of minus one is</w:t>
        </w:r>
      </w:ins>
      <w:ins w:id="366" w:author="PR Preview" w:date="2026-01-01T00:00:00Z">
        <w:r>
          <w:t xml:space="preserve"> </w:t>
        </w:r>
      </w:ins>
      <m:oMath>
        <m:r>
          <m:rPr>
            <m:sty m:val="p"/>
          </m:rPr>
          <m:t>arccos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ins w:id="367" w:author="PR Preview" w:date="2026-01-01T00:00:00Z">
        <w:r>
          <w:t xml:space="preserve">, because the cosine of a half turn is</w:t>
        </w:r>
      </w:ins>
      <w:ins w:id="368" w:author="PR Preview" w:date="2026-01-01T00:00:00Z">
        <w:r>
          <w:t xml:space="preserve"> </w:t>
        </w:r>
      </w:ins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369" w:author="PR Preview" w:date="2026-01-01T00:00:00Z">
        <w:r>
          <w:t xml:space="preserve">.</w:t>
        </w:r>
      </w:ins>
    </w:p>
    <w:bookmarkEnd w:id="299"/>
    <w:bookmarkEnd w:id="300"/>
    <w:bookmarkStart w:id="322" w:name="sec-complex-numbers"/>
    <w:p>
      <w:pPr>
        <w:pStyle w:val="Heading2"/>
      </w:pPr>
      <w:r>
        <w:t xml:space="preserve">21 Complex numbers</w:t>
      </w:r>
    </w:p>
    <w:bookmarkStart w:id="301" w:name="def-imaginary-unit"/>
    <w:p>
      <w:pPr>
        <w:pStyle w:val="FirstParagraph"/>
      </w:pPr>
      <w:del w:id="370" w:author="PR Preview" w:date="2026-01-01T00:00:00Z">
        <w:r>
          <w:rPr>
            <w:b/>
            <w:bCs/>
          </w:rPr>
          <w:delText xml:space="preserve">Definition 83 (Imaginary unit)</w:delText>
        </w:r>
      </w:del>
      <w:del w:id="371" w:author="PR Preview" w:date="2026-01-01T00:00:00Z">
        <w:r>
          <w:delText xml:space="preserve"> </w:delText>
        </w:r>
      </w:del>
      <w:del w:id="372" w:author="PR Preview" w:date="2026-01-01T00:00:00Z">
        <w:r>
          <w:delText xml:space="preserve">The</w:delText>
        </w:r>
      </w:del>
      <w:del w:id="373" w:author="PR Preview" w:date="2026-01-01T00:00:00Z">
        <w:r>
          <w:delText xml:space="preserve"> </w:delText>
        </w:r>
      </w:del>
      <w:del w:id="374" w:author="PR Preview" w:date="2026-01-01T00:00:00Z">
        <w:r>
          <w:rPr>
            <w:b/>
            <w:bCs/>
          </w:rPr>
          <w:delText xml:space="preserve">imaginary unit</w:delText>
        </w:r>
      </w:del>
      <w:del w:id="375" w:author="PR Preview" w:date="2026-01-01T00:00:00Z">
        <w:r>
          <w:delText xml:space="preserve"> </w:delText>
        </w:r>
      </w:del>
      <m:oMath>
        <m:r>
          <m:t>i</m:t>
        </m:r>
      </m:oMath>
      <w:del w:id="376" w:author="PR Preview" w:date="2026-01-01T00:00:00Z">
        <w:r>
          <w:delText xml:space="preserve"> </w:delText>
        </w:r>
      </w:del>
      <w:del w:id="377" w:author="PR Preview" w:date="2026-01-01T00:00:00Z">
        <w:r>
          <w:delText xml:space="preserve">is a number whose square is</w:delText>
        </w:r>
      </w:del>
      <w:del w:id="378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379" w:author="PR Preview" w:date="2026-01-01T00:00:00Z">
        <w:r>
          <w:delText xml:space="preserve"> </w:delText>
        </w:r>
      </w:del>
      <w:del w:id="380" w:author="PR Preview" w:date="2026-01-01T00:00:00Z">
        <w:r>
          <w:delText xml:space="preserve">[41]</w:delText>
        </w:r>
      </w:del>
      <w:del w:id="381" w:author="PR Preview" w:date="2026-01-01T00:00:00Z">
        <w:r>
          <w:delText xml:space="preserve">:</w:delText>
        </w:r>
      </w:del>
    </w:p>
    <w:p>
      <w:pPr>
        <w:pStyle w:val="FirstParagraph"/>
      </w:pPr>
      <w:ins w:id="382" w:author="PR Preview" w:date="2026-01-01T00:00:00Z">
        <w:r>
          <w:rPr>
            <w:b/>
            <w:bCs/>
          </w:rPr>
          <w:t xml:space="preserve">Definition 85 (Imaginary unit)</w:t>
        </w:r>
      </w:ins>
      <w:ins w:id="383" w:author="PR Preview" w:date="2026-01-01T00:00:00Z">
        <w:r>
          <w:t xml:space="preserve"> </w:t>
        </w:r>
      </w:ins>
      <w:ins w:id="384" w:author="PR Preview" w:date="2026-01-01T00:00:00Z">
        <w:r>
          <w:t xml:space="preserve">The</w:t>
        </w:r>
      </w:ins>
      <w:ins w:id="385" w:author="PR Preview" w:date="2026-01-01T00:00:00Z">
        <w:r>
          <w:t xml:space="preserve"> </w:t>
        </w:r>
      </w:ins>
      <w:ins w:id="386" w:author="PR Preview" w:date="2026-01-01T00:00:00Z">
        <w:r>
          <w:rPr>
            <w:b/>
            <w:bCs/>
          </w:rPr>
          <w:t xml:space="preserve">imaginary unit</w:t>
        </w:r>
      </w:ins>
      <w:ins w:id="387" w:author="PR Preview" w:date="2026-01-01T00:00:00Z">
        <w:r>
          <w:t xml:space="preserve"> </w:t>
        </w:r>
      </w:ins>
      <m:oMath>
        <m:r>
          <m:t>i</m:t>
        </m:r>
      </m:oMath>
      <w:ins w:id="388" w:author="PR Preview" w:date="2026-01-01T00:00:00Z">
        <w:r>
          <w:t xml:space="preserve"> </w:t>
        </w:r>
      </w:ins>
      <w:ins w:id="389" w:author="PR Preview" w:date="2026-01-01T00:00:00Z">
        <w:r>
          <w:t xml:space="preserve">is a number whose square is</w:t>
        </w:r>
      </w:ins>
      <w:ins w:id="390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391" w:author="PR Preview" w:date="2026-01-01T00:00:00Z">
        <w:r>
          <w:t xml:space="preserve"> </w:t>
        </w:r>
      </w:ins>
      <w:ins w:id="392" w:author="PR Preview" w:date="2026-01-01T00:00:00Z">
        <w:r>
          <w:t xml:space="preserve">[41]</w:t>
        </w:r>
      </w:ins>
      <w:ins w:id="393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60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60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60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301"/>
    <w:p>
      <w:pPr>
        <w:pStyle w:val="FirstParagraph"/>
      </w:pPr>
      <w:r>
        <w:t xml:space="preserve">Axler [42], Definition 1.1, p. 2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302" w:name="exm-imaginary-unit-powers"/>
    <w:p>
      <w:pPr>
        <w:pStyle w:val="BodyText"/>
      </w:pPr>
      <w:del w:id="394" w:author="PR Preview" w:date="2026-01-01T00:00:00Z">
        <w:r>
          <w:rPr>
            <w:b/>
            <w:bCs/>
          </w:rPr>
          <w:delText xml:space="preserve">Example 63 (Powers of the imaginary unit)</w:delText>
        </w:r>
      </w:del>
      <w:del w:id="395" w:author="PR Preview" w:date="2026-01-01T00:00:00Z">
        <w:r>
          <w:delText xml:space="preserve"> </w:delText>
        </w:r>
      </w:del>
      <w:del w:id="396" w:author="PR Preview" w:date="2026-01-01T00:00:00Z">
        <w:r>
          <w:delText xml:space="preserve">The powers of</w:delText>
        </w:r>
      </w:del>
      <w:del w:id="397" w:author="PR Preview" w:date="2026-01-01T00:00:00Z">
        <w:r>
          <w:delText xml:space="preserve"> </w:delText>
        </w:r>
      </w:del>
      <m:oMath>
        <m:r>
          <m:t>i</m:t>
        </m:r>
      </m:oMath>
      <w:del w:id="398" w:author="PR Preview" w:date="2026-01-01T00:00:00Z">
        <w:r>
          <w:delText xml:space="preserve"> </w:delText>
        </w:r>
      </w:del>
      <w:del w:id="399" w:author="PR Preview" w:date="2026-01-01T00:00:00Z">
        <w:r>
          <w:delText xml:space="preserve">repeat in a cycle of four:</w:delText>
        </w:r>
      </w:del>
    </w:p>
    <w:p>
      <w:pPr>
        <w:pStyle w:val="BodyText"/>
      </w:pPr>
      <w:ins w:id="400" w:author="PR Preview" w:date="2026-01-01T00:00:00Z">
        <w:r>
          <w:rPr>
            <w:b/>
            <w:bCs/>
          </w:rPr>
          <w:t xml:space="preserve">Example 65 (Powers of the imaginary unit)</w:t>
        </w:r>
      </w:ins>
      <w:ins w:id="401" w:author="PR Preview" w:date="2026-01-01T00:00:00Z">
        <w:r>
          <w:t xml:space="preserve"> </w:t>
        </w:r>
      </w:ins>
      <w:ins w:id="402" w:author="PR Preview" w:date="2026-01-01T00:00:00Z">
        <w:r>
          <w:t xml:space="preserve">The powers of</w:t>
        </w:r>
      </w:ins>
      <w:ins w:id="403" w:author="PR Preview" w:date="2026-01-01T00:00:00Z">
        <w:r>
          <w:t xml:space="preserve"> </w:t>
        </w:r>
      </w:ins>
      <m:oMath>
        <m:r>
          <m:t>i</m:t>
        </m:r>
      </m:oMath>
      <w:ins w:id="404" w:author="PR Preview" w:date="2026-01-01T00:00:00Z">
        <w:r>
          <w:t xml:space="preserve"> </w:t>
        </w:r>
      </w:ins>
      <w:ins w:id="405" w:author="PR Preview" w:date="2026-01-01T00:00:00Z">
        <w:r>
          <w:t xml:space="preserve">repeat in a cycle of four: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85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02"/>
    <w:bookmarkStart w:id="303" w:name="exm-no-real-imaginary-unit"/>
    <w:p>
      <w:pPr>
        <w:pStyle w:val="BodyText"/>
      </w:pPr>
      <w:del w:id="406" w:author="PR Preview" w:date="2026-01-01T00:00:00Z">
        <w:r>
          <w:rPr>
            <w:b/>
            <w:bCs/>
          </w:rPr>
          <w:delText xml:space="preserve">Example 64 (No real number squares to</w:delText>
        </w:r>
      </w:del>
      <w:del w:id="407" w:author="PR Preview" w:date="2026-01-01T00:00:00Z">
        <w:r>
          <w:rPr>
            <w:b/>
            <w:bCs/>
          </w:rP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408" w:author="PR Preview" w:date="2026-01-01T00:00:00Z">
        <w:r>
          <w:rPr>
            <w:b/>
            <w:bCs/>
          </w:rPr>
          <w:delText xml:space="preserve">)</w:delText>
        </w:r>
      </w:del>
      <w:del w:id="409" w:author="PR Preview" w:date="2026-01-01T00:00:00Z">
        <w:r>
          <w:delText xml:space="preserve"> </w:delText>
        </w:r>
      </w:del>
      <w:del w:id="410" w:author="PR Preview" w:date="2026-01-01T00:00:00Z">
        <w:r>
          <w:delText xml:space="preserve">The imaginary unit is not a real number,</w:delText>
        </w:r>
      </w:del>
      <w:del w:id="411" w:author="PR Preview" w:date="2026-01-01T00:00:00Z">
        <w:r>
          <w:delText xml:space="preserve"> </w:delText>
        </w:r>
      </w:del>
      <w:del w:id="412" w:author="PR Preview" w:date="2026-01-01T00:00:00Z">
        <w:r>
          <w:delText xml:space="preserve">because the square of every real number</w:delText>
        </w:r>
      </w:del>
      <w:del w:id="413" w:author="PR Preview" w:date="2026-01-01T00:00:00Z">
        <w:r>
          <w:delText xml:space="preserve"> </w:delText>
        </w:r>
      </w:del>
      <m:oMath>
        <m:r>
          <m:t>x</m:t>
        </m:r>
      </m:oMath>
      <w:del w:id="414" w:author="PR Preview" w:date="2026-01-01T00:00:00Z">
        <w:r>
          <w:delText xml:space="preserve"> </w:delText>
        </w:r>
      </w:del>
      <w:del w:id="415" w:author="PR Preview" w:date="2026-01-01T00:00:00Z">
        <w:r>
          <w:delText xml:space="preserve">is at least</w:delText>
        </w:r>
      </w:del>
      <w:del w:id="416" w:author="PR Preview" w:date="2026-01-01T00:00:00Z">
        <w:r>
          <w:delText xml:space="preserve"> </w:delText>
        </w:r>
      </w:del>
      <m:oMath>
        <m:r>
          <m:t>0</m:t>
        </m:r>
      </m:oMath>
      <w:del w:id="417" w:author="PR Preview" w:date="2026-01-01T00:00:00Z">
        <w:r>
          <w:delText xml:space="preserve">:</w:delText>
        </w:r>
      </w:del>
    </w:p>
    <w:p>
      <w:pPr>
        <w:pStyle w:val="BodyText"/>
      </w:pPr>
      <w:ins w:id="418" w:author="PR Preview" w:date="2026-01-01T00:00:00Z">
        <w:r>
          <w:rPr>
            <w:b/>
            <w:bCs/>
          </w:rPr>
          <w:t xml:space="preserve">Example 66 (No real number squares to</w:t>
        </w:r>
      </w:ins>
      <w:ins w:id="419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420" w:author="PR Preview" w:date="2026-01-01T00:00:00Z">
        <w:r>
          <w:rPr>
            <w:b/>
            <w:bCs/>
          </w:rPr>
          <w:t xml:space="preserve">)</w:t>
        </w:r>
      </w:ins>
      <w:ins w:id="421" w:author="PR Preview" w:date="2026-01-01T00:00:00Z">
        <w:r>
          <w:t xml:space="preserve"> </w:t>
        </w:r>
      </w:ins>
      <w:ins w:id="422" w:author="PR Preview" w:date="2026-01-01T00:00:00Z">
        <w:r>
          <w:t xml:space="preserve">The imaginary unit is not a real number,</w:t>
        </w:r>
      </w:ins>
      <w:ins w:id="423" w:author="PR Preview" w:date="2026-01-01T00:00:00Z">
        <w:r>
          <w:t xml:space="preserve"> </w:t>
        </w:r>
      </w:ins>
      <w:ins w:id="424" w:author="PR Preview" w:date="2026-01-01T00:00:00Z">
        <w:r>
          <w:t xml:space="preserve">because the square of every real number</w:t>
        </w:r>
      </w:ins>
      <w:ins w:id="425" w:author="PR Preview" w:date="2026-01-01T00:00:00Z">
        <w:r>
          <w:t xml:space="preserve"> </w:t>
        </w:r>
      </w:ins>
      <m:oMath>
        <m:r>
          <m:t>x</m:t>
        </m:r>
      </m:oMath>
      <w:ins w:id="426" w:author="PR Preview" w:date="2026-01-01T00:00:00Z">
        <w:r>
          <w:t xml:space="preserve"> </w:t>
        </w:r>
      </w:ins>
      <w:ins w:id="427" w:author="PR Preview" w:date="2026-01-01T00:00:00Z">
        <w:r>
          <w:t xml:space="preserve">is at least</w:t>
        </w:r>
      </w:ins>
      <w:ins w:id="428" w:author="PR Preview" w:date="2026-01-01T00:00:00Z">
        <w:r>
          <w:t xml:space="preserve"> </w:t>
        </w:r>
      </w:ins>
      <m:oMath>
        <m:r>
          <m:t>0</m:t>
        </m:r>
      </m:oMath>
      <w:ins w:id="429" w:author="PR Preview" w:date="2026-01-01T00:00:00Z">
        <w:r>
          <w:t xml:space="preserve">:</w:t>
        </w:r>
      </w:ins>
    </w:p>
    <w:p>
      <w:pPr>
        <w:pStyle w:val="Compact"/>
        <w:numPr>
          <w:ilvl w:val="0"/>
          <w:numId w:val="1061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61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del w:id="430" w:author="PR Preview" w:date="2026-01-01T00:00:00Z">
        <w:r>
          <w:delText xml:space="preserve">For instance,</w:delText>
        </w:r>
      </w:del>
      <w:del w:id="431" w:author="PR Preview" w:date="2026-01-01T00:00:00Z">
        <w:r>
          <w:delText xml:space="preserve"> </w:delText>
        </w:r>
      </w:del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del w:id="432" w:author="PR Preview" w:date="2026-01-01T00:00:00Z">
        <w:r>
          <w:delText xml:space="preserve"> </w:delText>
        </w:r>
      </w:del>
      <w:del w:id="433" w:author="PR Preview" w:date="2026-01-01T00:00:00Z">
        <w:r>
          <w:delText xml:space="preserve">and</w:delText>
        </w:r>
      </w:del>
      <w:del w:id="43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del w:id="435" w:author="PR Preview" w:date="2026-01-01T00:00:00Z">
        <w:r>
          <w:delText xml:space="preserve">;</w:delText>
        </w:r>
      </w:del>
      <w:del w:id="436" w:author="PR Preview" w:date="2026-01-01T00:00:00Z">
        <w:r>
          <w:delText xml:space="preserve"> </w:delText>
        </w:r>
      </w:del>
      <w:del w:id="437" w:author="PR Preview" w:date="2026-01-01T00:00:00Z">
        <w:r>
          <w:delText xml:space="preserve">neither is</w:delText>
        </w:r>
      </w:del>
      <w:del w:id="438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439" w:author="PR Preview" w:date="2026-01-01T00:00:00Z">
        <w:r>
          <w:delText xml:space="preserve">.</w:delText>
        </w:r>
      </w:del>
      <w:del w:id="440" w:author="PR Preview" w:date="2026-01-01T00:00:00Z">
        <w:r>
          <w:delText xml:space="preserve"> </w:delText>
        </w:r>
      </w:del>
      <w:del w:id="441" w:author="PR Preview" w:date="2026-01-01T00:00:00Z">
        <w:r>
          <w:delText xml:space="preserve">So the equation</w:delText>
        </w:r>
      </w:del>
      <w:del w:id="442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del w:id="443" w:author="PR Preview" w:date="2026-01-01T00:00:00Z">
        <w:r>
          <w:delText xml:space="preserve"> </w:delText>
        </w:r>
      </w:del>
      <w:del w:id="444" w:author="PR Preview" w:date="2026-01-01T00:00:00Z">
        <w:r>
          <w:delText xml:space="preserve">has no real solution,</w:delText>
        </w:r>
      </w:del>
      <w:del w:id="445" w:author="PR Preview" w:date="2026-01-01T00:00:00Z">
        <w:r>
          <w:delText xml:space="preserve"> </w:delText>
        </w:r>
      </w:del>
      <w:del w:id="446" w:author="PR Preview" w:date="2026-01-01T00:00:00Z">
        <w:r>
          <w:delText xml:space="preserve">and</w:delText>
        </w:r>
      </w:del>
      <w:del w:id="447" w:author="PR Preview" w:date="2026-01-01T00:00:00Z">
        <w:r>
          <w:delText xml:space="preserve"> </w:delText>
        </w:r>
      </w:del>
      <w:hyperlink w:anchor="def-imaginary-unit">
        <w:del w:id="448" w:author="PR Preview" w:date="2026-01-01T00:00:00Z">
          <w:r>
            <w:rPr>
              <w:rStyle w:val="Hyperlink"/>
            </w:rPr>
            <w:delText xml:space="preserve">Definition 83</w:delText>
          </w:r>
        </w:del>
      </w:hyperlink>
      <w:del w:id="449" w:author="PR Preview" w:date="2026-01-01T00:00:00Z">
        <w:r>
          <w:delText xml:space="preserve"> </w:delText>
        </w:r>
      </w:del>
      <w:del w:id="450" w:author="PR Preview" w:date="2026-01-01T00:00:00Z">
        <w:r>
          <w:delText xml:space="preserve">introduces a new number to solve it.</w:delText>
        </w:r>
      </w:del>
    </w:p>
    <w:p>
      <w:pPr>
        <w:pStyle w:val="FirstParagraph"/>
      </w:pPr>
      <w:ins w:id="451" w:author="PR Preview" w:date="2026-01-01T00:00:00Z">
        <w:r>
          <w:t xml:space="preserve">For instance,</w:t>
        </w:r>
      </w:ins>
      <w:ins w:id="452" w:author="PR Preview" w:date="2026-01-01T00:00:00Z">
        <w:r>
          <w:t xml:space="preserve"> </w:t>
        </w:r>
      </w:ins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ins w:id="453" w:author="PR Preview" w:date="2026-01-01T00:00:00Z">
        <w:r>
          <w:t xml:space="preserve"> </w:t>
        </w:r>
      </w:ins>
      <w:ins w:id="454" w:author="PR Preview" w:date="2026-01-01T00:00:00Z">
        <w:r>
          <w:t xml:space="preserve">and</w:t>
        </w:r>
      </w:ins>
      <w:ins w:id="45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ins w:id="456" w:author="PR Preview" w:date="2026-01-01T00:00:00Z">
        <w:r>
          <w:t xml:space="preserve">;</w:t>
        </w:r>
      </w:ins>
      <w:ins w:id="457" w:author="PR Preview" w:date="2026-01-01T00:00:00Z">
        <w:r>
          <w:t xml:space="preserve"> </w:t>
        </w:r>
      </w:ins>
      <w:ins w:id="458" w:author="PR Preview" w:date="2026-01-01T00:00:00Z">
        <w:r>
          <w:t xml:space="preserve">neither is</w:t>
        </w:r>
      </w:ins>
      <w:ins w:id="459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460" w:author="PR Preview" w:date="2026-01-01T00:00:00Z">
        <w:r>
          <w:t xml:space="preserve">.</w:t>
        </w:r>
      </w:ins>
      <w:ins w:id="461" w:author="PR Preview" w:date="2026-01-01T00:00:00Z">
        <w:r>
          <w:t xml:space="preserve"> </w:t>
        </w:r>
      </w:ins>
      <w:ins w:id="462" w:author="PR Preview" w:date="2026-01-01T00:00:00Z">
        <w:r>
          <w:t xml:space="preserve">So the equation</w:t>
        </w:r>
      </w:ins>
      <w:ins w:id="463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464" w:author="PR Preview" w:date="2026-01-01T00:00:00Z">
        <w:r>
          <w:t xml:space="preserve"> </w:t>
        </w:r>
      </w:ins>
      <w:ins w:id="465" w:author="PR Preview" w:date="2026-01-01T00:00:00Z">
        <w:r>
          <w:t xml:space="preserve">has no real solution,</w:t>
        </w:r>
      </w:ins>
      <w:ins w:id="466" w:author="PR Preview" w:date="2026-01-01T00:00:00Z">
        <w:r>
          <w:t xml:space="preserve"> </w:t>
        </w:r>
      </w:ins>
      <w:ins w:id="467" w:author="PR Preview" w:date="2026-01-01T00:00:00Z">
        <w:r>
          <w:t xml:space="preserve">and</w:t>
        </w:r>
      </w:ins>
      <w:ins w:id="468" w:author="PR Preview" w:date="2026-01-01T00:00:00Z">
        <w:r>
          <w:t xml:space="preserve"> </w:t>
        </w:r>
      </w:ins>
      <w:hyperlink w:anchor="def-imaginary-unit">
        <w:ins w:id="469" w:author="PR Preview" w:date="2026-01-01T00:00:00Z">
          <w:r>
            <w:rPr>
              <w:rStyle w:val="Hyperlink"/>
            </w:rPr>
            <w:t xml:space="preserve">Definition 85</w:t>
          </w:r>
        </w:ins>
      </w:hyperlink>
      <w:ins w:id="470" w:author="PR Preview" w:date="2026-01-01T00:00:00Z">
        <w:r>
          <w:t xml:space="preserve"> </w:t>
        </w:r>
      </w:ins>
      <w:ins w:id="471" w:author="PR Preview" w:date="2026-01-01T00:00:00Z">
        <w:r>
          <w:t xml:space="preserve">introduces a new number to solve it.</w:t>
        </w:r>
      </w:ins>
    </w:p>
    <w:bookmarkEnd w:id="303"/>
    <w:bookmarkStart w:id="304" w:name="thm-negative-imaginary-unit"/>
    <w:p>
      <w:pPr>
        <w:pStyle w:val="BodyText"/>
      </w:pPr>
      <w:r>
        <w:rPr>
          <w:b/>
          <w:bCs/>
        </w:rPr>
        <w:t xml:space="preserve">Theorem 35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3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85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305" w:name="exm-negative-imaginary-unit"/>
    <w:p>
      <w:pPr>
        <w:pStyle w:val="FirstParagraph"/>
      </w:pPr>
      <w:del w:id="472" w:author="PR Preview" w:date="2026-01-01T00:00:00Z">
        <w:r>
          <w:rPr>
            <w:b/>
            <w:bCs/>
          </w:rPr>
          <w:delText xml:space="preserve">Example 65 (Squaring</w:delText>
        </w:r>
      </w:del>
      <w:del w:id="473" w:author="PR Preview" w:date="2026-01-01T00:00:00Z">
        <w:r>
          <w:rPr>
            <w:b/>
            <w:bCs/>
          </w:rPr>
          <w:delText xml:space="preserve"> </w:delText>
        </w:r>
      </w:del>
      <m:oMath>
        <m:r>
          <m:t>i</m:t>
        </m:r>
      </m:oMath>
      <w:del w:id="474" w:author="PR Preview" w:date="2026-01-01T00:00:00Z">
        <w:r>
          <w:rPr>
            <w:b/>
            <w:bCs/>
          </w:rPr>
          <w:delText xml:space="preserve"> </w:delText>
        </w:r>
      </w:del>
      <w:del w:id="475" w:author="PR Preview" w:date="2026-01-01T00:00:00Z">
        <w:r>
          <w:rPr>
            <w:b/>
            <w:bCs/>
          </w:rPr>
          <w:delText xml:space="preserve">and</w:delText>
        </w:r>
      </w:del>
      <w:del w:id="476" w:author="PR Preview" w:date="2026-01-01T00:00:00Z">
        <w:r>
          <w:rPr>
            <w:b/>
            <w:bCs/>
          </w:rPr>
          <w:delText xml:space="preserve"> </w:delText>
        </w:r>
      </w:del>
      <m:oMath>
        <m:r>
          <m:rPr>
            <m:sty m:val="p"/>
          </m:rPr>
          <m:t>−</m:t>
        </m:r>
        <m:r>
          <m:t>i</m:t>
        </m:r>
      </m:oMath>
      <w:del w:id="477" w:author="PR Preview" w:date="2026-01-01T00:00:00Z">
        <w:r>
          <w:rPr>
            <w:b/>
            <w:bCs/>
          </w:rPr>
          <w:delText xml:space="preserve"> </w:delText>
        </w:r>
      </w:del>
      <w:del w:id="478" w:author="PR Preview" w:date="2026-01-01T00:00:00Z">
        <w:r>
          <w:rPr>
            <w:b/>
            <w:bCs/>
          </w:rPr>
          <w:delText xml:space="preserve">in R)</w:delText>
        </w:r>
      </w:del>
      <w:del w:id="479" w:author="PR Preview" w:date="2026-01-01T00:00:00Z">
        <w:r>
          <w:delText xml:space="preserve"> </w:delText>
        </w:r>
      </w:del>
      <w:del w:id="480" w:author="PR Preview" w:date="2026-01-01T00:00:00Z">
        <w:r>
          <w:delText xml:space="preserve">R has the imaginary unit as</w:delText>
        </w:r>
      </w:del>
      <w:del w:id="481" w:author="PR Preview" w:date="2026-01-01T00:00:00Z">
        <w:r>
          <w:delText xml:space="preserve"> </w:delText>
        </w:r>
      </w:del>
      <w:del w:id="482" w:author="PR Preview" w:date="2026-01-01T00:00:00Z">
        <w:r>
          <w:rPr>
            <w:rStyle w:val="VerbatimChar"/>
          </w:rPr>
          <w:delText xml:space="preserve">1i</w:delText>
        </w:r>
      </w:del>
      <w:del w:id="483" w:author="PR Preview" w:date="2026-01-01T00:00:00Z">
        <w:r>
          <w:delText xml:space="preserve">.</w:delText>
        </w:r>
      </w:del>
      <w:del w:id="484" w:author="PR Preview" w:date="2026-01-01T00:00:00Z">
        <w:r>
          <w:delText xml:space="preserve"> </w:delText>
        </w:r>
      </w:del>
      <w:del w:id="485" w:author="PR Preview" w:date="2026-01-01T00:00:00Z">
        <w:r>
          <w:delText xml:space="preserve">The code below squares it and its negative.</w:delText>
        </w:r>
      </w:del>
    </w:p>
    <w:p>
      <w:pPr>
        <w:pStyle w:val="FirstParagraph"/>
      </w:pPr>
      <w:ins w:id="486" w:author="PR Preview" w:date="2026-01-01T00:00:00Z">
        <w:r>
          <w:rPr>
            <w:b/>
            <w:bCs/>
          </w:rPr>
          <w:t xml:space="preserve">Example 67 (Squaring</w:t>
        </w:r>
      </w:ins>
      <w:ins w:id="487" w:author="PR Preview" w:date="2026-01-01T00:00:00Z">
        <w:r>
          <w:rPr>
            <w:b/>
            <w:bCs/>
          </w:rPr>
          <w:t xml:space="preserve"> </w:t>
        </w:r>
      </w:ins>
      <m:oMath>
        <m:r>
          <m:t>i</m:t>
        </m:r>
      </m:oMath>
      <w:ins w:id="488" w:author="PR Preview" w:date="2026-01-01T00:00:00Z">
        <w:r>
          <w:rPr>
            <w:b/>
            <w:bCs/>
          </w:rPr>
          <w:t xml:space="preserve"> </w:t>
        </w:r>
      </w:ins>
      <w:ins w:id="489" w:author="PR Preview" w:date="2026-01-01T00:00:00Z">
        <w:r>
          <w:rPr>
            <w:b/>
            <w:bCs/>
          </w:rPr>
          <w:t xml:space="preserve">and</w:t>
        </w:r>
      </w:ins>
      <w:ins w:id="490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p"/>
          </m:rPr>
          <m:t>−</m:t>
        </m:r>
        <m:r>
          <m:t>i</m:t>
        </m:r>
      </m:oMath>
      <w:ins w:id="491" w:author="PR Preview" w:date="2026-01-01T00:00:00Z">
        <w:r>
          <w:rPr>
            <w:b/>
            <w:bCs/>
          </w:rPr>
          <w:t xml:space="preserve"> </w:t>
        </w:r>
      </w:ins>
      <w:ins w:id="492" w:author="PR Preview" w:date="2026-01-01T00:00:00Z">
        <w:r>
          <w:rPr>
            <w:b/>
            <w:bCs/>
          </w:rPr>
          <w:t xml:space="preserve">in R)</w:t>
        </w:r>
      </w:ins>
      <w:ins w:id="493" w:author="PR Preview" w:date="2026-01-01T00:00:00Z">
        <w:r>
          <w:t xml:space="preserve"> </w:t>
        </w:r>
      </w:ins>
      <w:ins w:id="494" w:author="PR Preview" w:date="2026-01-01T00:00:00Z">
        <w:r>
          <w:t xml:space="preserve">R has the imaginary unit as</w:t>
        </w:r>
      </w:ins>
      <w:ins w:id="495" w:author="PR Preview" w:date="2026-01-01T00:00:00Z">
        <w:r>
          <w:t xml:space="preserve"> </w:t>
        </w:r>
      </w:ins>
      <w:ins w:id="496" w:author="PR Preview" w:date="2026-01-01T00:00:00Z">
        <w:r>
          <w:rPr>
            <w:rStyle w:val="VerbatimChar"/>
          </w:rPr>
          <w:t xml:space="preserve">1i</w:t>
        </w:r>
      </w:ins>
      <w:ins w:id="497" w:author="PR Preview" w:date="2026-01-01T00:00:00Z">
        <w:r>
          <w:t xml:space="preserve">.</w:t>
        </w:r>
      </w:ins>
      <w:ins w:id="498" w:author="PR Preview" w:date="2026-01-01T00:00:00Z">
        <w:r>
          <w:t xml:space="preserve"> </w:t>
        </w:r>
      </w:ins>
      <w:ins w:id="499" w:author="PR Preview" w:date="2026-01-01T00:00:00Z">
        <w:r>
          <w:t xml:space="preserve">The code below squares it and its negative.</w:t>
        </w:r>
      </w:ins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del w:id="500" w:author="PR Preview" w:date="2026-01-01T00:00:00Z">
        <w:r>
          <w:delText xml:space="preserve">Both squares have real part -1</w:delText>
        </w:r>
      </w:del>
      <w:del w:id="501" w:author="PR Preview" w:date="2026-01-01T00:00:00Z">
        <w:r>
          <w:delText xml:space="preserve"> </w:delText>
        </w:r>
      </w:del>
      <w:del w:id="502" w:author="PR Preview" w:date="2026-01-01T00:00:00Z">
        <w:r>
          <w:delText xml:space="preserve">and imaginary part 0,</w:delText>
        </w:r>
      </w:del>
      <w:del w:id="503" w:author="PR Preview" w:date="2026-01-01T00:00:00Z">
        <w:r>
          <w:delText xml:space="preserve"> </w:delText>
        </w:r>
      </w:del>
      <w:del w:id="504" w:author="PR Preview" w:date="2026-01-01T00:00:00Z">
        <w:r>
          <w:delText xml:space="preserve">as</w:delText>
        </w:r>
      </w:del>
      <w:del w:id="505" w:author="PR Preview" w:date="2026-01-01T00:00:00Z">
        <w:r>
          <w:delText xml:space="preserve"> </w:delText>
        </w:r>
      </w:del>
      <w:hyperlink w:anchor="def-imaginary-unit">
        <w:del w:id="506" w:author="PR Preview" w:date="2026-01-01T00:00:00Z">
          <w:r>
            <w:rPr>
              <w:rStyle w:val="Hyperlink"/>
            </w:rPr>
            <w:delText xml:space="preserve">Definition 83</w:delText>
          </w:r>
        </w:del>
      </w:hyperlink>
      <w:del w:id="507" w:author="PR Preview" w:date="2026-01-01T00:00:00Z">
        <w:r>
          <w:delText xml:space="preserve"> </w:delText>
        </w:r>
      </w:del>
      <w:del w:id="508" w:author="PR Preview" w:date="2026-01-01T00:00:00Z">
        <w:r>
          <w:delText xml:space="preserve">and</w:delText>
        </w:r>
      </w:del>
      <w:del w:id="509" w:author="PR Preview" w:date="2026-01-01T00:00:00Z">
        <w:r>
          <w:delText xml:space="preserve"> </w:delText>
        </w:r>
      </w:del>
      <w:hyperlink w:anchor="thm-negative-imaginary-unit">
        <w:del w:id="510" w:author="PR Preview" w:date="2026-01-01T00:00:00Z">
          <w:r>
            <w:rPr>
              <w:rStyle w:val="Hyperlink"/>
            </w:rPr>
            <w:delText xml:space="preserve">Theorem 35</w:delText>
          </w:r>
        </w:del>
      </w:hyperlink>
      <w:del w:id="511" w:author="PR Preview" w:date="2026-01-01T00:00:00Z">
        <w:r>
          <w:delText xml:space="preserve"> </w:delText>
        </w:r>
      </w:del>
      <w:del w:id="512" w:author="PR Preview" w:date="2026-01-01T00:00:00Z">
        <w:r>
          <w:delText xml:space="preserve">say.</w:delText>
        </w:r>
      </w:del>
    </w:p>
    <w:p>
      <w:pPr>
        <w:pStyle w:val="FirstParagraph"/>
      </w:pPr>
      <w:ins w:id="513" w:author="PR Preview" w:date="2026-01-01T00:00:00Z">
        <w:r>
          <w:t xml:space="preserve">Both squares have real part -1</w:t>
        </w:r>
      </w:ins>
      <w:ins w:id="514" w:author="PR Preview" w:date="2026-01-01T00:00:00Z">
        <w:r>
          <w:t xml:space="preserve"> </w:t>
        </w:r>
      </w:ins>
      <w:ins w:id="515" w:author="PR Preview" w:date="2026-01-01T00:00:00Z">
        <w:r>
          <w:t xml:space="preserve">and imaginary part 0,</w:t>
        </w:r>
      </w:ins>
      <w:ins w:id="516" w:author="PR Preview" w:date="2026-01-01T00:00:00Z">
        <w:r>
          <w:t xml:space="preserve"> </w:t>
        </w:r>
      </w:ins>
      <w:ins w:id="517" w:author="PR Preview" w:date="2026-01-01T00:00:00Z">
        <w:r>
          <w:t xml:space="preserve">as</w:t>
        </w:r>
      </w:ins>
      <w:ins w:id="518" w:author="PR Preview" w:date="2026-01-01T00:00:00Z">
        <w:r>
          <w:t xml:space="preserve"> </w:t>
        </w:r>
      </w:ins>
      <w:hyperlink w:anchor="def-imaginary-unit">
        <w:ins w:id="519" w:author="PR Preview" w:date="2026-01-01T00:00:00Z">
          <w:r>
            <w:rPr>
              <w:rStyle w:val="Hyperlink"/>
            </w:rPr>
            <w:t xml:space="preserve">Definition 85</w:t>
          </w:r>
        </w:ins>
      </w:hyperlink>
      <w:ins w:id="520" w:author="PR Preview" w:date="2026-01-01T00:00:00Z">
        <w:r>
          <w:t xml:space="preserve"> </w:t>
        </w:r>
      </w:ins>
      <w:ins w:id="521" w:author="PR Preview" w:date="2026-01-01T00:00:00Z">
        <w:r>
          <w:t xml:space="preserve">and</w:t>
        </w:r>
      </w:ins>
      <w:ins w:id="522" w:author="PR Preview" w:date="2026-01-01T00:00:00Z">
        <w:r>
          <w:t xml:space="preserve"> </w:t>
        </w:r>
      </w:ins>
      <w:hyperlink w:anchor="thm-negative-imaginary-unit">
        <w:ins w:id="523" w:author="PR Preview" w:date="2026-01-01T00:00:00Z">
          <w:r>
            <w:rPr>
              <w:rStyle w:val="Hyperlink"/>
            </w:rPr>
            <w:t xml:space="preserve">Theorem 35</w:t>
          </w:r>
        </w:ins>
      </w:hyperlink>
      <w:ins w:id="524" w:author="PR Preview" w:date="2026-01-01T00:00:00Z">
        <w:r>
          <w:t xml:space="preserve"> </w:t>
        </w:r>
      </w:ins>
      <w:ins w:id="525" w:author="PR Preview" w:date="2026-01-01T00:00:00Z">
        <w:r>
          <w:t xml:space="preserve">say.</w:t>
        </w:r>
      </w:ins>
    </w:p>
    <w:bookmarkEnd w:id="305"/>
    <w:bookmarkStart w:id="306" w:name="rem-imaginary-unit-choice"/>
    <w:p>
      <w:pPr>
        <w:pStyle w:val="BodyText"/>
      </w:pPr>
      <w:r>
        <w:rPr>
          <w:i/>
          <w:iCs/>
        </w:rPr>
        <w:t xml:space="preserve">Remark 23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35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306"/>
    <w:bookmarkStart w:id="307" w:name="def-complex-number"/>
    <w:p>
      <w:pPr>
        <w:pStyle w:val="BodyText"/>
      </w:pPr>
      <w:del w:id="526" w:author="PR Preview" w:date="2026-01-01T00:00:00Z">
        <w:r>
          <w:rPr>
            <w:b/>
            <w:bCs/>
          </w:rPr>
          <w:delText xml:space="preserve">Definition 84 (Complex number)</w:delText>
        </w:r>
      </w:del>
      <w:del w:id="527" w:author="PR Preview" w:date="2026-01-01T00:00:00Z">
        <w:r>
          <w:delText xml:space="preserve"> </w:delText>
        </w:r>
      </w:del>
      <w:del w:id="528" w:author="PR Preview" w:date="2026-01-01T00:00:00Z">
        <w:r>
          <w:delText xml:space="preserve">A</w:delText>
        </w:r>
      </w:del>
      <w:del w:id="529" w:author="PR Preview" w:date="2026-01-01T00:00:00Z">
        <w:r>
          <w:delText xml:space="preserve"> </w:delText>
        </w:r>
      </w:del>
      <w:del w:id="530" w:author="PR Preview" w:date="2026-01-01T00:00:00Z">
        <w:r>
          <w:rPr>
            <w:b/>
            <w:bCs/>
          </w:rPr>
          <w:delText xml:space="preserve">complex number</w:delText>
        </w:r>
      </w:del>
      <w:del w:id="531" w:author="PR Preview" w:date="2026-01-01T00:00:00Z">
        <w:r>
          <w:delText xml:space="preserve"> </w:delText>
        </w:r>
      </w:del>
      <w:del w:id="532" w:author="PR Preview" w:date="2026-01-01T00:00:00Z">
        <w:r>
          <w:delText xml:space="preserve">[43]</w:delText>
        </w:r>
      </w:del>
      <w:del w:id="533" w:author="PR Preview" w:date="2026-01-01T00:00:00Z">
        <w:r>
          <w:delText xml:space="preserve"> </w:delText>
        </w:r>
      </w:del>
      <w:del w:id="534" w:author="PR Preview" w:date="2026-01-01T00:00:00Z">
        <w:r>
          <w:delText xml:space="preserve">is a number of the form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del w:id="535" w:author="PR Preview" w:date="2026-01-01T00:00:00Z">
        <w:r>
          <w:delText xml:space="preserve">where</w:delText>
        </w:r>
      </w:del>
      <w:del w:id="536" w:author="PR Preview" w:date="2026-01-01T00:00:00Z">
        <w:r>
          <w:delText xml:space="preserve"> </w:delText>
        </w:r>
      </w:del>
      <m:oMath>
        <m:r>
          <m:t>a</m:t>
        </m:r>
      </m:oMath>
      <w:del w:id="537" w:author="PR Preview" w:date="2026-01-01T00:00:00Z">
        <w:r>
          <w:delText xml:space="preserve"> </w:delText>
        </w:r>
      </w:del>
      <w:del w:id="538" w:author="PR Preview" w:date="2026-01-01T00:00:00Z">
        <w:r>
          <w:delText xml:space="preserve">and</w:delText>
        </w:r>
      </w:del>
      <w:del w:id="539" w:author="PR Preview" w:date="2026-01-01T00:00:00Z">
        <w:r>
          <w:delText xml:space="preserve"> </w:delText>
        </w:r>
      </w:del>
      <m:oMath>
        <m:r>
          <m:t>b</m:t>
        </m:r>
      </m:oMath>
      <w:del w:id="540" w:author="PR Preview" w:date="2026-01-01T00:00:00Z">
        <w:r>
          <w:delText xml:space="preserve"> </w:delText>
        </w:r>
      </w:del>
      <w:del w:id="541" w:author="PR Preview" w:date="2026-01-01T00:00:00Z">
        <w:r>
          <w:delText xml:space="preserve">are real numbers and</w:delText>
        </w:r>
      </w:del>
      <w:del w:id="542" w:author="PR Preview" w:date="2026-01-01T00:00:00Z">
        <w:r>
          <w:delText xml:space="preserve"> </w:delText>
        </w:r>
      </w:del>
      <m:oMath>
        <m:r>
          <m:t>i</m:t>
        </m:r>
      </m:oMath>
      <w:del w:id="543" w:author="PR Preview" w:date="2026-01-01T00:00:00Z">
        <w:r>
          <w:delText xml:space="preserve"> </w:delText>
        </w:r>
      </w:del>
      <w:del w:id="544" w:author="PR Preview" w:date="2026-01-01T00:00:00Z">
        <w:r>
          <w:delText xml:space="preserve">is the imaginary unit (</w:delText>
        </w:r>
      </w:del>
      <w:hyperlink w:anchor="def-imaginary-unit">
        <w:del w:id="545" w:author="PR Preview" w:date="2026-01-01T00:00:00Z">
          <w:r>
            <w:rPr>
              <w:rStyle w:val="Hyperlink"/>
            </w:rPr>
            <w:delText xml:space="preserve">Definition 83</w:delText>
          </w:r>
        </w:del>
      </w:hyperlink>
      <w:del w:id="546" w:author="PR Preview" w:date="2026-01-01T00:00:00Z">
        <w:r>
          <w:delText xml:space="preserve">).</w:delText>
        </w:r>
      </w:del>
      <w:del w:id="547" w:author="PR Preview" w:date="2026-01-01T00:00:00Z">
        <w:r>
          <w:delText xml:space="preserve"> </w:delText>
        </w:r>
      </w:del>
      <w:del w:id="548" w:author="PR Preview" w:date="2026-01-01T00:00:00Z">
        <w:r>
          <w:delText xml:space="preserve">The set of all complex numbers is</w:delText>
        </w:r>
      </w:del>
      <w:del w:id="549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del w:id="550" w:author="PR Preview" w:date="2026-01-01T00:00:00Z">
        <w:r>
          <w:delText xml:space="preserve">.</w:delText>
        </w:r>
      </w:del>
    </w:p>
    <w:p>
      <w:pPr>
        <w:pStyle w:val="BodyText"/>
      </w:pPr>
      <w:del w:id="551" w:author="PR Preview" w:date="2026-01-01T00:00:00Z">
        <w:r>
          <w:rPr>
            <w:b/>
            <w:bCs/>
          </w:rPr>
          <w:delText xml:space="preserve">Definition 85 (Real part)</w:delText>
        </w:r>
      </w:del>
      <w:del w:id="552" w:author="PR Preview" w:date="2026-01-01T00:00:00Z">
        <w:r>
          <w:delText xml:space="preserve"> </w:delText>
        </w:r>
      </w:del>
      <w:del w:id="553" w:author="PR Preview" w:date="2026-01-01T00:00:00Z">
        <w:r>
          <w:delText xml:space="preserve">The</w:delText>
        </w:r>
      </w:del>
      <w:del w:id="554" w:author="PR Preview" w:date="2026-01-01T00:00:00Z">
        <w:r>
          <w:delText xml:space="preserve"> </w:delText>
        </w:r>
      </w:del>
      <w:del w:id="555" w:author="PR Preview" w:date="2026-01-01T00:00:00Z">
        <w:r>
          <w:rPr>
            <w:b/>
            <w:bCs/>
          </w:rPr>
          <w:delText xml:space="preserve">real part</w:delText>
        </w:r>
      </w:del>
      <w:del w:id="556" w:author="PR Preview" w:date="2026-01-01T00:00:00Z">
        <w:r>
          <w:delText xml:space="preserve"> </w:delText>
        </w:r>
      </w:del>
      <w:del w:id="557" w:author="PR Preview" w:date="2026-01-01T00:00:00Z">
        <w:r>
          <w:delText xml:space="preserve">of a complex number</w:delText>
        </w:r>
      </w:del>
      <w:del w:id="558" w:author="PR Preview" w:date="2026-01-01T00:00:00Z">
        <w:r>
          <w:delText xml:space="preserve"> </w:delText>
        </w:r>
      </w:del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del w:id="559" w:author="PR Preview" w:date="2026-01-01T00:00:00Z">
        <w:r>
          <w:delText xml:space="preserve"> </w:delText>
        </w:r>
      </w:del>
      <w:del w:id="560" w:author="PR Preview" w:date="2026-01-01T00:00:00Z">
        <w:r>
          <w:delText xml:space="preserve">(</w:delText>
        </w:r>
      </w:del>
      <w:hyperlink w:anchor="def-complex-number">
        <w:del w:id="561" w:author="PR Preview" w:date="2026-01-01T00:00:00Z">
          <w:r>
            <w:rPr>
              <w:rStyle w:val="Hyperlink"/>
            </w:rPr>
            <w:delText xml:space="preserve">Definition 84</w:delText>
          </w:r>
        </w:del>
      </w:hyperlink>
      <w:del w:id="562" w:author="PR Preview" w:date="2026-01-01T00:00:00Z">
        <w:r>
          <w:delText xml:space="preserve">) is</w:delText>
        </w:r>
      </w:del>
      <w:del w:id="563" w:author="PR Preview" w:date="2026-01-01T00:00:00Z">
        <w:r>
          <w:delText xml:space="preserve"> </w:delText>
        </w:r>
      </w:del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del w:id="564" w:author="PR Preview" w:date="2026-01-01T00:00:00Z">
        <w:r>
          <w:delText xml:space="preserve">.</w:delText>
        </w:r>
      </w:del>
    </w:p>
    <w:p>
      <w:pPr>
        <w:pStyle w:val="BodyText"/>
      </w:pPr>
      <w:del w:id="565" w:author="PR Preview" w:date="2026-01-01T00:00:00Z">
        <w:r>
          <w:rPr>
            <w:b/>
            <w:bCs/>
          </w:rPr>
          <w:delText xml:space="preserve">Definition 86 (Imaginary part)</w:delText>
        </w:r>
      </w:del>
      <w:del w:id="566" w:author="PR Preview" w:date="2026-01-01T00:00:00Z">
        <w:r>
          <w:delText xml:space="preserve"> </w:delText>
        </w:r>
      </w:del>
      <w:del w:id="567" w:author="PR Preview" w:date="2026-01-01T00:00:00Z">
        <w:r>
          <w:delText xml:space="preserve">The</w:delText>
        </w:r>
      </w:del>
      <w:del w:id="568" w:author="PR Preview" w:date="2026-01-01T00:00:00Z">
        <w:r>
          <w:delText xml:space="preserve"> </w:delText>
        </w:r>
      </w:del>
      <w:del w:id="569" w:author="PR Preview" w:date="2026-01-01T00:00:00Z">
        <w:r>
          <w:rPr>
            <w:b/>
            <w:bCs/>
          </w:rPr>
          <w:delText xml:space="preserve">imaginary part</w:delText>
        </w:r>
      </w:del>
      <w:del w:id="570" w:author="PR Preview" w:date="2026-01-01T00:00:00Z">
        <w:r>
          <w:delText xml:space="preserve"> </w:delText>
        </w:r>
      </w:del>
      <w:del w:id="571" w:author="PR Preview" w:date="2026-01-01T00:00:00Z">
        <w:r>
          <w:delText xml:space="preserve">of a complex number</w:delText>
        </w:r>
      </w:del>
      <w:del w:id="572" w:author="PR Preview" w:date="2026-01-01T00:00:00Z">
        <w:r>
          <w:delText xml:space="preserve"> </w:delText>
        </w:r>
      </w:del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del w:id="573" w:author="PR Preview" w:date="2026-01-01T00:00:00Z">
        <w:r>
          <w:delText xml:space="preserve"> </w:delText>
        </w:r>
      </w:del>
      <w:del w:id="574" w:author="PR Preview" w:date="2026-01-01T00:00:00Z">
        <w:r>
          <w:delText xml:space="preserve">(</w:delText>
        </w:r>
      </w:del>
      <w:hyperlink w:anchor="def-complex-number">
        <w:del w:id="575" w:author="PR Preview" w:date="2026-01-01T00:00:00Z">
          <w:r>
            <w:rPr>
              <w:rStyle w:val="Hyperlink"/>
            </w:rPr>
            <w:delText xml:space="preserve">Definition 84</w:delText>
          </w:r>
        </w:del>
      </w:hyperlink>
      <w:del w:id="576" w:author="PR Preview" w:date="2026-01-01T00:00:00Z">
        <w:r>
          <w:delText xml:space="preserve">) is</w:delText>
        </w:r>
      </w:del>
      <w:del w:id="577" w:author="PR Preview" w:date="2026-01-01T00:00:00Z">
        <w:r>
          <w:delText xml:space="preserve"> </w:delText>
        </w:r>
      </w:del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del w:id="578" w:author="PR Preview" w:date="2026-01-01T00:00:00Z">
        <w:r>
          <w:delText xml:space="preserve">.</w:delText>
        </w:r>
      </w:del>
    </w:p>
    <w:p>
      <w:pPr>
        <w:pStyle w:val="BodyText"/>
      </w:pPr>
      <w:del w:id="579" w:author="PR Preview" w:date="2026-01-01T00:00:00Z">
        <w:r>
          <w:rPr>
            <w:b/>
            <w:bCs/>
          </w:rPr>
          <w:delText xml:space="preserve">Definition 87 (Equal complex numbers)</w:delText>
        </w:r>
      </w:del>
      <w:del w:id="580" w:author="PR Preview" w:date="2026-01-01T00:00:00Z">
        <w:r>
          <w:delText xml:space="preserve"> </w:delText>
        </w:r>
      </w:del>
      <w:del w:id="581" w:author="PR Preview" w:date="2026-01-01T00:00:00Z">
        <w:r>
          <w:delText xml:space="preserve">Two complex numbers (</w:delText>
        </w:r>
      </w:del>
      <w:hyperlink w:anchor="def-complex-number">
        <w:del w:id="582" w:author="PR Preview" w:date="2026-01-01T00:00:00Z">
          <w:r>
            <w:rPr>
              <w:rStyle w:val="Hyperlink"/>
            </w:rPr>
            <w:delText xml:space="preserve">Definition 84</w:delText>
          </w:r>
        </w:del>
      </w:hyperlink>
      <w:del w:id="583" w:author="PR Preview" w:date="2026-01-01T00:00:00Z">
        <w:r>
          <w:delText xml:space="preserve">) are</w:delText>
        </w:r>
      </w:del>
      <w:del w:id="584" w:author="PR Preview" w:date="2026-01-01T00:00:00Z">
        <w:r>
          <w:delText xml:space="preserve"> </w:delText>
        </w:r>
      </w:del>
      <w:del w:id="585" w:author="PR Preview" w:date="2026-01-01T00:00:00Z">
        <w:r>
          <w:rPr>
            <w:b/>
            <w:bCs/>
          </w:rPr>
          <w:delText xml:space="preserve">equal</w:delText>
        </w:r>
      </w:del>
      <w:del w:id="586" w:author="PR Preview" w:date="2026-01-01T00:00:00Z">
        <w:r>
          <w:delText xml:space="preserve"> </w:delText>
        </w:r>
      </w:del>
      <w:del w:id="587" w:author="PR Preview" w:date="2026-01-01T00:00:00Z">
        <w:r>
          <w:delText xml:space="preserve">exactly when their real parts (</w:delText>
        </w:r>
      </w:del>
      <w:hyperlink w:anchor="def-real-part">
        <w:del w:id="588" w:author="PR Preview" w:date="2026-01-01T00:00:00Z">
          <w:r>
            <w:rPr>
              <w:rStyle w:val="Hyperlink"/>
            </w:rPr>
            <w:delText xml:space="preserve">Definition 85</w:delText>
          </w:r>
        </w:del>
      </w:hyperlink>
      <w:del w:id="589" w:author="PR Preview" w:date="2026-01-01T00:00:00Z">
        <w:r>
          <w:delText xml:space="preserve">) are equal and their imaginary parts (</w:delText>
        </w:r>
      </w:del>
      <w:hyperlink w:anchor="def-imaginary-part">
        <w:del w:id="590" w:author="PR Preview" w:date="2026-01-01T00:00:00Z">
          <w:r>
            <w:rPr>
              <w:rStyle w:val="Hyperlink"/>
            </w:rPr>
            <w:delText xml:space="preserve">Definition 86</w:delText>
          </w:r>
        </w:del>
      </w:hyperlink>
      <w:del w:id="591" w:author="PR Preview" w:date="2026-01-01T00:00:00Z">
        <w:r>
          <w:delText xml:space="preserve">) are equal.</w:delText>
        </w:r>
      </w:del>
    </w:p>
    <w:p>
      <w:pPr>
        <w:pStyle w:val="BodyText"/>
      </w:pPr>
      <w:ins w:id="592" w:author="PR Preview" w:date="2026-01-01T00:00:00Z">
        <w:r>
          <w:rPr>
            <w:b/>
            <w:bCs/>
          </w:rPr>
          <w:t xml:space="preserve">Definition 86 (Complex number)</w:t>
        </w:r>
      </w:ins>
      <w:ins w:id="593" w:author="PR Preview" w:date="2026-01-01T00:00:00Z">
        <w:r>
          <w:t xml:space="preserve"> </w:t>
        </w:r>
      </w:ins>
      <w:ins w:id="594" w:author="PR Preview" w:date="2026-01-01T00:00:00Z">
        <w:r>
          <w:t xml:space="preserve">A</w:t>
        </w:r>
      </w:ins>
      <w:ins w:id="595" w:author="PR Preview" w:date="2026-01-01T00:00:00Z">
        <w:r>
          <w:t xml:space="preserve"> </w:t>
        </w:r>
      </w:ins>
      <w:ins w:id="596" w:author="PR Preview" w:date="2026-01-01T00:00:00Z">
        <w:r>
          <w:rPr>
            <w:b/>
            <w:bCs/>
          </w:rPr>
          <w:t xml:space="preserve">complex number</w:t>
        </w:r>
      </w:ins>
      <w:ins w:id="597" w:author="PR Preview" w:date="2026-01-01T00:00:00Z">
        <w:r>
          <w:t xml:space="preserve"> </w:t>
        </w:r>
      </w:ins>
      <w:ins w:id="598" w:author="PR Preview" w:date="2026-01-01T00:00:00Z">
        <w:r>
          <w:t xml:space="preserve">[43]</w:t>
        </w:r>
      </w:ins>
      <w:ins w:id="599" w:author="PR Preview" w:date="2026-01-01T00:00:00Z">
        <w:r>
          <w:t xml:space="preserve"> </w:t>
        </w:r>
      </w:ins>
      <w:ins w:id="600" w:author="PR Preview" w:date="2026-01-01T00:00:00Z">
        <w:r>
          <w:t xml:space="preserve">is a number of the form</w:t>
        </w:r>
      </w:ins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601" w:author="PR Preview" w:date="2026-01-01T00:00:00Z">
        <w:r>
          <w:t xml:space="preserve">where</w:t>
        </w:r>
      </w:ins>
      <w:ins w:id="602" w:author="PR Preview" w:date="2026-01-01T00:00:00Z">
        <w:r>
          <w:t xml:space="preserve"> </w:t>
        </w:r>
      </w:ins>
      <m:oMath>
        <m:r>
          <m:t>a</m:t>
        </m:r>
      </m:oMath>
      <w:ins w:id="603" w:author="PR Preview" w:date="2026-01-01T00:00:00Z">
        <w:r>
          <w:t xml:space="preserve"> </w:t>
        </w:r>
      </w:ins>
      <w:ins w:id="604" w:author="PR Preview" w:date="2026-01-01T00:00:00Z">
        <w:r>
          <w:t xml:space="preserve">and</w:t>
        </w:r>
      </w:ins>
      <w:ins w:id="605" w:author="PR Preview" w:date="2026-01-01T00:00:00Z">
        <w:r>
          <w:t xml:space="preserve"> </w:t>
        </w:r>
      </w:ins>
      <m:oMath>
        <m:r>
          <m:t>b</m:t>
        </m:r>
      </m:oMath>
      <w:ins w:id="606" w:author="PR Preview" w:date="2026-01-01T00:00:00Z">
        <w:r>
          <w:t xml:space="preserve"> </w:t>
        </w:r>
      </w:ins>
      <w:ins w:id="607" w:author="PR Preview" w:date="2026-01-01T00:00:00Z">
        <w:r>
          <w:t xml:space="preserve">are real numbers and</w:t>
        </w:r>
      </w:ins>
      <w:ins w:id="608" w:author="PR Preview" w:date="2026-01-01T00:00:00Z">
        <w:r>
          <w:t xml:space="preserve"> </w:t>
        </w:r>
      </w:ins>
      <m:oMath>
        <m:r>
          <m:t>i</m:t>
        </m:r>
      </m:oMath>
      <w:ins w:id="609" w:author="PR Preview" w:date="2026-01-01T00:00:00Z">
        <w:r>
          <w:t xml:space="preserve"> </w:t>
        </w:r>
      </w:ins>
      <w:ins w:id="610" w:author="PR Preview" w:date="2026-01-01T00:00:00Z">
        <w:r>
          <w:t xml:space="preserve">is the imaginary unit (</w:t>
        </w:r>
      </w:ins>
      <w:hyperlink w:anchor="def-imaginary-unit">
        <w:ins w:id="611" w:author="PR Preview" w:date="2026-01-01T00:00:00Z">
          <w:r>
            <w:rPr>
              <w:rStyle w:val="Hyperlink"/>
            </w:rPr>
            <w:t xml:space="preserve">Definition 85</w:t>
          </w:r>
        </w:ins>
      </w:hyperlink>
      <w:ins w:id="612" w:author="PR Preview" w:date="2026-01-01T00:00:00Z">
        <w:r>
          <w:t xml:space="preserve">).</w:t>
        </w:r>
      </w:ins>
      <w:ins w:id="613" w:author="PR Preview" w:date="2026-01-01T00:00:00Z">
        <w:r>
          <w:t xml:space="preserve"> </w:t>
        </w:r>
      </w:ins>
      <w:ins w:id="614" w:author="PR Preview" w:date="2026-01-01T00:00:00Z">
        <w:r>
          <w:t xml:space="preserve">The set of all complex numbers is</w:t>
        </w:r>
      </w:ins>
      <w:ins w:id="615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ins w:id="616" w:author="PR Preview" w:date="2026-01-01T00:00:00Z">
        <w:r>
          <w:t xml:space="preserve">.</w:t>
        </w:r>
      </w:ins>
    </w:p>
    <w:bookmarkEnd w:id="307"/>
    <w:bookmarkStart w:id="308" w:name="def-real-part"/>
    <w:p>
      <w:pPr>
        <w:pStyle w:val="BodyText"/>
      </w:pPr>
      <w:ins w:id="617" w:author="PR Preview" w:date="2026-01-01T00:00:00Z">
        <w:r>
          <w:rPr>
            <w:b/>
            <w:bCs/>
          </w:rPr>
          <w:t xml:space="preserve">Definition 87 (Real part)</w:t>
        </w:r>
      </w:ins>
      <w:ins w:id="618" w:author="PR Preview" w:date="2026-01-01T00:00:00Z">
        <w:r>
          <w:t xml:space="preserve"> </w:t>
        </w:r>
      </w:ins>
      <w:ins w:id="619" w:author="PR Preview" w:date="2026-01-01T00:00:00Z">
        <w:r>
          <w:t xml:space="preserve">The</w:t>
        </w:r>
      </w:ins>
      <w:ins w:id="620" w:author="PR Preview" w:date="2026-01-01T00:00:00Z">
        <w:r>
          <w:t xml:space="preserve"> </w:t>
        </w:r>
      </w:ins>
      <w:ins w:id="621" w:author="PR Preview" w:date="2026-01-01T00:00:00Z">
        <w:r>
          <w:rPr>
            <w:b/>
            <w:bCs/>
          </w:rPr>
          <w:t xml:space="preserve">real part</w:t>
        </w:r>
      </w:ins>
      <w:ins w:id="622" w:author="PR Preview" w:date="2026-01-01T00:00:00Z">
        <w:r>
          <w:t xml:space="preserve"> </w:t>
        </w:r>
      </w:ins>
      <w:ins w:id="623" w:author="PR Preview" w:date="2026-01-01T00:00:00Z">
        <w:r>
          <w:t xml:space="preserve">of a complex number</w:t>
        </w:r>
      </w:ins>
      <w:ins w:id="624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ins w:id="625" w:author="PR Preview" w:date="2026-01-01T00:00:00Z">
        <w:r>
          <w:t xml:space="preserve"> </w:t>
        </w:r>
      </w:ins>
      <w:ins w:id="626" w:author="PR Preview" w:date="2026-01-01T00:00:00Z">
        <w:r>
          <w:t xml:space="preserve">(</w:t>
        </w:r>
      </w:ins>
      <w:hyperlink w:anchor="def-complex-number">
        <w:ins w:id="627" w:author="PR Preview" w:date="2026-01-01T00:00:00Z">
          <w:r>
            <w:rPr>
              <w:rStyle w:val="Hyperlink"/>
            </w:rPr>
            <w:t xml:space="preserve">Definition 86</w:t>
          </w:r>
        </w:ins>
      </w:hyperlink>
      <w:ins w:id="628" w:author="PR Preview" w:date="2026-01-01T00:00:00Z">
        <w:r>
          <w:t xml:space="preserve">) is</w:t>
        </w:r>
      </w:ins>
      <w:ins w:id="629" w:author="PR Preview" w:date="2026-01-01T00:00:00Z">
        <w:r>
          <w:t xml:space="preserve"> </w:t>
        </w:r>
      </w:ins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ins w:id="630" w:author="PR Preview" w:date="2026-01-01T00:00:00Z">
        <w:r>
          <w:t xml:space="preserve">.</w:t>
        </w:r>
      </w:ins>
    </w:p>
    <w:bookmarkEnd w:id="308"/>
    <w:bookmarkStart w:id="309" w:name="def-imaginary-part"/>
    <w:p>
      <w:pPr>
        <w:pStyle w:val="BodyText"/>
      </w:pPr>
      <w:ins w:id="631" w:author="PR Preview" w:date="2026-01-01T00:00:00Z">
        <w:r>
          <w:rPr>
            <w:b/>
            <w:bCs/>
          </w:rPr>
          <w:t xml:space="preserve">Definition 88 (Imaginary part)</w:t>
        </w:r>
      </w:ins>
      <w:ins w:id="632" w:author="PR Preview" w:date="2026-01-01T00:00:00Z">
        <w:r>
          <w:t xml:space="preserve"> </w:t>
        </w:r>
      </w:ins>
      <w:ins w:id="633" w:author="PR Preview" w:date="2026-01-01T00:00:00Z">
        <w:r>
          <w:t xml:space="preserve">The</w:t>
        </w:r>
      </w:ins>
      <w:ins w:id="634" w:author="PR Preview" w:date="2026-01-01T00:00:00Z">
        <w:r>
          <w:t xml:space="preserve"> </w:t>
        </w:r>
      </w:ins>
      <w:ins w:id="635" w:author="PR Preview" w:date="2026-01-01T00:00:00Z">
        <w:r>
          <w:rPr>
            <w:b/>
            <w:bCs/>
          </w:rPr>
          <w:t xml:space="preserve">imaginary part</w:t>
        </w:r>
      </w:ins>
      <w:ins w:id="636" w:author="PR Preview" w:date="2026-01-01T00:00:00Z">
        <w:r>
          <w:t xml:space="preserve"> </w:t>
        </w:r>
      </w:ins>
      <w:ins w:id="637" w:author="PR Preview" w:date="2026-01-01T00:00:00Z">
        <w:r>
          <w:t xml:space="preserve">of a complex number</w:t>
        </w:r>
      </w:ins>
      <w:ins w:id="638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ins w:id="639" w:author="PR Preview" w:date="2026-01-01T00:00:00Z">
        <w:r>
          <w:t xml:space="preserve"> </w:t>
        </w:r>
      </w:ins>
      <w:ins w:id="640" w:author="PR Preview" w:date="2026-01-01T00:00:00Z">
        <w:r>
          <w:t xml:space="preserve">(</w:t>
        </w:r>
      </w:ins>
      <w:hyperlink w:anchor="def-complex-number">
        <w:ins w:id="641" w:author="PR Preview" w:date="2026-01-01T00:00:00Z">
          <w:r>
            <w:rPr>
              <w:rStyle w:val="Hyperlink"/>
            </w:rPr>
            <w:t xml:space="preserve">Definition 86</w:t>
          </w:r>
        </w:ins>
      </w:hyperlink>
      <w:ins w:id="642" w:author="PR Preview" w:date="2026-01-01T00:00:00Z">
        <w:r>
          <w:t xml:space="preserve">) is</w:t>
        </w:r>
      </w:ins>
      <w:ins w:id="643" w:author="PR Preview" w:date="2026-01-01T00:00:00Z">
        <w:r>
          <w:t xml:space="preserve"> </w:t>
        </w:r>
      </w:ins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ins w:id="644" w:author="PR Preview" w:date="2026-01-01T00:00:00Z">
        <w:r>
          <w:t xml:space="preserve">.</w:t>
        </w:r>
      </w:ins>
    </w:p>
    <w:bookmarkEnd w:id="309"/>
    <w:bookmarkStart w:id="310" w:name="def-complex-equality"/>
    <w:p>
      <w:pPr>
        <w:pStyle w:val="BodyText"/>
      </w:pPr>
      <w:ins w:id="645" w:author="PR Preview" w:date="2026-01-01T00:00:00Z">
        <w:r>
          <w:rPr>
            <w:b/>
            <w:bCs/>
          </w:rPr>
          <w:t xml:space="preserve">Definition 89 (Equal complex numbers)</w:t>
        </w:r>
      </w:ins>
      <w:ins w:id="646" w:author="PR Preview" w:date="2026-01-01T00:00:00Z">
        <w:r>
          <w:t xml:space="preserve"> </w:t>
        </w:r>
      </w:ins>
      <w:ins w:id="647" w:author="PR Preview" w:date="2026-01-01T00:00:00Z">
        <w:r>
          <w:t xml:space="preserve">Two complex numbers (</w:t>
        </w:r>
      </w:ins>
      <w:hyperlink w:anchor="def-complex-number">
        <w:ins w:id="648" w:author="PR Preview" w:date="2026-01-01T00:00:00Z">
          <w:r>
            <w:rPr>
              <w:rStyle w:val="Hyperlink"/>
            </w:rPr>
            <w:t xml:space="preserve">Definition 86</w:t>
          </w:r>
        </w:ins>
      </w:hyperlink>
      <w:ins w:id="649" w:author="PR Preview" w:date="2026-01-01T00:00:00Z">
        <w:r>
          <w:t xml:space="preserve">) are</w:t>
        </w:r>
      </w:ins>
      <w:ins w:id="650" w:author="PR Preview" w:date="2026-01-01T00:00:00Z">
        <w:r>
          <w:t xml:space="preserve"> </w:t>
        </w:r>
      </w:ins>
      <w:ins w:id="651" w:author="PR Preview" w:date="2026-01-01T00:00:00Z">
        <w:r>
          <w:rPr>
            <w:b/>
            <w:bCs/>
          </w:rPr>
          <w:t xml:space="preserve">equal</w:t>
        </w:r>
      </w:ins>
      <w:ins w:id="652" w:author="PR Preview" w:date="2026-01-01T00:00:00Z">
        <w:r>
          <w:t xml:space="preserve"> </w:t>
        </w:r>
      </w:ins>
      <w:ins w:id="653" w:author="PR Preview" w:date="2026-01-01T00:00:00Z">
        <w:r>
          <w:t xml:space="preserve">exactly when their real parts (</w:t>
        </w:r>
      </w:ins>
      <w:hyperlink w:anchor="def-real-part">
        <w:ins w:id="654" w:author="PR Preview" w:date="2026-01-01T00:00:00Z">
          <w:r>
            <w:rPr>
              <w:rStyle w:val="Hyperlink"/>
            </w:rPr>
            <w:t xml:space="preserve">Definition 87</w:t>
          </w:r>
        </w:ins>
      </w:hyperlink>
      <w:ins w:id="655" w:author="PR Preview" w:date="2026-01-01T00:00:00Z">
        <w:r>
          <w:t xml:space="preserve">) are equal and their imaginary parts (</w:t>
        </w:r>
      </w:ins>
      <w:hyperlink w:anchor="def-imaginary-part">
        <w:ins w:id="656" w:author="PR Preview" w:date="2026-01-01T00:00:00Z">
          <w:r>
            <w:rPr>
              <w:rStyle w:val="Hyperlink"/>
            </w:rPr>
            <w:t xml:space="preserve">Definition 88</w:t>
          </w:r>
        </w:ins>
      </w:hyperlink>
      <w:ins w:id="657" w:author="PR Preview" w:date="2026-01-01T00:00:00Z">
        <w:r>
          <w:t xml:space="preserve">) are equal.</w:t>
        </w:r>
      </w:ins>
    </w:p>
    <w:bookmarkEnd w:id="310"/>
    <w:p>
      <w:pPr>
        <w:pStyle w:val="BodyText"/>
      </w:pPr>
      <w:r>
        <w:t xml:space="preserve">Axler [42], Definition 1.1, p. 2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[42], Definition 4.1, p. 120</w:t>
      </w:r>
      <w:r>
        <w:t xml:space="preserve"> </w:t>
      </w:r>
      <w:r>
        <w:t xml:space="preserve">defines the real and imaginary parts.</w:t>
      </w:r>
    </w:p>
    <w:bookmarkStart w:id="311" w:name="exm-complex-number"/>
    <w:p>
      <w:pPr>
        <w:pStyle w:val="BodyText"/>
      </w:pPr>
      <w:del w:id="658" w:author="PR Preview" w:date="2026-01-01T00:00:00Z">
        <w:r>
          <w:rPr>
            <w:b/>
            <w:bCs/>
          </w:rPr>
          <w:delText xml:space="preserve">Example 66 (Real and imaginary parts)</w:delText>
        </w:r>
      </w:del>
      <w:del w:id="659" w:author="PR Preview" w:date="2026-01-01T00:00:00Z">
        <w:r>
          <w:delText xml:space="preserve"> </w:delText>
        </w:r>
      </w:del>
      <w:del w:id="660" w:author="PR Preview" w:date="2026-01-01T00:00:00Z">
        <w:r>
          <w:delText xml:space="preserve">For</w:delText>
        </w:r>
      </w:del>
      <w:del w:id="661" w:author="PR Preview" w:date="2026-01-01T00:00:00Z">
        <w:r>
          <w:delText xml:space="preserve"> </w:delText>
        </w:r>
      </w:del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del w:id="662" w:author="PR Preview" w:date="2026-01-01T00:00:00Z">
        <w:r>
          <w:delText xml:space="preserve">, the real part is</w:delText>
        </w:r>
      </w:del>
      <w:del w:id="663" w:author="PR Preview" w:date="2026-01-01T00:00:00Z">
        <w:r>
          <w:delText xml:space="preserve"> </w:delText>
        </w:r>
      </w:del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del w:id="664" w:author="PR Preview" w:date="2026-01-01T00:00:00Z">
        <w:r>
          <w:delText xml:space="preserve"> </w:delText>
        </w:r>
      </w:del>
      <w:del w:id="665" w:author="PR Preview" w:date="2026-01-01T00:00:00Z">
        <w:r>
          <w:delText xml:space="preserve">and the imaginary part is</w:delText>
        </w:r>
      </w:del>
      <w:del w:id="666" w:author="PR Preview" w:date="2026-01-01T00:00:00Z">
        <w:r>
          <w:delText xml:space="preserve"> </w:delText>
        </w:r>
      </w:del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del w:id="667" w:author="PR Preview" w:date="2026-01-01T00:00:00Z">
        <w:r>
          <w:delText xml:space="preserve">:</w:delText>
        </w:r>
      </w:del>
      <w:del w:id="668" w:author="PR Preview" w:date="2026-01-01T00:00:00Z">
        <w:r>
          <w:delText xml:space="preserve"> </w:delText>
        </w:r>
      </w:del>
      <w:del w:id="669" w:author="PR Preview" w:date="2026-01-01T00:00:00Z">
        <w:r>
          <w:delText xml:space="preserve">the imaginary part is the real number</w:delText>
        </w:r>
      </w:del>
      <w:del w:id="670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5</m:t>
        </m:r>
      </m:oMath>
      <w:del w:id="671" w:author="PR Preview" w:date="2026-01-01T00:00:00Z">
        <w:r>
          <w:delText xml:space="preserve">, not</w:delText>
        </w:r>
      </w:del>
      <w:del w:id="672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del w:id="673" w:author="PR Preview" w:date="2026-01-01T00:00:00Z">
        <w:r>
          <w:delText xml:space="preserve">.</w:delText>
        </w:r>
      </w:del>
    </w:p>
    <w:p>
      <w:pPr>
        <w:pStyle w:val="BodyText"/>
      </w:pPr>
      <w:ins w:id="674" w:author="PR Preview" w:date="2026-01-01T00:00:00Z">
        <w:r>
          <w:rPr>
            <w:b/>
            <w:bCs/>
          </w:rPr>
          <w:t xml:space="preserve">Example 68 (Real and imaginary parts)</w:t>
        </w:r>
      </w:ins>
      <w:ins w:id="675" w:author="PR Preview" w:date="2026-01-01T00:00:00Z">
        <w:r>
          <w:t xml:space="preserve"> </w:t>
        </w:r>
      </w:ins>
      <w:ins w:id="676" w:author="PR Preview" w:date="2026-01-01T00:00:00Z">
        <w:r>
          <w:t xml:space="preserve">For</w:t>
        </w:r>
      </w:ins>
      <w:ins w:id="677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ins w:id="678" w:author="PR Preview" w:date="2026-01-01T00:00:00Z">
        <w:r>
          <w:t xml:space="preserve">, the real part is</w:t>
        </w:r>
      </w:ins>
      <w:ins w:id="679" w:author="PR Preview" w:date="2026-01-01T00:00:00Z">
        <w:r>
          <w:t xml:space="preserve"> </w:t>
        </w:r>
      </w:ins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ins w:id="680" w:author="PR Preview" w:date="2026-01-01T00:00:00Z">
        <w:r>
          <w:t xml:space="preserve"> </w:t>
        </w:r>
      </w:ins>
      <w:ins w:id="681" w:author="PR Preview" w:date="2026-01-01T00:00:00Z">
        <w:r>
          <w:t xml:space="preserve">and the imaginary part is</w:t>
        </w:r>
      </w:ins>
      <w:ins w:id="682" w:author="PR Preview" w:date="2026-01-01T00:00:00Z">
        <w:r>
          <w:t xml:space="preserve"> </w:t>
        </w:r>
      </w:ins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ins w:id="683" w:author="PR Preview" w:date="2026-01-01T00:00:00Z">
        <w:r>
          <w:t xml:space="preserve">:</w:t>
        </w:r>
      </w:ins>
      <w:ins w:id="684" w:author="PR Preview" w:date="2026-01-01T00:00:00Z">
        <w:r>
          <w:t xml:space="preserve"> </w:t>
        </w:r>
      </w:ins>
      <w:ins w:id="685" w:author="PR Preview" w:date="2026-01-01T00:00:00Z">
        <w:r>
          <w:t xml:space="preserve">the imaginary part is the real number</w:t>
        </w:r>
      </w:ins>
      <w:ins w:id="686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5</m:t>
        </m:r>
      </m:oMath>
      <w:ins w:id="687" w:author="PR Preview" w:date="2026-01-01T00:00:00Z">
        <w:r>
          <w:t xml:space="preserve">, not</w:t>
        </w:r>
      </w:ins>
      <w:ins w:id="688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ins w:id="689" w:author="PR Preview" w:date="2026-01-01T00:00:00Z">
        <w:r>
          <w:t xml:space="preserve">.</w:t>
        </w:r>
      </w:ins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311"/>
    <w:bookmarkStart w:id="312" w:name="thm-reals-in-complex"/>
    <w:p>
      <w:pPr>
        <w:pStyle w:val="BodyText"/>
      </w:pPr>
      <w:r>
        <w:rPr>
          <w:b/>
          <w:bCs/>
        </w:rPr>
        <w:t xml:space="preserve">Theorem 36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3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690" w:author="PR Preview" w:date="2026-01-01T00:00:00Z">
        <w:r>
          <w:delText xml:space="preserve">so</w:delText>
        </w:r>
      </w:del>
      <w:del w:id="691" w:author="PR Preview" w:date="2026-01-01T00:00:00Z">
        <w:r>
          <w:delText xml:space="preserve"> </w:delText>
        </w:r>
      </w:del>
      <m:oMath>
        <m:r>
          <m:t>a</m:t>
        </m:r>
      </m:oMath>
      <w:del w:id="692" w:author="PR Preview" w:date="2026-01-01T00:00:00Z">
        <w:r>
          <w:delText xml:space="preserve"> </w:delText>
        </w:r>
      </w:del>
      <w:del w:id="693" w:author="PR Preview" w:date="2026-01-01T00:00:00Z">
        <w:r>
          <w:delText xml:space="preserve">is the complex number</w:delText>
        </w:r>
      </w:del>
      <w:del w:id="694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del w:id="695" w:author="PR Preview" w:date="2026-01-01T00:00:00Z">
        <w:r>
          <w:delText xml:space="preserve">, whose imaginary part is</w:delText>
        </w:r>
      </w:del>
      <w:del w:id="696" w:author="PR Preview" w:date="2026-01-01T00:00:00Z">
        <w:r>
          <w:delText xml:space="preserve"> </w:delText>
        </w:r>
      </w:del>
      <m:oMath>
        <m:r>
          <m:t>0</m:t>
        </m:r>
      </m:oMath>
      <w:del w:id="697" w:author="PR Preview" w:date="2026-01-01T00:00:00Z">
        <w:r>
          <w:delText xml:space="preserve">.</w:delText>
        </w:r>
      </w:del>
      <w:del w:id="698" w:author="PR Preview" w:date="2026-01-01T00:00:00Z">
        <w:r>
          <w:delText xml:space="preserve"> </w:delText>
        </w:r>
      </w:del>
      <w:del w:id="699" w:author="PR Preview" w:date="2026-01-01T00:00:00Z">
        <w:r>
          <w:delText xml:space="preserve">The real part of</w:delText>
        </w:r>
      </w:del>
      <w:del w:id="700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del w:id="701" w:author="PR Preview" w:date="2026-01-01T00:00:00Z">
        <w:r>
          <w:delText xml:space="preserve"> </w:delText>
        </w:r>
      </w:del>
      <w:del w:id="702" w:author="PR Preview" w:date="2026-01-01T00:00:00Z">
        <w:r>
          <w:delText xml:space="preserve">is</w:delText>
        </w:r>
      </w:del>
      <w:del w:id="703" w:author="PR Preview" w:date="2026-01-01T00:00:00Z">
        <w:r>
          <w:delText xml:space="preserve"> </w:delText>
        </w:r>
      </w:del>
      <m:oMath>
        <m:r>
          <m:t>a</m:t>
        </m:r>
      </m:oMath>
      <w:del w:id="704" w:author="PR Preview" w:date="2026-01-01T00:00:00Z">
        <w:r>
          <w:delText xml:space="preserve">, and by the equality rule in</w:delText>
        </w:r>
      </w:del>
      <w:del w:id="705" w:author="PR Preview" w:date="2026-01-01T00:00:00Z">
        <w:r>
          <w:delText xml:space="preserve"> </w:delText>
        </w:r>
      </w:del>
      <w:hyperlink w:anchor="def-complex-equality">
        <w:del w:id="706" w:author="PR Preview" w:date="2026-01-01T00:00:00Z">
          <w:r>
            <w:rPr>
              <w:rStyle w:val="Hyperlink"/>
            </w:rPr>
            <w:delText xml:space="preserve">Definition 87</w:delText>
          </w:r>
        </w:del>
      </w:hyperlink>
      <w:del w:id="707" w:author="PR Preview" w:date="2026-01-01T00:00:00Z">
        <w:r>
          <w:delText xml:space="preserve"> </w:delText>
        </w:r>
      </w:del>
      <w:del w:id="708" w:author="PR Preview" w:date="2026-01-01T00:00:00Z">
        <w:r>
          <w:delText xml:space="preserve">no other pair of real and imaginary parts gives the same number.</w:delText>
        </w:r>
      </w:del>
    </w:p>
    <w:p>
      <w:pPr>
        <w:pStyle w:val="FirstParagraph"/>
      </w:pPr>
      <w:ins w:id="709" w:author="PR Preview" w:date="2026-01-01T00:00:00Z">
        <w:r>
          <w:t xml:space="preserve">so</w:t>
        </w:r>
      </w:ins>
      <w:ins w:id="710" w:author="PR Preview" w:date="2026-01-01T00:00:00Z">
        <w:r>
          <w:t xml:space="preserve"> </w:t>
        </w:r>
      </w:ins>
      <m:oMath>
        <m:r>
          <m:t>a</m:t>
        </m:r>
      </m:oMath>
      <w:ins w:id="711" w:author="PR Preview" w:date="2026-01-01T00:00:00Z">
        <w:r>
          <w:t xml:space="preserve"> </w:t>
        </w:r>
      </w:ins>
      <w:ins w:id="712" w:author="PR Preview" w:date="2026-01-01T00:00:00Z">
        <w:r>
          <w:t xml:space="preserve">is the complex number</w:t>
        </w:r>
      </w:ins>
      <w:ins w:id="713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ins w:id="714" w:author="PR Preview" w:date="2026-01-01T00:00:00Z">
        <w:r>
          <w:t xml:space="preserve">, whose imaginary part is</w:t>
        </w:r>
      </w:ins>
      <w:ins w:id="715" w:author="PR Preview" w:date="2026-01-01T00:00:00Z">
        <w:r>
          <w:t xml:space="preserve"> </w:t>
        </w:r>
      </w:ins>
      <m:oMath>
        <m:r>
          <m:t>0</m:t>
        </m:r>
      </m:oMath>
      <w:ins w:id="716" w:author="PR Preview" w:date="2026-01-01T00:00:00Z">
        <w:r>
          <w:t xml:space="preserve">.</w:t>
        </w:r>
      </w:ins>
      <w:ins w:id="717" w:author="PR Preview" w:date="2026-01-01T00:00:00Z">
        <w:r>
          <w:t xml:space="preserve"> </w:t>
        </w:r>
      </w:ins>
      <w:ins w:id="718" w:author="PR Preview" w:date="2026-01-01T00:00:00Z">
        <w:r>
          <w:t xml:space="preserve">The real part of</w:t>
        </w:r>
      </w:ins>
      <w:ins w:id="719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ins w:id="720" w:author="PR Preview" w:date="2026-01-01T00:00:00Z">
        <w:r>
          <w:t xml:space="preserve"> </w:t>
        </w:r>
      </w:ins>
      <w:ins w:id="721" w:author="PR Preview" w:date="2026-01-01T00:00:00Z">
        <w:r>
          <w:t xml:space="preserve">is</w:t>
        </w:r>
      </w:ins>
      <w:ins w:id="722" w:author="PR Preview" w:date="2026-01-01T00:00:00Z">
        <w:r>
          <w:t xml:space="preserve"> </w:t>
        </w:r>
      </w:ins>
      <m:oMath>
        <m:r>
          <m:t>a</m:t>
        </m:r>
      </m:oMath>
      <w:ins w:id="723" w:author="PR Preview" w:date="2026-01-01T00:00:00Z">
        <w:r>
          <w:t xml:space="preserve">, and by the equality rule in</w:t>
        </w:r>
      </w:ins>
      <w:ins w:id="724" w:author="PR Preview" w:date="2026-01-01T00:00:00Z">
        <w:r>
          <w:t xml:space="preserve"> </w:t>
        </w:r>
      </w:ins>
      <w:hyperlink w:anchor="def-complex-equality">
        <w:ins w:id="725" w:author="PR Preview" w:date="2026-01-01T00:00:00Z">
          <w:r>
            <w:rPr>
              <w:rStyle w:val="Hyperlink"/>
            </w:rPr>
            <w:t xml:space="preserve">Definition 89</w:t>
          </w:r>
        </w:ins>
      </w:hyperlink>
      <w:ins w:id="726" w:author="PR Preview" w:date="2026-01-01T00:00:00Z">
        <w:r>
          <w:t xml:space="preserve"> </w:t>
        </w:r>
      </w:ins>
      <w:ins w:id="727" w:author="PR Preview" w:date="2026-01-01T00:00:00Z">
        <w:r>
          <w:t xml:space="preserve">no other pair of real and imaginary parts gives the same number.</w:t>
        </w:r>
      </w:ins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313" w:name="exm-reals-in-complex"/>
    <w:p>
      <w:pPr>
        <w:pStyle w:val="BodyText"/>
      </w:pPr>
      <w:del w:id="728" w:author="PR Preview" w:date="2026-01-01T00:00:00Z">
        <w:r>
          <w:rPr>
            <w:b/>
            <w:bCs/>
          </w:rPr>
          <w:delText xml:space="preserve">Example 67 (Which complex numbers are real)</w:delText>
        </w:r>
      </w:del>
      <w:del w:id="729" w:author="PR Preview" w:date="2026-01-01T00:00:00Z">
        <w:r>
          <w:delText xml:space="preserve"> </w:delText>
        </w:r>
      </w:del>
      <w:del w:id="730" w:author="PR Preview" w:date="2026-01-01T00:00:00Z">
        <w:r>
          <w:delText xml:space="preserve">R stores complex numbers as a real part and an imaginary part.</w:delText>
        </w:r>
      </w:del>
      <w:del w:id="731" w:author="PR Preview" w:date="2026-01-01T00:00:00Z">
        <w:r>
          <w:delText xml:space="preserve"> </w:delText>
        </w:r>
      </w:del>
      <w:del w:id="732" w:author="PR Preview" w:date="2026-01-01T00:00:00Z">
        <w:r>
          <w:delText xml:space="preserve">The code below converts the real number</w:delText>
        </w:r>
      </w:del>
      <w:del w:id="733" w:author="PR Preview" w:date="2026-01-01T00:00:00Z">
        <w:r>
          <w:delText xml:space="preserve"> </w:delText>
        </w:r>
      </w:del>
      <m:oMath>
        <m:r>
          <m:t>7</m:t>
        </m:r>
      </m:oMath>
      <w:del w:id="734" w:author="PR Preview" w:date="2026-01-01T00:00:00Z">
        <w:r>
          <w:delText xml:space="preserve"> </w:delText>
        </w:r>
      </w:del>
      <w:del w:id="735" w:author="PR Preview" w:date="2026-01-01T00:00:00Z">
        <w:r>
          <w:delText xml:space="preserve">to a complex number</w:delText>
        </w:r>
      </w:del>
      <w:del w:id="736" w:author="PR Preview" w:date="2026-01-01T00:00:00Z">
        <w:r>
          <w:delText xml:space="preserve"> </w:delText>
        </w:r>
      </w:del>
      <w:del w:id="737" w:author="PR Preview" w:date="2026-01-01T00:00:00Z">
        <w:r>
          <w:delText xml:space="preserve">and reads the parts of three complex numbers.</w:delText>
        </w:r>
      </w:del>
    </w:p>
    <w:p>
      <w:pPr>
        <w:pStyle w:val="BodyText"/>
      </w:pPr>
      <w:ins w:id="738" w:author="PR Preview" w:date="2026-01-01T00:00:00Z">
        <w:r>
          <w:rPr>
            <w:b/>
            <w:bCs/>
          </w:rPr>
          <w:t xml:space="preserve">Example 69 (Which complex numbers are real)</w:t>
        </w:r>
      </w:ins>
      <w:ins w:id="739" w:author="PR Preview" w:date="2026-01-01T00:00:00Z">
        <w:r>
          <w:t xml:space="preserve"> </w:t>
        </w:r>
      </w:ins>
      <w:ins w:id="740" w:author="PR Preview" w:date="2026-01-01T00:00:00Z">
        <w:r>
          <w:t xml:space="preserve">R stores complex numbers as a real part and an imaginary part.</w:t>
        </w:r>
      </w:ins>
      <w:ins w:id="741" w:author="PR Preview" w:date="2026-01-01T00:00:00Z">
        <w:r>
          <w:t xml:space="preserve"> </w:t>
        </w:r>
      </w:ins>
      <w:ins w:id="742" w:author="PR Preview" w:date="2026-01-01T00:00:00Z">
        <w:r>
          <w:t xml:space="preserve">The code below converts the real number</w:t>
        </w:r>
      </w:ins>
      <w:ins w:id="743" w:author="PR Preview" w:date="2026-01-01T00:00:00Z">
        <w:r>
          <w:t xml:space="preserve"> </w:t>
        </w:r>
      </w:ins>
      <m:oMath>
        <m:r>
          <m:t>7</m:t>
        </m:r>
      </m:oMath>
      <w:ins w:id="744" w:author="PR Preview" w:date="2026-01-01T00:00:00Z">
        <w:r>
          <w:t xml:space="preserve"> </w:t>
        </w:r>
      </w:ins>
      <w:ins w:id="745" w:author="PR Preview" w:date="2026-01-01T00:00:00Z">
        <w:r>
          <w:t xml:space="preserve">to a complex number</w:t>
        </w:r>
      </w:ins>
      <w:ins w:id="746" w:author="PR Preview" w:date="2026-01-01T00:00:00Z">
        <w:r>
          <w:t xml:space="preserve"> </w:t>
        </w:r>
      </w:ins>
      <w:ins w:id="747" w:author="PR Preview" w:date="2026-01-01T00:00:00Z">
        <w:r>
          <w:t xml:space="preserve">and reads the parts of three complex numbers.</w:t>
        </w:r>
      </w:ins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36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313"/>
    <w:bookmarkStart w:id="314" w:name="thm-complex-arithmetic"/>
    <w:p>
      <w:pPr>
        <w:pStyle w:val="BodyText"/>
      </w:pPr>
      <w:r>
        <w:rPr>
          <w:b/>
          <w:bCs/>
        </w:rPr>
        <w:t xml:space="preserve">Theorem 37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[42], Definition 1.1, p. 2</w:t>
      </w:r>
      <w:r>
        <w:t xml:space="preserve"> </w:t>
      </w:r>
      <w:r>
        <w:t xml:space="preserve">takes these two formulas as the definitions of addition and multiplication.</w:t>
      </w:r>
    </w:p>
    <w:bookmarkStart w:id="315" w:name="exm-complex-arithmetic"/>
    <w:p>
      <w:pPr>
        <w:pStyle w:val="BodyText"/>
      </w:pPr>
      <w:del w:id="748" w:author="PR Preview" w:date="2026-01-01T00:00:00Z">
        <w:r>
          <w:rPr>
            <w:b/>
            <w:bCs/>
          </w:rPr>
          <w:delText xml:space="preserve">Example 68 (Adding and multiplying two complex numbers)</w:delText>
        </w:r>
      </w:del>
      <w:del w:id="749" w:author="PR Preview" w:date="2026-01-01T00:00:00Z">
        <w:r>
          <w:delText xml:space="preserve"> </w:delText>
        </w:r>
      </w:del>
      <w:del w:id="750" w:author="PR Preview" w:date="2026-01-01T00:00:00Z">
        <w:r>
          <w:delText xml:space="preserve">Let</w:delText>
        </w:r>
      </w:del>
      <w:del w:id="751" w:author="PR Preview" w:date="2026-01-01T00:00:00Z">
        <w:r>
          <w:delText xml:space="preserve"> </w:delText>
        </w:r>
      </w:del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del w:id="752" w:author="PR Preview" w:date="2026-01-01T00:00:00Z">
        <w:r>
          <w:delText xml:space="preserve"> </w:delText>
        </w:r>
      </w:del>
      <w:del w:id="753" w:author="PR Preview" w:date="2026-01-01T00:00:00Z">
        <w:r>
          <w:delText xml:space="preserve">and</w:delText>
        </w:r>
      </w:del>
      <w:del w:id="754" w:author="PR Preview" w:date="2026-01-01T00:00:00Z">
        <w:r>
          <w:delText xml:space="preserve"> </w:delText>
        </w:r>
      </w:del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del w:id="755" w:author="PR Preview" w:date="2026-01-01T00:00:00Z">
        <w:r>
          <w:delText xml:space="preserve">.</w:delText>
        </w:r>
      </w:del>
      <w:del w:id="756" w:author="PR Preview" w:date="2026-01-01T00:00:00Z">
        <w:r>
          <w:delText xml:space="preserve"> </w:delText>
        </w:r>
      </w:del>
      <w:del w:id="757" w:author="PR Preview" w:date="2026-01-01T00:00:00Z">
        <w:r>
          <w:delText xml:space="preserve">Their sum is</w:delText>
        </w:r>
      </w:del>
    </w:p>
    <w:p>
      <w:pPr>
        <w:pStyle w:val="BodyText"/>
      </w:pPr>
      <w:ins w:id="758" w:author="PR Preview" w:date="2026-01-01T00:00:00Z">
        <w:r>
          <w:rPr>
            <w:b/>
            <w:bCs/>
          </w:rPr>
          <w:t xml:space="preserve">Example 70 (Adding and multiplying two complex numbers)</w:t>
        </w:r>
      </w:ins>
      <w:ins w:id="759" w:author="PR Preview" w:date="2026-01-01T00:00:00Z">
        <w:r>
          <w:t xml:space="preserve"> </w:t>
        </w:r>
      </w:ins>
      <w:ins w:id="760" w:author="PR Preview" w:date="2026-01-01T00:00:00Z">
        <w:r>
          <w:t xml:space="preserve">Let</w:t>
        </w:r>
      </w:ins>
      <w:ins w:id="761" w:author="PR Preview" w:date="2026-01-01T00:00:00Z">
        <w:r>
          <w:t xml:space="preserve"> </w:t>
        </w:r>
      </w:ins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ins w:id="762" w:author="PR Preview" w:date="2026-01-01T00:00:00Z">
        <w:r>
          <w:t xml:space="preserve"> </w:t>
        </w:r>
      </w:ins>
      <w:ins w:id="763" w:author="PR Preview" w:date="2026-01-01T00:00:00Z">
        <w:r>
          <w:t xml:space="preserve">and</w:t>
        </w:r>
      </w:ins>
      <w:ins w:id="764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ins w:id="765" w:author="PR Preview" w:date="2026-01-01T00:00:00Z">
        <w:r>
          <w:t xml:space="preserve">.</w:t>
        </w:r>
      </w:ins>
      <w:ins w:id="766" w:author="PR Preview" w:date="2026-01-01T00:00:00Z">
        <w:r>
          <w:t xml:space="preserve"> </w:t>
        </w:r>
      </w:ins>
      <w:ins w:id="767" w:author="PR Preview" w:date="2026-01-01T00:00:00Z">
        <w:r>
          <w:t xml:space="preserve">Their sum is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37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37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5"/>
    <w:bookmarkStart w:id="316" w:name="def-complex-conjugate"/>
    <w:p>
      <w:pPr>
        <w:pStyle w:val="FirstParagraph"/>
      </w:pPr>
      <w:del w:id="768" w:author="PR Preview" w:date="2026-01-01T00:00:00Z">
        <w:r>
          <w:rPr>
            <w:b/>
            <w:bCs/>
          </w:rPr>
          <w:delText xml:space="preserve">Definition 88 (Complex conjugate)</w:delText>
        </w:r>
      </w:del>
      <w:del w:id="769" w:author="PR Preview" w:date="2026-01-01T00:00:00Z">
        <w:r>
          <w:delText xml:space="preserve"> </w:delText>
        </w:r>
      </w:del>
      <w:del w:id="770" w:author="PR Preview" w:date="2026-01-01T00:00:00Z">
        <w:r>
          <w:delText xml:space="preserve">The</w:delText>
        </w:r>
      </w:del>
      <w:del w:id="771" w:author="PR Preview" w:date="2026-01-01T00:00:00Z">
        <w:r>
          <w:delText xml:space="preserve"> </w:delText>
        </w:r>
      </w:del>
      <w:del w:id="772" w:author="PR Preview" w:date="2026-01-01T00:00:00Z">
        <w:r>
          <w:rPr>
            <w:b/>
            <w:bCs/>
          </w:rPr>
          <w:delText xml:space="preserve">complex conjugate</w:delText>
        </w:r>
      </w:del>
      <w:del w:id="773" w:author="PR Preview" w:date="2026-01-01T00:00:00Z">
        <w:r>
          <w:delText xml:space="preserve"> </w:delText>
        </w:r>
      </w:del>
      <w:del w:id="774" w:author="PR Preview" w:date="2026-01-01T00:00:00Z">
        <w:r>
          <w:delText xml:space="preserve">[44]</w:delText>
        </w:r>
      </w:del>
      <w:del w:id="775" w:author="PR Preview" w:date="2026-01-01T00:00:00Z">
        <w:r>
          <w:delText xml:space="preserve"> </w:delText>
        </w:r>
      </w:del>
      <w:del w:id="776" w:author="PR Preview" w:date="2026-01-01T00:00:00Z">
        <w:r>
          <w:delText xml:space="preserve">of a complex number</w:delText>
        </w:r>
      </w:del>
      <w:del w:id="777" w:author="PR Preview" w:date="2026-01-01T00:00:00Z">
        <w:r>
          <w:delText xml:space="preserve"> </w:delText>
        </w:r>
      </w:del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del w:id="778" w:author="PR Preview" w:date="2026-01-01T00:00:00Z">
        <w:r>
          <w:delText xml:space="preserve"> </w:delText>
        </w:r>
      </w:del>
      <w:del w:id="779" w:author="PR Preview" w:date="2026-01-01T00:00:00Z">
        <w:r>
          <w:delText xml:space="preserve">(</w:delText>
        </w:r>
      </w:del>
      <w:hyperlink w:anchor="def-complex-number">
        <w:del w:id="780" w:author="PR Preview" w:date="2026-01-01T00:00:00Z">
          <w:r>
            <w:rPr>
              <w:rStyle w:val="Hyperlink"/>
            </w:rPr>
            <w:delText xml:space="preserve">Definition 84</w:delText>
          </w:r>
        </w:del>
      </w:hyperlink>
      <w:del w:id="781" w:author="PR Preview" w:date="2026-01-01T00:00:00Z">
        <w:r>
          <w:delText xml:space="preserve">) is</w:delText>
        </w:r>
      </w:del>
    </w:p>
    <w:p>
      <w:pPr>
        <w:pStyle w:val="FirstParagraph"/>
      </w:pPr>
      <w:ins w:id="782" w:author="PR Preview" w:date="2026-01-01T00:00:00Z">
        <w:r>
          <w:rPr>
            <w:b/>
            <w:bCs/>
          </w:rPr>
          <w:t xml:space="preserve">Definition 90 (Complex conjugate)</w:t>
        </w:r>
      </w:ins>
      <w:ins w:id="783" w:author="PR Preview" w:date="2026-01-01T00:00:00Z">
        <w:r>
          <w:t xml:space="preserve"> </w:t>
        </w:r>
      </w:ins>
      <w:ins w:id="784" w:author="PR Preview" w:date="2026-01-01T00:00:00Z">
        <w:r>
          <w:t xml:space="preserve">The</w:t>
        </w:r>
      </w:ins>
      <w:ins w:id="785" w:author="PR Preview" w:date="2026-01-01T00:00:00Z">
        <w:r>
          <w:t xml:space="preserve"> </w:t>
        </w:r>
      </w:ins>
      <w:ins w:id="786" w:author="PR Preview" w:date="2026-01-01T00:00:00Z">
        <w:r>
          <w:rPr>
            <w:b/>
            <w:bCs/>
          </w:rPr>
          <w:t xml:space="preserve">complex conjugate</w:t>
        </w:r>
      </w:ins>
      <w:ins w:id="787" w:author="PR Preview" w:date="2026-01-01T00:00:00Z">
        <w:r>
          <w:t xml:space="preserve"> </w:t>
        </w:r>
      </w:ins>
      <w:ins w:id="788" w:author="PR Preview" w:date="2026-01-01T00:00:00Z">
        <w:r>
          <w:t xml:space="preserve">[44]</w:t>
        </w:r>
      </w:ins>
      <w:ins w:id="789" w:author="PR Preview" w:date="2026-01-01T00:00:00Z">
        <w:r>
          <w:t xml:space="preserve"> </w:t>
        </w:r>
      </w:ins>
      <w:ins w:id="790" w:author="PR Preview" w:date="2026-01-01T00:00:00Z">
        <w:r>
          <w:t xml:space="preserve">of a complex number</w:t>
        </w:r>
      </w:ins>
      <w:ins w:id="791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ins w:id="792" w:author="PR Preview" w:date="2026-01-01T00:00:00Z">
        <w:r>
          <w:t xml:space="preserve"> </w:t>
        </w:r>
      </w:ins>
      <w:ins w:id="793" w:author="PR Preview" w:date="2026-01-01T00:00:00Z">
        <w:r>
          <w:t xml:space="preserve">(</w:t>
        </w:r>
      </w:ins>
      <w:hyperlink w:anchor="def-complex-number">
        <w:ins w:id="794" w:author="PR Preview" w:date="2026-01-01T00:00:00Z">
          <w:r>
            <w:rPr>
              <w:rStyle w:val="Hyperlink"/>
            </w:rPr>
            <w:t xml:space="preserve">Definition 86</w:t>
          </w:r>
        </w:ins>
      </w:hyperlink>
      <w:ins w:id="795" w:author="PR Preview" w:date="2026-01-01T00:00:00Z">
        <w:r>
          <w:t xml:space="preserve">) is</w:t>
        </w:r>
      </w:ins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16"/>
    <w:p>
      <w:pPr>
        <w:pStyle w:val="FirstParagraph"/>
      </w:pPr>
      <w:r>
        <w:t xml:space="preserve">Axler [42], Definition 4.2, p. 120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317" w:name="exm-complex-conjugate"/>
    <w:p>
      <w:pPr>
        <w:pStyle w:val="BodyText"/>
      </w:pPr>
      <w:del w:id="796" w:author="PR Preview" w:date="2026-01-01T00:00:00Z">
        <w:r>
          <w:rPr>
            <w:b/>
            <w:bCs/>
          </w:rPr>
          <w:delText xml:space="preserve">Example 69 (Complex conjugates)</w:delText>
        </w:r>
      </w:del>
      <w:del w:id="797" w:author="PR Preview" w:date="2026-01-01T00:00:00Z">
        <w:r>
          <w:delText xml:space="preserve"> </w:delText>
        </w:r>
      </w:del>
      <w:del w:id="798" w:author="PR Preview" w:date="2026-01-01T00:00:00Z">
        <w:r>
          <w:delText xml:space="preserve"> </w:delText>
        </w:r>
      </w:del>
    </w:p>
    <w:p>
      <w:pPr>
        <w:pStyle w:val="BodyText"/>
      </w:pPr>
      <w:ins w:id="799" w:author="PR Preview" w:date="2026-01-01T00:00:00Z">
        <w:r>
          <w:rPr>
            <w:b/>
            <w:bCs/>
          </w:rPr>
          <w:t xml:space="preserve">Example 71 (Complex conjugates)</w:t>
        </w:r>
      </w:ins>
      <w:ins w:id="800" w:author="PR Preview" w:date="2026-01-01T00:00:00Z">
        <w:r>
          <w:t xml:space="preserve"> </w:t>
        </w:r>
      </w:ins>
      <w:ins w:id="801" w:author="PR Preview" w:date="2026-01-01T00:00:00Z">
        <w:r>
          <w:t xml:space="preserve"> </w:t>
        </w:r>
      </w:ins>
    </w:p>
    <w:p>
      <w:pPr>
        <w:numPr>
          <w:ilvl w:val="0"/>
          <w:numId w:val="1062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317"/>
    <w:bookmarkStart w:id="318" w:name="def-complex-modulus"/>
    <w:p>
      <w:pPr>
        <w:pStyle w:val="FirstParagraph"/>
      </w:pPr>
      <w:del w:id="802" w:author="PR Preview" w:date="2026-01-01T00:00:00Z">
        <w:r>
          <w:rPr>
            <w:b/>
            <w:bCs/>
          </w:rPr>
          <w:delText xml:space="preserve">Definition 89 (Absolute value (modulus) of a complex number)</w:delText>
        </w:r>
      </w:del>
      <w:del w:id="803" w:author="PR Preview" w:date="2026-01-01T00:00:00Z">
        <w:r>
          <w:delText xml:space="preserve"> </w:delText>
        </w:r>
      </w:del>
      <w:del w:id="804" w:author="PR Preview" w:date="2026-01-01T00:00:00Z">
        <w:r>
          <w:delText xml:space="preserve">The</w:delText>
        </w:r>
      </w:del>
      <w:del w:id="805" w:author="PR Preview" w:date="2026-01-01T00:00:00Z">
        <w:r>
          <w:delText xml:space="preserve"> </w:delText>
        </w:r>
      </w:del>
      <w:del w:id="806" w:author="PR Preview" w:date="2026-01-01T00:00:00Z">
        <w:r>
          <w:rPr>
            <w:b/>
            <w:bCs/>
          </w:rPr>
          <w:delText xml:space="preserve">absolute value</w:delText>
        </w:r>
      </w:del>
      <w:del w:id="807" w:author="PR Preview" w:date="2026-01-01T00:00:00Z">
        <w:r>
          <w:delText xml:space="preserve">, or</w:delText>
        </w:r>
      </w:del>
      <w:del w:id="808" w:author="PR Preview" w:date="2026-01-01T00:00:00Z">
        <w:r>
          <w:delText xml:space="preserve"> </w:delText>
        </w:r>
      </w:del>
      <w:del w:id="809" w:author="PR Preview" w:date="2026-01-01T00:00:00Z">
        <w:r>
          <w:rPr>
            <w:b/>
            <w:bCs/>
          </w:rPr>
          <w:delText xml:space="preserve">modulus</w:delText>
        </w:r>
      </w:del>
      <w:del w:id="810" w:author="PR Preview" w:date="2026-01-01T00:00:00Z">
        <w:r>
          <w:delText xml:space="preserve"> </w:delText>
        </w:r>
      </w:del>
      <w:del w:id="811" w:author="PR Preview" w:date="2026-01-01T00:00:00Z">
        <w:r>
          <w:delText xml:space="preserve">[43]</w:delText>
        </w:r>
      </w:del>
      <w:del w:id="812" w:author="PR Preview" w:date="2026-01-01T00:00:00Z">
        <w:r>
          <w:delText xml:space="preserve">, of a complex number</w:delText>
        </w:r>
      </w:del>
      <w:del w:id="813" w:author="PR Preview" w:date="2026-01-01T00:00:00Z">
        <w:r>
          <w:delText xml:space="preserve"> </w:delText>
        </w:r>
      </w:del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del w:id="814" w:author="PR Preview" w:date="2026-01-01T00:00:00Z">
        <w:r>
          <w:delText xml:space="preserve"> </w:delText>
        </w:r>
      </w:del>
      <w:del w:id="815" w:author="PR Preview" w:date="2026-01-01T00:00:00Z">
        <w:r>
          <w:delText xml:space="preserve">(</w:delText>
        </w:r>
      </w:del>
      <w:hyperlink w:anchor="def-complex-number">
        <w:del w:id="816" w:author="PR Preview" w:date="2026-01-01T00:00:00Z">
          <w:r>
            <w:rPr>
              <w:rStyle w:val="Hyperlink"/>
            </w:rPr>
            <w:delText xml:space="preserve">Definition 84</w:delText>
          </w:r>
        </w:del>
      </w:hyperlink>
      <w:del w:id="817" w:author="PR Preview" w:date="2026-01-01T00:00:00Z">
        <w:r>
          <w:delText xml:space="preserve">) is</w:delText>
        </w:r>
      </w:del>
    </w:p>
    <w:p>
      <w:pPr>
        <w:pStyle w:val="FirstParagraph"/>
      </w:pPr>
      <w:ins w:id="818" w:author="PR Preview" w:date="2026-01-01T00:00:00Z">
        <w:r>
          <w:rPr>
            <w:b/>
            <w:bCs/>
          </w:rPr>
          <w:t xml:space="preserve">Definition 91 (Absolute value (modulus) of a complex number)</w:t>
        </w:r>
      </w:ins>
      <w:ins w:id="819" w:author="PR Preview" w:date="2026-01-01T00:00:00Z">
        <w:r>
          <w:t xml:space="preserve"> </w:t>
        </w:r>
      </w:ins>
      <w:ins w:id="820" w:author="PR Preview" w:date="2026-01-01T00:00:00Z">
        <w:r>
          <w:t xml:space="preserve">The</w:t>
        </w:r>
      </w:ins>
      <w:ins w:id="821" w:author="PR Preview" w:date="2026-01-01T00:00:00Z">
        <w:r>
          <w:t xml:space="preserve"> </w:t>
        </w:r>
      </w:ins>
      <w:ins w:id="822" w:author="PR Preview" w:date="2026-01-01T00:00:00Z">
        <w:r>
          <w:rPr>
            <w:b/>
            <w:bCs/>
          </w:rPr>
          <w:t xml:space="preserve">absolute value</w:t>
        </w:r>
      </w:ins>
      <w:ins w:id="823" w:author="PR Preview" w:date="2026-01-01T00:00:00Z">
        <w:r>
          <w:t xml:space="preserve">, or</w:t>
        </w:r>
      </w:ins>
      <w:ins w:id="824" w:author="PR Preview" w:date="2026-01-01T00:00:00Z">
        <w:r>
          <w:t xml:space="preserve"> </w:t>
        </w:r>
      </w:ins>
      <w:ins w:id="825" w:author="PR Preview" w:date="2026-01-01T00:00:00Z">
        <w:r>
          <w:rPr>
            <w:b/>
            <w:bCs/>
          </w:rPr>
          <w:t xml:space="preserve">modulus</w:t>
        </w:r>
      </w:ins>
      <w:ins w:id="826" w:author="PR Preview" w:date="2026-01-01T00:00:00Z">
        <w:r>
          <w:t xml:space="preserve"> </w:t>
        </w:r>
      </w:ins>
      <w:ins w:id="827" w:author="PR Preview" w:date="2026-01-01T00:00:00Z">
        <w:r>
          <w:t xml:space="preserve">[43]</w:t>
        </w:r>
      </w:ins>
      <w:ins w:id="828" w:author="PR Preview" w:date="2026-01-01T00:00:00Z">
        <w:r>
          <w:t xml:space="preserve">, of a complex number</w:t>
        </w:r>
      </w:ins>
      <w:ins w:id="829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ins w:id="830" w:author="PR Preview" w:date="2026-01-01T00:00:00Z">
        <w:r>
          <w:t xml:space="preserve"> </w:t>
        </w:r>
      </w:ins>
      <w:ins w:id="831" w:author="PR Preview" w:date="2026-01-01T00:00:00Z">
        <w:r>
          <w:t xml:space="preserve">(</w:t>
        </w:r>
      </w:ins>
      <w:hyperlink w:anchor="def-complex-number">
        <w:ins w:id="832" w:author="PR Preview" w:date="2026-01-01T00:00:00Z">
          <w:r>
            <w:rPr>
              <w:rStyle w:val="Hyperlink"/>
            </w:rPr>
            <w:t xml:space="preserve">Definition 86</w:t>
          </w:r>
        </w:ins>
      </w:hyperlink>
      <w:ins w:id="833" w:author="PR Preview" w:date="2026-01-01T00:00:00Z">
        <w:r>
          <w:t xml:space="preserve">) is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318"/>
    <w:p>
      <w:pPr>
        <w:pStyle w:val="FirstParagraph"/>
      </w:pPr>
      <w:r>
        <w:t xml:space="preserve">Axler [42], Definition 4.2, p. 120</w:t>
      </w:r>
      <w:r>
        <w:t xml:space="preserve"> </w:t>
      </w:r>
      <w:r>
        <w:t xml:space="preserve">gives the same definition.</w:t>
      </w:r>
    </w:p>
    <w:bookmarkStart w:id="319" w:name="exm-complex-modulus"/>
    <w:p>
      <w:pPr>
        <w:pStyle w:val="BodyText"/>
      </w:pPr>
      <w:del w:id="834" w:author="PR Preview" w:date="2026-01-01T00:00:00Z">
        <w:r>
          <w:rPr>
            <w:b/>
            <w:bCs/>
          </w:rPr>
          <w:delText xml:space="preserve">Example 70 (Absolute values of complex numbers)</w:delText>
        </w:r>
      </w:del>
      <w:del w:id="835" w:author="PR Preview" w:date="2026-01-01T00:00:00Z">
        <w:r>
          <w:delText xml:space="preserve"> </w:delText>
        </w:r>
      </w:del>
      <w:del w:id="836" w:author="PR Preview" w:date="2026-01-01T00:00:00Z">
        <w:r>
          <w:delText xml:space="preserve"> </w:delText>
        </w:r>
      </w:del>
    </w:p>
    <w:p>
      <w:pPr>
        <w:pStyle w:val="BodyText"/>
      </w:pPr>
      <w:ins w:id="837" w:author="PR Preview" w:date="2026-01-01T00:00:00Z">
        <w:r>
          <w:rPr>
            <w:b/>
            <w:bCs/>
          </w:rPr>
          <w:t xml:space="preserve">Example 72 (Absolute values of complex numbers)</w:t>
        </w:r>
      </w:ins>
      <w:ins w:id="838" w:author="PR Preview" w:date="2026-01-01T00:00:00Z">
        <w:r>
          <w:t xml:space="preserve"> </w:t>
        </w:r>
      </w:ins>
      <w:ins w:id="839" w:author="PR Preview" w:date="2026-01-01T00:00:00Z">
        <w:r>
          <w:t xml:space="preserve"> 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63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9"/>
    <w:bookmarkStart w:id="320" w:name="thm-conj-product"/>
    <w:p>
      <w:pPr>
        <w:pStyle w:val="FirstParagraph"/>
      </w:pPr>
      <w:r>
        <w:rPr>
          <w:b/>
          <w:bCs/>
        </w:rPr>
        <w:t xml:space="preserve">Theorem 38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[42], result 4.4, p. 121</w:t>
      </w:r>
      <w:r>
        <w:t xml:space="preserve"> </w:t>
      </w:r>
      <w:r>
        <w:t xml:space="preserve">lists this identity among the properties of complex numbers.</w:t>
      </w:r>
    </w:p>
    <w:bookmarkStart w:id="321" w:name="exm-conj-product"/>
    <w:p>
      <w:pPr>
        <w:pStyle w:val="BodyText"/>
      </w:pPr>
      <w:del w:id="840" w:author="PR Preview" w:date="2026-01-01T00:00:00Z">
        <w:r>
          <w:rPr>
            <w:b/>
            <w:bCs/>
          </w:rPr>
          <w:delText xml:space="preserve">Example 71 (Multiplying</w:delText>
        </w:r>
      </w:del>
      <w:del w:id="841" w:author="PR Preview" w:date="2026-01-01T00:00:00Z">
        <w:r>
          <w:rPr>
            <w:b/>
            <w:bCs/>
          </w:rPr>
          <w:delText xml:space="preserve"> </w:delText>
        </w:r>
      </w:del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del w:id="842" w:author="PR Preview" w:date="2026-01-01T00:00:00Z">
        <w:r>
          <w:rPr>
            <w:b/>
            <w:bCs/>
          </w:rPr>
          <w:delText xml:space="preserve"> </w:delText>
        </w:r>
      </w:del>
      <w:del w:id="843" w:author="PR Preview" w:date="2026-01-01T00:00:00Z">
        <w:r>
          <w:rPr>
            <w:b/>
            <w:bCs/>
          </w:rPr>
          <w:delText xml:space="preserve">by its conjugate)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del w:id="844" w:author="PR Preview" w:date="2026-01-01T00:00:00Z">
        <w:r>
          <w:delText xml:space="preserve">which is</w:delText>
        </w:r>
      </w:del>
      <w:del w:id="845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del w:id="846" w:author="PR Preview" w:date="2026-01-01T00:00:00Z">
        <w:r>
          <w:delText xml:space="preserve"> </w:delText>
        </w:r>
      </w:del>
      <w:del w:id="847" w:author="PR Preview" w:date="2026-01-01T00:00:00Z">
        <w:r>
          <w:delText xml:space="preserve">from</w:delText>
        </w:r>
      </w:del>
      <w:del w:id="848" w:author="PR Preview" w:date="2026-01-01T00:00:00Z">
        <w:r>
          <w:delText xml:space="preserve"> </w:delText>
        </w:r>
      </w:del>
      <w:hyperlink w:anchor="exm-complex-modulus">
        <w:del w:id="849" w:author="PR Preview" w:date="2026-01-01T00:00:00Z">
          <w:r>
            <w:rPr>
              <w:rStyle w:val="Hyperlink"/>
            </w:rPr>
            <w:delText xml:space="preserve">Example 70</w:delText>
          </w:r>
        </w:del>
      </w:hyperlink>
      <w:del w:id="850" w:author="PR Preview" w:date="2026-01-01T00:00:00Z">
        <w:r>
          <w:delText xml:space="preserve">, as</w:delText>
        </w:r>
      </w:del>
      <w:del w:id="851" w:author="PR Preview" w:date="2026-01-01T00:00:00Z">
        <w:r>
          <w:delText xml:space="preserve"> </w:delText>
        </w:r>
      </w:del>
      <w:hyperlink w:anchor="thm-conj-product">
        <w:del w:id="852" w:author="PR Preview" w:date="2026-01-01T00:00:00Z">
          <w:r>
            <w:rPr>
              <w:rStyle w:val="Hyperlink"/>
            </w:rPr>
            <w:delText xml:space="preserve">Theorem 38</w:delText>
          </w:r>
        </w:del>
      </w:hyperlink>
      <w:del w:id="853" w:author="PR Preview" w:date="2026-01-01T00:00:00Z">
        <w:r>
          <w:delText xml:space="preserve"> </w:delText>
        </w:r>
      </w:del>
      <w:del w:id="854" w:author="PR Preview" w:date="2026-01-01T00:00:00Z">
        <w:r>
          <w:delText xml:space="preserve">says.</w:delText>
        </w:r>
      </w:del>
    </w:p>
    <w:p>
      <w:pPr>
        <w:pStyle w:val="BodyText"/>
      </w:pPr>
      <w:ins w:id="855" w:author="PR Preview" w:date="2026-01-01T00:00:00Z">
        <w:r>
          <w:rPr>
            <w:b/>
            <w:bCs/>
          </w:rPr>
          <w:t xml:space="preserve">Example 73 (Multiplying</w:t>
        </w:r>
      </w:ins>
      <w:ins w:id="856" w:author="PR Preview" w:date="2026-01-01T00:00:00Z">
        <w:r>
          <w:rPr>
            <w:b/>
            <w:bCs/>
          </w:rPr>
          <w:t xml:space="preserve"> </w:t>
        </w:r>
      </w:ins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ins w:id="857" w:author="PR Preview" w:date="2026-01-01T00:00:00Z">
        <w:r>
          <w:rPr>
            <w:b/>
            <w:bCs/>
          </w:rPr>
          <w:t xml:space="preserve"> </w:t>
        </w:r>
      </w:ins>
      <w:ins w:id="858" w:author="PR Preview" w:date="2026-01-01T00:00:00Z">
        <w:r>
          <w:rPr>
            <w:b/>
            <w:bCs/>
          </w:rPr>
          <w:t xml:space="preserve">by its conjugate)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ins w:id="859" w:author="PR Preview" w:date="2026-01-01T00:00:00Z">
        <w:r>
          <w:t xml:space="preserve">which is</w:t>
        </w:r>
      </w:ins>
      <w:ins w:id="860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ins w:id="861" w:author="PR Preview" w:date="2026-01-01T00:00:00Z">
        <w:r>
          <w:t xml:space="preserve"> </w:t>
        </w:r>
      </w:ins>
      <w:ins w:id="862" w:author="PR Preview" w:date="2026-01-01T00:00:00Z">
        <w:r>
          <w:t xml:space="preserve">from</w:t>
        </w:r>
      </w:ins>
      <w:ins w:id="863" w:author="PR Preview" w:date="2026-01-01T00:00:00Z">
        <w:r>
          <w:t xml:space="preserve"> </w:t>
        </w:r>
      </w:ins>
      <w:hyperlink w:anchor="exm-complex-modulus">
        <w:ins w:id="864" w:author="PR Preview" w:date="2026-01-01T00:00:00Z">
          <w:r>
            <w:rPr>
              <w:rStyle w:val="Hyperlink"/>
            </w:rPr>
            <w:t xml:space="preserve">Example 72</w:t>
          </w:r>
        </w:ins>
      </w:hyperlink>
      <w:ins w:id="865" w:author="PR Preview" w:date="2026-01-01T00:00:00Z">
        <w:r>
          <w:t xml:space="preserve">, as</w:t>
        </w:r>
      </w:ins>
      <w:ins w:id="866" w:author="PR Preview" w:date="2026-01-01T00:00:00Z">
        <w:r>
          <w:t xml:space="preserve"> </w:t>
        </w:r>
      </w:ins>
      <w:hyperlink w:anchor="thm-conj-product">
        <w:ins w:id="867" w:author="PR Preview" w:date="2026-01-01T00:00:00Z">
          <w:r>
            <w:rPr>
              <w:rStyle w:val="Hyperlink"/>
            </w:rPr>
            <w:t xml:space="preserve">Theorem 38</w:t>
          </w:r>
        </w:ins>
      </w:hyperlink>
      <w:ins w:id="868" w:author="PR Preview" w:date="2026-01-01T00:00:00Z">
        <w:r>
          <w:t xml:space="preserve"> </w:t>
        </w:r>
      </w:ins>
      <w:ins w:id="869" w:author="PR Preview" w:date="2026-01-01T00:00:00Z">
        <w:r>
          <w:t xml:space="preserve">says.</w:t>
        </w:r>
      </w:ins>
    </w:p>
    <w:bookmarkEnd w:id="321"/>
    <w:bookmarkEnd w:id="322"/>
    <w:bookmarkStart w:id="323" w:name="sec-further-reading"/>
    <w:p>
      <w:pPr>
        <w:pStyle w:val="Heading2"/>
      </w:pPr>
      <w:r>
        <w:t xml:space="preserve">22 Further reading</w:t>
      </w:r>
    </w:p>
    <w:p>
      <w:pPr>
        <w:pStyle w:val="Compact"/>
        <w:numPr>
          <w:ilvl w:val="0"/>
          <w:numId w:val="1064"/>
        </w:numPr>
      </w:pPr>
      <w:r>
        <w:t xml:space="preserve">Abramson et al.</w:t>
      </w:r>
      <w:r>
        <w:t xml:space="preserve"> </w:t>
      </w:r>
      <w:r>
        <w:t xml:space="preserve">[45]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logarithms, and trigonometry,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64"/>
        </w:numPr>
      </w:pPr>
      <w:r>
        <w:t xml:space="preserve">Rudin [16]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323"/>
    <w:bookmarkStart w:id="414" w:name="references"/>
    <w:p>
      <w:pPr>
        <w:pStyle w:val="Heading2"/>
      </w:pPr>
      <w:r>
        <w:t xml:space="preserve">References</w:t>
      </w:r>
    </w:p>
    <w:bookmarkStart w:id="413" w:name="refs"/>
    <w:bookmarkStart w:id="325" w:name="ref-wikipedia_transitive_rela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“Transitive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4">
        <w:r>
          <w:rPr>
            <w:rStyle w:val="Hyperlink"/>
          </w:rPr>
          <w:t xml:space="preserve">https://en.wikipedia.org/wiki/Transitive_relation</w:t>
        </w:r>
      </w:hyperlink>
    </w:p>
    <w:bookmarkEnd w:id="325"/>
    <w:bookmarkStart w:id="327" w:name="ref-wikipedia_ident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6">
        <w:r>
          <w:rPr>
            <w:rStyle w:val="Hyperlink"/>
          </w:rPr>
          <w:t xml:space="preserve">https://en.wikipedia.org/wiki/Identity_(mathematics)</w:t>
        </w:r>
      </w:hyperlink>
    </w:p>
    <w:bookmarkEnd w:id="327"/>
    <w:bookmarkStart w:id="329" w:name="ref-wikipedia_inequality_mathema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“Inequality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8">
        <w:r>
          <w:rPr>
            <w:rStyle w:val="Hyperlink"/>
          </w:rPr>
          <w:t xml:space="preserve">https://en.wikipedia.org/wiki/Inequality_(mathematics)</w:t>
        </w:r>
      </w:hyperlink>
    </w:p>
    <w:bookmarkEnd w:id="329"/>
    <w:bookmarkStart w:id="331" w:name="ref-wikipedia_exponenti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0">
        <w:r>
          <w:rPr>
            <w:rStyle w:val="Hyperlink"/>
          </w:rPr>
          <w:t xml:space="preserve">https://en.wikipedia.org/wiki/Exponentiation</w:t>
        </w:r>
      </w:hyperlink>
    </w:p>
    <w:bookmarkEnd w:id="331"/>
    <w:bookmarkStart w:id="333" w:name="ref-wikipedia_square_roo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2">
        <w:r>
          <w:rPr>
            <w:rStyle w:val="Hyperlink"/>
          </w:rPr>
          <w:t xml:space="preserve">https://en.wikipedia.org/wiki/Square_root</w:t>
        </w:r>
      </w:hyperlink>
    </w:p>
    <w:bookmarkEnd w:id="333"/>
    <w:bookmarkStart w:id="335" w:name="ref-wikipedia_absolute_valu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4">
        <w:r>
          <w:rPr>
            <w:rStyle w:val="Hyperlink"/>
          </w:rPr>
          <w:t xml:space="preserve">https://en.wikipedia.org/wiki/Absolute_value</w:t>
        </w:r>
      </w:hyperlink>
    </w:p>
    <w:bookmarkEnd w:id="335"/>
    <w:bookmarkStart w:id="337" w:name="ref-wikipedia_percentag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“Percentage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6">
        <w:r>
          <w:rPr>
            <w:rStyle w:val="Hyperlink"/>
          </w:rPr>
          <w:t xml:space="preserve">https://en.wikipedia.org/wiki/Percentage</w:t>
        </w:r>
      </w:hyperlink>
    </w:p>
    <w:bookmarkEnd w:id="337"/>
    <w:bookmarkStart w:id="339" w:name="ref-wikipedia_maxima_and_minim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“Maxima and minima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8">
        <w:r>
          <w:rPr>
            <w:rStyle w:val="Hyperlink"/>
          </w:rPr>
          <w:t xml:space="preserve">https://en.wikipedia.org/wiki/Maxima_and_minima</w:t>
        </w:r>
      </w:hyperlink>
    </w:p>
    <w:bookmarkEnd w:id="339"/>
    <w:bookmarkStart w:id="341" w:name="ref-wikipedia_arg_max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“Arg max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0">
        <w:r>
          <w:rPr>
            <w:rStyle w:val="Hyperlink"/>
          </w:rPr>
          <w:t xml:space="preserve">https://en.wikipedia.org/wiki/Arg_max</w:t>
        </w:r>
      </w:hyperlink>
    </w:p>
    <w:bookmarkEnd w:id="341"/>
    <w:bookmarkStart w:id="343" w:name="ref-wikipedia_line_segment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segment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2">
        <w:r>
          <w:rPr>
            <w:rStyle w:val="Hyperlink"/>
          </w:rPr>
          <w:t xml:space="preserve">https://en.wikipedia.org/wiki/Line_segment</w:t>
        </w:r>
      </w:hyperlink>
    </w:p>
    <w:bookmarkEnd w:id="343"/>
    <w:bookmarkStart w:id="345" w:name="ref-wikipedia_chord_geometr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“Chord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4">
        <w:r>
          <w:rPr>
            <w:rStyle w:val="Hyperlink"/>
          </w:rPr>
          <w:t xml:space="preserve">https://en.wikipedia.org/wiki/Chord_(geometry)</w:t>
        </w:r>
      </w:hyperlink>
    </w:p>
    <w:bookmarkEnd w:id="345"/>
    <w:bookmarkStart w:id="347" w:name="ref-wikipedia_convex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6">
        <w:r>
          <w:rPr>
            <w:rStyle w:val="Hyperlink"/>
          </w:rPr>
          <w:t xml:space="preserve">https://en.wikipedia.org/wiki/Convex_function</w:t>
        </w:r>
      </w:hyperlink>
    </w:p>
    <w:bookmarkEnd w:id="347"/>
    <w:bookmarkStart w:id="349" w:name="ref-wikipedia_jensens_inequality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“Jensen’s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8">
        <w:r>
          <w:rPr>
            <w:rStyle w:val="Hyperlink"/>
          </w:rPr>
          <w:t xml:space="preserve">https://en.wikipedia.org/wiki/Jensen%27s_inequality</w:t>
        </w:r>
      </w:hyperlink>
    </w:p>
    <w:bookmarkEnd w:id="349"/>
    <w:bookmarkStart w:id="351" w:name="ref-wikipedia_upper_and_lower_bound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“Upper and lower bounds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0">
        <w:r>
          <w:rPr>
            <w:rStyle w:val="Hyperlink"/>
          </w:rPr>
          <w:t xml:space="preserve">https://en.wikipedia.org/wiki/Upper_and_lower_bounds</w:t>
        </w:r>
      </w:hyperlink>
    </w:p>
    <w:bookmarkEnd w:id="351"/>
    <w:bookmarkStart w:id="353" w:name="ref-wikipedia_least_upper_bound_property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“Least-upper-bound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2">
        <w:r>
          <w:rPr>
            <w:rStyle w:val="Hyperlink"/>
          </w:rPr>
          <w:t xml:space="preserve">https://en.wikipedia.org/wiki/Least-upper-bound_property</w:t>
        </w:r>
      </w:hyperlink>
    </w:p>
    <w:bookmarkEnd w:id="353"/>
    <w:bookmarkStart w:id="354" w:name="ref-rudin1976principle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354"/>
    <w:bookmarkStart w:id="356" w:name="ref-wikipedia_infimum_and_supremum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“Infimum and supremum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5">
        <w:r>
          <w:rPr>
            <w:rStyle w:val="Hyperlink"/>
          </w:rPr>
          <w:t xml:space="preserve">https://en.wikipedia.org/wiki/Infimum_and_supremum</w:t>
        </w:r>
      </w:hyperlink>
    </w:p>
    <w:bookmarkEnd w:id="356"/>
    <w:bookmarkStart w:id="358" w:name="ref-wikipedia_identity_elemen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element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7">
        <w:r>
          <w:rPr>
            <w:rStyle w:val="Hyperlink"/>
          </w:rPr>
          <w:t xml:space="preserve">https://en.wikipedia.org/wiki/Identity_element</w:t>
        </w:r>
      </w:hyperlink>
    </w:p>
    <w:bookmarkEnd w:id="358"/>
    <w:bookmarkStart w:id="360" w:name="ref-wikipedia_commutative_property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“Commutative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9">
        <w:r>
          <w:rPr>
            <w:rStyle w:val="Hyperlink"/>
          </w:rPr>
          <w:t xml:space="preserve">https://en.wikipedia.org/wiki/Commutative_property</w:t>
        </w:r>
      </w:hyperlink>
    </w:p>
    <w:bookmarkEnd w:id="360"/>
    <w:bookmarkStart w:id="362" w:name="ref-wikipedia_associative_property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“Associative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1">
        <w:r>
          <w:rPr>
            <w:rStyle w:val="Hyperlink"/>
          </w:rPr>
          <w:t xml:space="preserve">https://en.wikipedia.org/wiki/Associative_property</w:t>
        </w:r>
      </w:hyperlink>
    </w:p>
    <w:bookmarkEnd w:id="362"/>
    <w:bookmarkStart w:id="364" w:name="ref-wikipedia_distributive_property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“Distributive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3">
        <w:r>
          <w:rPr>
            <w:rStyle w:val="Hyperlink"/>
          </w:rPr>
          <w:t xml:space="preserve">https://en.wikipedia.org/wiki/Distributive_property</w:t>
        </w:r>
      </w:hyperlink>
    </w:p>
    <w:bookmarkEnd w:id="364"/>
    <w:bookmarkStart w:id="366" w:name="ref-wikipedia_like_term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 terms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5">
        <w:r>
          <w:rPr>
            <w:rStyle w:val="Hyperlink"/>
          </w:rPr>
          <w:t xml:space="preserve">https://en.wikipedia.org/wiki/Like_terms</w:t>
        </w:r>
      </w:hyperlink>
    </w:p>
    <w:bookmarkEnd w:id="366"/>
    <w:bookmarkStart w:id="368" w:name="ref-wikipedia_polynomi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“Polynomial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7">
        <w:r>
          <w:rPr>
            <w:rStyle w:val="Hyperlink"/>
          </w:rPr>
          <w:t xml:space="preserve">https://en.wikipedia.org/wiki/Polynomial</w:t>
        </w:r>
      </w:hyperlink>
    </w:p>
    <w:bookmarkEnd w:id="368"/>
    <w:bookmarkStart w:id="370" w:name="ref-wikipedia_quadratic_function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9">
        <w:r>
          <w:rPr>
            <w:rStyle w:val="Hyperlink"/>
          </w:rPr>
          <w:t xml:space="preserve">https://en.wikipedia.org/wiki/Quadratic_function</w:t>
        </w:r>
      </w:hyperlink>
    </w:p>
    <w:bookmarkEnd w:id="370"/>
    <w:bookmarkStart w:id="372" w:name="ref-wikipedia_parabola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1">
        <w:r>
          <w:rPr>
            <w:rStyle w:val="Hyperlink"/>
          </w:rPr>
          <w:t xml:space="preserve">https://en.wikipedia.org/wiki/Parabola</w:t>
        </w:r>
      </w:hyperlink>
    </w:p>
    <w:bookmarkEnd w:id="372"/>
    <w:bookmarkStart w:id="374" w:name="ref-wikipedia_affine_transformation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transformation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3">
        <w:r>
          <w:rPr>
            <w:rStyle w:val="Hyperlink"/>
          </w:rPr>
          <w:t xml:space="preserve">https://en.wikipedia.org/wiki/Affine_transformation</w:t>
        </w:r>
      </w:hyperlink>
    </w:p>
    <w:bookmarkEnd w:id="374"/>
    <w:bookmarkStart w:id="376" w:name="ref-wikipedia_slope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“Slope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5">
        <w:r>
          <w:rPr>
            <w:rStyle w:val="Hyperlink"/>
          </w:rPr>
          <w:t xml:space="preserve">https://en.wikipedia.org/wiki/Slope</w:t>
        </w:r>
      </w:hyperlink>
    </w:p>
    <w:bookmarkEnd w:id="376"/>
    <w:bookmarkStart w:id="378" w:name="ref-wikipedia_linear_function"/>
    <w:p>
      <w:pPr>
        <w:pStyle w:val="Bibliography"/>
      </w:pPr>
      <w:r>
        <w:t xml:space="preserve">[28]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7">
        <w:r>
          <w:rPr>
            <w:rStyle w:val="Hyperlink"/>
          </w:rPr>
          <w:t xml:space="preserve">https://en.wikipedia.org/wiki/Linear_function</w:t>
        </w:r>
      </w:hyperlink>
    </w:p>
    <w:bookmarkEnd w:id="378"/>
    <w:bookmarkStart w:id="380" w:name="ref-wikipedia_limit_of_a_sequence"/>
    <w:p>
      <w:pPr>
        <w:pStyle w:val="Bibliography"/>
      </w:pPr>
      <w:r>
        <w:t xml:space="preserve">[29]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9">
        <w:r>
          <w:rPr>
            <w:rStyle w:val="Hyperlink"/>
          </w:rPr>
          <w:t xml:space="preserve">https://en.wikipedia.org/wiki/Limit_of_a_sequence</w:t>
        </w:r>
      </w:hyperlink>
    </w:p>
    <w:bookmarkEnd w:id="380"/>
    <w:bookmarkStart w:id="382" w:name="ref-wikipedia_exponential_function"/>
    <w:p>
      <w:pPr>
        <w:pStyle w:val="Bibliography"/>
      </w:pPr>
      <w:r>
        <w:t xml:space="preserve">[30]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1">
        <w:r>
          <w:rPr>
            <w:rStyle w:val="Hyperlink"/>
          </w:rPr>
          <w:t xml:space="preserve">https://en.wikipedia.org/wiki/Exponential_function</w:t>
        </w:r>
      </w:hyperlink>
    </w:p>
    <w:bookmarkEnd w:id="382"/>
    <w:bookmarkStart w:id="384" w:name="ref-wikipedia_e_mathematical_constant"/>
    <w:p>
      <w:pPr>
        <w:pStyle w:val="Bibliography"/>
      </w:pPr>
      <w:r>
        <w:t xml:space="preserve">[31]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 (mathematical constant)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3">
        <w:r>
          <w:rPr>
            <w:rStyle w:val="Hyperlink"/>
          </w:rPr>
          <w:t xml:space="preserve">https://en.wikipedia.org/wiki/E_(mathematical_constant)</w:t>
        </w:r>
      </w:hyperlink>
    </w:p>
    <w:bookmarkEnd w:id="384"/>
    <w:bookmarkStart w:id="386" w:name="ref-wikipedia_natural_logarithm"/>
    <w:p>
      <w:pPr>
        <w:pStyle w:val="Bibliography"/>
      </w:pPr>
      <w:r>
        <w:t xml:space="preserve">[32]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5">
        <w:r>
          <w:rPr>
            <w:rStyle w:val="Hyperlink"/>
          </w:rPr>
          <w:t xml:space="preserve">https://en.wikipedia.org/wiki/Natural_logarithm</w:t>
        </w:r>
      </w:hyperlink>
    </w:p>
    <w:bookmarkEnd w:id="386"/>
    <w:bookmarkStart w:id="388" w:name="ref-wikipedia_logarithm"/>
    <w:p>
      <w:pPr>
        <w:pStyle w:val="Bibliography"/>
      </w:pPr>
      <w:r>
        <w:t xml:space="preserve">[33]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7">
        <w:r>
          <w:rPr>
            <w:rStyle w:val="Hyperlink"/>
          </w:rPr>
          <w:t xml:space="preserve">https://en.wikipedia.org/wiki/Logarithm</w:t>
        </w:r>
      </w:hyperlink>
    </w:p>
    <w:bookmarkEnd w:id="388"/>
    <w:bookmarkStart w:id="390" w:name="X5bbf2d245759a3fafc9c46669854129ba2658aa"/>
    <w:p>
      <w:pPr>
        <w:pStyle w:val="Bibliography"/>
      </w:pPr>
      <w:r>
        <w:t xml:space="preserve">[34]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“Tarski’s high school algebra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9">
        <w:r>
          <w:rPr>
            <w:rStyle w:val="Hyperlink"/>
          </w:rPr>
          <w:t xml:space="preserve">https://en.wikipedia.org/wiki/Tarski%27s_high_school_algebra_problem</w:t>
        </w:r>
      </w:hyperlink>
    </w:p>
    <w:bookmarkEnd w:id="390"/>
    <w:bookmarkStart w:id="392" w:name="ref-wikipedia_contour_line"/>
    <w:p>
      <w:pPr>
        <w:pStyle w:val="Bibliography"/>
      </w:pPr>
      <w:r>
        <w:t xml:space="preserve">[35]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“Contour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1">
        <w:r>
          <w:rPr>
            <w:rStyle w:val="Hyperlink"/>
          </w:rPr>
          <w:t xml:space="preserve">https://en.wikipedia.org/wiki/Contour_line</w:t>
        </w:r>
      </w:hyperlink>
    </w:p>
    <w:bookmarkEnd w:id="392"/>
    <w:bookmarkStart w:id="394" w:name="ref-wikipedia_unit_circle"/>
    <w:p>
      <w:pPr>
        <w:pStyle w:val="Bibliography"/>
      </w:pPr>
      <w:r>
        <w:t xml:space="preserve">[36]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circle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3">
        <w:r>
          <w:rPr>
            <w:rStyle w:val="Hyperlink"/>
          </w:rPr>
          <w:t xml:space="preserve">https://en.wikipedia.org/wiki/Unit_circle</w:t>
        </w:r>
      </w:hyperlink>
    </w:p>
    <w:bookmarkEnd w:id="394"/>
    <w:bookmarkStart w:id="396" w:name="ref-wikipedia_pi"/>
    <w:p>
      <w:pPr>
        <w:pStyle w:val="Bibliography"/>
      </w:pPr>
      <w:r>
        <w:t xml:space="preserve">[37]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“Pi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5">
        <w:r>
          <w:rPr>
            <w:rStyle w:val="Hyperlink"/>
          </w:rPr>
          <w:t xml:space="preserve">https://en.wikipedia.org/wiki/Pi</w:t>
        </w:r>
      </w:hyperlink>
    </w:p>
    <w:bookmarkEnd w:id="396"/>
    <w:bookmarkStart w:id="398" w:name="ref-wikipedia_sine_and_cosine"/>
    <w:p>
      <w:pPr>
        <w:pStyle w:val="Bibliography"/>
      </w:pPr>
      <w:r>
        <w:t xml:space="preserve">[38]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“Sine and cosine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7">
        <w:r>
          <w:rPr>
            <w:rStyle w:val="Hyperlink"/>
          </w:rPr>
          <w:t xml:space="preserve">https://en.wikipedia.org/wiki/Sine_and_cosine</w:t>
        </w:r>
      </w:hyperlink>
    </w:p>
    <w:bookmarkEnd w:id="398"/>
    <w:bookmarkStart w:id="400" w:name="ref-wikipedia_trigonometric_functions"/>
    <w:p>
      <w:pPr>
        <w:pStyle w:val="Bibliography"/>
      </w:pPr>
      <w:r>
        <w:t xml:space="preserve">[39]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“Trigonometric functions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9">
        <w:r>
          <w:rPr>
            <w:rStyle w:val="Hyperlink"/>
          </w:rPr>
          <w:t xml:space="preserve">https://en.wikipedia.org/wiki/Trigonometric_functions</w:t>
        </w:r>
      </w:hyperlink>
    </w:p>
    <w:bookmarkEnd w:id="400"/>
    <w:bookmarkStart w:id="402" w:name="X5a2f2f32a394dfa9ade54906000e256a4416e3c"/>
    <w:p>
      <w:pPr>
        <w:pStyle w:val="Bibliography"/>
      </w:pPr>
      <w:r>
        <w:t xml:space="preserve">[40]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trigonometric identity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1">
        <w:r>
          <w:rPr>
            <w:rStyle w:val="Hyperlink"/>
          </w:rPr>
          <w:t xml:space="preserve">https://en.wikipedia.org/wiki/Pythagorean_trigonometric_identity</w:t>
        </w:r>
      </w:hyperlink>
    </w:p>
    <w:bookmarkEnd w:id="402"/>
    <w:bookmarkStart w:id="404" w:name="ref-wikipedia_imaginary_unit"/>
    <w:p>
      <w:pPr>
        <w:pStyle w:val="Bibliography"/>
      </w:pPr>
      <w:r>
        <w:t xml:space="preserve">[41]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“Imaginary unit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3">
        <w:r>
          <w:rPr>
            <w:rStyle w:val="Hyperlink"/>
          </w:rPr>
          <w:t xml:space="preserve">https://en.wikipedia.org/wiki/Imaginary_unit</w:t>
        </w:r>
      </w:hyperlink>
    </w:p>
    <w:bookmarkEnd w:id="404"/>
    <w:bookmarkStart w:id="406" w:name="ref-axler2024linear"/>
    <w:p>
      <w:pPr>
        <w:pStyle w:val="Bibliography"/>
      </w:pPr>
      <w:r>
        <w:t xml:space="preserve">[42]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405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406"/>
    <w:bookmarkStart w:id="408" w:name="ref-wikipedia_complex_number"/>
    <w:p>
      <w:pPr>
        <w:pStyle w:val="Bibliography"/>
      </w:pPr>
      <w:r>
        <w:t xml:space="preserve">[43]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7">
        <w:r>
          <w:rPr>
            <w:rStyle w:val="Hyperlink"/>
          </w:rPr>
          <w:t xml:space="preserve">https://en.wikipedia.org/wiki/Complex_number</w:t>
        </w:r>
      </w:hyperlink>
    </w:p>
    <w:bookmarkEnd w:id="408"/>
    <w:bookmarkStart w:id="410" w:name="ref-wikipedia_complex_conjugate"/>
    <w:p>
      <w:pPr>
        <w:pStyle w:val="Bibliography"/>
      </w:pPr>
      <w:r>
        <w:t xml:space="preserve">[44]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conjugate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9">
        <w:r>
          <w:rPr>
            <w:rStyle w:val="Hyperlink"/>
          </w:rPr>
          <w:t xml:space="preserve">https://en.wikipedia.org/wiki/Complex_conjugate</w:t>
        </w:r>
      </w:hyperlink>
    </w:p>
    <w:bookmarkEnd w:id="410"/>
    <w:bookmarkStart w:id="412" w:name="ref-abramson2021algebra"/>
    <w:p>
      <w:pPr>
        <w:pStyle w:val="Bibliography"/>
      </w:pPr>
      <w:r>
        <w:t xml:space="preserve">[45]</w:t>
      </w:r>
      <w:r>
        <w:t xml:space="preserve"> </w:t>
      </w:r>
      <w:r>
        <w:t xml:space="preserve">	</w:t>
      </w:r>
      <w:r>
        <w:t xml:space="preserve">J. Abramson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, 2nd ed. OpenStax, 2021. Available:</w:t>
      </w:r>
      <w:r>
        <w:t xml:space="preserve"> </w:t>
      </w:r>
      <w:hyperlink r:id="rId411">
        <w:r>
          <w:rPr>
            <w:rStyle w:val="Hyperlink"/>
          </w:rPr>
          <w:t xml:space="preserve">https://openstax.org/books/algebra-and-trigonometry-2e/pages/preface</w:t>
        </w:r>
      </w:hyperlink>
    </w:p>
    <w:bookmarkEnd w:id="412"/>
    <w:bookmarkEnd w:id="413"/>
    <w:bookmarkEnd w:id="4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8" Type="http://schemas.openxmlformats.org/officeDocument/2006/relationships/image" Target="media/rId188.png"/><Relationship Id="rId292" Type="http://schemas.openxmlformats.org/officeDocument/2006/relationships/image" Target="media/rId292.png"/><Relationship Id="rId184" Type="http://schemas.openxmlformats.org/officeDocument/2006/relationships/hyperlink" Target="calculus-derivatives.html#def-limit" TargetMode="External"/><Relationship Id="rId195" Type="http://schemas.openxmlformats.org/officeDocument/2006/relationships/hyperlink" Target="calculus-integration.html#def-indefinite-integral" TargetMode="External"/><Relationship Id="rId179" Type="http://schemas.openxmlformats.org/officeDocument/2006/relationships/hyperlink" Target="calculus-integration.html#def-riemann-integral" TargetMode="External"/><Relationship Id="rId149" Type="http://schemas.openxmlformats.org/officeDocument/2006/relationships/hyperlink" Target="functions.qmd#def-finite-set" TargetMode="External"/><Relationship Id="rId52" Type="http://schemas.openxmlformats.org/officeDocument/2006/relationships/hyperlink" Target="functions.qmd#def-function" TargetMode="External"/><Relationship Id="rId74" Type="http://schemas.openxmlformats.org/officeDocument/2006/relationships/hyperlink" Target="functions.qmd#def-graph" TargetMode="External"/><Relationship Id="rId54" Type="http://schemas.openxmlformats.org/officeDocument/2006/relationships/hyperlink" Target="functions.qmd#def-image" TargetMode="External"/><Relationship Id="rId241" Type="http://schemas.openxmlformats.org/officeDocument/2006/relationships/hyperlink" Target="functions.qmd#def-inverse-function" TargetMode="External"/><Relationship Id="rId193" Type="http://schemas.openxmlformats.org/officeDocument/2006/relationships/hyperlink" Target="functions.qmd#def-range" TargetMode="External"/><Relationship Id="rId10" Type="http://schemas.openxmlformats.org/officeDocument/2006/relationships/hyperlink" Target="functions.qmd#def-relation" TargetMode="External"/><Relationship Id="rId227" Type="http://schemas.openxmlformats.org/officeDocument/2006/relationships/hyperlink" Target="functions.qmd#def-sequence" TargetMode="External"/><Relationship Id="rId405" Type="http://schemas.openxmlformats.org/officeDocument/2006/relationships/hyperlink" Target="https://doi.org/10.1007/978-3-031-41026-0" TargetMode="External"/><Relationship Id="rId334" Type="http://schemas.openxmlformats.org/officeDocument/2006/relationships/hyperlink" Target="https://en.wikipedia.org/wiki/Absolute_value" TargetMode="External"/><Relationship Id="rId373" Type="http://schemas.openxmlformats.org/officeDocument/2006/relationships/hyperlink" Target="https://en.wikipedia.org/wiki/Affine_transformation" TargetMode="External"/><Relationship Id="rId340" Type="http://schemas.openxmlformats.org/officeDocument/2006/relationships/hyperlink" Target="https://en.wikipedia.org/wiki/Arg_max" TargetMode="External"/><Relationship Id="rId361" Type="http://schemas.openxmlformats.org/officeDocument/2006/relationships/hyperlink" Target="https://en.wikipedia.org/wiki/Associative_property" TargetMode="External"/><Relationship Id="rId344" Type="http://schemas.openxmlformats.org/officeDocument/2006/relationships/hyperlink" Target="https://en.wikipedia.org/wiki/Chord_(geometry)" TargetMode="External"/><Relationship Id="rId359" Type="http://schemas.openxmlformats.org/officeDocument/2006/relationships/hyperlink" Target="https://en.wikipedia.org/wiki/Commutative_property" TargetMode="External"/><Relationship Id="rId409" Type="http://schemas.openxmlformats.org/officeDocument/2006/relationships/hyperlink" Target="https://en.wikipedia.org/wiki/Complex_conjugate" TargetMode="External"/><Relationship Id="rId407" Type="http://schemas.openxmlformats.org/officeDocument/2006/relationships/hyperlink" Target="https://en.wikipedia.org/wiki/Complex_number" TargetMode="External"/><Relationship Id="rId391" Type="http://schemas.openxmlformats.org/officeDocument/2006/relationships/hyperlink" Target="https://en.wikipedia.org/wiki/Contour_line" TargetMode="External"/><Relationship Id="rId346" Type="http://schemas.openxmlformats.org/officeDocument/2006/relationships/hyperlink" Target="https://en.wikipedia.org/wiki/Convex_function" TargetMode="External"/><Relationship Id="rId363" Type="http://schemas.openxmlformats.org/officeDocument/2006/relationships/hyperlink" Target="https://en.wikipedia.org/wiki/Distributive_property" TargetMode="External"/><Relationship Id="rId383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381" Type="http://schemas.openxmlformats.org/officeDocument/2006/relationships/hyperlink" Target="https://en.wikipedia.org/wiki/Exponential_function" TargetMode="External"/><Relationship Id="rId330" Type="http://schemas.openxmlformats.org/officeDocument/2006/relationships/hyperlink" Target="https://en.wikipedia.org/wiki/Exponentiation" TargetMode="External"/><Relationship Id="rId326" Type="http://schemas.openxmlformats.org/officeDocument/2006/relationships/hyperlink" Target="https://en.wikipedia.org/wiki/Identity_(mathematics)" TargetMode="External"/><Relationship Id="rId357" Type="http://schemas.openxmlformats.org/officeDocument/2006/relationships/hyperlink" Target="https://en.wikipedia.org/wiki/Identity_element" TargetMode="External"/><Relationship Id="rId403" Type="http://schemas.openxmlformats.org/officeDocument/2006/relationships/hyperlink" Target="https://en.wikipedia.org/wiki/Imaginary_unit" TargetMode="External"/><Relationship Id="rId328" Type="http://schemas.openxmlformats.org/officeDocument/2006/relationships/hyperlink" Target="https://en.wikipedia.org/wiki/Inequality_(mathematics)" TargetMode="External"/><Relationship Id="rId355" Type="http://schemas.openxmlformats.org/officeDocument/2006/relationships/hyperlink" Target="https://en.wikipedia.org/wiki/Infimum_and_supremum" TargetMode="External"/><Relationship Id="rId348" Type="http://schemas.openxmlformats.org/officeDocument/2006/relationships/hyperlink" Target="https://en.wikipedia.org/wiki/Jensen%27s_inequality" TargetMode="External"/><Relationship Id="rId352" Type="http://schemas.openxmlformats.org/officeDocument/2006/relationships/hyperlink" Target="https://en.wikipedia.org/wiki/Least-upper-bound_property" TargetMode="External"/><Relationship Id="rId365" Type="http://schemas.openxmlformats.org/officeDocument/2006/relationships/hyperlink" Target="https://en.wikipedia.org/wiki/Like_terms" TargetMode="External"/><Relationship Id="rId379" Type="http://schemas.openxmlformats.org/officeDocument/2006/relationships/hyperlink" Target="https://en.wikipedia.org/wiki/Limit_of_a_sequence" TargetMode="External"/><Relationship Id="rId342" Type="http://schemas.openxmlformats.org/officeDocument/2006/relationships/hyperlink" Target="https://en.wikipedia.org/wiki/Line_segment" TargetMode="External"/><Relationship Id="rId377" Type="http://schemas.openxmlformats.org/officeDocument/2006/relationships/hyperlink" Target="https://en.wikipedia.org/wiki/Linear_function" TargetMode="External"/><Relationship Id="rId387" Type="http://schemas.openxmlformats.org/officeDocument/2006/relationships/hyperlink" Target="https://en.wikipedia.org/wiki/Logarithm" TargetMode="External"/><Relationship Id="rId338" Type="http://schemas.openxmlformats.org/officeDocument/2006/relationships/hyperlink" Target="https://en.wikipedia.org/wiki/Maxima_and_minima" TargetMode="External"/><Relationship Id="rId385" Type="http://schemas.openxmlformats.org/officeDocument/2006/relationships/hyperlink" Target="https://en.wikipedia.org/wiki/Natural_logarithm" TargetMode="External"/><Relationship Id="rId371" Type="http://schemas.openxmlformats.org/officeDocument/2006/relationships/hyperlink" Target="https://en.wikipedia.org/wiki/Parabola" TargetMode="External"/><Relationship Id="rId336" Type="http://schemas.openxmlformats.org/officeDocument/2006/relationships/hyperlink" Target="https://en.wikipedia.org/wiki/Percentage" TargetMode="External"/><Relationship Id="rId395" Type="http://schemas.openxmlformats.org/officeDocument/2006/relationships/hyperlink" Target="https://en.wikipedia.org/wiki/Pi" TargetMode="External"/><Relationship Id="rId367" Type="http://schemas.openxmlformats.org/officeDocument/2006/relationships/hyperlink" Target="https://en.wikipedia.org/wiki/Polynomial" TargetMode="External"/><Relationship Id="rId170" Type="http://schemas.openxmlformats.org/officeDocument/2006/relationships/hyperlink" Target="https://en.wikipedia.org/wiki/Population_proportion" TargetMode="External"/><Relationship Id="rId177" Type="http://schemas.openxmlformats.org/officeDocument/2006/relationships/hyperlink" Target="https://en.wikipedia.org/wiki/Population_proportion#Mathematical_definition" TargetMode="External"/><Relationship Id="rId171" Type="http://schemas.openxmlformats.org/officeDocument/2006/relationships/hyperlink" Target="https://en.wikipedia.org/wiki/Proportion_(mathematics)" TargetMode="External"/><Relationship Id="rId174" Type="http://schemas.openxmlformats.org/officeDocument/2006/relationships/hyperlink" Target="https://en.wikipedia.org/wiki/Proportionality_(mathematics)" TargetMode="External"/><Relationship Id="rId401" Type="http://schemas.openxmlformats.org/officeDocument/2006/relationships/hyperlink" Target="https://en.wikipedia.org/wiki/Pythagorean_trigonometric_identity" TargetMode="External"/><Relationship Id="rId369" Type="http://schemas.openxmlformats.org/officeDocument/2006/relationships/hyperlink" Target="https://en.wikipedia.org/wiki/Quadratic_function" TargetMode="External"/><Relationship Id="rId166" Type="http://schemas.openxmlformats.org/officeDocument/2006/relationships/hyperlink" Target="https://en.wikipedia.org/wiki/Rate_(mathematics)" TargetMode="External"/><Relationship Id="rId167" Type="http://schemas.openxmlformats.org/officeDocument/2006/relationships/hyperlink" Target="https://en.wikipedia.org/wiki/Ratio" TargetMode="External"/><Relationship Id="rId397" Type="http://schemas.openxmlformats.org/officeDocument/2006/relationships/hyperlink" Target="https://en.wikipedia.org/wiki/Sine_and_cosine" TargetMode="External"/><Relationship Id="rId375" Type="http://schemas.openxmlformats.org/officeDocument/2006/relationships/hyperlink" Target="https://en.wikipedia.org/wiki/Slope" TargetMode="External"/><Relationship Id="rId332" Type="http://schemas.openxmlformats.org/officeDocument/2006/relationships/hyperlink" Target="https://en.wikipedia.org/wiki/Square_root" TargetMode="External"/><Relationship Id="rId389" Type="http://schemas.openxmlformats.org/officeDocument/2006/relationships/hyperlink" Target="https://en.wikipedia.org/wiki/Tarski%27s_high_school_algebra_problem" TargetMode="External"/><Relationship Id="rId324" Type="http://schemas.openxmlformats.org/officeDocument/2006/relationships/hyperlink" Target="https://en.wikipedia.org/wiki/Transitive_relation" TargetMode="External"/><Relationship Id="rId399" Type="http://schemas.openxmlformats.org/officeDocument/2006/relationships/hyperlink" Target="https://en.wikipedia.org/wiki/Trigonometric_functions" TargetMode="External"/><Relationship Id="rId393" Type="http://schemas.openxmlformats.org/officeDocument/2006/relationships/hyperlink" Target="https://en.wikipedia.org/wiki/Unit_circle" TargetMode="External"/><Relationship Id="rId350" Type="http://schemas.openxmlformats.org/officeDocument/2006/relationships/hyperlink" Target="https://en.wikipedia.org/wiki/Upper_and_lower_bounds" TargetMode="External"/><Relationship Id="rId192" Type="http://schemas.openxmlformats.org/officeDocument/2006/relationships/hyperlink" Target="https://morrison-lab.github.io/pds/random-variables.html#def-random-variable" TargetMode="External"/><Relationship Id="rId411" Type="http://schemas.openxmlformats.org/officeDocument/2006/relationships/hyperlink" Target="https://openstax.org/books/algebra-and-trigonometry-2e/pages/preface" TargetMode="External"/><Relationship Id="rId223" Type="http://schemas.openxmlformats.org/officeDocument/2006/relationships/hyperlink" Target="linear-algebra-matrices.html#def-linear-map" TargetMode="External"/><Relationship Id="rId224" Type="http://schemas.openxmlformats.org/officeDocument/2006/relationships/hyperlink" Target="linear-algebra-matrices.html#thm-linear-map-zero" TargetMode="External"/><Relationship Id="rId64" Type="http://schemas.openxmlformats.org/officeDocument/2006/relationships/hyperlink" Target="linear-algebra-vectors.html#def-euclidean-norm" TargetMode="External"/><Relationship Id="rId83" Type="http://schemas.openxmlformats.org/officeDocument/2006/relationships/hyperlink" Target="linear-algebra-vectors.qmd#def-mean" TargetMode="External"/><Relationship Id="rId33" Type="http://schemas.openxmlformats.org/officeDocument/2006/relationships/hyperlink" Target="number-systems.qmd#def-integers" TargetMode="External"/><Relationship Id="rId239" Type="http://schemas.openxmlformats.org/officeDocument/2006/relationships/hyperlink" Target="number-systems.qmd#def-irrational-numb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85" Type="http://schemas.openxmlformats.org/officeDocument/2006/relationships/hyperlink" Target="optimization.qmd#def-concave" TargetMode="External"/><Relationship Id="rId66" Type="http://schemas.openxmlformats.org/officeDocument/2006/relationships/hyperlink" Target="proof-writing.qmd#def-converse" TargetMode="External"/><Relationship Id="rId57" Type="http://schemas.openxmlformats.org/officeDocument/2006/relationships/hyperlink" Target="sets.qmd#def-empty-set" TargetMode="External"/><Relationship Id="rId48" Type="http://schemas.openxmlformats.org/officeDocument/2006/relationships/hyperlink" Target="sets.qmd#def-interval" TargetMode="External"/><Relationship Id="rId150" Type="http://schemas.openxmlformats.org/officeDocument/2006/relationships/hyperlink" Target="sets.qmd#def-set" TargetMode="External"/></Relationships>
</file>

<file path=word/_rels/footnotes.xml.rels><?xml version='1.0' encoding='UTF-8' standalone='yes'?>
<Relationships xmlns="http://schemas.openxmlformats.org/package/2006/relationships"><Relationship Id="rId184" Type="http://schemas.openxmlformats.org/officeDocument/2006/relationships/hyperlink" Target="calculus-derivatives.html#def-limit" TargetMode="External"/><Relationship Id="rId195" Type="http://schemas.openxmlformats.org/officeDocument/2006/relationships/hyperlink" Target="calculus-integration.html#def-indefinite-integral" TargetMode="External"/><Relationship Id="rId179" Type="http://schemas.openxmlformats.org/officeDocument/2006/relationships/hyperlink" Target="calculus-integration.html#def-riemann-integral" TargetMode="External"/><Relationship Id="rId149" Type="http://schemas.openxmlformats.org/officeDocument/2006/relationships/hyperlink" Target="functions.qmd#def-finite-set" TargetMode="External"/><Relationship Id="rId52" Type="http://schemas.openxmlformats.org/officeDocument/2006/relationships/hyperlink" Target="functions.qmd#def-function" TargetMode="External"/><Relationship Id="rId74" Type="http://schemas.openxmlformats.org/officeDocument/2006/relationships/hyperlink" Target="functions.qmd#def-graph" TargetMode="External"/><Relationship Id="rId54" Type="http://schemas.openxmlformats.org/officeDocument/2006/relationships/hyperlink" Target="functions.qmd#def-image" TargetMode="External"/><Relationship Id="rId241" Type="http://schemas.openxmlformats.org/officeDocument/2006/relationships/hyperlink" Target="functions.qmd#def-inverse-function" TargetMode="External"/><Relationship Id="rId193" Type="http://schemas.openxmlformats.org/officeDocument/2006/relationships/hyperlink" Target="functions.qmd#def-range" TargetMode="External"/><Relationship Id="rId10" Type="http://schemas.openxmlformats.org/officeDocument/2006/relationships/hyperlink" Target="functions.qmd#def-relation" TargetMode="External"/><Relationship Id="rId227" Type="http://schemas.openxmlformats.org/officeDocument/2006/relationships/hyperlink" Target="functions.qmd#def-sequence" TargetMode="External"/><Relationship Id="rId405" Type="http://schemas.openxmlformats.org/officeDocument/2006/relationships/hyperlink" Target="https://doi.org/10.1007/978-3-031-41026-0" TargetMode="External"/><Relationship Id="rId334" Type="http://schemas.openxmlformats.org/officeDocument/2006/relationships/hyperlink" Target="https://en.wikipedia.org/wiki/Absolute_value" TargetMode="External"/><Relationship Id="rId373" Type="http://schemas.openxmlformats.org/officeDocument/2006/relationships/hyperlink" Target="https://en.wikipedia.org/wiki/Affine_transformation" TargetMode="External"/><Relationship Id="rId340" Type="http://schemas.openxmlformats.org/officeDocument/2006/relationships/hyperlink" Target="https://en.wikipedia.org/wiki/Arg_max" TargetMode="External"/><Relationship Id="rId361" Type="http://schemas.openxmlformats.org/officeDocument/2006/relationships/hyperlink" Target="https://en.wikipedia.org/wiki/Associative_property" TargetMode="External"/><Relationship Id="rId344" Type="http://schemas.openxmlformats.org/officeDocument/2006/relationships/hyperlink" Target="https://en.wikipedia.org/wiki/Chord_(geometry)" TargetMode="External"/><Relationship Id="rId359" Type="http://schemas.openxmlformats.org/officeDocument/2006/relationships/hyperlink" Target="https://en.wikipedia.org/wiki/Commutative_property" TargetMode="External"/><Relationship Id="rId409" Type="http://schemas.openxmlformats.org/officeDocument/2006/relationships/hyperlink" Target="https://en.wikipedia.org/wiki/Complex_conjugate" TargetMode="External"/><Relationship Id="rId407" Type="http://schemas.openxmlformats.org/officeDocument/2006/relationships/hyperlink" Target="https://en.wikipedia.org/wiki/Complex_number" TargetMode="External"/><Relationship Id="rId391" Type="http://schemas.openxmlformats.org/officeDocument/2006/relationships/hyperlink" Target="https://en.wikipedia.org/wiki/Contour_line" TargetMode="External"/><Relationship Id="rId346" Type="http://schemas.openxmlformats.org/officeDocument/2006/relationships/hyperlink" Target="https://en.wikipedia.org/wiki/Convex_function" TargetMode="External"/><Relationship Id="rId363" Type="http://schemas.openxmlformats.org/officeDocument/2006/relationships/hyperlink" Target="https://en.wikipedia.org/wiki/Distributive_property" TargetMode="External"/><Relationship Id="rId383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381" Type="http://schemas.openxmlformats.org/officeDocument/2006/relationships/hyperlink" Target="https://en.wikipedia.org/wiki/Exponential_function" TargetMode="External"/><Relationship Id="rId330" Type="http://schemas.openxmlformats.org/officeDocument/2006/relationships/hyperlink" Target="https://en.wikipedia.org/wiki/Exponentiation" TargetMode="External"/><Relationship Id="rId326" Type="http://schemas.openxmlformats.org/officeDocument/2006/relationships/hyperlink" Target="https://en.wikipedia.org/wiki/Identity_(mathematics)" TargetMode="External"/><Relationship Id="rId357" Type="http://schemas.openxmlformats.org/officeDocument/2006/relationships/hyperlink" Target="https://en.wikipedia.org/wiki/Identity_element" TargetMode="External"/><Relationship Id="rId403" Type="http://schemas.openxmlformats.org/officeDocument/2006/relationships/hyperlink" Target="https://en.wikipedia.org/wiki/Imaginary_unit" TargetMode="External"/><Relationship Id="rId328" Type="http://schemas.openxmlformats.org/officeDocument/2006/relationships/hyperlink" Target="https://en.wikipedia.org/wiki/Inequality_(mathematics)" TargetMode="External"/><Relationship Id="rId355" Type="http://schemas.openxmlformats.org/officeDocument/2006/relationships/hyperlink" Target="https://en.wikipedia.org/wiki/Infimum_and_supremum" TargetMode="External"/><Relationship Id="rId348" Type="http://schemas.openxmlformats.org/officeDocument/2006/relationships/hyperlink" Target="https://en.wikipedia.org/wiki/Jensen%27s_inequality" TargetMode="External"/><Relationship Id="rId352" Type="http://schemas.openxmlformats.org/officeDocument/2006/relationships/hyperlink" Target="https://en.wikipedia.org/wiki/Least-upper-bound_property" TargetMode="External"/><Relationship Id="rId365" Type="http://schemas.openxmlformats.org/officeDocument/2006/relationships/hyperlink" Target="https://en.wikipedia.org/wiki/Like_terms" TargetMode="External"/><Relationship Id="rId379" Type="http://schemas.openxmlformats.org/officeDocument/2006/relationships/hyperlink" Target="https://en.wikipedia.org/wiki/Limit_of_a_sequence" TargetMode="External"/><Relationship Id="rId342" Type="http://schemas.openxmlformats.org/officeDocument/2006/relationships/hyperlink" Target="https://en.wikipedia.org/wiki/Line_segment" TargetMode="External"/><Relationship Id="rId377" Type="http://schemas.openxmlformats.org/officeDocument/2006/relationships/hyperlink" Target="https://en.wikipedia.org/wiki/Linear_function" TargetMode="External"/><Relationship Id="rId387" Type="http://schemas.openxmlformats.org/officeDocument/2006/relationships/hyperlink" Target="https://en.wikipedia.org/wiki/Logarithm" TargetMode="External"/><Relationship Id="rId338" Type="http://schemas.openxmlformats.org/officeDocument/2006/relationships/hyperlink" Target="https://en.wikipedia.org/wiki/Maxima_and_minima" TargetMode="External"/><Relationship Id="rId385" Type="http://schemas.openxmlformats.org/officeDocument/2006/relationships/hyperlink" Target="https://en.wikipedia.org/wiki/Natural_logarithm" TargetMode="External"/><Relationship Id="rId371" Type="http://schemas.openxmlformats.org/officeDocument/2006/relationships/hyperlink" Target="https://en.wikipedia.org/wiki/Parabola" TargetMode="External"/><Relationship Id="rId336" Type="http://schemas.openxmlformats.org/officeDocument/2006/relationships/hyperlink" Target="https://en.wikipedia.org/wiki/Percentage" TargetMode="External"/><Relationship Id="rId395" Type="http://schemas.openxmlformats.org/officeDocument/2006/relationships/hyperlink" Target="https://en.wikipedia.org/wiki/Pi" TargetMode="External"/><Relationship Id="rId367" Type="http://schemas.openxmlformats.org/officeDocument/2006/relationships/hyperlink" Target="https://en.wikipedia.org/wiki/Polynomial" TargetMode="External"/><Relationship Id="rId170" Type="http://schemas.openxmlformats.org/officeDocument/2006/relationships/hyperlink" Target="https://en.wikipedia.org/wiki/Population_proportion" TargetMode="External"/><Relationship Id="rId177" Type="http://schemas.openxmlformats.org/officeDocument/2006/relationships/hyperlink" Target="https://en.wikipedia.org/wiki/Population_proportion#Mathematical_definition" TargetMode="External"/><Relationship Id="rId171" Type="http://schemas.openxmlformats.org/officeDocument/2006/relationships/hyperlink" Target="https://en.wikipedia.org/wiki/Proportion_(mathematics)" TargetMode="External"/><Relationship Id="rId174" Type="http://schemas.openxmlformats.org/officeDocument/2006/relationships/hyperlink" Target="https://en.wikipedia.org/wiki/Proportionality_(mathematics)" TargetMode="External"/><Relationship Id="rId401" Type="http://schemas.openxmlformats.org/officeDocument/2006/relationships/hyperlink" Target="https://en.wikipedia.org/wiki/Pythagorean_trigonometric_identity" TargetMode="External"/><Relationship Id="rId369" Type="http://schemas.openxmlformats.org/officeDocument/2006/relationships/hyperlink" Target="https://en.wikipedia.org/wiki/Quadratic_function" TargetMode="External"/><Relationship Id="rId166" Type="http://schemas.openxmlformats.org/officeDocument/2006/relationships/hyperlink" Target="https://en.wikipedia.org/wiki/Rate_(mathematics)" TargetMode="External"/><Relationship Id="rId167" Type="http://schemas.openxmlformats.org/officeDocument/2006/relationships/hyperlink" Target="https://en.wikipedia.org/wiki/Ratio" TargetMode="External"/><Relationship Id="rId397" Type="http://schemas.openxmlformats.org/officeDocument/2006/relationships/hyperlink" Target="https://en.wikipedia.org/wiki/Sine_and_cosine" TargetMode="External"/><Relationship Id="rId375" Type="http://schemas.openxmlformats.org/officeDocument/2006/relationships/hyperlink" Target="https://en.wikipedia.org/wiki/Slope" TargetMode="External"/><Relationship Id="rId332" Type="http://schemas.openxmlformats.org/officeDocument/2006/relationships/hyperlink" Target="https://en.wikipedia.org/wiki/Square_root" TargetMode="External"/><Relationship Id="rId389" Type="http://schemas.openxmlformats.org/officeDocument/2006/relationships/hyperlink" Target="https://en.wikipedia.org/wiki/Tarski%27s_high_school_algebra_problem" TargetMode="External"/><Relationship Id="rId324" Type="http://schemas.openxmlformats.org/officeDocument/2006/relationships/hyperlink" Target="https://en.wikipedia.org/wiki/Transitive_relation" TargetMode="External"/><Relationship Id="rId399" Type="http://schemas.openxmlformats.org/officeDocument/2006/relationships/hyperlink" Target="https://en.wikipedia.org/wiki/Trigonometric_functions" TargetMode="External"/><Relationship Id="rId393" Type="http://schemas.openxmlformats.org/officeDocument/2006/relationships/hyperlink" Target="https://en.wikipedia.org/wiki/Unit_circle" TargetMode="External"/><Relationship Id="rId350" Type="http://schemas.openxmlformats.org/officeDocument/2006/relationships/hyperlink" Target="https://en.wikipedia.org/wiki/Upper_and_lower_bounds" TargetMode="External"/><Relationship Id="rId192" Type="http://schemas.openxmlformats.org/officeDocument/2006/relationships/hyperlink" Target="https://morrison-lab.github.io/pds/random-variables.html#def-random-variable" TargetMode="External"/><Relationship Id="rId411" Type="http://schemas.openxmlformats.org/officeDocument/2006/relationships/hyperlink" Target="https://openstax.org/books/algebra-and-trigonometry-2e/pages/preface" TargetMode="External"/><Relationship Id="rId223" Type="http://schemas.openxmlformats.org/officeDocument/2006/relationships/hyperlink" Target="linear-algebra-matrices.html#def-linear-map" TargetMode="External"/><Relationship Id="rId224" Type="http://schemas.openxmlformats.org/officeDocument/2006/relationships/hyperlink" Target="linear-algebra-matrices.html#thm-linear-map-zero" TargetMode="External"/><Relationship Id="rId64" Type="http://schemas.openxmlformats.org/officeDocument/2006/relationships/hyperlink" Target="linear-algebra-vectors.html#def-euclidean-norm" TargetMode="External"/><Relationship Id="rId83" Type="http://schemas.openxmlformats.org/officeDocument/2006/relationships/hyperlink" Target="linear-algebra-vectors.qmd#def-mean" TargetMode="External"/><Relationship Id="rId33" Type="http://schemas.openxmlformats.org/officeDocument/2006/relationships/hyperlink" Target="number-systems.qmd#def-integers" TargetMode="External"/><Relationship Id="rId239" Type="http://schemas.openxmlformats.org/officeDocument/2006/relationships/hyperlink" Target="number-systems.qmd#def-irrational-numb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85" Type="http://schemas.openxmlformats.org/officeDocument/2006/relationships/hyperlink" Target="optimization.qmd#def-concave" TargetMode="External"/><Relationship Id="rId66" Type="http://schemas.openxmlformats.org/officeDocument/2006/relationships/hyperlink" Target="proof-writing.qmd#def-converse" TargetMode="External"/><Relationship Id="rId57" Type="http://schemas.openxmlformats.org/officeDocument/2006/relationships/hyperlink" Target="sets.qmd#def-empty-set" TargetMode="External"/><Relationship Id="rId48" Type="http://schemas.openxmlformats.org/officeDocument/2006/relationships/hyperlink" Target="sets.qmd#def-interval" TargetMode="External"/><Relationship Id="rId150" Type="http://schemas.openxmlformats.org/officeDocument/2006/relationships/hyperlink" Target="set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2026-10-19T10:18:54Z</dcterms:created>
  <dcterms:modified xsi:type="dcterms:W3CDTF">2026-10-19T10:18:54Z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03:07:19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