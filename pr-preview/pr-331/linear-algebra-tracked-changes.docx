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2026-10-16 04:38:30 (PDT)</w:delText>
        </w:r>
      </w:del>
    </w:p>
    <w:p>
      <w:pPr>
        <w:pStyle w:val="Date"/>
      </w:pPr>
      <w:ins w:id="2" w:author="PR Preview" w:date="2026-01-01T00:00:00Z">
        <w:r>
          <w:t xml:space="preserve">Last modified: 2026-10-16 04:46:03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2026-10-16T12:26:35Z</dcterms:created>
  <dcterms:modified xsi:type="dcterms:W3CDTF">2026-10-16T12:26:35Z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04:46:03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