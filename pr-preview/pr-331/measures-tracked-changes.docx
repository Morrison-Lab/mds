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del w:id="3" w:author="PR Preview" w:date="2026-01-01T00:00:00Z">
        <w:r>
          <w:rPr>
            <w:b/>
            <w:bCs/>
          </w:rPr>
          <w:delText xml:space="preserve">The unique Hilbert space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and conditional expectation</w:delText>
        </w:r>
      </w:del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Among all</w:delText>
        </w:r>
      </w:del>
      <w:del w:id="1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spaces, only</w:delText>
        </w:r>
      </w:del>
      <w:del w:id="1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an</w:delText>
        </w:r>
      </w:del>
      <w:del w:id="16" w:author="PR Preview" w:date="2026-01-01T00:00:00Z">
        <w:r>
          <w:delText xml:space="preserve"> </w:delText>
        </w:r>
      </w:del>
      <w:hyperlink r:id="rId144">
        <w:del w:id="17" w:author="PR Preview" w:date="2026-01-01T00:00:00Z">
          <w:r>
            <w:rPr>
              <w:rStyle w:val="Hyperlink"/>
            </w:rPr>
            <w:delText xml:space="preserve">inner product space</w:delText>
          </w:r>
        </w:del>
      </w:hyperlink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equipped with the inner product</w:delText>
        </w:r>
      </w:del>
      <w:del w:id="2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(all other</w:delText>
        </w:r>
      </w:del>
      <w:del w:id="2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spaces fail the parallelogram law).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completeness of</w:delText>
        </w:r>
      </w:del>
      <w:del w:id="29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makes it a Hilbert space.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 regression, the conditional expectation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 the orthogonal projection of</w:delText>
        </w:r>
      </w:del>
      <w:del w:id="3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onto the closed subspace of</w:delText>
        </w:r>
      </w:del>
      <w:del w:id="4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functions measurable with respect to</w:delText>
        </w:r>
      </w:del>
      <w:del w:id="43" w:author="PR Preview" w:date="2026-01-01T00:00:00Z">
        <w:r>
          <w:delText xml:space="preserve"> </w:delText>
        </w:r>
      </w:del>
      <m:oMath>
        <m:r>
          <m:t>X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minimizing the expected mean squared error</w:delText>
        </w:r>
      </w:del>
      <w:del w:id="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8" w:author="PR Preview" w:date="2026-01-01T00:00:00Z">
        <w:r>
          <w:delText xml:space="preserve">.</w:delText>
        </w:r>
      </w:del>
    </w:p>
    <w:p>
      <w:pPr>
        <w:numPr>
          <w:ilvl w:val="0"/>
          <w:numId w:val="1020"/>
        </w:numPr>
      </w:pPr>
      <w:ins w:id="49" w:author="PR Preview" w:date="2026-01-01T00:00:00Z">
        <w:r>
          <w:rPr>
            <w:b/>
            <w:bCs/>
          </w:rPr>
          <w:t xml:space="preserve">The unique Hilbert space</w:t>
        </w:r>
      </w:ins>
      <w:ins w:id="5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51" w:author="PR Preview" w:date="2026-01-01T00:00:00Z">
        <w:r>
          <w:rPr>
            <w:b/>
            <w:bCs/>
          </w:rPr>
          <w:t xml:space="preserve"> </w:t>
        </w:r>
      </w:ins>
      <w:ins w:id="52" w:author="PR Preview" w:date="2026-01-01T00:00:00Z">
        <w:r>
          <w:rPr>
            <w:b/>
            <w:bCs/>
          </w:rPr>
          <w:t xml:space="preserve">and conditional expectation</w:t>
        </w:r>
      </w:ins>
      <w:ins w:id="53" w:author="PR Preview" w:date="2026-01-01T00:00:00Z">
        <w:r>
          <w:t xml:space="preserve">: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Among all</w:t>
        </w:r>
      </w:ins>
      <w:ins w:id="5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spaces, only</w:t>
        </w:r>
      </w:ins>
      <w:ins w:id="5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 an</w:t>
        </w:r>
      </w:ins>
      <w:ins w:id="62" w:author="PR Preview" w:date="2026-01-01T00:00:00Z">
        <w:r>
          <w:t xml:space="preserve"> </w:t>
        </w:r>
      </w:ins>
      <w:hyperlink r:id="rId144">
        <w:ins w:id="63" w:author="PR Preview" w:date="2026-01-01T00:00:00Z">
          <w:r>
            <w:rPr>
              <w:rStyle w:val="Hyperlink"/>
            </w:rPr>
            <w:t xml:space="preserve">inner product space</w:t>
          </w:r>
        </w:ins>
      </w:hyperlink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equipped with the inner product</w:t>
        </w:r>
      </w:ins>
      <w:ins w:id="67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(all other</w:t>
        </w:r>
      </w:ins>
      <w:ins w:id="70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spaces fail the parallelogram law).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 completeness of</w:t>
        </w:r>
      </w:ins>
      <w:ins w:id="75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makes it a Hilbert space.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In regression, the conditional expectation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 orthogonal projection of</w:t>
        </w:r>
      </w:ins>
      <w:ins w:id="8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onto the closed subspace of</w:t>
        </w:r>
      </w:ins>
      <w:ins w:id="8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functions measurable with respect to</w:t>
        </w:r>
      </w:ins>
      <w:ins w:id="89" w:author="PR Preview" w:date="2026-01-01T00:00:00Z">
        <w:r>
          <w:t xml:space="preserve"> </w:t>
        </w:r>
      </w:ins>
      <m:oMath>
        <m:r>
          <m:t>X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minimizing the population mean squared error (pMSE)</w:t>
        </w:r>
      </w:ins>
      <w:ins w:id="9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94" w:author="PR Preview" w:date="2026-01-01T00:00:00Z">
        <w:r>
          <w:t xml:space="preserve">.</w:t>
        </w:r>
      </w:ins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95" w:author="PR Preview" w:date="2026-01-01T00:00:00Z">
        <w:r>
          <w:rPr>
            <w:b/>
            <w:bCs/>
          </w:rPr>
          <w:delText xml:space="preserve"> </w:delText>
        </w:r>
      </w:del>
      <w:del w:id="96" w:author="PR Preview" w:date="2026-01-01T00:00:00Z">
        <w:r>
          <w:rPr>
            <w:b/>
            <w:bCs/>
          </w:rPr>
          <w:delText xml:space="preserve">loss (mean squared error)</w:delText>
        </w:r>
      </w:del>
      <w:del w:id="97" w:author="PR Preview" w:date="2026-01-01T00:00:00Z">
        <w:r>
          <w:delText xml:space="preserve">: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penalizes large errors quadratically, yielding the conditional mean; sensitive to outliers.</w:delText>
        </w:r>
      </w:del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del w:id="100" w:author="PR Preview" w:date="2026-01-01T00:00:00Z">
        <w:r>
          <w:rPr>
            <w:b/>
            <w:bCs/>
          </w:rPr>
          <w:delText xml:space="preserve"> </w:delText>
        </w:r>
      </w:del>
      <w:del w:id="101" w:author="PR Preview" w:date="2026-01-01T00:00:00Z">
        <w:r>
          <w:rPr>
            <w:b/>
            <w:bCs/>
          </w:rPr>
          <w:delText xml:space="preserve">loss (mean absolute error)</w:delText>
        </w:r>
      </w:del>
      <w:del w:id="102" w:author="PR Preview" w:date="2026-01-01T00:00:00Z">
        <w:r>
          <w:delText xml:space="preserve">: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penalizes errors linearly, yielding the conditional median; robust to heavy tails and outliers.</w:delText>
        </w:r>
      </w:del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105" w:author="PR Preview" w:date="2026-01-01T00:00:00Z">
        <w:r>
          <w:rPr>
            <w:b/>
            <w:bCs/>
          </w:rP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loss (population mean squared error (pMSE), or sample mean squared error (sMSE) on a sample)</w:t>
        </w:r>
      </w:ins>
      <w:ins w:id="107" w:author="PR Preview" w:date="2026-01-01T00:00:00Z">
        <w:r>
          <w:t xml:space="preserve">: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penalizes large errors quadratically, yielding the conditional mean; sensitive to outliers.</w:t>
        </w:r>
      </w:ins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110" w:author="PR Preview" w:date="2026-01-01T00:00:00Z">
        <w:r>
          <w:rPr>
            <w:b/>
            <w:bCs/>
          </w:rP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loss (population mean absolute error (pMAE), or sample mean absolute error (sMAE) on a sample)</w:t>
        </w:r>
      </w:ins>
      <w:ins w:id="112" w:author="PR Preview" w:date="2026-01-01T00:00:00Z">
        <w:r>
          <w:t xml:space="preserve">: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penalizes errors linearly, yielding the conditional median; robust to heavy tails and outliers.</w:t>
        </w:r>
      </w:ins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2026-10-16T12:28:36Z</dcterms:created>
  <dcterms:modified xsi:type="dcterms:W3CDTF">2026-10-16T12:28:36Z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