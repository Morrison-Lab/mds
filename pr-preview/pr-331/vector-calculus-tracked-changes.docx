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 Calculus</w:t>
      </w:r>
    </w:p>
    <w:p>
      <w:pPr>
        <w:pStyle w:val="Date"/>
      </w:pPr>
      <w:del w:id="1" w:author="PR Preview" w:date="2026-01-01T00:00:00Z">
        <w:r>
          <w:delText xml:space="preserve">Last modified: 2026-10-16 04:38:30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04:46:03 (PDT)</w:t>
        </w:r>
      </w:ins>
    </w:p>
    <w:p>
      <w:pPr>
        <w:pStyle w:val="FirstParagraph"/>
      </w:pPr>
      <w:r>
        <w:t xml:space="preserve">(adapted from</w:t>
      </w:r>
      <w:r>
        <w:t xml:space="preserve"> </w:t>
      </w:r>
      <w:r>
        <w:t xml:space="preserve">Fieller (2016)</w:t>
      </w:r>
      <w:r>
        <w:t xml:space="preserve">,</w:t>
      </w:r>
      <w:r>
        <w:t xml:space="preserve"> </w:t>
      </w:r>
      <w:hyperlink r:id="rId9">
        <w:r>
          <w:rPr>
            <w:rStyle w:val="Hyperlink"/>
          </w:rPr>
          <w:t xml:space="preserve">Section 7.2</w:t>
        </w:r>
      </w:hyperlink>
      <w:r>
        <w:t xml:space="preserve">)</w:t>
      </w:r>
    </w:p>
    <w:p>
      <w:pPr>
        <w:pStyle w:val="BodyText"/>
      </w:pPr>
      <w:r>
        <w:t xml:space="preserve">This section covers</w:t>
      </w:r>
      <w:r>
        <w:t xml:space="preserve"> </w:t>
      </w:r>
      <w:hyperlink r:id="rId10">
        <w:r>
          <w:rPr>
            <w:rStyle w:val="Hyperlink"/>
          </w:rPr>
          <w:t xml:space="preserve">derivatives</w:t>
        </w:r>
      </w:hyperlink>
      <w:r>
        <w:t xml:space="preserve"> </w:t>
      </w:r>
      <w:r>
        <w:t xml:space="preserve">of functions of vectors and matrices.</w:t>
      </w:r>
      <w:r>
        <w:t xml:space="preserve"> </w:t>
      </w:r>
      <w:r>
        <w:t xml:space="preserve">Its linear algebra prerequisites,</w:t>
      </w:r>
      <w:r>
        <w:t xml:space="preserve"> </w:t>
      </w:r>
      <w:r>
        <w:t xml:space="preserve">such as vectors, matrices, transposes, dot products, and quadratic forms,</w:t>
      </w:r>
      <w:r>
        <w:t xml:space="preserve"> </w:t>
      </w:r>
      <w:r>
        <w:t xml:space="preserve">are covered in</w:t>
      </w:r>
      <w:r>
        <w:t xml:space="preserve"> </w:t>
      </w:r>
      <w:hyperlink r:id="rId11">
        <w:r>
          <w:rPr>
            <w:rStyle w:val="Hyperlink"/>
          </w:rPr>
          <w:t xml:space="preserve">Linear Algebra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be column vectors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(see</w:t>
      </w:r>
      <w:r>
        <w:t xml:space="preserve"> </w:t>
      </w:r>
      <w:hyperlink r:id="rId12">
        <w:r>
          <w:rPr>
            <w:rStyle w:val="Hyperlink"/>
          </w:rPr>
          <w:t xml:space="preserve">column vector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).</w:t>
      </w:r>
    </w:p>
    <w:bookmarkStart w:id="15" w:name="def-partial-derivative"/>
    <w:p>
      <w:pPr>
        <w:pStyle w:val="BodyText"/>
      </w:pPr>
      <w:r>
        <w:rPr>
          <w:b/>
          <w:bCs/>
        </w:rPr>
        <w:t xml:space="preserve">Definition 1 (Partial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partial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den>
          </m:f>
          <m:r>
            <m:t>f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this</w:t>
      </w:r>
      <w:r>
        <w:t xml:space="preserve"> </w:t>
      </w:r>
      <w:hyperlink r:id="rId14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exists.</w:t>
      </w:r>
      <w:r>
        <w:t xml:space="preserve"> </w:t>
      </w:r>
      <w:r>
        <w:t xml:space="preserve">It is the</w:t>
      </w:r>
      <w:r>
        <w:t xml:space="preserve"> </w:t>
      </w:r>
      <w:hyperlink r:id="rId10">
        <w:r>
          <w:rPr>
            <w:rStyle w:val="Hyperlink"/>
          </w:rPr>
          <w:t xml:space="preserve">derivative</w:t>
        </w:r>
      </w:hyperlink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the one-variable function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varies the</w:t>
      </w:r>
      <w:r>
        <w:t xml:space="preserve"> </w:t>
      </w:r>
      <m:oMath>
        <m:r>
          <m:t>j</m:t>
        </m:r>
      </m:oMath>
      <w:r>
        <w:t xml:space="preserve">th coordinate and holds the other coordinates fixed.</w:t>
      </w:r>
    </w:p>
    <w:bookmarkEnd w:id="15"/>
    <w:bookmarkStart w:id="16" w:name="exm-partial-derivative"/>
    <w:p>
      <w:pPr>
        <w:pStyle w:val="BodyText"/>
      </w:pPr>
      <w:r>
        <w:rPr>
          <w:b/>
          <w:bCs/>
        </w:rPr>
        <w:t xml:space="preserve">Example 1 (Partial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8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 and differentiating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gives the same answer: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 instead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6"/>
    <w:bookmarkStart w:id="17" w:name="exr-miller-pderiv-basic"/>
    <w:p>
      <w:pPr>
        <w:pStyle w:val="BodyText"/>
      </w:pPr>
      <w:r>
        <w:rPr>
          <w:b/>
          <w:bCs/>
        </w:rPr>
        <w:t xml:space="preserve">Exercise 1 (First-order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1.1.42.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y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x</m:t>
        </m:r>
        <m:r>
          <m:t>y</m:t>
        </m:r>
        <m:r>
          <m:rPr>
            <m:sty m:val="p"/>
          </m:rPr>
          <m:t>)</m:t>
        </m:r>
      </m:oMath>
      <w:r>
        <w:t xml:space="preserve">. 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.</w:t>
      </w:r>
    </w:p>
    <w:bookmarkEnd w:id="17"/>
    <w:bookmarkStart w:id="18" w:name="sol-miller-pderiv-basic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, treat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+</m:t>
          </m:r>
          <m:r>
            <m:t>y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18"/>
    <w:bookmarkStart w:id="19" w:name="exr-miller-pderiv-normal-parameters"/>
    <w:p>
      <w:pPr>
        <w:pStyle w:val="FirstParagraph"/>
      </w:pPr>
      <w:r>
        <w:rPr>
          <w:b/>
          <w:bCs/>
        </w:rPr>
        <w:t xml:space="preserve">Exercise 2 (Partial derivatives of the normal density with respect to parameters)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1.1.43.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μ</m:t>
          </m:r>
          <m:r>
            <m:rPr>
              <m:sty m:val="p"/>
            </m:rPr>
            <m:t>,</m:t>
          </m:r>
          <m:r>
            <m:t>σ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</m:oMath>
      <w:r>
        <w:t xml:space="preserve">.</w:t>
      </w:r>
    </w:p>
    <w:bookmarkEnd w:id="19"/>
    <w:bookmarkStart w:id="20" w:name="sol-miller-pderiv-normal-parameter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rPr>
          <w:b/>
          <w:bCs/>
        </w:rPr>
        <w:t xml:space="preserve">1. Derivative with respect to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Treat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as constant. Differentiating the exponential factor via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Derivative with respect to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</m:oMath>
      <w:r>
        <w:t xml:space="preserve"> </w:t>
      </w:r>
      <w:r>
        <w:t xml:space="preserve">and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σ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σ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sample of independent observations leads directly to the values that make the sample most probable, which statistics calls the maximum likelihood estimates: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0"/>
    <w:bookmarkStart w:id="21" w:name="thm-pderiv-normal-parameters"/>
    <w:p>
      <w:pPr>
        <w:pStyle w:val="BodyText"/>
      </w:pPr>
      <w:r>
        <w:rPr>
          <w:b/>
          <w:bCs/>
        </w:rPr>
        <w:t xml:space="preserve">Theorem 1 (Partial derivatives of the normal density with respect to its parameters)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, and 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μ</m:t>
          </m:r>
          <m:r>
            <m:rPr>
              <m:sty m:val="p"/>
            </m:rPr>
            <m:t>,</m:t>
          </m:r>
          <m:r>
            <m:t>σ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Then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σ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σ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pderiv-normal-parameters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miller-pderiv-normal-parameters">
        <w:r>
          <w:rPr>
            <w:rStyle w:val="Hyperlink"/>
          </w:rPr>
          <w:t xml:space="preserve">Solution 2</w:t>
        </w:r>
      </w:hyperlink>
      <w:r>
        <w:t xml:space="preserve">.</w:t>
      </w:r>
      <w:r>
        <w:t xml:space="preserve"> </w:t>
      </w:r>
      <w:r>
        <w:t xml:space="preserve">The argument has two steps.</w:t>
      </w:r>
    </w:p>
    <w:p>
      <w:pPr>
        <w:pStyle w:val="Compact"/>
        <w:numPr>
          <w:ilvl w:val="0"/>
          <w:numId w:val="1001"/>
        </w:numPr>
      </w:pPr>
      <w:r>
        <w:t xml:space="preserve">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</m:oMath>
      <w:r>
        <w:t xml:space="preserve">, treat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as constant.</w:t>
      </w:r>
      <w:r>
        <w:t xml:space="preserve"> </w:t>
      </w:r>
      <w:r>
        <w:t xml:space="preserve">The prefactor is constant, so the chain rule on the exponential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</m:num>
          <m:den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</m:oMath>
      <w:r>
        <w:t xml:space="preserve">, 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product rule gives one term from differentiating</w:t>
      </w:r>
      <w:r>
        <w:t xml:space="preserve"> </w:t>
      </w:r>
      <m:oMath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namely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one from the chain rule on the exponential, namely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σ</m:t>
                </m:r>
              </m:e>
              <m:sup>
                <m:r>
                  <m:t>3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Adding them gives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σ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sSup>
                  <m:e>
                    <m:r>
                      <m:t>σ</m:t>
                    </m:r>
                  </m:e>
                  <m:sup>
                    <m:r>
                      <m:t>3</m:t>
                    </m:r>
                  </m:sup>
                </m:sSup>
              </m:den>
            </m:f>
          </m:e>
        </m:d>
        <m:r>
          <m:t>​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.</w:t>
      </w:r>
    </w:p>
    <w:bookmarkStart w:id="22" w:name="exr-miller-pderiv-exp-quadratic"/>
    <w:p>
      <w:pPr>
        <w:pStyle w:val="FirstParagraph"/>
      </w:pPr>
      <w:r>
        <w:rPr>
          <w:b/>
          <w:bCs/>
        </w:rPr>
        <w:t xml:space="preserve">Exercise 3 (Partial derivatives with exponential of quadratic form)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1.1.44.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2"/>
    <w:bookmarkStart w:id="23" w:name="sol-miller-pderiv-exp-quadratic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,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With respect to</w:t>
      </w:r>
      <w:r>
        <w:t xml:space="preserve"> </w:t>
      </w:r>
      <m:oMath>
        <m:r>
          <m:t>y</m:t>
        </m:r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y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bookmarkEnd w:id="23"/>
    <w:bookmarkStart w:id="24" w:name="exr-miller-pderiv-symmetric"/>
    <w:p>
      <w:pPr>
        <w:pStyle w:val="FirstParagraph"/>
      </w:pPr>
      <w:r>
        <w:rPr>
          <w:b/>
          <w:bCs/>
        </w:rPr>
        <w:t xml:space="preserve">Exercise 4 (Using symmetry to compute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1.1.45.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.</w:t>
      </w:r>
    </w:p>
    <w:bookmarkEnd w:id="24"/>
    <w:bookmarkStart w:id="25" w:name="sol-miller-pderiv-symmetric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constant, differentiate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y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x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Notice that the function is symmetric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 Interchanging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immediately: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x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y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Recognizing symmetry in multi-variable functions eliminates redundant calculations.</w:t>
      </w:r>
    </w:p>
    <w:bookmarkEnd w:id="25"/>
    <w:bookmarkStart w:id="26" w:name="def-vector-derivative"/>
    <w:p>
      <w:pPr>
        <w:pStyle w:val="BodyText"/>
      </w:pPr>
      <w:r>
        <w:rPr>
          <w:b/>
          <w:bCs/>
        </w:rPr>
        <w:t xml:space="preserve">Definition 2 (Vector derivative (gradient))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vector derivative</w:t>
      </w:r>
      <w:r>
        <w:t xml:space="preserve"> </w:t>
      </w:r>
      <w:r>
        <w:t xml:space="preserve">is the column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den>
          </m:f>
          <m:r>
            <m:t>f</m:t>
          </m:r>
          <m:r>
            <m:rPr>
              <m:sty m:val="p"/>
            </m:rPr>
            <m:t>(</m:t>
          </m:r>
          <m:limLow>
            <m:e>
              <m:r>
                <m:t>β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limLow>
                      <m:e>
                        <m:r>
                          <m:t>β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limLow>
                      <m:e>
                        <m:r>
                          <m:t>β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limLow>
                      <m:e>
                        <m:r>
                          <m:t>β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vector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sub>
        </m:sSub>
        <m:r>
          <m:t>f</m:t>
        </m:r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</w:p>
    <w:bookmarkEnd w:id="26"/>
    <w:bookmarkStart w:id="27" w:name="exm-vector-derivative"/>
    <w:p>
      <w:pPr>
        <w:pStyle w:val="BodyText"/>
      </w:pPr>
      <w:r>
        <w:rPr>
          <w:b/>
          <w:bCs/>
        </w:rPr>
        <w:t xml:space="preserve">Example 2 (A vector derivative)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10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at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the vector derivative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20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31">
              <w:r>
                <w:rPr>
                  <w:rStyle w:val="Hyperlink"/>
                </w:rPr>
                <w:t xml:space="preserve">Gradients Refresher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gradients and partial derivatives, the ideas behind this section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32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partial derivatives: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35">
              <w:r>
                <w:rPr>
                  <w:rStyle w:val="Hyperlink"/>
                </w:rPr>
                <w:t xml:space="preserve">What Partial Derivatives Are (Hands-on Introduction)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6">
              <w:r>
                <w:rPr>
                  <w:rStyle w:val="Hyperlink"/>
                </w:rPr>
                <w:t xml:space="preserve">Partial Derivative Exercises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7">
              <w:r>
                <w:rPr>
                  <w:rStyle w:val="Hyperlink"/>
                </w:rPr>
                <w:t xml:space="preserve">Advanced Partial Derivatives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8">
              <w:r>
                <w:rPr>
                  <w:rStyle w:val="Hyperlink"/>
                </w:rPr>
                <w:t xml:space="preserve">Advanced Partial-Derivative Exercises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9">
              <w:r>
                <w:rPr>
                  <w:rStyle w:val="Hyperlink"/>
                </w:rPr>
                <w:t xml:space="preserve">Partial Derivative Notation</w:t>
              </w:r>
            </w:hyperlink>
          </w:p>
          <w:p/>
        </w:tc>
      </w:tr>
    </w:tbl>
    <w:bookmarkStart w:id="122" w:name="sec-gradient-shape"/>
    <w:p>
      <w:pPr>
        <w:pStyle w:val="Heading2"/>
      </w:pPr>
      <w:r>
        <w:t xml:space="preserve">1 Checking a gradient by its shape</w:t>
      </w:r>
    </w:p>
    <w:p>
      <w:pPr>
        <w:pStyle w:val="FirstParagraph"/>
      </w:pPr>
      <w:r>
        <w:t xml:space="preserve">The gradient always has the same shape as the input it is taken with respect</w:t>
      </w:r>
      <w:r>
        <w:t xml:space="preserve"> </w:t>
      </w:r>
      <w:r>
        <w:t xml:space="preserve">to, because it holds exactly one partial derivative per component of that</w:t>
      </w:r>
      <w:r>
        <w:t xml:space="preserve"> </w:t>
      </w:r>
      <w:r>
        <w:t xml:space="preserve">input: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tbl-gradient-shap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The shape of a gradient follows the shape of what it differentiates with respect to.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 </w:t>
                  </w:r>
                  <w:r>
                    <w:t xml:space="preserve">is a function of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its gradient is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 — the ordinary derivative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</w:tr>
          </w:tbl>
          <w:bookmarkEnd w:id="40"/>
          <w:p/>
        </w:tc>
      </w:tr>
    </w:tbl>
    <w:p>
      <w:pPr>
        <w:pStyle w:val="BodyText"/>
      </w:pPr>
      <w:r>
        <w:t xml:space="preserve">The table is the cheapest check there is on a gradient just worked out by</w:t>
      </w:r>
      <w:r>
        <w:t xml:space="preserve"> </w:t>
      </w:r>
      <w:r>
        <w:t xml:space="preserve">hand: if the shapes disagree, something went wrong.</w:t>
      </w:r>
      <w:r>
        <w:t xml:space="preserve"> </w:t>
      </w:r>
      <w:r>
        <w:t xml:space="preserve">It is the shape rule of matrix multiplication again, applied to calculus.</w:t>
      </w:r>
    </w:p>
    <w:bookmarkStart w:id="41" w:name="def-direction"/>
    <w:p>
      <w:pPr>
        <w:pStyle w:val="BodyText"/>
      </w:pPr>
      <w:r>
        <w:rPr>
          <w:b/>
          <w:bCs/>
        </w:rPr>
        <w:t xml:space="preserve">Definition 3 (Direction)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direction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given by a nonzero vector</w:t>
      </w:r>
      <w:r>
        <w:t xml:space="preserve"> </w:t>
      </w:r>
      <m:oMath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:</w:t>
      </w:r>
      <w:r>
        <w:t xml:space="preserve"> </w:t>
      </w:r>
      <w:r>
        <w:t xml:space="preserve">moving from a point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in the direction</w:t>
      </w:r>
      <w:r>
        <w:t xml:space="preserve"> </w:t>
      </w:r>
      <m:oMath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means moving to the points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t</m:t>
        </m:r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reaches the same points (with</w:t>
      </w:r>
      <w:r>
        <w:t xml:space="preserve"> </w:t>
      </w:r>
      <m:oMath>
        <m:r>
          <m:t>t</m:t>
        </m:r>
        <m:r>
          <m:rPr>
            <m:sty m:val="p"/>
          </m:rPr>
          <m:t>/</m:t>
        </m:r>
        <m:r>
          <m:t>c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t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give the same direction.</w:t>
      </w:r>
    </w:p>
    <w:bookmarkEnd w:id="41"/>
    <w:bookmarkStart w:id="42" w:name="exm-direction"/>
    <w:p>
      <w:pPr>
        <w:pStyle w:val="BodyText"/>
      </w:pPr>
      <w:r>
        <w:rPr>
          <w:b/>
          <w:bCs/>
        </w:rPr>
        <w:t xml:space="preserve">Example 3 (Moving from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 the direction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From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moving in the direction</w:t>
      </w:r>
      <w:r>
        <w:t xml:space="preserve"> </w:t>
      </w:r>
      <m:oMath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reaches the points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t</m:t>
        </m:r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+</m:t>
            </m:r>
            <m:r>
              <m:t>t</m:t>
            </m:r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+</m:t>
            </m:r>
            <m:r>
              <m:t>t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same direction:</w:t>
      </w:r>
      <w:r>
        <w:t xml:space="preserve"> </w:t>
      </w:r>
      <w:r>
        <w:t xml:space="preserve">it reaches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opposite direction,</w:t>
      </w:r>
      <w:r>
        <w:t xml:space="preserve"> </w:t>
      </w:r>
      <w:r>
        <w:t xml:space="preserve">reaching points 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42"/>
    <w:bookmarkStart w:id="43" w:name="def-level-set"/>
    <w:p>
      <w:pPr>
        <w:pStyle w:val="BodyText"/>
      </w:pPr>
      <w:r>
        <w:rPr>
          <w:b/>
          <w:bCs/>
        </w:rPr>
        <w:t xml:space="preserve">Definition 4 (Level set (level curve, contour))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level set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 points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 level set is often a curve in the plane,</w:t>
      </w:r>
      <w:r>
        <w:t xml:space="preserve"> </w:t>
      </w:r>
      <w:r>
        <w:t xml:space="preserve">called a</w:t>
      </w:r>
      <w:r>
        <w:t xml:space="preserve"> </w:t>
      </w:r>
      <w:r>
        <w:rPr>
          <w:b/>
          <w:bCs/>
        </w:rPr>
        <w:t xml:space="preserve">level curve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contour</w:t>
      </w:r>
      <w:r>
        <w:t xml:space="preserve">) of</w:t>
      </w:r>
      <w:r>
        <w:t xml:space="preserve"> </w:t>
      </w:r>
      <m:oMath>
        <m:r>
          <m:t>f</m:t>
        </m:r>
      </m:oMath>
      <w:r>
        <w:t xml:space="preserve">.</w:t>
      </w:r>
    </w:p>
    <w:bookmarkEnd w:id="43"/>
    <w:bookmarkStart w:id="44" w:name="exm-level-set"/>
    <w:p>
      <w:pPr>
        <w:pStyle w:val="BodyText"/>
      </w:pPr>
      <w:r>
        <w:rPr>
          <w:b/>
          <w:bCs/>
        </w:rPr>
        <w:t xml:space="preserve">Example 4 (Level sets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level set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circle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on it, since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level set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single point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level set at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 since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44"/>
    <w:bookmarkStart w:id="45" w:name="exr-partials-by-hand"/>
    <w:p>
      <w:pPr>
        <w:pStyle w:val="FirstParagraph"/>
      </w:pPr>
      <w:r>
        <w:rPr>
          <w:b/>
          <w:bCs/>
        </w:rPr>
        <w:t xml:space="preserve">Exercise 5 (Take a gradient by hand)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limLow>
            <m:e>
              <m:r>
                <m:t>w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  <m:sSub>
            <m:e>
              <m:r>
                <m:t>w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Sup>
            <m:e>
              <m:r>
                <m:t>w</m:t>
              </m:r>
            </m:e>
            <m:sub>
              <m:r>
                <m:t>2</m:t>
              </m:r>
            </m:sub>
            <m:sup>
              <m:r>
                <m:t>3</m:t>
              </m:r>
            </m:sup>
          </m:sSubSup>
          <m:r>
            <m:rPr>
              <m:sty m:val="p"/>
            </m:rPr>
            <m:t>−</m:t>
          </m:r>
          <m:r>
            <m:t>5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</m:oMath>
      </m:oMathPara>
    </w:p>
    <w:p>
      <w:pPr>
        <w:pStyle w:val="Compact"/>
        <w:numPr>
          <w:ilvl w:val="0"/>
          <w:numId w:val="1004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4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4"/>
        </w:numPr>
      </w:pPr>
      <w:r>
        <w:t xml:space="preserve">Assemble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sub>
        </m:sSub>
        <m:r>
          <m:t>f</m:t>
        </m:r>
      </m:oMath>
      <w:r>
        <w:t xml:space="preserve"> </w:t>
      </w:r>
      <w:r>
        <w:t xml:space="preserve">and evaluate it at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m>
                  <m:mPr>
                    <m:baseJc m:val="center"/>
                    <m:plcHide m:val="on"/>
                    <m:mcs>
                      <m:mc>
                        <m:mcPr>
                          <m:mcJc m:val="center"/>
                          <m:count m:val="1"/>
                        </m:mcPr>
                      </m:mc>
                      <m:mc>
                        <m:mcPr>
                          <m:mcJc m:val="center"/>
                          <m:count m:val="1"/>
                        </m:mcPr>
                      </m:mc>
                    </m:mcs>
                  </m:mPr>
                  <m:mr>
                    <m:e>
                      <m:r>
                        <m:t>2</m:t>
                      </m:r>
                    </m:e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mr>
                </m:m>
              </m:e>
            </m:d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Check the shape of your answer against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.</w:t>
      </w:r>
    </w:p>
    <w:bookmarkEnd w:id="45"/>
    <w:bookmarkStart w:id="46" w:name="sol-partials-by-hand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second term has no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it, so it contributes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third term is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Now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contributing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second term contributes</w:t>
      </w:r>
      <w:r>
        <w:t xml:space="preserve"> </w:t>
      </w:r>
      <m:oMath>
        <m:r>
          <m:t>3</m:t>
        </m:r>
        <m:sSubSup>
          <m:e>
            <m:r>
              <m:t>w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The third has no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it, contributing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Stack the two, in the order the coordinates are numbered: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∇</m:t>
              </m:r>
            </m:e>
            <m:sub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sub>
          </m:sSub>
          <m:r>
            <m:t>f</m:t>
          </m:r>
          <m:r>
            <m:rPr>
              <m:sty m:val="p"/>
            </m:rPr>
            <m:t>(</m:t>
          </m:r>
          <m:limLow>
            <m:e>
              <m:r>
                <m:t>w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sSub>
                      <m:e>
                        <m:r>
                          <m:t>w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t>5</m:t>
                    </m:r>
                  </m:e>
                </m:mr>
                <m:mr>
                  <m:e>
                    <m:r>
                      <m:t>3</m:t>
                    </m:r>
                    <m:sSub>
                      <m:e>
                        <m:r>
                          <m:t>w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sSubSup>
                      <m:e>
                        <m:r>
                          <m:t>w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gradient is a vector-valued</w:t>
      </w:r>
      <w:r>
        <w:t xml:space="preserve"> </w:t>
      </w:r>
      <w:r>
        <w:rPr>
          <w:i/>
          <w:iCs/>
        </w:rPr>
        <w:t xml:space="preserve">function</w:t>
      </w:r>
      <w:r>
        <w:t xml:space="preserve"> </w:t>
      </w:r>
      <w:r>
        <w:t xml:space="preserve">of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not a single vector.</w:t>
      </w:r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m>
                  <m:mPr>
                    <m:baseJc m:val="center"/>
                    <m:plcHide m:val="on"/>
                    <m:mcs>
                      <m:mc>
                        <m:mcPr>
                          <m:mcJc m:val="center"/>
                          <m:count m:val="1"/>
                        </m:mcPr>
                      </m:mc>
                      <m:mc>
                        <m:mcPr>
                          <m:mcJc m:val="center"/>
                          <m:count m:val="1"/>
                        </m:mcPr>
                      </m:mc>
                    </m:mcs>
                  </m:mPr>
                  <m:mr>
                    <m:e>
                      <m:r>
                        <m:t>2</m:t>
                      </m:r>
                    </m:e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mr>
                </m:m>
              </m:e>
            </m:d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sub>
              </m:sSub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sSup>
                          <m:e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8</m:t>
                        </m:r>
                      </m:e>
                    </m:mr>
                    <m:mr>
                      <m:e>
                        <m:r>
                          <m:t>9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4.</w:t>
      </w:r>
      <w:r>
        <w:t xml:space="preserve"> </w:t>
      </w:r>
      <w:r>
        <w:t xml:space="preserve">The input was 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so is the answer,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Note the signs: from this point, 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i/>
          <w:iCs/>
        </w:rPr>
        <w:t xml:space="preserve">decreases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while</w:t>
      </w:r>
      <w:r>
        <w:t xml:space="preserve"> </w:t>
      </w:r>
      <w:r>
        <w:t xml:space="preserve">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increases it, so the uphill direction is neither axis.</w:t>
      </w:r>
    </w:p>
    <w:bookmarkEnd w:id="46"/>
    <w:bookmarkStart w:id="48" w:name="def-row-vector-derivative"/>
    <w:p>
      <w:pPr>
        <w:pStyle w:val="BodyText"/>
      </w:pPr>
      <w:r>
        <w:rPr>
          <w:b/>
          <w:bCs/>
        </w:rPr>
        <w:t xml:space="preserve">Definition 5 (Row-vector derivative (total derivative))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row-vector derivative</w:t>
      </w:r>
      <w:r>
        <w:t xml:space="preserve"> </w:t>
      </w:r>
      <w:r>
        <w:t xml:space="preserve">is the row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w:bookmarkStart w:id="47" w:name="eq-row-vector-derivative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limLow>
                      <m:e>
                        <m:r>
                          <m:t>β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  <m:r>
                      <m:rPr>
                        <m:sty m:val="p"/>
                      </m:rPr>
                      <m:t>)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limLow>
                      <m:e>
                        <m:r>
                          <m:t>β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limLow>
                      <m:e>
                        <m:r>
                          <m:t>β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7"/>
    </w:p>
    <w:p>
      <w:pPr>
        <w:pStyle w:val="FirstParagraph"/>
      </w:pPr>
      <w:r>
        <w:t xml:space="preserve">The row-vector derivative is also called the</w:t>
      </w:r>
      <w:r>
        <w:t xml:space="preserve"> </w:t>
      </w:r>
      <w:r>
        <w:rPr>
          <w:b/>
          <w:bCs/>
        </w:rPr>
        <w:t xml:space="preserve">total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 name used when the derivative of a scalar-valued function is written as a row vector.</w:t>
      </w:r>
    </w:p>
    <w:bookmarkEnd w:id="48"/>
    <w:bookmarkStart w:id="49" w:name="rem-row-vector-derivativ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(Other notation for the row-vector derivative). </w:t>
      </w:r>
      <w:r>
        <w:t xml:space="preserve">Some sources write the same row vector as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limLow>
                  <m:e>
                    <m:r>
                      <m:t>β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operator on the left,</w:t>
      </w:r>
      <w:r>
        <w:t xml:space="preserve"> </w:t>
      </w:r>
      <w:r>
        <w:t xml:space="preserve">read as each operator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applied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rather than as a matrix product</w:t>
      </w:r>
      <w:r>
        <w:t xml:space="preserve"> </w:t>
      </w:r>
      <w:r>
        <w:t xml:space="preserve">(see</w:t>
      </w:r>
      <w:r>
        <w:t xml:space="preserve"> </w:t>
      </w:r>
      <w:hyperlink w:anchor="rem-row-derivative-shape">
        <w:r>
          <w:rPr>
            <w:rStyle w:val="Hyperlink"/>
          </w:rPr>
          <w:t xml:space="preserve">Remark 2</w:t>
        </w:r>
      </w:hyperlink>
      <w:r>
        <w:t xml:space="preserve">).</w:t>
      </w:r>
    </w:p>
    <w:bookmarkEnd w:id="49"/>
    <w:bookmarkStart w:id="53" w:name="rem-row-derivative-shape"/>
    <w:p>
      <w:pPr>
        <w:pStyle w:val="BodyText"/>
      </w:pPr>
      <w:r>
        <w:rPr>
          <w:i/>
          <w:iCs/>
        </w:rPr>
        <w:t xml:space="preserve">Remark 2</w:t>
      </w:r>
      <w:r>
        <w:t xml:space="preserve"> (Which side the operator goes on). </w:t>
      </w:r>
      <w:r>
        <w:t xml:space="preserve">Read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</m:oMath>
      <w:r>
        <w:t xml:space="preserve"> </w:t>
      </w:r>
      <w:r>
        <w:t xml:space="preserve">as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of operators</w:t>
      </w:r>
      <w:r>
        <w:t xml:space="preserve"> </w:t>
      </w:r>
      <w:r>
        <w:t xml:space="preserve">with entries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p</m:t>
                </m:r>
              </m:sub>
            </m:sSub>
          </m:den>
        </m:f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limLow>
                  <m:e>
                    <m:r>
                      <m:t>β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as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 of operators with the same entries.</w:t>
      </w:r>
      <w:r>
        <w:t xml:space="preserve"> </w:t>
      </w:r>
      <w:r>
        <w:t xml:space="preserve">Writing either one next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be read in two ways: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As a matrix product,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under the shape rule of</w:t>
      </w:r>
      <w:r>
        <w:t xml:space="preserve"> </w:t>
      </w:r>
      <w:hyperlink r:id="rId50">
        <w:r>
          <w:rPr>
            <w:rStyle w:val="Hyperlink"/>
          </w:rPr>
          <w:t xml:space="preserve">matrix multiplication</w:t>
        </w:r>
      </w:hyperlink>
      <w:r>
        <w:t xml:space="preserve">.</w:t>
      </w:r>
      <w:r>
        <w:t xml:space="preserve"> </w:t>
      </w:r>
      <w:r>
        <w:t xml:space="preserve">The column-vector operator works on the left: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 row-vector operator does not: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limLow>
                  <m:e>
                    <m:r>
                      <m:t>β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whose inner dimensions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do not match when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For the shape rule to give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the operator would have to go on the right of</w:t>
      </w:r>
      <w:r>
        <w:t xml:space="preserve"> </w:t>
      </w:r>
      <m:oMath>
        <m:r>
          <m:t>f</m:t>
        </m:r>
      </m:oMath>
      <w:r>
        <w:t xml:space="preserve">, as in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changes its meaning (see below).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As a scalar multiple,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the way</w:t>
      </w:r>
      <w:r>
        <w:t xml:space="preserve"> </w:t>
      </w:r>
      <m:oMath>
        <m:r>
          <m:t>c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read in</w:t>
      </w:r>
      <w:r>
        <w:t xml:space="preserve"> </w:t>
      </w:r>
      <w:hyperlink r:id="rId51">
        <w:r>
          <w:rPr>
            <w:rStyle w:val="Hyperlink"/>
          </w:rPr>
          <w:t xml:space="preserve">scalar multiplication</w:t>
        </w:r>
      </w:hyperlink>
      <w:r>
        <w:t xml:space="preserve">,</w:t>
      </w:r>
      <w:r>
        <w:t xml:space="preserve"> </w:t>
      </w:r>
      <w:r>
        <w:t xml:space="preserve">which has no shape rule:</w:t>
      </w:r>
      <w:r>
        <w:t xml:space="preserve"> </w:t>
      </w:r>
      <w:r>
        <w:t xml:space="preserve">each entry of the operator vector is applied 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Then 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limLow>
                  <m:e>
                    <m:r>
                      <m:t>β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</m:oMath>
      <w:r>
        <w:t xml:space="preserve"> </w:t>
      </w:r>
      <w:r>
        <w:t xml:space="preserve">work with the operator on the left.</w:t>
      </w:r>
    </w:p>
    <w:p>
      <w:pPr>
        <w:pStyle w:val="FirstParagraph"/>
      </w:pP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sSup>
              <m:e>
                <m:limLow>
                  <m:e>
                    <m:r>
                      <m:t>β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q-row-vector-derivativ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means the same thing under both readings:</w:t>
      </w:r>
      <w:r>
        <w:t xml:space="preserve"> </w:t>
      </w:r>
      <w:r>
        <w:t xml:space="preserve">the transpose in the denominator says the result is a row vector,</w:t>
      </w:r>
      <w:r>
        <w:t xml:space="preserve"> </w:t>
      </w:r>
      <w:r>
        <w:t xml:space="preserve">without making the derivative a product.</w:t>
      </w:r>
    </w:p>
    <w:p>
      <w:pPr>
        <w:pStyle w:val="BodyText"/>
      </w:pPr>
      <w:r>
        <w:t xml:space="preserve">Treating the operators as vectors is sound for checking shapes,</w:t>
      </w:r>
      <w:r>
        <w:t xml:space="preserve"> </w:t>
      </w:r>
      <w:r>
        <w:t xml:space="preserve">but</w:t>
      </w:r>
      <w:r>
        <w:t xml:space="preserve"> </w:t>
      </w:r>
      <w:r>
        <w:t xml:space="preserve">“multiplying”</w:t>
      </w:r>
      <w:r>
        <w:t xml:space="preserve"> </w:t>
      </w:r>
      <w:r>
        <w:t xml:space="preserve">an operator by a function means applying the operator to it,</w:t>
      </w:r>
      <w:r>
        <w:t xml:space="preserve"> </w:t>
      </w:r>
      <w:r>
        <w:t xml:space="preserve">so two rules of ordinary matrix algebra do not carry over:</w:t>
      </w:r>
      <w:r>
        <w:t xml:space="preserve"> </w:t>
      </w:r>
      <w:r>
        <w:t xml:space="preserve">scalars commute with matrices, and products can be regrouped.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Scalars do not commute with operators.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is still an unapplied operator, waiting for something to act on.</w:t>
      </w:r>
      <w:r>
        <w:t xml:space="preserve"> </w:t>
      </w:r>
      <w:r>
        <w:t xml:space="preserve">So, unlike</w:t>
      </w:r>
      <w:r>
        <w:t xml:space="preserve"> </w:t>
      </w:r>
      <m:oMath>
        <m:r>
          <m:t>c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t>c</m:t>
        </m:r>
      </m:oMath>
      <w:r>
        <w:t xml:space="preserve">, the operator cannot move to the other side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without changing the meaning.</w:t>
      </w:r>
      <w:r>
        <w:t xml:space="preserve"> </w:t>
      </w:r>
      <w:r>
        <w:t xml:space="preserve">Putting the row-vector operator on the right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gives the row-vector derivative</w:t>
      </w:r>
      <w:r>
        <w:t xml:space="preserve"> </w:t>
      </w:r>
      <w:r>
        <w:t xml:space="preserve">only under the convention that it acts on the factor to its left.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Products cannot be regrouped.</w:t>
      </w:r>
      <w:r>
        <w:t xml:space="preserve"> </w:t>
      </w:r>
      <w:r>
        <w:t xml:space="preserve">An operator acts on the whole product to its right,</w:t>
      </w:r>
      <w:r>
        <w:t xml:space="preserve"> </w:t>
      </w:r>
      <w:r>
        <w:t xml:space="preserve">so by the</w:t>
      </w:r>
      <w:r>
        <w:t xml:space="preserve"> </w:t>
      </w:r>
      <w:hyperlink r:id="rId52">
        <w:r>
          <w:rPr>
            <w:rStyle w:val="Hyperlink"/>
          </w:rPr>
          <w:t xml:space="preserve">product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g</m:t>
        </m:r>
      </m:oMath>
      <w:r>
        <w:t xml:space="preserve"> </w:t>
      </w:r>
      <w:r>
        <w:t xml:space="preserve">in general.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f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53"/>
    <w:bookmarkStart w:id="56" w:name="thm-row-deriv-tp-col-deriv"/>
    <w:p>
      <w:pPr>
        <w:pStyle w:val="FirstParagraph"/>
      </w:pPr>
      <w:r>
        <w:rPr>
          <w:b/>
          <w:bCs/>
        </w:rPr>
        <w:t xml:space="preserve">Theorem 2 (Row and column derivatives are transposes)</w:t>
      </w:r>
    </w:p>
    <w:p>
      <w:pPr>
        <w:pStyle w:val="BodyText"/>
      </w:pPr>
      <w:bookmarkStart w:id="54" w:name="eq-row-deriv-tp-col-deriv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4"/>
    </w:p>
    <w:p>
      <w:pPr>
        <w:pStyle w:val="FirstParagraph"/>
      </w:pPr>
      <w:bookmarkStart w:id="55" w:name="eq-col-deriv-tp-row-deriv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den>
          </m:f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55"/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sSup>
              <m:e>
                <m:limLow>
                  <m:e>
                    <m:r>
                      <m:t>β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first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and the second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with the same entries in the same order,</w:t>
      </w:r>
      <w:r>
        <w:t xml:space="preserve"> </w:t>
      </w:r>
      <w:r>
        <w:t xml:space="preserve">so each is the transpose of the other.</w:t>
      </w:r>
    </w:p>
    <w:bookmarkStart w:id="57" w:name="exm-row-deriv-tp-col-deriv"/>
    <w:p>
      <w:pPr>
        <w:pStyle w:val="BodyText"/>
      </w:pPr>
      <w:r>
        <w:rPr>
          <w:b/>
          <w:bCs/>
        </w:rPr>
        <w:t xml:space="preserve">Example 5 (Row and column derivatives of a linear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each is the transpose of the other.</w:t>
      </w:r>
    </w:p>
    <w:bookmarkEnd w:id="57"/>
    <w:bookmarkStart w:id="58" w:name="def-vector-valued-derivative"/>
    <w:p>
      <w:pPr>
        <w:pStyle w:val="BodyText"/>
      </w:pPr>
      <w:r>
        <w:rPr>
          <w:b/>
          <w:bCs/>
        </w:rPr>
        <w:t xml:space="preserve">Definition 6 (Derivative of a vector-valued function)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(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derivative with respect to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sSup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</m:den>
          </m:f>
          <m:sSub>
            <m:e>
              <m:r>
                <m:t>y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t>i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,</m:t>
          </m:r>
          <m:r>
            <m:t> </m:t>
          </m:r>
          <m:r>
            <m:t>j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sSup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denote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matrix.</w:t>
      </w:r>
    </w:p>
    <w:bookmarkEnd w:id="58"/>
    <w:bookmarkStart w:id="59" w:name="def-denominator-layout"/>
    <w:p>
      <w:pPr>
        <w:pStyle w:val="BodyText"/>
      </w:pPr>
      <w:r>
        <w:rPr>
          <w:b/>
          <w:bCs/>
        </w:rPr>
        <w:t xml:space="preserve">Definition 7 (Denominator layout)</w:t>
      </w:r>
      <w:r>
        <w:t xml:space="preserve"> </w:t>
      </w:r>
      <w:r>
        <w:t xml:space="preserve">Writing derivatives as in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denominator layout</w:t>
      </w:r>
      <w:r>
        <w:t xml:space="preserve">,</w:t>
      </w:r>
      <w:r>
        <w:t xml:space="preserve"> </w:t>
      </w:r>
      <w:r>
        <w:t xml:space="preserve">which these notes use throughout:</w:t>
      </w:r>
      <w:r>
        <w:t xml:space="preserve"> </w:t>
      </w:r>
      <w:r>
        <w:t xml:space="preserve">rows index the entries of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(the denominator)</w:t>
      </w:r>
      <w:r>
        <w:t xml:space="preserve"> </w:t>
      </w:r>
      <w:r>
        <w:t xml:space="preserve">and columns index the entries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(the numerator),</w:t>
      </w:r>
      <w:r>
        <w:t xml:space="preserve"> </w:t>
      </w:r>
      <w:r>
        <w:t xml:space="preserve">so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the vector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59"/>
    <w:bookmarkStart w:id="60" w:name="exm-vector-valued-derivative"/>
    <w:p>
      <w:pPr>
        <w:pStyle w:val="BodyText"/>
      </w:pPr>
      <w:r>
        <w:rPr>
          <w:b/>
          <w:bCs/>
        </w:rPr>
        <w:t xml:space="preserve">Example 6 (Differentiating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3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q</m:t>
        </m:r>
        <m:r>
          <m:rPr>
            <m:sty m:val="p"/>
          </m:rPr>
          <m:t>=</m:t>
        </m:r>
        <m:r>
          <m:t>3</m:t>
        </m:r>
      </m:oMath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sSup>
                        <m:e>
                          <m:limLow>
                            <m:e>
                              <m:r>
                                <m:t>y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3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60"/>
    <w:bookmarkStart w:id="61" w:name="def-jacobian-matrix"/>
    <w:p>
      <w:pPr>
        <w:pStyle w:val="FirstParagraph"/>
      </w:pPr>
      <w:r>
        <w:rPr>
          <w:b/>
          <w:bCs/>
        </w:rPr>
        <w:t xml:space="preserve">Definition 8 (Jacobian 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(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Jacobian matrix</w:t>
      </w:r>
      <w:r>
        <w:t xml:space="preserve"> </w:t>
      </w:r>
      <w:r>
        <w:t xml:space="preserve">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.</w:t>
      </w:r>
      <w:r>
        <w:t xml:space="preserve"> </w:t>
      </w:r>
      <w:r>
        <w:t xml:space="preserve">It is the transpose of the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sSup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.</w:t>
      </w:r>
    </w:p>
    <w:bookmarkEnd w:id="61"/>
    <w:bookmarkStart w:id="62" w:name="def-numerator-layout"/>
    <w:p>
      <w:pPr>
        <w:pStyle w:val="BodyText"/>
      </w:pPr>
      <w:r>
        <w:rPr>
          <w:b/>
          <w:bCs/>
        </w:rPr>
        <w:t xml:space="preserve">Definition 9 (Numerator layout)</w:t>
      </w:r>
      <w:r>
        <w:t xml:space="preserve"> </w:t>
      </w:r>
      <w:r>
        <w:t xml:space="preserve">Writing derivatives as in</w:t>
      </w:r>
      <w:r>
        <w:t xml:space="preserve"> </w:t>
      </w:r>
      <w:hyperlink w:anchor="def-jacobian-matrix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with rows indexing the entries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(the numerator)</w:t>
      </w:r>
      <w:r>
        <w:t xml:space="preserve"> </w:t>
      </w:r>
      <w:r>
        <w:t xml:space="preserve">and columns indexing the entries of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(the denominator),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numerator layout</w:t>
      </w:r>
      <w:r>
        <w:t xml:space="preserve">.</w:t>
      </w:r>
    </w:p>
    <w:bookmarkEnd w:id="62"/>
    <w:bookmarkStart w:id="63" w:name="exm-jacobian-matrix"/>
    <w:p>
      <w:pPr>
        <w:pStyle w:val="BodyText"/>
      </w:pPr>
      <w:r>
        <w:rPr>
          <w:b/>
          <w:bCs/>
        </w:rPr>
        <w:t xml:space="preserve">Example 7 (The Jacobian matrix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3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vector-valued-derivativ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Jacobian matrix is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</m:mr>
                <m:mr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transpose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found there.</w:t>
      </w:r>
    </w:p>
    <w:bookmarkEnd w:id="63"/>
    <w:bookmarkStart w:id="64" w:name="rem-numerator-layout"/>
    <w:p>
      <w:pPr>
        <w:pStyle w:val="BodyText"/>
      </w:pPr>
      <w:r>
        <w:rPr>
          <w:i/>
          <w:iCs/>
        </w:rPr>
        <w:t xml:space="preserve">Remark 3</w:t>
      </w:r>
      <w:r>
        <w:t xml:space="preserve"> (Numerator layout). </w:t>
      </w:r>
      <w:r>
        <w:t xml:space="preserve">Some sources use the numerator layout (</w:t>
      </w:r>
      <w:hyperlink w:anchor="def-numerator-layout">
        <w:r>
          <w:rPr>
            <w:rStyle w:val="Hyperlink"/>
          </w:rPr>
          <w:t xml:space="preserve">Definition 9</w:t>
        </w:r>
      </w:hyperlink>
      <w:r>
        <w:t xml:space="preserve">) throughout,</w:t>
      </w:r>
      <w:r>
        <w:t xml:space="preserve"> </w:t>
      </w:r>
      <w:r>
        <w:t xml:space="preserve">so that their derivative of a vector-valued function is the Jacobian matrix,</w:t>
      </w:r>
      <w:r>
        <w:t xml:space="preserve"> </w:t>
      </w:r>
      <w:r>
        <w:t xml:space="preserve">the transpose of the derivative used in these notes.</w:t>
      </w:r>
      <w:r>
        <w:t xml:space="preserve"> </w:t>
      </w:r>
      <w:r>
        <w:t xml:space="preserve">In numerator layout, the derivative of a scalar-valued function is a row vector:</w:t>
      </w:r>
      <w:r>
        <w:t xml:space="preserve"> </w:t>
      </w:r>
      <w:r>
        <w:t xml:space="preserve">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Check a source’s layout before combining its formulas with these.</w:t>
      </w:r>
    </w:p>
    <w:bookmarkEnd w:id="64"/>
    <w:bookmarkStart w:id="65" w:name="def-constant-wrt-vector"/>
    <w:p>
      <w:pPr>
        <w:pStyle w:val="BodyText"/>
      </w:pPr>
      <w:r>
        <w:rPr>
          <w:b/>
          <w:bCs/>
        </w:rPr>
        <w:t xml:space="preserve">Definition 10 (Constant)</w:t>
      </w:r>
      <w:r>
        <w:t xml:space="preserve"> </w:t>
      </w:r>
      <w:r>
        <w:t xml:space="preserve">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 with respect to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if</w:t>
      </w:r>
      <w:r>
        <w:t xml:space="preserve"> </w:t>
      </w:r>
      <w:r>
        <w:t xml:space="preserve">its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 is zero: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"/>
                    </m:rPr>
                    <m:t>0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</m:oMath>
      </m:oMathPara>
    </w:p>
    <w:bookmarkEnd w:id="65"/>
    <w:bookmarkStart w:id="66" w:name="exm-constant-wrt-vector"/>
    <w:p>
      <w:pPr>
        <w:pStyle w:val="FirstParagraph"/>
      </w:pPr>
      <w:r>
        <w:rPr>
          <w:b/>
          <w:bCs/>
        </w:rPr>
        <w:t xml:space="preserve">Example 8 (A constant vector)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do not depend on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Expanding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into its matrix of scalar partial derivatives</w:t>
      </w:r>
      <w:r>
        <w:t xml:space="preserve"> </w:t>
      </w:r>
      <w:r>
        <w:t xml:space="preserve">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evaluating each entry: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sSup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5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r>
                        <m:rPr>
                          <m:sty m:val="b"/>
                        </m:rP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</m:e>
          </m:eqArr>
        </m:oMath>
      </m:oMathPara>
    </w:p>
    <w:p>
      <w:pPr>
        <w:pStyle w:val="FirstParagraph"/>
      </w:pPr>
      <w:r>
        <w:t xml:space="preserve">Every entry is the derivative of a constant,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limLow>
          <m:e>
            <m:limLow>
              <m:e>
                <m:r>
                  <m:rPr>
                    <m:sty m:val="b"/>
                  </m:rP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constant with respect to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def-constant-wrt-vector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66"/>
    <w:bookmarkStart w:id="67" w:name="exm-not-constant-wrt-vector"/>
    <w:p>
      <w:pPr>
        <w:pStyle w:val="BodyText"/>
      </w:pPr>
      <w:r>
        <w:rPr>
          <w:b/>
          <w:bCs/>
        </w:rPr>
        <w:t xml:space="preserve">Example 9 (A vector that is not constant)</w:t>
      </w:r>
      <w:r>
        <w:t xml:space="preserve"> </w:t>
      </w:r>
      <w:r>
        <w:t xml:space="preserve">With the same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sSup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not</w:t>
      </w:r>
      <w:r>
        <w:t xml:space="preserve"> </w:t>
      </w:r>
      <m:oMath>
        <m:limLow>
          <m:e>
            <m:limLow>
              <m:e>
                <m:r>
                  <m:rPr>
                    <m:sty m:val="b"/>
                  </m:rP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</m:oMath>
      <w:r>
        <w:t xml:space="preserve">, so this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not constant with respect to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  <w:r>
        <w:t xml:space="preserve"> </w:t>
      </w:r>
      <w:r>
        <w:t xml:space="preserve">its first entry changes when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does.</w:t>
      </w:r>
    </w:p>
    <w:bookmarkEnd w:id="67"/>
    <w:bookmarkStart w:id="68" w:name="exr-miller-pderiv-independent-variable"/>
    <w:p>
      <w:pPr>
        <w:pStyle w:val="BodyText"/>
      </w:pPr>
      <w:r>
        <w:rPr>
          <w:b/>
          <w:bCs/>
        </w:rPr>
        <w:t xml:space="preserve">Exercise 6 (Partial derivative with respect to an unreferenced variable)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1.1.46.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5</m:t>
          </m:r>
          <m:sSup>
            <m:e>
              <m:r>
                <m:t>t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−</m:t>
          </m:r>
          <m:r>
            <m:t>4</m:t>
          </m:r>
          <m:sSup>
            <m:e>
              <m:r>
                <m:t>t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sin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68"/>
    <w:bookmarkStart w:id="69" w:name="sol-miller-pderiv-independent-variable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Although the function is declared as a function of three variables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 its expression depends solely on</w:t>
      </w:r>
      <w:r>
        <w:t xml:space="preserve"> </w:t>
      </w:r>
      <m:oMath>
        <m:r>
          <m:t>t</m:t>
        </m:r>
      </m:oMath>
      <w:r>
        <w:t xml:space="preserve">.</w:t>
      </w:r>
    </w:p>
    <w:p>
      <w:pPr>
        <w:pStyle w:val="BodyText"/>
      </w:pPr>
      <w:r>
        <w:t xml:space="preserve">Because neither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appears in the formula,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constant with respect to both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Always verify which variables actually appear in a formula before performing lengthy algebraic differentiation.</w:t>
      </w:r>
    </w:p>
    <w:bookmarkEnd w:id="69"/>
    <w:bookmarkStart w:id="70" w:name="thm-deriv-lincom"/>
    <w:p>
      <w:pPr>
        <w:pStyle w:val="BodyText"/>
      </w:pPr>
      <w:r>
        <w:rPr>
          <w:b/>
          <w:bCs/>
        </w:rPr>
        <w:t xml:space="preserve">Theorem 3 (Derivative of a dot product)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constant with respect to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⋅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⋅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</m:eqAr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eqArr>
        </m:oMath>
      </m:oMathPara>
    </w:p>
    <w:bookmarkStart w:id="71" w:name="exm-deriv-lincom"/>
    <w:p>
      <w:pPr>
        <w:pStyle w:val="FirstParagraph"/>
      </w:pPr>
      <w:r>
        <w:rPr>
          <w:b/>
          <w:bCs/>
        </w:rPr>
        <w:t xml:space="preserve">Example 10 (Derivative of a dot product)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(constant with respect to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hyperlink w:anchor="exm-constant-wrt-vector">
        <w:r>
          <w:rPr>
            <w:rStyle w:val="Hyperlink"/>
          </w:rPr>
          <w:t xml:space="preserve">Example 8</w:t>
        </w:r>
      </w:hyperlink>
      <w:r>
        <w:t xml:space="preserve">) and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thm-deriv-lincom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⋅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Verifying entry-wise: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5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Both methods agree.</w:t>
      </w:r>
    </w:p>
    <w:bookmarkEnd w:id="71"/>
    <w:bookmarkStart w:id="72" w:name="thm-deriv-dot-product"/>
    <w:p>
      <w:pPr>
        <w:pStyle w:val="BodyText"/>
      </w:pPr>
      <w:r>
        <w:rPr>
          <w:b/>
          <w:bCs/>
        </w:rPr>
        <w:t xml:space="preserve">Theorem 4 (Product rule for dot-products)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are differentiable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functions 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limLow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p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lim>
                  </m:limLow>
                </m:den>
              </m:f>
              <m:limLow>
                <m:e>
                  <m:limLow>
                    <m:e>
                      <m:limLow>
                        <m:e>
                          <m:r>
                            <m:t>a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limLow>
                    <m:e>
                      <m:limLow>
                        <m:e>
                          <m:r>
                            <m:t>b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limLow>
                            <m:e>
                              <m:limLow>
                                <m:e>
                                  <m:r>
                                    <m:t>x</m:t>
                                  </m:r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∼</m:t>
                                  </m:r>
                                </m:lim>
                              </m:limLow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⏟</m:t>
                              </m:r>
                            </m:lim>
                          </m:limLow>
                        </m:e>
                        <m:lim>
                          <m:r>
                            <m:t>p</m:t>
                          </m:r>
                          <m:r>
                            <m:rPr>
                              <m:sty m:val="p"/>
                            </m:rPr>
                            <m:t>×</m:t>
                          </m:r>
                          <m:r>
                            <m:t>1</m:t>
                          </m:r>
                        </m:lim>
                      </m:limLow>
                    </m:den>
                  </m:f>
                  <m:limLow>
                    <m:e>
                      <m:limLow>
                        <m:e>
                          <m:sSup>
                            <m:e>
                              <m:limLow>
                                <m:e>
                                  <m:r>
                                    <m:t>a</m:t>
                                  </m:r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∼</m:t>
                                  </m:r>
                                </m:lim>
                              </m:limLow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</m:e>
              </m:d>
              <m:r>
                <m:t>​</m:t>
              </m:r>
              <m:limLow>
                <m:e>
                  <m:limLow>
                    <m:e>
                      <m:limLow>
                        <m:e>
                          <m:r>
                            <m:t>b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limLow>
                            <m:e>
                              <m:limLow>
                                <m:e>
                                  <m:r>
                                    <m:t>x</m:t>
                                  </m:r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∼</m:t>
                                  </m:r>
                                </m:lim>
                              </m:limLow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⏟</m:t>
                              </m:r>
                            </m:lim>
                          </m:limLow>
                        </m:e>
                        <m:lim>
                          <m:r>
                            <m:t>p</m:t>
                          </m:r>
                          <m:r>
                            <m:rPr>
                              <m:sty m:val="p"/>
                            </m:rPr>
                            <m:t>×</m:t>
                          </m:r>
                          <m:r>
                            <m:t>1</m:t>
                          </m:r>
                        </m:lim>
                      </m:limLow>
                    </m:den>
                  </m:f>
                  <m:limLow>
                    <m:e>
                      <m:limLow>
                        <m:e>
                          <m:sSup>
                            <m:e>
                              <m:limLow>
                                <m:e>
                                  <m:r>
                                    <m:t>b</m:t>
                                  </m:r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∼</m:t>
                                  </m:r>
                                </m:lim>
                              </m:limLow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</m:e>
              </m:d>
              <m:r>
                <m:t>​</m:t>
              </m:r>
              <m:limLow>
                <m:e>
                  <m:limLow>
                    <m:e>
                      <m:limLow>
                        <m:e>
                          <m:r>
                            <m:t>a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</m:eqArr>
        </m:oMath>
      </m:oMathPara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Entry-wise,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</m:sub>
                  </m:sSub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sSup>
                        <m:e>
                          <m:limLow>
                            <m:e>
                              <m:r>
                                <m:t>a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sSup>
                        <m:e>
                          <m:limLow>
                            <m:e>
                              <m:r>
                                <m:t>b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</m:e>
          </m:eqArr>
        </m:oMath>
      </m:oMathPara>
    </w:p>
    <w:bookmarkStart w:id="73" w:name="exm-deriv-dot-product"/>
    <w:p>
      <w:pPr>
        <w:pStyle w:val="FirstParagraph"/>
      </w:pPr>
      <w:r>
        <w:rPr>
          <w:b/>
          <w:bCs/>
        </w:rPr>
        <w:t xml:space="preserve">Example 11 (Example of the dot-product rule)</w:t>
      </w:r>
      <w:r>
        <w:t xml:space="preserve"> </w:t>
      </w:r>
      <w:r>
        <w:t xml:space="preserve">Apply</w:t>
      </w:r>
      <w:r>
        <w:t xml:space="preserve"> </w:t>
      </w:r>
      <w:hyperlink w:anchor="thm-deriv-dot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 the vector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 the role 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β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By direct calculation: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a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⋅</m:t>
                      </m:r>
                      <m:limLow>
                        <m:e>
                          <m:r>
                            <m:t>b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β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By the product rule (</w:t>
      </w:r>
      <w:hyperlink w:anchor="thm-deriv-dot-product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using</w:t>
      </w:r>
      <w:r>
        <w:t xml:space="preserve"> </w:t>
      </w:r>
      <m:oMath>
        <m:limLow>
          <m:e>
            <m:limLow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limLow>
                      <m:e>
                        <m:r>
                          <m:t>β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den>
                </m:f>
                <m:sSup>
                  <m:e>
                    <m:limLow>
                      <m:e>
                        <m:r>
                          <m:t>a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  <m:mr>
                <m:e>
                  <m:r>
                    <m:t>0</m:t>
                  </m:r>
                </m:e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limLow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limLow>
                      <m:e>
                        <m:r>
                          <m:t>β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den>
                </m:f>
                <m:sSup>
                  <m:e>
                    <m:limLow>
                      <m:e>
                        <m:r>
                          <m:t>b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a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⋅</m:t>
                      </m:r>
                      <m:limLow>
                        <m:e>
                          <m:r>
                            <m:t>b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r>
                                  <m:t>0</m:t>
                                </m:r>
                              </m:e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0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0</m:t>
                                </m:r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Both methods agree.</w:t>
      </w:r>
    </w:p>
    <w:bookmarkEnd w:id="73"/>
    <w:bookmarkStart w:id="74" w:name="thm-deriv-linear-map"/>
    <w:p>
      <w:pPr>
        <w:pStyle w:val="BodyText"/>
      </w:pPr>
      <w:r>
        <w:rPr>
          <w:b/>
          <w:bCs/>
        </w:rPr>
        <w:t xml:space="preserve">Theorem 5 (Derivative of a linear map)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that is constant with respect to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7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bookmarkStart w:id="75" w:name="exm-deriv-linear-map"/>
    <w:p>
      <w:pPr>
        <w:pStyle w:val="FirstParagraph"/>
      </w:pPr>
      <w:r>
        <w:rPr>
          <w:b/>
          <w:bCs/>
        </w:rPr>
        <w:t xml:space="preserve">Example 12 (Derivative of a linear map)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thm-deriv-linear-map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75"/>
    <w:bookmarkStart w:id="76" w:name="thm-deriv-matrix-vector"/>
    <w:p>
      <w:pPr>
        <w:pStyle w:val="FirstParagraph"/>
      </w:pPr>
      <w:r>
        <w:rPr>
          <w:b/>
          <w:bCs/>
        </w:rPr>
        <w:t xml:space="preserve">Theorem 6 (Vector-derivative of a matrix-vector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limLow>
                        <m:e>
                          <m:r>
                            <m:t>v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limLow>
                        <m:e>
                          <m:r>
                            <m:t>v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bookmarkStart w:id="77" w:name="exm-deriv-matrix-vector"/>
    <w:p>
      <w:pPr>
        <w:pStyle w:val="FirstParagraph"/>
      </w:pPr>
      <w:r>
        <w:rPr>
          <w:b/>
          <w:bCs/>
        </w:rPr>
        <w:t xml:space="preserve">Example 13 (Vector-derivative of a matrix-vector product)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, constant)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sSubSup>
              <m:e>
                <m:r>
                  <m:t>β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2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limLow>
                        <m:e>
                          <m:r>
                            <m:t>v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bookmarkEnd w:id="77"/>
    <w:bookmarkStart w:id="78" w:name="rem-deriv-matrix-vector-special-case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derivative of a linear map as a special case). </w:t>
      </w:r>
      <w:r>
        <w:t xml:space="preserve">This result generalizes</w:t>
      </w:r>
      <w:r>
        <w:t xml:space="preserve"> </w:t>
      </w:r>
      <w:hyperlink w:anchor="thm-deriv-linear-map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(so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which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w:hyperlink w:anchor="exm-deriv-linear-map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where this result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78"/>
    <w:bookmarkStart w:id="79" w:name="thm-deriv-matrix-product-vector"/>
    <w:p>
      <w:pPr>
        <w:pStyle w:val="BodyText"/>
      </w:pPr>
      <w:r>
        <w:rPr>
          <w:b/>
          <w:bCs/>
        </w:rPr>
        <w:t xml:space="preserve">Theorem 7 (Vector-derivative of a product of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)</w:t>
      </w:r>
      <w:r>
        <w:t xml:space="preserve"> </w:t>
      </w:r>
      <w:r>
        <w:t xml:space="preserve">are constant with respect to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limLow>
                        <m:e>
                          <m:r>
                            <m:t>v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with the constant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then use the</w:t>
      </w:r>
      <w:r>
        <w:t xml:space="preserve"> </w:t>
      </w:r>
      <w:hyperlink r:id="rId80">
        <w:r>
          <w:rPr>
            <w:rStyle w:val="Hyperlink"/>
          </w:rPr>
          <w:t xml:space="preserve">transpose of a product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matrix-vector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</m:eqArr>
        </m:oMath>
      </m:oMathPara>
    </w:p>
    <w:bookmarkStart w:id="81" w:name="exm-deriv-matrix-product-vector"/>
    <w:p>
      <w:pPr>
        <w:pStyle w:val="FirstParagraph"/>
      </w:pPr>
      <w:r>
        <w:rPr>
          <w:b/>
          <w:bCs/>
        </w:rPr>
        <w:t xml:space="preserve">Example 14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where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limLow>
                        <m:e>
                          <m:r>
                            <m:t>v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  <m:limLow>
                                <m:e>
                                  <m:r>
                                    <m:t>β</m:t>
                                  </m:r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∼</m:t>
                                  </m:r>
                                </m:lim>
                              </m:limLow>
                            </m:den>
                          </m:f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81"/>
    <w:bookmarkStart w:id="82" w:name="cor-deriv-lincom-tp"/>
    <w:p>
      <w:pPr>
        <w:pStyle w:val="FirstParagraph"/>
      </w:pPr>
      <w:r>
        <w:rPr>
          <w:b/>
          <w:bCs/>
        </w:rPr>
        <w:t xml:space="preserve">Corollary 1 (Derivative of a dot product, transpose-product form)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constant with respect to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r>
                    <m:rPr>
                      <m:sty m:val="p"/>
                    </m:rPr>
                    <m:t>(</m:t>
                  </m:r>
                  <m:limLow>
                    <m:e>
                      <m:limLow>
                        <m:e>
                          <m:sSup>
                            <m:e>
                              <m:limLow>
                                <m:e>
                                  <m:r>
                                    <m:t>x</m:t>
                                  </m:r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∼</m:t>
                                  </m:r>
                                </m:lim>
                              </m:limLow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  <m:limLow>
                    <m:e>
                      <m:limLow>
                        <m:e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p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lincom">
        <w:r>
          <w:rPr>
            <w:rStyle w:val="Hyperlink"/>
            <w:b/>
            <w:bCs/>
          </w:rPr>
          <w:t xml:space="preserve">Theorem 3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constant with respect to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eriv-lincom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matrix-vector">
        <w:r>
          <w:rPr>
            <w:rStyle w:val="Hyperlink"/>
            <w:b/>
            <w:bCs/>
          </w:rPr>
          <w:t xml:space="preserve">Theorem 6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constant with respect to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constant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Applying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eqArr>
        </m:oMath>
      </m:oMathPara>
    </w:p>
    <w:bookmarkStart w:id="83" w:name="exm-deriv-lincom-tp"/>
    <w:p>
      <w:pPr>
        <w:pStyle w:val="FirstParagraph"/>
      </w:pPr>
      <w:r>
        <w:rPr>
          <w:b/>
          <w:bCs/>
        </w:rPr>
        <w:t xml:space="preserve">Example 15 (Derivative of a transpose product)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cor-deriv-lincom-tp">
        <w:r>
          <w:rPr>
            <w:rStyle w:val="Hyperlink"/>
          </w:rPr>
          <w:t xml:space="preserve">Corollary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limLow>
                                <m:e>
                                  <m:sSup>
                                    <m:e>
                                      <m:limLow>
                                        <m:e>
                                          <m:r>
                                            <m:t>x</m:t>
                                          </m:r>
                                        </m:e>
                                        <m:lim>
                                          <m:r>
                                            <m:rPr>
                                              <m:sty m:val="p"/>
                                            </m:rPr>
                                            <m:t>∼</m:t>
                                          </m:r>
                                        </m:lim>
                                      </m:limLow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⊤</m:t>
                                      </m:r>
                                    </m:sup>
                                  </m:sSup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⏟</m:t>
                                  </m:r>
                                </m:lim>
                              </m:limLow>
                            </m:e>
                            <m:lim>
                              <m:r>
                                <m:t>1</m:t>
                              </m:r>
                              <m:r>
                                <m:rPr>
                                  <m:sty m:val="p"/>
                                </m:rPr>
                                <m:t>×</m:t>
                              </m:r>
                              <m:r>
                                <m:t>2</m:t>
                              </m:r>
                            </m:lim>
                          </m:limLow>
                          <m:limLow>
                            <m:e>
                              <m:limLow>
                                <m:e>
                                  <m:limLow>
                                    <m:e>
                                      <m:r>
                                        <m:t>β</m:t>
                                      </m:r>
                                    </m:e>
                                    <m:lim>
                                      <m:r>
                                        <m:rPr>
                                          <m:sty m:val="p"/>
                                        </m:rPr>
                                        <m:t>∼</m:t>
                                      </m:r>
                                    </m:lim>
                                  </m:limLow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⏟</m:t>
                                  </m:r>
                                </m:lim>
                              </m:limLow>
                            </m:e>
                            <m:lim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×</m:t>
                              </m:r>
                              <m:r>
                                <m:t>1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83"/>
    <w:bookmarkStart w:id="84" w:name="rem-deriv-lincom-tp-transpose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coefficient gets transposed). </w:t>
      </w:r>
      <w:r>
        <w:t xml:space="preserve">This vector derivative formula looks a lot like non-vector calculus,</w:t>
      </w:r>
      <w:r>
        <w:t xml:space="preserve"> </w:t>
      </w:r>
      <w:r>
        <w:t xml:space="preserve">except that you have to transpose the coefficient: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but here the coefficient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(a row vector)</w:t>
      </w:r>
      <w:r>
        <w:t xml:space="preserve"> </w:t>
      </w:r>
      <w:r>
        <w:t xml:space="preserve">becomes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(a column vector) in the result.</w:t>
      </w:r>
      <w:r>
        <w:t xml:space="preserve"> </w:t>
      </w:r>
      <w:r>
        <w:t xml:space="preserve">For example, with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whose vector derivative is the column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not the row vector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84"/>
    <w:bookmarkStart w:id="86" w:name="thm-quadratic-form"/>
    <w:p>
      <w:pPr>
        <w:pStyle w:val="BodyText"/>
      </w:pPr>
      <w:r>
        <w:rPr>
          <w:b/>
          <w:bCs/>
        </w:rPr>
        <w:t xml:space="preserve">Theorem 8 (Derivative of a quadratic form)</w:t>
      </w:r>
      <w:r>
        <w:t xml:space="preserve"> </w:t>
      </w:r>
      <w:r>
        <w:t xml:space="preserve">For a quadratic form</w:t>
      </w:r>
      <w:r>
        <w:t xml:space="preserve"> </w:t>
      </w:r>
      <w:r>
        <w:t xml:space="preserve">(see</w:t>
      </w:r>
      <w:r>
        <w:t xml:space="preserve"> </w:t>
      </w:r>
      <w:hyperlink r:id="rId85">
        <w:r>
          <w:rPr>
            <w:rStyle w:val="Hyperlink"/>
          </w:rPr>
          <w:t xml:space="preserve">quadratic form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.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Expanding entry-wise,</w:t>
      </w:r>
      <w:r>
        <w:t xml:space="preserve"> </w:t>
      </w:r>
      <m:oMath>
        <m:sSup>
          <m:e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k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>
                  <m:e>
                    <m:r>
                      <m:t>s</m:t>
                    </m:r>
                  </m:e>
                  <m:sub>
                    <m:r>
                      <m:t>j</m:t>
                    </m:r>
                    <m:r>
                      <m:t>k</m:t>
                    </m:r>
                  </m:sub>
                </m:sSub>
              </m:e>
            </m:nary>
          </m:e>
        </m:nary>
        <m:sSub>
          <m:e>
            <m:r>
              <m:t>β</m:t>
            </m:r>
          </m:e>
          <m:sub>
            <m:r>
              <m:t>j</m:t>
            </m:r>
          </m:sub>
        </m:sSub>
        <m:sSub>
          <m:e>
            <m:r>
              <m:t>β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Differentiating component-wise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j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β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 for </m:t>
              </m:r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bi"/>
                </m:rPr>
                <m:t>S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(matrix-vector multiplication 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matrix multiplication)</m:t>
              </m:r>
            </m:e>
          </m:eqArr>
        </m:oMath>
      </m:oMathPara>
    </w:p>
    <w:bookmarkStart w:id="87" w:name="cor-quadratic-form-symmetric"/>
    <w:p>
      <w:pPr>
        <w:pStyle w:val="FirstParagraph"/>
      </w:pPr>
      <w:r>
        <w:rPr>
          <w:b/>
          <w:bCs/>
        </w:rPr>
        <w:t xml:space="preserve">Corollary 2 (Derivative of a quadratic form with a symmetric matrix)</w:t>
      </w:r>
      <w:r>
        <w:t xml:space="preserve"> </w:t>
      </w:r>
      <w:r>
        <w:t xml:space="preserve">If, in addition,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(and, as in</w:t>
      </w:r>
      <w:r>
        <w:t xml:space="preserve"> </w:t>
      </w:r>
      <w:hyperlink w:anchor="thm-quadratic-form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constant with respect to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.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then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</m:oMath>
      <w:r>
        <w:t xml:space="preserve">, so</w:t>
      </w:r>
      <w:r>
        <w:t xml:space="preserve"> </w:t>
      </w:r>
      <w:hyperlink w:anchor="thm-quadratic-for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rPr>
            <m:sty m:val="p"/>
          </m:rPr>
          <m:t>(</m:t>
        </m:r>
        <m:sSup>
          <m:e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Start w:id="88" w:name="rem-quadratic-form-scalar"/>
    <w:p>
      <w:pPr>
        <w:pStyle w:val="BodyText"/>
      </w:pPr>
      <w:r>
        <w:rPr>
          <w:i/>
          <w:iCs/>
        </w:rPr>
        <w:t xml:space="preserve">Remark 6</w:t>
      </w:r>
      <w:r>
        <w:t xml:space="preserve"> (Like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operation is like taking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non-vector calculus: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c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rPr>
            <m:sty m:val="p"/>
          </m:rPr>
          <m:t>(</m:t>
        </m:r>
        <m:sSup>
          <m:e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3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m:oMath>
        <m:r>
          <m:t>6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88"/>
    <w:bookmarkStart w:id="89" w:name="exm-deriv-quadratic-form"/>
    <w:p>
      <w:pPr>
        <w:pStyle w:val="BodyText"/>
      </w:pPr>
      <w:r>
        <w:rPr>
          <w:b/>
          <w:bCs/>
        </w:rPr>
        <w:t xml:space="preserve">Example 16 (Derivative of a quadratic form)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, symmetric and constant)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3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Differentiating component-wise directly: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6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Both methods agree.</w:t>
      </w:r>
    </w:p>
    <w:p>
      <w:pPr>
        <w:pStyle w:val="BodyText"/>
      </w:pPr>
      <w:r>
        <w:t xml:space="preserve">For a matrix that is not symmetric, such as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thm-quadratic-for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6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matches differentiating</w:t>
      </w:r>
      <w:r>
        <w:t xml:space="preserve"> </w:t>
      </w:r>
      <m:oMath>
        <m:sSup>
          <m:e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directly.</w:t>
      </w:r>
    </w:p>
    <w:bookmarkEnd w:id="89"/>
    <w:bookmarkStart w:id="90" w:name="cor-deriv-normsq"/>
    <w:p>
      <w:pPr>
        <w:pStyle w:val="BodyText"/>
      </w:pPr>
      <w:r>
        <w:rPr>
          <w:b/>
          <w:bCs/>
        </w:rPr>
        <w:t xml:space="preserve">Corollary 3 (Derivative of a simple quadratic form)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2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Applying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p</m:t>
            </m:r>
          </m:sub>
        </m:sSub>
      </m:oMath>
      <w:r>
        <w:t xml:space="preserve"> </w:t>
      </w:r>
      <w:r>
        <w:t xml:space="preserve">(which is symmetric and constant with respect to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rPr>
                  <m:sty m:val="p"/>
                </m:rPr>
                <m:t>(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(rewrite with 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quadratic form, with 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 property)</m:t>
              </m:r>
            </m:e>
          </m:eqArr>
        </m:oMath>
      </m:oMathPara>
    </w:p>
    <w:bookmarkStart w:id="91" w:name="rem-deriv-normsq-scalar"/>
    <w:p>
      <w:pPr>
        <w:pStyle w:val="FirstParagraph"/>
      </w:pPr>
      <w:r>
        <w:rPr>
          <w:i/>
          <w:iCs/>
        </w:rPr>
        <w:t xml:space="preserve">Remark 7</w:t>
      </w:r>
      <w:r>
        <w:t xml:space="preserve"> (Like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vector derivative is like taking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says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m:oMath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91"/>
    <w:bookmarkStart w:id="92" w:name="exm-deriv-normsq"/>
    <w:p>
      <w:pPr>
        <w:pStyle w:val="BodyText"/>
      </w:pPr>
      <w:r>
        <w:rPr>
          <w:b/>
          <w:bCs/>
        </w:rPr>
        <w:t xml:space="preserve">Example 17 (Derivative of a sum of squares)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⋅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Direct partial differentiation yields the same column vector.</w:t>
      </w:r>
    </w:p>
    <w:bookmarkEnd w:id="92"/>
    <w:bookmarkStart w:id="93" w:name="def-residual"/>
    <w:p>
      <w:pPr>
        <w:pStyle w:val="BodyText"/>
      </w:pPr>
      <w:r>
        <w:rPr>
          <w:b/>
          <w:bCs/>
        </w:rPr>
        <w:t xml:space="preserve">Definition 11 (Residual vector and residuals)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and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vector</w:t>
      </w:r>
      <w:r>
        <w:t xml:space="preserve"> </w:t>
      </w:r>
      <w:r>
        <w:t xml:space="preserve">of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</w:t>
      </w:r>
      <w:r>
        <w:t xml:space="preserve"> </w:t>
      </w:r>
      <m:oMath>
        <m:limLow>
          <m:e>
            <m:r>
              <m:t>ε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rPr>
            <m:sty m:val="bi"/>
          </m:rPr>
          <m:t>X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 its entries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bi"/>
          </m:rPr>
          <m:t>X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residuals</w:t>
      </w:r>
      <w:r>
        <w:t xml:space="preserve">.</w:t>
      </w:r>
    </w:p>
    <w:bookmarkEnd w:id="93"/>
    <w:bookmarkStart w:id="94" w:name="def-squared-error"/>
    <w:p>
      <w:pPr>
        <w:pStyle w:val="BodyText"/>
      </w:pPr>
      <w:r>
        <w:rPr>
          <w:b/>
          <w:bCs/>
        </w:rPr>
        <w:t xml:space="preserve">Definition 12 (Squared error)</w:t>
      </w:r>
      <w:r>
        <w:t xml:space="preserve"> </w:t>
      </w:r>
      <w:r>
        <w:t xml:space="preserve">In the setting of</w:t>
      </w:r>
      <w:r>
        <w:t xml:space="preserve"> </w:t>
      </w:r>
      <w:hyperlink w:anchor="def-residual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 square</w:t>
      </w:r>
      <w:r>
        <w:t xml:space="preserve"> </w:t>
      </w:r>
      <m:oMath>
        <m:sSubSup>
          <m:e>
            <m:r>
              <m:t>ε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</w:t>
      </w:r>
      <w:r>
        <w:t xml:space="preserve"> </w:t>
      </w:r>
      <m:oMath>
        <m:r>
          <m:t>i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squared error</w:t>
      </w:r>
      <w:r>
        <w:t xml:space="preserve">.</w:t>
      </w:r>
    </w:p>
    <w:bookmarkEnd w:id="94"/>
    <w:bookmarkStart w:id="95" w:name="def-residual-sum-of-squares"/>
    <w:p>
      <w:pPr>
        <w:pStyle w:val="BodyText"/>
      </w:pPr>
      <w:r>
        <w:rPr>
          <w:b/>
          <w:bCs/>
        </w:rPr>
        <w:t xml:space="preserve">Definition 13 (Residual sum of squares)</w:t>
      </w:r>
      <w:r>
        <w:t xml:space="preserve"> </w:t>
      </w:r>
      <w:r>
        <w:t xml:space="preserve">In the setting of</w:t>
      </w:r>
      <w:r>
        <w:t xml:space="preserve"> </w:t>
      </w:r>
      <w:hyperlink w:anchor="def-residual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 sum of the squared errors (</w:t>
      </w:r>
      <w:hyperlink w:anchor="def-squared-error">
        <w:r>
          <w:rPr>
            <w:rStyle w:val="Hyperlink"/>
          </w:rPr>
          <w:t xml:space="preserve">Definition 12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ε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ε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limLow>
                        <m:e>
                          <m:r>
                            <m:t>ε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.</w:t>
      </w:r>
    </w:p>
    <w:bookmarkEnd w:id="95"/>
    <w:bookmarkStart w:id="97" w:name="rem-residual-least-squares"/>
    <w:p>
      <w:pPr>
        <w:pStyle w:val="BodyText"/>
      </w:pPr>
      <w:r>
        <w:rPr>
          <w:i/>
          <w:iCs/>
        </w:rPr>
        <w:t xml:space="preserve">Remark 8</w:t>
      </w:r>
      <w:r>
        <w:t xml:space="preserve"> (Least squares solutions minimize the residual sum of squares). </w:t>
      </w:r>
      <w:r>
        <w:t xml:space="preserve">A</w:t>
      </w:r>
      <w:r>
        <w:t xml:space="preserve"> </w:t>
      </w:r>
      <w:hyperlink r:id="rId96">
        <w:r>
          <w:rPr>
            <w:rStyle w:val="Hyperlink"/>
          </w:rPr>
          <w:t xml:space="preserve">least squares solution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makes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r>
              <m:rPr>
                <m:sty m:val="bi"/>
              </m:rPr>
              <m:t>X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as small as possible,</w:t>
      </w:r>
      <w:r>
        <w:t xml:space="preserve"> </w:t>
      </w:r>
      <w:r>
        <w:t xml:space="preserve">and so makes the residual sum of squares (</w:t>
      </w:r>
      <w:hyperlink w:anchor="def-residual-sum-of-squares">
        <w:r>
          <w:rPr>
            <w:rStyle w:val="Hyperlink"/>
          </w:rPr>
          <w:t xml:space="preserve">Definition 13</w:t>
        </w:r>
      </w:hyperlink>
      <w:r>
        <w:t xml:space="preserve">) as small as possible too.</w:t>
      </w:r>
    </w:p>
    <w:bookmarkEnd w:id="97"/>
    <w:bookmarkStart w:id="98" w:name="exm-residual"/>
    <w:p>
      <w:pPr>
        <w:pStyle w:val="BodyText"/>
      </w:pPr>
      <w:r>
        <w:rPr>
          <w:b/>
          <w:bCs/>
        </w:rPr>
        <w:t xml:space="preserve">Example 18 (Residuals of a constant fit)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ε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(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residual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 by entry)</m:t>
              </m:r>
            </m:e>
          </m:eqArr>
        </m:oMath>
      </m:oMathPara>
    </w:p>
    <w:p>
      <w:pPr>
        <w:pStyle w:val="FirstParagraph"/>
      </w:pPr>
      <w:r>
        <w:t xml:space="preserve">the squared errors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9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gradients of sums and means of squared errors (</w:t>
            </w:r>
            <w:hyperlink w:anchor="def-residual-sum-of-squares">
              <w:r>
                <w:rPr>
                  <w:rStyle w:val="Hyperlink"/>
                </w:rPr>
                <w:t xml:space="preserve">Definition 13</w:t>
              </w:r>
            </w:hyperlink>
            <w:r>
              <w:t xml:space="preserve">):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101">
              <w:r>
                <w:rPr>
                  <w:rStyle w:val="Hyperlink"/>
                </w:rPr>
                <w:t xml:space="preserve">The Gradient of Quadratic Cost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102">
              <w:r>
                <w:rPr>
                  <w:rStyle w:val="Hyperlink"/>
                </w:rPr>
                <w:t xml:space="preserve">The Gradient of Mean Squared Error</w:t>
              </w:r>
            </w:hyperlink>
          </w:p>
          <w:p/>
        </w:tc>
      </w:tr>
    </w:tbl>
    <w:bookmarkStart w:id="103" w:name="thm-chain-vec"/>
    <w:p>
      <w:pPr>
        <w:pStyle w:val="FirstParagraph"/>
      </w:pPr>
      <w:r>
        <w:rPr>
          <w:b/>
          <w:bCs/>
        </w:rPr>
        <w:t xml:space="preserve">Theorem 9 (Vector chain rule)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 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be a scalar-valued function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have continuous partial derivatives.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as a function 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satisfies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z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z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num>
          <m:den>
            <m:r>
              <m:rPr>
                <m:sty m:val="p"/>
              </m:rPr>
              <m:t>∂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</m:oMath>
      <w:r>
        <w:t xml:space="preserve"> </w:t>
      </w:r>
      <w:r>
        <w:t xml:space="preserve">is the derivative 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</m:oMath>
      <w:r>
        <w:t xml:space="preserve"> </w:t>
      </w:r>
      <w:r>
        <w:t xml:space="preserve">are vector derivatives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03"/>
    <w:bookmarkStart w:id="105" w:name="rem-chain-vec-order"/>
    <w:p>
      <w:pPr>
        <w:pStyle w:val="BodyText"/>
      </w:pPr>
      <w:r>
        <w:rPr>
          <w:i/>
          <w:iCs/>
        </w:rPr>
        <w:t xml:space="preserve">Remark 9</w:t>
      </w:r>
      <w:r>
        <w:t xml:space="preserve"> (The order of the factors matters). </w:t>
      </w:r>
      <w:r>
        <w:t xml:space="preserve">The vector chain rule (</w:t>
      </w:r>
      <w:hyperlink w:anchor="thm-chain-vec">
        <w:r>
          <w:rPr>
            <w:rStyle w:val="Hyperlink"/>
          </w:rPr>
          <w:t xml:space="preserve">Theorem 9</w:t>
        </w:r>
      </w:hyperlink>
      <w:r>
        <w:t xml:space="preserve">) is like the univariate</w:t>
      </w:r>
      <w:r>
        <w:t xml:space="preserve"> </w:t>
      </w:r>
      <w:hyperlink r:id="rId104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w:r>
        <w:t xml:space="preserve">but the order matters now: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num>
          <m:den>
            <m:r>
              <m:rPr>
                <m:sty m:val="p"/>
              </m:rPr>
              <m:t>∂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so the product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num>
          <m:den>
            <m:r>
              <m:rPr>
                <m:sty m:val="p"/>
              </m:rPr>
              <m:t>∂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</m:oMath>
      <w:r>
        <w:t xml:space="preserve"> </w:t>
      </w:r>
      <w:r>
        <w:t xml:space="preserve">in the other order</w:t>
      </w:r>
      <w:r>
        <w:t xml:space="preserve"> </w:t>
      </w:r>
      <w:r>
        <w:t xml:space="preserve">is not even defined unless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The version presented here is for the gradient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 a column vector.</w:t>
      </w:r>
      <w:r>
        <w:t xml:space="preserve"> </w:t>
      </w:r>
      <w:r>
        <w:t xml:space="preserve">The total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), a row vector,</w:t>
      </w:r>
      <w:r>
        <w:t xml:space="preserve"> </w:t>
      </w:r>
      <w:r>
        <w:t xml:space="preserve">is the transpose of the gradient (</w:t>
      </w:r>
      <w:hyperlink w:anchor="thm-row-deriv-tp-col-deriv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and transposing both sides gives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z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limLow>
                      <m:e>
                        <m:r>
                          <m:t>x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z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limLow>
                      <m:e>
                        <m:r>
                          <m:t>y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limLow>
                      <m:e>
                        <m:r>
                          <m:t>y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num>
                  <m:den>
                    <m:r>
                      <m:rPr>
                        <m:sty m:val="p"/>
                      </m:rPr>
                      <m:t>∂</m:t>
                    </m:r>
                    <m:limLow>
                      <m:e>
                        <m:r>
                          <m:t>x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with the factors in the reverse order;</w:t>
      </w:r>
      <w:r>
        <w:t xml:space="preserve"> </w:t>
      </w:r>
      <w:r>
        <w:t xml:space="preserve">there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limLow>
                      <m:e>
                        <m:r>
                          <m:t>y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num>
                  <m:den>
                    <m:r>
                      <m:rPr>
                        <m:sty m:val="p"/>
                      </m:rPr>
                      <m:t>∂</m:t>
                    </m:r>
                    <m:limLow>
                      <m:e>
                        <m:r>
                          <m:t>x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the Jacobian matrix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as a function 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def-jacobian-matrix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105"/>
    <w:bookmarkStart w:id="106" w:name="exm-chain-vec"/>
    <w:p>
      <w:pPr>
        <w:pStyle w:val="BodyText"/>
      </w:pPr>
      <w:r>
        <w:rPr>
          <w:b/>
          <w:bCs/>
        </w:rPr>
        <w:t xml:space="preserve">Example 19 (Applying the vector chain rule)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y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z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y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z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y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and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(multiply, and substitute 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3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</m:eqArr>
        </m:oMath>
      </m:oMathPara>
    </w:p>
    <w:p>
      <w:pPr>
        <w:pStyle w:val="FirstParagraph"/>
      </w:pPr>
      <w:r>
        <w:t xml:space="preserve">This matches differentiating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product in the other order,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times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is not defined.</w:t>
      </w:r>
      <w:r>
        <w:t xml:space="preserve"> </w:t>
      </w:r>
      <w:r>
        <w:t xml:space="preserve">The total derivative is the transpose,</w:t>
      </w:r>
      <w:r>
        <w:t xml:space="preserve"> </w:t>
      </w:r>
      <w:r>
        <w:t xml:space="preserve">the row vector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 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06"/>
    <w:p>
      <w:pPr>
        <w:pStyle w:val="BodyText"/>
      </w:pPr>
      <w:r>
        <w:t xml:space="preserve">See</w:t>
      </w:r>
      <w:r>
        <w:t xml:space="preserve"> </w:t>
      </w:r>
      <w:r>
        <w:t xml:space="preserve">Felippa (n.d.)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Wikipedia contributors (n.d.)</w:t>
      </w:r>
      <w:r>
        <w:t xml:space="preserve">, section</w:t>
      </w:r>
      <w:r>
        <w:t xml:space="preserve"> </w:t>
      </w:r>
      <w:r>
        <w:t xml:space="preserve">“Relationship with Frechet derivative”</w:t>
      </w:r>
      <w:r>
        <w:t xml:space="preserve">.</w:t>
      </w:r>
    </w:p>
    <w:bookmarkStart w:id="107" w:name="cor-chain-qf"/>
    <w:p>
      <w:pPr>
        <w:pStyle w:val="BodyText"/>
      </w:pPr>
      <w:r>
        <w:rPr>
          <w:b/>
          <w:bCs/>
        </w:rPr>
        <w:t xml:space="preserve">Corollary 4 (Vector chain rule for quadratic forms)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ε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ε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with continuous partial derivatives, 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ε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⋅</m:t>
                      </m:r>
                      <m:limLow>
                        <m:e>
                          <m:r>
                            <m:t>ε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limLow>
                        <m:e>
                          <m:r>
                            <m:t>ε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limLow>
                        <m:e>
                          <m:r>
                            <m:t>ε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vec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ε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ε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ε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ε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ε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ε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ε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ε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limLow>
                    <m:e>
                      <m:r>
                        <m:t>ε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ε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limLow>
                        <m:e>
                          <m:r>
                            <m:t>ε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limLow>
                    <m:e>
                      <m:r>
                        <m:t>ε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limLow>
                    <m:e>
                      <m:r>
                        <m:t>ε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limLow>
                    <m:e>
                      <m:r>
                        <m:t>ε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simple quadratic form, in </m:t>
              </m:r>
              <m:limLow>
                <m:e>
                  <m:r>
                    <m:t>ε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applied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limLow>
          <m:e>
            <m:r>
              <m:t>ε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in place of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Start w:id="108" w:name="exm-chain-qf-residuals"/>
    <w:p>
      <w:pPr>
        <w:pStyle w:val="BodyText"/>
      </w:pPr>
      <w:r>
        <w:rPr>
          <w:b/>
          <w:bCs/>
        </w:rPr>
        <w:t xml:space="preserve">Example 20 (Derivative of the residual sum of squares)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) be constant with respect to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limLow>
          <m:e>
            <m:r>
              <m:t>ε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rPr>
            <m:sty m:val="bi"/>
          </m:rPr>
          <m:t>X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be the residual vector (</w:t>
      </w:r>
      <w:hyperlink w:anchor="def-residual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eriv-linear-map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rPr>
            <m:sty m:val="p"/>
          </m:rPr>
          <m:t>(</m:t>
        </m:r>
        <m:r>
          <m:rPr>
            <m:sty m:val="bi"/>
          </m:rPr>
          <m:t>X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because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constant,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limLow>
          <m:e>
            <m:r>
              <m:t>ε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×</m:t>
        </m:r>
        <m:r>
          <m:t>n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chain-qf">
        <w:r>
          <w:rPr>
            <w:rStyle w:val="Hyperlink"/>
          </w:rPr>
          <w:t xml:space="preserve">Corollary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ε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ε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limLow>
                    <m:e>
                      <m:r>
                        <m:t>ε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 for quadratic forms)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limLow>
                <m:e>
                  <m:r>
                    <m:t>ε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to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gives the normal equations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least squares.</w:t>
      </w:r>
    </w:p>
    <w:bookmarkEnd w:id="10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 chain rule for partial derivatives: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hyperlink r:id="rId111">
              <w:r>
                <w:rPr>
                  <w:rStyle w:val="Hyperlink"/>
                </w:rPr>
                <w:t xml:space="preserve">The Chain Rule for Partial Derivatives</w:t>
              </w:r>
            </w:hyperlink>
          </w:p>
          <w:p>
            <w:pPr>
              <w:pStyle w:val="Compact"/>
              <w:numPr>
                <w:ilvl w:val="0"/>
                <w:numId w:val="1008"/>
              </w:numPr>
            </w:pPr>
            <w:hyperlink r:id="rId112">
              <w:r>
                <w:rPr>
                  <w:rStyle w:val="Hyperlink"/>
                </w:rPr>
                <w:t xml:space="preserve">Exercises on the Multivariate Chain Rule</w:t>
              </w:r>
            </w:hyperlink>
          </w:p>
          <w:p/>
        </w:tc>
      </w:tr>
    </w:tbl>
    <w:bookmarkStart w:id="113" w:name="def-matrix-derivative"/>
    <w:p>
      <w:pPr>
        <w:pStyle w:val="FirstParagraph"/>
      </w:pPr>
      <w:r>
        <w:rPr>
          <w:b/>
          <w:bCs/>
        </w:rPr>
        <w:t xml:space="preserve">Definition 14 (Matrix derivative (gradient))</w:t>
      </w:r>
      <w:r>
        <w:t xml:space="preserve"> </w:t>
      </w:r>
      <w:r>
        <w:t xml:space="preserve">For a scalar-valued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derivative</w:t>
      </w:r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the partial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bi"/>
                    </m:rPr>
                    <m:t>X</m:t>
                  </m:r>
                </m:den>
              </m:f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t>f</m:t>
          </m:r>
        </m:oMath>
      </m:oMathPara>
    </w:p>
    <w:p>
      <w:pPr>
        <w:pStyle w:val="FirstParagraph"/>
      </w:pPr>
      <w:r>
        <w:t xml:space="preserve">Like the vector derivative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matrix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rPr>
                <m:sty m:val="bi"/>
              </m:rPr>
              <m:t>X</m:t>
            </m:r>
          </m:sub>
        </m:sSub>
        <m:r>
          <m:t>f</m:t>
        </m:r>
      </m:oMath>
      <w:r>
        <w:t xml:space="preserve">.</w:t>
      </w:r>
    </w:p>
    <w:bookmarkEnd w:id="113"/>
    <w:bookmarkStart w:id="115" w:name="exm-matrix-derivative"/>
    <w:p>
      <w:pPr>
        <w:pStyle w:val="BodyText"/>
      </w:pPr>
      <w:r>
        <w:rPr>
          <w:b/>
          <w:bCs/>
        </w:rPr>
        <w:t xml:space="preserve">Example 21 (The matrix derivative of a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(see</w:t>
      </w:r>
      <w:r>
        <w:t xml:space="preserve"> </w:t>
      </w:r>
      <w:hyperlink r:id="rId114">
        <w:r>
          <w:rPr>
            <w:rStyle w:val="Hyperlink"/>
          </w:rPr>
          <w:t xml:space="preserve">trace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otherwise, so: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rPr>
                  <m:sty m:val="bi"/>
                </m:rPr>
                <m:t>X</m:t>
              </m:r>
            </m:den>
          </m:f>
          <m:r>
            <m:t>f</m:t>
          </m:r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2</m:t>
              </m:r>
            </m:sub>
          </m:sSub>
        </m:oMath>
      </m:oMathPara>
    </w:p>
    <w:bookmarkEnd w:id="115"/>
    <w:bookmarkStart w:id="116" w:name="thm-deriv-matrix-product-matrix"/>
    <w:p>
      <w:pPr>
        <w:pStyle w:val="FirstParagraph"/>
      </w:pPr>
      <w:r>
        <w:rPr>
          <w:b/>
          <w:bCs/>
        </w:rPr>
        <w:t xml:space="preserve">Theorem 10 (Matrix derivative of the trace of a matrix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r</m:t>
        </m:r>
      </m:oMath>
      <w:r>
        <w:t xml:space="preserve">)</w:t>
      </w:r>
      <w:r>
        <w:t xml:space="preserve"> </w:t>
      </w:r>
      <w:r>
        <w:t xml:space="preserve">are constant with respect 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1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 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 </w:t>
      </w:r>
      <w:r>
        <w:t xml:space="preserve">for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b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a</m:t>
                              </m:r>
                              <m:r>
                                <m:t>b</m:t>
                              </m:r>
                            </m:sub>
                          </m:sSub>
                        </m:e>
                      </m:nary>
                    </m:e>
                  </m:nary>
                </m:e>
              </m:nary>
              <m:sSub>
                <m:e>
                  <m:r>
                    <m:t>X</m:t>
                  </m:r>
                </m:e>
                <m:sub>
                  <m:r>
                    <m:t>b</m:t>
                  </m:r>
                  <m:r>
                    <m:t>c</m:t>
                  </m:r>
                </m:sub>
              </m:sSub>
              <m:sSub>
                <m:e>
                  <m:r>
                    <m:t>B</m:t>
                  </m:r>
                </m:e>
                <m:sub>
                  <m:r>
                    <m:t>c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(trace of the </m:t>
              </m:r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  <m:r>
                <m:rPr>
                  <m:nor/>
                  <m:sty m:val="p"/>
                </m:rPr>
                <m:t> product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a</m:t>
                      </m:r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terms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depend on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a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a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17" w:name="rem-matrix-product-tensor"/>
    <w:p>
      <w:pPr>
        <w:pStyle w:val="FirstParagraph"/>
      </w:pPr>
      <w:r>
        <w:rPr>
          <w:i/>
          <w:iCs/>
        </w:rPr>
        <w:t xml:space="preserve">Remark 10</w:t>
      </w:r>
      <w:r>
        <w:t xml:space="preserve"> (Why the theorem uses the trace). </w:t>
      </w:r>
      <w:r>
        <w:t xml:space="preserve">The trace makes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so its matrix derivative (</w:t>
      </w:r>
      <w:hyperlink w:anchor="def-matrix-derivative">
        <w:r>
          <w:rPr>
            <w:rStyle w:val="Hyperlink"/>
          </w:rPr>
          <w:t xml:space="preserve">Definition 14</w:t>
        </w:r>
      </w:hyperlink>
      <w:r>
        <w:t xml:space="preserve">) is again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The matrix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(without the trace) is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each of its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has a partial derivative</w:t>
      </w:r>
      <w:r>
        <w:t xml:space="preserve"> </w:t>
      </w:r>
      <w:r>
        <w:t xml:space="preserve">with respect to each of the</w:t>
      </w:r>
      <w:r>
        <w:t xml:space="preserve"> </w:t>
      </w:r>
      <m:oMath>
        <m:r>
          <m:t>m</m:t>
        </m:r>
        <m:r>
          <m:t>n</m:t>
        </m:r>
      </m:oMath>
      <w:r>
        <w:t xml:space="preserve"> </w:t>
      </w:r>
      <w:r>
        <w:t xml:space="preserve">entries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.</w:t>
      </w:r>
      <w:r>
        <w:t xml:space="preserve"> </w:t>
      </w:r>
      <w:r>
        <w:t xml:space="preserve">Those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t>m</m:t>
        </m:r>
        <m:r>
          <m:t>n</m:t>
        </m:r>
      </m:oMath>
      <w:r>
        <w:t xml:space="preserve"> </w:t>
      </w:r>
      <w:r>
        <w:t xml:space="preserve">partial derivatives form a four-index array (a fourth-order tensor),</w:t>
      </w:r>
      <w:r>
        <w:t xml:space="preserve"> </w:t>
      </w:r>
      <w:r>
        <w:t xml:space="preserve">not a matrix,</w:t>
      </w:r>
      <w:r>
        <w:t xml:space="preserve"> </w:t>
      </w:r>
      <w:r>
        <w:t xml:space="preserve">which is why this result is stated for the scalar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entries,</w:t>
      </w:r>
      <w:r>
        <w:t xml:space="preserve"> </w:t>
      </w:r>
      <w:r>
        <w:t xml:space="preserve">each with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derivatives,</w:t>
      </w:r>
      <w:r>
        <w:t xml:space="preserve"> </w:t>
      </w:r>
      <m:oMath>
        <m:r>
          <m:t>16</m:t>
        </m:r>
      </m:oMath>
      <w:r>
        <w:t xml:space="preserve"> </w:t>
      </w:r>
      <w:r>
        <w:t xml:space="preserve">in all,</w:t>
      </w:r>
      <w:r>
        <w:t xml:space="preserve"> </w:t>
      </w:r>
      <w:r>
        <w:t xml:space="preserve">while its trace</w:t>
      </w:r>
      <w:r>
        <w:t xml:space="preserve"> </w:t>
      </w:r>
      <m:oMath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has the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</w:t>
      </w:r>
      <w:r>
        <w:t xml:space="preserve"> </w:t>
      </w:r>
      <w:r>
        <w:t xml:space="preserve">that form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matrix-derivative">
        <w:r>
          <w:rPr>
            <w:rStyle w:val="Hyperlink"/>
          </w:rPr>
          <w:t xml:space="preserve">Example 21</w:t>
        </w:r>
      </w:hyperlink>
      <w:r>
        <w:t xml:space="preserve">.</w:t>
      </w:r>
    </w:p>
    <w:bookmarkEnd w:id="117"/>
    <w:bookmarkStart w:id="118" w:name="exm-deriv-matrix-product-matrix"/>
    <w:p>
      <w:pPr>
        <w:pStyle w:val="BodyText"/>
      </w:pPr>
      <w:r>
        <w:rPr>
          <w:b/>
          <w:bCs/>
        </w:rPr>
        <w:t xml:space="preserve">Example 22 (Differentiating a weighted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bi"/>
                            </m:rPr>
                            <m:t>X</m:t>
                          </m:r>
                        </m:den>
                      </m:f>
                      <m:r>
                        <m:rPr>
                          <m:sty m:val="p"/>
                        </m:rPr>
                        <m:t>tr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118"/>
    <w:bookmarkStart w:id="119" w:name="exr-gradient-of-linear"/>
    <w:p>
      <w:pPr>
        <w:pStyle w:val="FirstParagraph"/>
      </w:pPr>
      <w:r>
        <w:rPr>
          <w:b/>
          <w:bCs/>
        </w:rPr>
        <w:t xml:space="preserve">Exercise 7 (A gradient that does not mention its variable)</w:t>
      </w:r>
      <w:r>
        <w:t xml:space="preserve"> </w:t>
      </w:r>
      <w:r>
        <w:t xml:space="preserve">Fix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  <m:r>
              <m:rPr>
                <m:sty m:val="p"/>
              </m:rPr>
              <m:t>×</m:t>
            </m:r>
            <m:r>
              <m:t>3</m:t>
            </m:r>
          </m:sup>
        </m:sSup>
      </m:oMath>
      <w:r>
        <w:t xml:space="preserve"> </w:t>
      </w:r>
      <w:r>
        <w:t xml:space="preserve">vary, and define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2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which is the entry-by-entry version of the inner product for matrices.</w:t>
      </w:r>
      <w:r>
        <w:t xml:space="preserve"> </w:t>
      </w:r>
      <w:r>
        <w:t xml:space="preserve">Compute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W</m:t>
            </m:r>
          </m:sub>
        </m:sSub>
        <m:r>
          <m:t> </m:t>
        </m:r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say what is unusual about the answer.</w:t>
      </w:r>
    </w:p>
    <w:bookmarkEnd w:id="119"/>
    <w:bookmarkStart w:id="120" w:name="sol-gradient-of-linear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Written out over the six positions,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sSub>
            <m:e>
              <m:r>
                <m:t>W</m:t>
              </m:r>
            </m:e>
            <m:sub>
              <m:r>
                <m:t>11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W</m:t>
              </m:r>
            </m:e>
            <m:sub>
              <m:r>
                <m:t>12</m:t>
              </m:r>
            </m:sub>
          </m:sSub>
          <m:r>
            <m:rPr>
              <m:sty m:val="p"/>
            </m:rPr>
            <m:t>+</m:t>
          </m:r>
          <m:r>
            <m:t>0</m:t>
          </m:r>
          <m:r>
            <m:t> </m:t>
          </m:r>
          <m:sSub>
            <m:e>
              <m:r>
                <m:t>W</m:t>
              </m:r>
            </m:e>
            <m:sub>
              <m:r>
                <m:t>13</m:t>
              </m:r>
            </m:sub>
          </m:sSub>
          <m:r>
            <m:rPr>
              <m:sty m:val="p"/>
            </m:rPr>
            <m:t>+</m:t>
          </m:r>
          <m:r>
            <m:t>4</m:t>
          </m:r>
          <m:sSub>
            <m:e>
              <m:r>
                <m:t>W</m:t>
              </m:r>
            </m:e>
            <m:sub>
              <m:r>
                <m:t>21</m:t>
              </m:r>
            </m:sub>
          </m:sSub>
          <m:r>
            <m:rPr>
              <m:sty m:val="p"/>
            </m:rPr>
            <m:t>+</m:t>
          </m:r>
          <m:r>
            <m:t>3</m:t>
          </m:r>
          <m:sSub>
            <m:e>
              <m:r>
                <m:t>W</m:t>
              </m:r>
            </m:e>
            <m:sub>
              <m:r>
                <m:t>22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W</m:t>
              </m:r>
            </m:e>
            <m:sub>
              <m:r>
                <m:t>23</m:t>
              </m:r>
            </m:sub>
          </m:sSub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appears in exactly one term, multiplied by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w:r>
        <w:t xml:space="preserve">nothing else, so differentiating with respect to it leaves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behind: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g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Collecting those partial derivatives into a matrix of the same shape as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r>
                    <m:t>W</m:t>
                  </m:r>
                </m:sub>
              </m:sSub>
              <m:r>
                <m:t> 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</m:e>
          </m:eqArr>
        </m:oMath>
      </m:oMathPara>
    </w:p>
    <w:p>
      <w:pPr>
        <w:pStyle w:val="FirstParagraph"/>
      </w:pPr>
      <w:r>
        <w:t xml:space="preserve">What is unusual is that the gradient came out</w:t>
      </w:r>
      <w:r>
        <w:t xml:space="preserve"> </w:t>
      </w:r>
      <w:r>
        <w:rPr>
          <w:b/>
          <w:bCs/>
        </w:rPr>
        <w:t xml:space="preserve">constant</w:t>
      </w:r>
      <w:r>
        <w:t xml:space="preserve">:</w:t>
      </w:r>
      <w:r>
        <w:t xml:space="preserve"> </w:t>
      </w:r>
      <w:r>
        <w:t xml:space="preserve">it does not mention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at all.</w:t>
      </w:r>
      <w:r>
        <w:t xml:space="preserve"> </w:t>
      </w:r>
      <w:r>
        <w:t xml:space="preserve">The constant answer is not a quirk of this particular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r>
          <m:t>W</m:t>
        </m:r>
      </m:oMath>
      <w:r>
        <w:t xml:space="preserve">, and the gradient of a linear function is</w:t>
      </w:r>
      <w:r>
        <w:t xml:space="preserve"> </w:t>
      </w:r>
      <w:r>
        <w:t xml:space="preserve">constant everywhere,</w:t>
      </w:r>
      <w:r>
        <w:t xml:space="preserve"> </w:t>
      </w:r>
      <w:r>
        <w:t xml:space="preserve">for the same reason the 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w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no matter where it</w:t>
      </w:r>
      <w:r>
        <w:t xml:space="preserve"> </w:t>
      </w:r>
      <w:r>
        <w:t xml:space="preserve">is evaluated.</w:t>
      </w:r>
    </w:p>
    <w:p>
      <w:pPr>
        <w:pStyle w:val="BodyText"/>
      </w:pPr>
      <w:r>
        <w:t xml:space="preserve">A constant gradient is the easy case, and it is not the case we usually face.</w:t>
      </w:r>
      <w:r>
        <w:t xml:space="preserve"> </w:t>
      </w:r>
      <w:r>
        <w:t xml:space="preserve">Most functions we minimize are curved — the residual sum of squares of a linear model (</w:t>
      </w:r>
      <w:hyperlink w:anchor="def-residual-sum-of-squares">
        <w:r>
          <w:rPr>
            <w:rStyle w:val="Hyperlink"/>
          </w:rPr>
          <w:t xml:space="preserve">Definition 13</w:t>
        </w:r>
      </w:hyperlink>
      <w:r>
        <w:t xml:space="preserve">) is the standard example —</w:t>
      </w:r>
      <w:r>
        <w:t xml:space="preserve"> </w:t>
      </w:r>
      <w:r>
        <w:t xml:space="preserve">so their gradient changes from point to point</w:t>
      </w:r>
      <w:r>
        <w:t xml:space="preserve"> </w:t>
      </w:r>
      <w:r>
        <w:t xml:space="preserve">and the downhill direction has to be worked out afresh at every step.</w:t>
      </w:r>
    </w:p>
    <w:bookmarkEnd w:id="120"/>
    <w:bookmarkStart w:id="121" w:name="thm-gradient-of-linear"/>
    <w:p>
      <w:pPr>
        <w:pStyle w:val="BodyText"/>
      </w:pPr>
      <w:r>
        <w:rPr>
          <w:b/>
          <w:bCs/>
        </w:rPr>
        <w:t xml:space="preserve">Theorem 11 (Gradient of an entrywise inner product with a fixed matrix)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fixed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matrix, and for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define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Then for every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W</m:t>
            </m:r>
          </m:sub>
        </m:sSub>
        <m:r>
          <m:t> </m:t>
        </m:r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In particular, the gradient is constant: it does not depend on</w:t>
      </w:r>
      <w:r>
        <w:t xml:space="preserve"> </w:t>
      </w:r>
      <m:oMath>
        <m:r>
          <m:t>W</m:t>
        </m:r>
      </m:oMath>
      <w:r>
        <w:t xml:space="preserve">.</w:t>
      </w:r>
    </w:p>
    <w:bookmarkEnd w:id="1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radient-of-linear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gradient-of-linear">
        <w:r>
          <w:rPr>
            <w:rStyle w:val="Hyperlink"/>
          </w:rPr>
          <w:t xml:space="preserve">Solution 7</w:t>
        </w:r>
      </w:hyperlink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 and the entries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given.</w:t>
      </w:r>
      <w:r>
        <w:t xml:space="preserve"> </w:t>
      </w:r>
      <w:r>
        <w:t xml:space="preserve">The same argument works for every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appears in exactly one term, multiplied by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g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W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den>
        </m:f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</w:p>
    <w:bookmarkEnd w:id="122"/>
    <w:bookmarkStart w:id="160" w:name="sec-second-derivatives"/>
    <w:p>
      <w:pPr>
        <w:pStyle w:val="Heading2"/>
      </w:pPr>
      <w:r>
        <w:t xml:space="preserve">2 Second partial derivatives and the Hessian</w:t>
      </w:r>
    </w:p>
    <w:bookmarkStart w:id="124" w:name="def-ball"/>
    <w:p>
      <w:pPr>
        <w:pStyle w:val="FirstParagraph"/>
      </w:pPr>
      <w:r>
        <w:rPr>
          <w:b/>
          <w:bCs/>
        </w:rPr>
        <w:t xml:space="preserve">Definition 15 (Open ball)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open ball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limLow>
                  <m:e>
                    <m:r>
                      <m:t>y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  <m:r>
                  <m:rPr>
                    <m:sty m:val="p"/>
                  </m:rPr>
                  <m:t>−</m:t>
                </m:r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d>
            <m:r>
              <m:t>​</m:t>
            </m:r>
            <m:r>
              <m:rPr>
                <m:sty m:val="p"/>
              </m:rPr>
              <m:t>&lt;</m:t>
            </m:r>
            <m: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of points whose distance from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(the</w:t>
      </w:r>
      <w:r>
        <w:t xml:space="preserve"> </w:t>
      </w:r>
      <w:hyperlink r:id="rId123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 difference)</w:t>
      </w:r>
      <w:r>
        <w:t xml:space="preserve"> </w:t>
      </w:r>
      <w:r>
        <w:t xml:space="preserve">is less than</w:t>
      </w:r>
      <w:r>
        <w:t xml:space="preserve"> </w:t>
      </w:r>
      <m:oMath>
        <m:r>
          <m:t>r</m:t>
        </m:r>
      </m:oMath>
      <w:r>
        <w:t xml:space="preserve">.</w:t>
      </w:r>
    </w:p>
    <w:bookmarkEnd w:id="124"/>
    <w:bookmarkStart w:id="125" w:name="def-closed-ball"/>
    <w:p>
      <w:pPr>
        <w:pStyle w:val="BodyText"/>
      </w:pPr>
      <w:r>
        <w:rPr>
          <w:b/>
          <w:bCs/>
        </w:rPr>
        <w:t xml:space="preserve">Definition 16 (Closed ball)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in</w:t>
      </w:r>
      <w:r>
        <w:t xml:space="preserve"> 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ball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limLow>
                  <m:e>
                    <m:r>
                      <m:t>y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  <m:r>
                  <m:rPr>
                    <m:sty m:val="p"/>
                  </m:rPr>
                  <m:t>−</m:t>
                </m:r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r</m:t>
            </m:r>
          </m:e>
        </m:d>
        <m:r>
          <m:t>​</m:t>
        </m:r>
      </m:oMath>
      <w:r>
        <w:t xml:space="preserve">.</w:t>
      </w:r>
    </w:p>
    <w:bookmarkEnd w:id="125"/>
    <w:bookmarkStart w:id="126" w:name="def-unit-ball"/>
    <w:p>
      <w:pPr>
        <w:pStyle w:val="BodyText"/>
      </w:pPr>
      <w:r>
        <w:rPr>
          <w:b/>
          <w:bCs/>
        </w:rPr>
        <w:t xml:space="preserve">Definition 17 (Unit ball)</w:t>
      </w:r>
      <w:r>
        <w:t xml:space="preserve"> </w:t>
      </w:r>
      <w:r>
        <w:t xml:space="preserve">The open and closed balls (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hyperlink w:anchor="def-closed-ball">
        <w:r>
          <w:rPr>
            <w:rStyle w:val="Hyperlink"/>
          </w:rPr>
          <w:t xml:space="preserve">Definition 16</w:t>
        </w:r>
      </w:hyperlink>
      <w:r>
        <w:t xml:space="preserve">)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the open and closed</w:t>
      </w:r>
      <w:r>
        <w:t xml:space="preserve"> </w:t>
      </w:r>
      <w:r>
        <w:rPr>
          <w:b/>
          <w:bCs/>
        </w:rPr>
        <w:t xml:space="preserve">unit balls</w:t>
      </w:r>
      <w:r>
        <w:t xml:space="preserve">.</w:t>
      </w:r>
    </w:p>
    <w:bookmarkEnd w:id="126"/>
    <w:bookmarkStart w:id="127" w:name="exm-ball"/>
    <w:p>
      <w:pPr>
        <w:pStyle w:val="BodyText"/>
      </w:pPr>
      <w:r>
        <w:rPr>
          <w:b/>
          <w:bCs/>
        </w:rPr>
        <w:t xml:space="preserve">Example 23 (Points in the unit balls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p>
          <m:e>
            <m:r>
              <m:rPr>
                <m:sty m:val="p"/>
              </m:rPr>
              <m:t>(</m:t>
            </m:r>
            <m:r>
              <m:t>0.5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both the open and the closed unit ball.</w:t>
      </w:r>
    </w:p>
    <w:p>
      <w:pPr>
        <w:numPr>
          <w:ilvl w:val="0"/>
          <w:numId w:val="1009"/>
        </w:numPr>
      </w:pP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0.6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0.8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the closed unit ball but not the open one.</w:t>
      </w:r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open ball 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open interval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127"/>
    <w:bookmarkStart w:id="128" w:name="def-second-partial-derivative"/>
    <w:p>
      <w:pPr>
        <w:pStyle w:val="FirstParagraph"/>
      </w:pPr>
      <w:r>
        <w:rPr>
          <w:b/>
          <w:bCs/>
        </w:rPr>
        <w:t xml:space="preserve">Definition 18 (Second 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Suppose the partial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exists at every point of an open ball around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second partial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first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partial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function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, when it exists.</w:t>
      </w:r>
    </w:p>
    <w:bookmarkEnd w:id="128"/>
    <w:bookmarkStart w:id="129" w:name="exm-second-partial-derivative"/>
    <w:p>
      <w:pPr>
        <w:pStyle w:val="BodyText"/>
      </w:pPr>
      <w:r>
        <w:rPr>
          <w:b/>
          <w:bCs/>
        </w:rPr>
        <w:t xml:space="preserve">Example 24 (Second 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partial-derivativ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</m:oMath>
      <w:r>
        <w:t xml:space="preserve">.</w:t>
      </w:r>
      <w:r>
        <w:t xml:space="preserve"> </w:t>
      </w:r>
      <w:r>
        <w:t xml:space="preserve">Differentiating each of these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two mixed partial derivatives are both</w:t>
      </w:r>
      <w:r>
        <w:t xml:space="preserve"> </w:t>
      </w:r>
      <m:oMath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29"/>
    <w:bookmarkStart w:id="130" w:name="def-mixed-partial-derivative"/>
    <w:p>
      <w:pPr>
        <w:pStyle w:val="BodyText"/>
      </w:pPr>
      <w:r>
        <w:rPr>
          <w:b/>
          <w:bCs/>
        </w:rPr>
        <w:t xml:space="preserve">Definition 19 (Mixed partial derivative)</w:t>
      </w:r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 the second partial derivative of</w:t>
      </w:r>
      <w:r>
        <w:t xml:space="preserve"> </w:t>
      </w:r>
      <w:hyperlink w:anchor="def-second-partial-derivative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mixed partial derivative</w:t>
      </w:r>
      <w:r>
        <w:t xml:space="preserve">.</w:t>
      </w:r>
    </w:p>
    <w:bookmarkEnd w:id="130"/>
    <w:bookmarkStart w:id="132" w:name="def-hessian"/>
    <w:p>
      <w:pPr>
        <w:pStyle w:val="BodyText"/>
      </w:pPr>
      <w:r>
        <w:rPr>
          <w:b/>
          <w:bCs/>
        </w:rPr>
        <w:t xml:space="preserve">Definition 20 (Hessian matrix)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whose first partial derivatives exist on an open ball around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and whose second partial derivatives (</w:t>
      </w:r>
      <w:hyperlink w:anchor="def-second-partial-derivative">
        <w:r>
          <w:rPr>
            <w:rStyle w:val="Hyperlink"/>
          </w:rPr>
          <w:t xml:space="preserve">Definition 18</w:t>
        </w:r>
      </w:hyperlink>
      <w:r>
        <w:t xml:space="preserve">) exist 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of the transposed gradient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limLow>
                      <m:e>
                        <m:r>
                          <m:t>x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31" w:name="eq-hessian"/>
      <m:oMathPara>
        <m:oMathParaPr>
          <m:jc m:val="center"/>
        </m:oMathParaPr>
        <m:oMath>
          <m:limLow>
            <m:e>
              <m:limLow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den>
          </m:f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31"/>
    </w:p>
    <w:bookmarkEnd w:id="132"/>
    <w:bookmarkStart w:id="134" w:name="exm-hessian"/>
    <w:p>
      <w:pPr>
        <w:pStyle w:val="FirstParagraph"/>
      </w:pPr>
      <w:r>
        <w:rPr>
          <w:b/>
          <w:bCs/>
        </w:rPr>
        <w:t xml:space="preserve">Example 25 (A Hessian matrix)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133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04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den>
          </m:f>
          <m:r>
            <m:t>f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Differentiating each entry again,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  <m:e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  <m:mr>
                      <m:e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  <m:e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where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134"/>
    <w:bookmarkStart w:id="137" w:name="exm-hessian-missing"/>
    <w:p>
      <w:pPr>
        <w:pStyle w:val="BodyText"/>
      </w:pPr>
      <w:r>
        <w:rPr>
          <w:b/>
          <w:bCs/>
        </w:rPr>
        <w:t xml:space="preserve">Example 26 (A function with a gradient but no Hessian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35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</w:t>
      </w:r>
      <w:r>
        <w:t xml:space="preserve"> </w:t>
      </w:r>
      <w:hyperlink r:id="rId136">
        <w:r>
          <w:rPr>
            <w:rStyle w:val="Hyperlink"/>
          </w:rPr>
          <w:t xml:space="preserve">difference quotient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h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gradient exists everywhere: it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 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no derivative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(its difference quotient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bi"/>
                  </m:rPr>
                  <m:t>H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11</m:t>
            </m:r>
          </m:sub>
        </m:sSub>
      </m:oMath>
      <w:r>
        <w:t xml:space="preserve">, and with it the Hessian, does not exist at any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7"/>
    <w:bookmarkStart w:id="140" w:name="thm-hessian-forms"/>
    <w:p>
      <w:pPr>
        <w:pStyle w:val="BodyText"/>
      </w:pPr>
      <w:r>
        <w:rPr>
          <w:b/>
          <w:bCs/>
        </w:rPr>
        <w:t xml:space="preserve">Theorem 12 (Other ways to write the Hessian, and its entries)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be as in</w:t>
      </w:r>
      <w:r>
        <w:t xml:space="preserve"> </w:t>
      </w:r>
      <w:hyperlink w:anchor="def-hessian">
        <w:r>
          <w:rPr>
            <w:rStyle w:val="Hyperlink"/>
          </w:rPr>
          <w:t xml:space="preserve">Definition 20</w:t>
        </w:r>
      </w:hyperlink>
      <w:r>
        <w:t xml:space="preserve">.</w:t>
      </w:r>
    </w:p>
    <w:p>
      <w:pPr>
        <w:numPr>
          <w:ilvl w:val="0"/>
          <w:numId w:val="1011"/>
        </w:numPr>
      </w:pPr>
      <w:r>
        <w:t xml:space="preserve">The Hessian can be written with 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38" w:name="eq-hessian-row"/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∂</m:t>
                  </m:r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138"/>
    </w:p>
    <w:p>
      <w:pPr>
        <w:numPr>
          <w:ilvl w:val="0"/>
          <w:numId w:val="1011"/>
        </w:numPr>
      </w:pP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Hessian is</w:t>
      </w:r>
    </w:p>
    <w:p>
      <w:pPr>
        <w:pStyle w:val="BodyText"/>
      </w:pPr>
      <w:bookmarkStart w:id="139" w:name="eq-hessian-entry"/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139"/>
    </w:p>
    <w:bookmarkEnd w:id="1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By</w:t>
      </w:r>
      <w:r>
        <w:t xml:space="preserve"> </w:t>
      </w:r>
      <w:hyperlink w:anchor="thm-row-deriv-tp-col-deriv">
        <w:r>
          <w:rPr>
            <w:rStyle w:val="Hyperlink"/>
          </w:rPr>
          <w:t xml:space="preserve">Theorem 2</w:t>
        </w:r>
      </w:hyperlink>
      <w:r>
        <w:t xml:space="preserve">, the transposed gradient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limLow>
                      <m:e>
                        <m:r>
                          <m:t>x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equals the row-vector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sSup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Substituting it into</w:t>
      </w:r>
      <w:r>
        <w:t xml:space="preserve"> </w:t>
      </w:r>
      <w:hyperlink w:anchor="eq-hessian">
        <w:r>
          <w:rPr>
            <w:rStyle w:val="Hyperlink"/>
          </w:rPr>
          <w:t xml:space="preserve">Equation 4</w:t>
        </w:r>
      </w:hyperlink>
      <w:r>
        <w:t xml:space="preserve"> </w:t>
      </w:r>
      <w:r>
        <w:t xml:space="preserve">gives the first line.</w:t>
      </w:r>
      <w:r>
        <w:t xml:space="preserve"> </w:t>
      </w:r>
      <w:r>
        <w:t xml:space="preserve">The second line is the same expression written as a second derivative.</w:t>
      </w:r>
      <w:r>
        <w:t xml:space="preserve"> </w:t>
      </w:r>
      <w:r>
        <w:t xml:space="preserve">It follows the shape rule of matrix multiplication (</w:t>
      </w:r>
      <w:hyperlink w:anchor="rem-row-derivative-shape">
        <w:r>
          <w:rPr>
            <w:rStyle w:val="Hyperlink"/>
          </w:rPr>
          <w:t xml:space="preserve">Remark 2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column-vector operator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</m:oMath>
      <w:r>
        <w:t xml:space="preserve"> </w:t>
      </w:r>
      <w:r>
        <w:t xml:space="preserve">stands on the left of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giving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be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gradient.</w:t>
      </w:r>
      <w:r>
        <w:t xml:space="preserve"> </w:t>
      </w:r>
      <w:r>
        <w:t xml:space="preserve">By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derivative of the vector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sSup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4</m:t>
              </m:r>
              <m:r>
                <m:rPr>
                  <m:nor/>
                  <m:sty m:val="p"/>
                </m:rPr>
                <m:t>, with 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41" w:name="exm-hessian-forms"/>
    <w:p>
      <w:pPr>
        <w:pStyle w:val="FirstParagraph"/>
      </w:pPr>
      <w:r>
        <w:rPr>
          <w:b/>
          <w:bCs/>
        </w:rPr>
        <w:t xml:space="preserve">Example 27 (Computing the Hessian entry by entry, and checking it by finite differences)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hessian-entry">
        <w:r>
          <w:rPr>
            <w:rStyle w:val="Hyperlink"/>
          </w:rPr>
          <w:t xml:space="preserve">Equation 6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Hessian is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symbolically in that order 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,</w:t>
      </w:r>
      <w:r>
        <w:t xml:space="preserve"> </w:t>
      </w:r>
      <w:r>
        <w:t xml:space="preserve">evaluates the four entries 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compares them with central differences of the gradient.</w:t>
      </w:r>
    </w:p>
    <w:p>
      <w:pPr>
        <w:pStyle w:val="SourceCode"/>
      </w:pP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x1)</w:t>
      </w:r>
      <w:r>
        <w:br/>
      </w:r>
      <w:r>
        <w:rPr>
          <w:rStyle w:val="NormalTok"/>
        </w:rPr>
        <w:t xml:space="preserve">vars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grad_expr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v))</w:t>
      </w:r>
      <w:r>
        <w:br/>
      </w:r>
      <w:r>
        <w:rPr>
          <w:rStyle w:val="NormalTok"/>
        </w:rPr>
        <w:t xml:space="preserve">hess_expr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(g_j)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(g_j, i))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(hess_expr[[i]][[j]],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(point)))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grad_at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(g,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(x, vars))))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1e-5</w:t>
      </w:r>
      <w:r>
        <w:br/>
      </w:r>
      <w:r>
        <w:rPr>
          <w:rStyle w:val="NormalTok"/>
        </w:rPr>
        <w:t xml:space="preserve">H_fd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step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i, h)</w:t>
      </w:r>
      <w:r>
        <w:br/>
      </w:r>
      <w:r>
        <w:rPr>
          <w:rStyle w:val="NormalTok"/>
        </w:rPr>
        <w:t xml:space="preserve">    (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step)[j]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step)[j])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h)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H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  <w:r>
        <w:br/>
      </w:r>
      <w:r>
        <w:rPr>
          <w:rStyle w:val="NormalTok"/>
        </w:rPr>
        <w:t xml:space="preserve">H_fd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</w:p>
    <w:p>
      <w:pPr>
        <w:pStyle w:val="FirstParagraph"/>
      </w:pPr>
      <w:r>
        <w:t xml:space="preserve">At this point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closed form 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4</m:t>
        </m:r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code gives 4.</w:t>
      </w:r>
      <w:r>
        <w:t xml:space="preserve"> </w:t>
      </w:r>
      <w:r>
        <w:t xml:space="preserve">The off-diagonal entries are 2 and 2, which are equal.</w:t>
      </w:r>
      <w:r>
        <w:t xml:space="preserve"> </w:t>
      </w:r>
      <w:r>
        <w:t xml:space="preserve">The finite differences agree with the symbolic entries to within</w:t>
      </w:r>
      <w:r>
        <w:t xml:space="preserve"> </w:t>
      </w:r>
      <w:r>
        <w:t xml:space="preserve">0.00000000026.</w:t>
      </w:r>
    </w:p>
    <w:bookmarkEnd w:id="14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second and higher partial derivatives: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144">
              <w:r>
                <w:rPr>
                  <w:rStyle w:val="Hyperlink"/>
                </w:rPr>
                <w:t xml:space="preserve">Higher-Order Partial Derivatives</w:t>
              </w:r>
            </w:hyperlink>
          </w:p>
          <w:p>
            <w:pPr>
              <w:pStyle w:val="Compact"/>
              <w:numPr>
                <w:ilvl w:val="0"/>
                <w:numId w:val="1012"/>
              </w:numPr>
            </w:pPr>
            <w:hyperlink r:id="rId145">
              <w:r>
                <w:rPr>
                  <w:rStyle w:val="Hyperlink"/>
                </w:rPr>
                <w:t xml:space="preserve">Exercise on Higher-Order Partial Derivatives</w:t>
              </w:r>
            </w:hyperlink>
          </w:p>
          <w:p/>
        </w:tc>
      </w:tr>
    </w:tbl>
    <w:bookmarkStart w:id="146" w:name="def-continuous-several"/>
    <w:p>
      <w:pPr>
        <w:pStyle w:val="FirstParagraph"/>
      </w:pPr>
      <w:r>
        <w:rPr>
          <w:b/>
          <w:bCs/>
        </w:rPr>
        <w:t xml:space="preserve">Definition 21 (Continuity at a point in several variables)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146"/>
    <w:bookmarkStart w:id="147" w:name="def-continuous-on"/>
    <w:p>
      <w:pPr>
        <w:pStyle w:val="BodyText"/>
      </w:pPr>
      <w:r>
        <w:rPr>
          <w:b/>
          <w:bCs/>
        </w:rPr>
        <w:t xml:space="preserve">Definition 22 (Continuity on a set in several variables)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set</w:t>
      </w:r>
      <w:r>
        <w:t xml:space="preserve"> </w:t>
      </w:r>
      <w:r>
        <w:t xml:space="preserve">if it is continuous at every point of the set (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).</w:t>
      </w:r>
    </w:p>
    <w:bookmarkEnd w:id="147"/>
    <w:bookmarkStart w:id="148" w:name="exm-continuous-several"/>
    <w:p>
      <w:pPr>
        <w:pStyle w:val="BodyText"/>
      </w:pPr>
      <w:r>
        <w:rPr>
          <w:b/>
          <w:bCs/>
        </w:rPr>
        <w:t xml:space="preserve">Example 28 (A continuous function, and a discontinuous one)</w:t>
      </w:r>
      <w:r>
        <w:t xml:space="preserve"> </w:t>
      </w:r>
      <w:r>
        <w:t xml:space="preserve"> </w:t>
      </w:r>
    </w:p>
    <w:p>
      <w:pPr>
        <w:numPr>
          <w:ilvl w:val="0"/>
          <w:numId w:val="1013"/>
        </w:numPr>
      </w:pP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continuous at 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, since the squared length is a sum of nonnegative squares,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 is at most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less than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&lt;</m:t>
        </m:r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numPr>
          <w:ilvl w:val="0"/>
          <w:numId w:val="1013"/>
        </w:numPr>
      </w:pP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 is not continuous at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 the point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148"/>
    <w:bookmarkStart w:id="151" w:name="thm-continuous-several"/>
    <w:p>
      <w:pPr>
        <w:pStyle w:val="FirstParagraph"/>
      </w:pPr>
      <w:r>
        <w:rPr>
          <w:b/>
          <w:bCs/>
        </w:rPr>
        <w:t xml:space="preserve">Theorem 13 (Continuity in one variable, and sums, multiples and compositions)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sense of</w:t>
      </w:r>
      <w:r>
        <w:t xml:space="preserve"> 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y</m:t>
            </m:r>
            <m:r>
              <m:rPr>
                <m:sty m:val="p"/>
              </m:rPr>
              <m:t>→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limit</w:t>
        </w:r>
      </w:hyperlink>
      <w:r>
        <w:t xml:space="preserve">),</w:t>
      </w:r>
      <w:r>
        <w:t xml:space="preserve"> </w:t>
      </w:r>
      <w:r>
        <w:t xml:space="preserve">which is the usual</w:t>
      </w:r>
      <w:r>
        <w:t xml:space="preserve"> </w:t>
      </w:r>
      <w:hyperlink r:id="rId149">
        <w:r>
          <w:rPr>
            <w:rStyle w:val="Hyperlink"/>
          </w:rPr>
          <w:t xml:space="preserve">continuity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r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r:id="rId150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are continuous 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then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  <w:r>
        <w:t xml:space="preserve"> </w:t>
      </w:r>
      <m:oMath>
        <m:r>
          <m:t>c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FirstParagraph"/>
      </w:pPr>
      <w:r>
        <w:t xml:space="preserve">If the hypotheses of part 2, 3 or 4 hold at every point of a set,</w:t>
      </w:r>
      <w:r>
        <w:t xml:space="preserve"> </w:t>
      </w:r>
      <w:r>
        <w:t xml:space="preserve">the conclusion holds at every point of that set.</w:t>
      </w:r>
    </w:p>
    <w:bookmarkEnd w:id="15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given.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then asks for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limit definition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asks for the same inequality, but only whenever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The two agree, because 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the inequality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δ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 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applied with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in the role of</w:t>
      </w:r>
      <w:r>
        <w:t xml:space="preserve"> </w:t>
      </w:r>
      <m:oMath>
        <m:r>
          <m:t>ε</m:t>
        </m:r>
      </m:oMath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 then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there are</w:t>
      </w:r>
      <w:r>
        <w:t xml:space="preserve"> </w:t>
      </w:r>
      <m:oMath>
        <m:sSub>
          <m:e>
            <m:r>
              <m:t>δ</m:t>
            </m:r>
          </m:e>
          <m:sub>
            <m:r>
              <m:t>f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f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δ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δ</m:t>
                </m:r>
              </m:e>
              <m:sub>
                <m:r>
                  <m:t>g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f</m:t>
                  </m:r>
                  <m:r>
                    <m:rPr>
                      <m:sty m:val="p"/>
                    </m:rPr>
                    <m:t>+</m:t>
                  </m:r>
                  <m:r>
                    <m:t>g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f</m:t>
                  </m:r>
                  <m:r>
                    <m:rPr>
                      <m:sty m:val="p"/>
                    </m:rPr>
                    <m:t>+</m:t>
                  </m:r>
                  <m:r>
                    <m:t>g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4.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 such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ε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52" w:name="exm-continuous-several-operations"/>
    <w:p>
      <w:pPr>
        <w:pStyle w:val="FirstParagraph"/>
      </w:pPr>
      <w:r>
        <w:rPr>
          <w:b/>
          <w:bCs/>
        </w:rPr>
        <w:t xml:space="preserve">Example 29 (Choosing</w:t>
      </w:r>
      <w:r>
        <w:rPr>
          <w:b/>
          <w:bCs/>
        </w:rPr>
        <w:t xml:space="preserve"> </w:t>
      </w:r>
      <m:oMath>
        <m:r>
          <m:t>δ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a sum, a multiple and a 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, the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continuous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h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t> 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r>
              <m:t>t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The proof of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 these values of</w:t>
      </w:r>
      <w:r>
        <w:t xml:space="preserve"> </w:t>
      </w:r>
      <m:oMath>
        <m:r>
          <m:t>δ</m:t>
        </m:r>
      </m:oMath>
      <w:r>
        <w:t xml:space="preserve">: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(part 3),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3</m:t>
        </m:r>
        <m:r>
          <m:t>f</m:t>
        </m:r>
      </m:oMath>
      <w:r>
        <w:t xml:space="preserve"> </w:t>
      </w:r>
      <w:r>
        <w:t xml:space="preserve">(part 4),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∘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)</m:t>
        </m:r>
      </m:oMath>
      <w:r>
        <w:t xml:space="preserve"> </w:t>
      </w:r>
      <w:r>
        <w:t xml:space="preserve">(part 2), the outer value</w:t>
      </w:r>
      <w:r>
        <w:t xml:space="preserve"> </w:t>
      </w:r>
      <m:oMath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plays the role of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The code draws many points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at distance less than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finds the largest change in each function.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</w:t>
      </w:r>
      <w:r>
        <w:br/>
      </w:r>
      <w:r>
        <w:br/>
      </w:r>
      <w:r>
        <w:rPr>
          <w:rStyle w:val="NormalTok"/>
        </w:rPr>
        <w:t xml:space="preserve">fun_sum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fun_multiple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fun_composition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fun_sum</w:t>
      </w:r>
      <w:r>
        <w:rPr>
          <w:rStyle w:val="NormalTok"/>
        </w:rPr>
        <w:t xml:space="preserve">(x))</w:t>
      </w:r>
      <w:r>
        <w:br/>
      </w:r>
      <w:r>
        <w:br/>
      </w:r>
      <w:r>
        <w:rPr>
          <w:rStyle w:val="NormalTok"/>
        </w:rPr>
        <w:t xml:space="preserve">deltas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(eps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funs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fun_sum,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fun_multiple,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fun_composition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largest_change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(funs),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(nm) {</w:t>
      </w:r>
      <w:r>
        <w:br/>
      </w:r>
      <w:r>
        <w:rPr>
          <w:rStyle w:val="NormalTok"/>
        </w:rPr>
        <w:t xml:space="preserve">  radius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deltas[[nm]]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(n))</w:t>
      </w:r>
      <w:r>
        <w:br/>
      </w:r>
      <w:r>
        <w:rPr>
          <w:rStyle w:val="NormalTok"/>
        </w:rPr>
        <w:t xml:space="preserve">  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</w:t>
      </w:r>
      <w:r>
        <w:rPr>
          <w:rStyle w:val="NormalTok"/>
        </w:rPr>
        <w:t xml:space="preserve">(angle),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(angle))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(y,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funs[[nm]])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funs[[nm]](x)))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delta =</w:t>
      </w:r>
      <w:r>
        <w:rPr>
          <w:rStyle w:val="NormalTok"/>
        </w:rPr>
        <w:t xml:space="preserve"> deltas, </w:t>
      </w:r>
      <w:r>
        <w:rPr>
          <w:rStyle w:val="AttributeTok"/>
        </w:rPr>
        <w:t xml:space="preserve">largest_change =</w:t>
      </w:r>
      <w:r>
        <w:rPr>
          <w:rStyle w:val="NormalTok"/>
        </w:rPr>
        <w:t xml:space="preserve"> largest_change, </w:t>
      </w:r>
      <w:r>
        <w:rPr>
          <w:rStyle w:val="AttributeTok"/>
        </w:rPr>
        <w:t xml:space="preserve">eps =</w:t>
      </w:r>
      <w:r>
        <w:rPr>
          <w:rStyle w:val="NormalTok"/>
        </w:rPr>
        <w:t xml:space="preserve"> eps)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delta largest_change   eps</w:t>
      </w:r>
      <w:r>
        <w:br/>
      </w:r>
      <w:r>
        <w:rPr>
          <w:rStyle w:val="CommentTok"/>
        </w:rPr>
        <w:t xml:space="preserve">#&gt;    &lt;dbl&gt;          &lt;dbl&gt; &lt;dbl&gt;</w:t>
      </w:r>
      <w:r>
        <w:br/>
      </w:r>
      <w:r>
        <w:rPr>
          <w:rStyle w:val="CommentTok"/>
        </w:rPr>
        <w:t xml:space="preserve">#&gt; 1 0.05           0.0706   0.1</w:t>
      </w:r>
      <w:r>
        <w:br/>
      </w:r>
      <w:r>
        <w:rPr>
          <w:rStyle w:val="CommentTok"/>
        </w:rPr>
        <w:t xml:space="preserve">#&gt; 2 0.025          0.0749   0.1</w:t>
      </w:r>
      <w:r>
        <w:br/>
      </w:r>
      <w:r>
        <w:rPr>
          <w:rStyle w:val="CommentTok"/>
        </w:rPr>
        <w:t xml:space="preserve">#&gt; 3 0.0167         0.0706   0.1</w:t>
      </w:r>
    </w:p>
    <w:p>
      <w:pPr>
        <w:pStyle w:val="FirstParagraph"/>
      </w:pPr>
      <w:r>
        <w:t xml:space="preserve">For 3 of the 3 functions,</w:t>
      </w:r>
      <w:r>
        <w:t xml:space="preserve"> </w:t>
      </w:r>
      <w:r>
        <w:t xml:space="preserve">the largest change among the 10000 points is below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guarantees.</w:t>
      </w:r>
    </w:p>
    <w:bookmarkEnd w:id="152"/>
    <w:bookmarkStart w:id="153" w:name="exm-partials-not-continuous"/>
    <w:p>
      <w:pPr>
        <w:pStyle w:val="BodyText"/>
      </w:pPr>
      <w:r>
        <w:rPr>
          <w:b/>
          <w:bCs/>
        </w:rPr>
        <w:t xml:space="preserve">Example 30 (Partial derivatives can exist where a function is not continuous)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num>
                      <m:den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den>
                    </m:f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limLow>
                      <m:e>
                        <m:r>
                          <m:t>x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  <m:r>
                      <m:rPr>
                        <m:sty m:val="p"/>
                      </m:rPr>
                      <m:t>≠</m:t>
                    </m:r>
                    <m:limLow>
                      <m:e>
                        <m:r>
                          <m:t>0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limLow>
                      <m:e>
                        <m:r>
                          <m:t>x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  <m:r>
                      <m:rPr>
                        <m:sty m:val="p"/>
                      </m:rPr>
                      <m:t>=</m:t>
                    </m:r>
                    <m:limLow>
                      <m:e>
                        <m:r>
                          <m:t>0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b/>
          <w:bCs/>
        </w:rPr>
        <w:t xml:space="preserve">Both partial derivatives exist at</w:t>
      </w:r>
      <w:r>
        <w:rPr>
          <w:b/>
          <w:bCs/>
        </w:rP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/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 same steps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But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continuous at</w:t>
      </w:r>
      <w:r>
        <w:rPr>
          <w:b/>
          <w:bCs/>
        </w:rP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).</w:t>
      </w:r>
      <w:r>
        <w:t xml:space="preserve"> </w:t>
      </w:r>
      <w:r>
        <w:t xml:space="preserve">Take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δ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t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t</m:t>
                      </m:r>
                    </m:num>
                    <m:den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≠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, since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more than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partial derivatives only look along the two coordinate axes,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along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everywhere except at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So partial derivatives existing at a point says little about 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behaves near it.</w:t>
      </w:r>
    </w:p>
    <w:bookmarkEnd w:id="153"/>
    <w:bookmarkStart w:id="155" w:name="thm-hessian-symmetric"/>
    <w:p>
      <w:pPr>
        <w:pStyle w:val="BodyText"/>
      </w:pPr>
      <w:r>
        <w:rPr>
          <w:b/>
          <w:bCs/>
        </w:rPr>
        <w:t xml:space="preserve">Theorem 14 (Symmetry of the Hessian)</w:t>
      </w:r>
      <w:r>
        <w:t xml:space="preserve"> </w:t>
      </w:r>
      <w:r>
        <w:t xml:space="preserve">If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 and are continuous (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w:r>
        <w:t xml:space="preserve">on an open ball around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20</w:t>
        </w:r>
      </w:hyperlink>
      <w:r>
        <w:t xml:space="preserve">) is symmetric</w:t>
      </w:r>
      <w:r>
        <w:t xml:space="preserve"> </w:t>
      </w:r>
      <w:r>
        <w:t xml:space="preserve">(</w:t>
      </w:r>
      <w:hyperlink r:id="rId154">
        <w:r>
          <w:rPr>
            <w:rStyle w:val="Hyperlink"/>
          </w:rPr>
          <w:t xml:space="preserve">symmetric matrix</w:t>
        </w:r>
      </w:hyperlink>
      <w:r>
        <w:t xml:space="preserve">).</w:t>
      </w:r>
    </w:p>
    <w:bookmarkEnd w:id="155"/>
    <w:p>
      <w:pPr>
        <w:pStyle w:val="BodyText"/>
      </w:pPr>
      <w:r>
        <w:t xml:space="preserve">The proof applies the one-variable mean value theorem twice,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r>
        <w:t xml:space="preserve">(Rudin 1976, Theorem 9.41)</w:t>
      </w:r>
      <w:r>
        <w:t xml:space="preserve">,</w:t>
      </w:r>
      <w:r>
        <w:t xml:space="preserve"> </w:t>
      </w:r>
      <w:r>
        <w:t xml:space="preserve">which is stated for two variables:</w:t>
      </w:r>
      <w:r>
        <w:t xml:space="preserve"> </w:t>
      </w:r>
      <w:r>
        <w:t xml:space="preserve">apply it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with the other coordinates held fixed.</w:t>
      </w:r>
    </w:p>
    <w:bookmarkStart w:id="156" w:name="exm-hessian-symmetric"/>
    <w:p>
      <w:pPr>
        <w:pStyle w:val="BodyText"/>
      </w:pPr>
      <w:r>
        <w:rPr>
          <w:b/>
          <w:bCs/>
        </w:rPr>
        <w:t xml:space="preserve">Example 31 (Mixed partial derivatives agree)</w:t>
      </w:r>
      <w:r>
        <w:t xml:space="preserve"> </w:t>
      </w:r>
      <w:r>
        <w:t xml:space="preserve">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entries of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are both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</m:oMath>
      <w:r>
        <w:t xml:space="preserve">.</w:t>
      </w:r>
    </w:p>
    <w:bookmarkEnd w:id="156"/>
    <w:bookmarkStart w:id="157" w:name="exm-hessian-not-symmetric"/>
    <w:p>
      <w:pPr>
        <w:pStyle w:val="BodyText"/>
      </w:pPr>
      <w:r>
        <w:rPr>
          <w:b/>
          <w:bCs/>
        </w:rPr>
        <w:t xml:space="preserve">Example 32 (Without continuity, the mixed partials can differ)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the partial derivative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partial derivative,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cancel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quotient is continuous at 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h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holds 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  <w:r>
        <w:t xml:space="preserve"> </w:t>
      </w:r>
      <w:r>
        <w:t xml:space="preserve">In the same way, with the roles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swapped,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 at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20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21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the Hessian at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not symmetric.</w:t>
      </w:r>
      <w:r>
        <w:t xml:space="preserve"> </w:t>
      </w:r>
      <w:r>
        <w:t xml:space="preserve">By</w:t>
      </w:r>
      <w:r>
        <w:t xml:space="preserve"> </w:t>
      </w:r>
      <w:hyperlink w:anchor="thm-hessian-symmetric">
        <w:r>
          <w:rPr>
            <w:rStyle w:val="Hyperlink"/>
          </w:rPr>
          <w:t xml:space="preserve">Theorem 14</w:t>
        </w:r>
      </w:hyperlink>
      <w:r>
        <w:t xml:space="preserve">, then, the second partial derivatives of 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all be continuous near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57"/>
    <w:bookmarkStart w:id="158" w:name="thm-hessian-quadratic"/>
    <w:p>
      <w:pPr>
        <w:pStyle w:val="BodyText"/>
      </w:pPr>
      <w:r>
        <w:rPr>
          <w:b/>
          <w:bCs/>
        </w:rPr>
        <w:t xml:space="preserve">Theorem 15 (Hessian of a quadratic form)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bi"/>
                        </m:rPr>
                        <m:t>S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, with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and 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; 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Remark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bookmarkStart w:id="159" w:name="exm-hessian-quadratic"/>
    <w:p>
      <w:pPr>
        <w:pStyle w:val="FirstParagraph"/>
      </w:pPr>
      <w:r>
        <w:rPr>
          <w:b/>
          <w:bCs/>
        </w:rPr>
        <w:t xml:space="preserve">Example 33 (The Hessian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quadratic form)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exm-deriv-quadratic-form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hyperlink w:anchor="thm-hessian-quadratic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6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Directly, the gradient found there, with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renamed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6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 differentiating its entries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20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6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6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159"/>
    <w:bookmarkEnd w:id="160"/>
    <w:bookmarkStart w:id="164" w:name="sec-additional-resources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16"/>
        </w:numPr>
      </w:pPr>
      <w:r>
        <w:t xml:space="preserve">Marsden and Tromba (2013)</w:t>
      </w:r>
      <w:r>
        <w:t xml:space="preserve"> </w:t>
      </w:r>
      <w:r>
        <w:t xml:space="preserve">is a standard textbook on multivariable and vector calculus.</w:t>
      </w:r>
      <w:r>
        <w:t xml:space="preserve"> </w:t>
      </w:r>
      <w:r>
        <w:t xml:space="preserve">It covers differentiation of functions of several variables, multiple integrals,</w:t>
      </w:r>
      <w:r>
        <w:t xml:space="preserve"> </w:t>
      </w:r>
      <w:r>
        <w:t xml:space="preserve">line and surface integrals, and the theorems of Green, Gauss, and Stokes.</w:t>
      </w:r>
    </w:p>
    <w:p>
      <w:pPr>
        <w:pStyle w:val="Compact"/>
        <w:numPr>
          <w:ilvl w:val="0"/>
          <w:numId w:val="1016"/>
        </w:numPr>
      </w:pPr>
      <w:r>
        <w:t xml:space="preserve">Petersen and Pedersen (2012)</w:t>
      </w:r>
      <w:r>
        <w:t xml:space="preserve"> </w:t>
      </w:r>
      <w:r>
        <w:t xml:space="preserve">is a free desk reference that collects matrix identities.</w:t>
      </w:r>
      <w:r>
        <w:t xml:space="preserve"> </w:t>
      </w:r>
      <w:r>
        <w:t xml:space="preserve">Its chapter on derivatives lists derivatives of vector and matrix expressions,</w:t>
      </w:r>
      <w:r>
        <w:t xml:space="preserve"> </w:t>
      </w:r>
      <w:r>
        <w:t xml:space="preserve">such as the linear and quadratic forms on this page.</w:t>
      </w:r>
    </w:p>
    <w:p>
      <w:pPr>
        <w:pStyle w:val="Compact"/>
        <w:numPr>
          <w:ilvl w:val="0"/>
          <w:numId w:val="1016"/>
        </w:numPr>
      </w:pPr>
      <w:r>
        <w:t xml:space="preserve">Miller (2016)</w:t>
      </w:r>
      <w:r>
        <w:t xml:space="preserve"> </w:t>
      </w:r>
      <w:r>
        <w:t xml:space="preserve">The partial derivative review exercises and worked solutions on this page are adapted from this supplemental review chapter.</w:t>
      </w:r>
    </w:p>
    <w:p>
      <w:pPr>
        <w:pStyle w:val="FirstParagraph"/>
      </w:pPr>
      <w:r>
        <w:t xml:space="preserve">See also the</w:t>
      </w:r>
      <w:r>
        <w:t xml:space="preserve"> </w:t>
      </w:r>
      <w:hyperlink w:anchor="sec-additional-resources">
        <w:r>
          <w:rPr>
            <w:rStyle w:val="Hyperlink"/>
          </w:rPr>
          <w:t xml:space="preserve">Linear Algebra and Vector Calculus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further reading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hyperlink r:id="rId161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62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(2023 Fall)</w:t>
        </w:r>
      </w:hyperlink>
    </w:p>
    <w:p>
      <w:pPr>
        <w:pStyle w:val="Compact"/>
        <w:numPr>
          <w:ilvl w:val="0"/>
          <w:numId w:val="1017"/>
        </w:numPr>
      </w:pPr>
      <w:hyperlink r:id="rId163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64"/>
    <w:bookmarkStart w:id="181" w:name="references"/>
    <w:p>
      <w:pPr>
        <w:pStyle w:val="Heading2"/>
      </w:pPr>
      <w:r>
        <w:t xml:space="preserve">References</w:t>
      </w:r>
    </w:p>
    <w:bookmarkStart w:id="180" w:name="refs"/>
    <w:bookmarkStart w:id="166" w:name="ref-felippa_ifem_matrix_calculus"/>
    <w:p>
      <w:pPr>
        <w:pStyle w:val="Bibliography"/>
      </w:pPr>
      <w:r>
        <w:t xml:space="preserve">Felippa, Carlos A. n.d.</w:t>
      </w:r>
      <w:r>
        <w:t xml:space="preserve"> </w:t>
      </w:r>
      <w:r>
        <w:rPr>
          <w:i/>
          <w:iCs/>
        </w:rPr>
        <w:t xml:space="preserve">Matrix Calculus</w:t>
      </w:r>
      <w:r>
        <w:t xml:space="preserve">. Appendix F of Introduction to Finite Element Methods, course notes, University of Colorado Boulder. Accessed October 6, 2026.</w:t>
      </w:r>
      <w:r>
        <w:t xml:space="preserve"> </w:t>
      </w:r>
      <w:hyperlink r:id="rId165">
        <w:r>
          <w:rPr>
            <w:rStyle w:val="Hyperlink"/>
          </w:rPr>
          <w:t xml:space="preserve">https://quickfem.com/wp-content/uploads/IFEM.AppF_.pdf</w:t>
        </w:r>
      </w:hyperlink>
      <w:r>
        <w:t xml:space="preserve">.</w:t>
      </w:r>
    </w:p>
    <w:bookmarkEnd w:id="166"/>
    <w:bookmarkStart w:id="168" w:name="ref-fieller2018basics"/>
    <w:p>
      <w:pPr>
        <w:pStyle w:val="Bibliography"/>
      </w:pPr>
      <w:r>
        <w:t xml:space="preserve">Fieller, Nick. 2016.</w:t>
      </w:r>
      <w:r>
        <w:t xml:space="preserve"> </w:t>
      </w:r>
      <w:r>
        <w:rPr>
          <w:i/>
          <w:iCs/>
        </w:rPr>
        <w:t xml:space="preserve">Basics of Matrix Algebra for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Chapman; Hall/CRC.</w:t>
      </w:r>
      <w:r>
        <w:t xml:space="preserve"> </w:t>
      </w:r>
      <w:hyperlink r:id="rId167">
        <w:r>
          <w:rPr>
            <w:rStyle w:val="Hyperlink"/>
          </w:rPr>
          <w:t xml:space="preserve">https://doi.org/10.1201/9781315370200</w:t>
        </w:r>
      </w:hyperlink>
      <w:r>
        <w:t xml:space="preserve">.</w:t>
      </w:r>
    </w:p>
    <w:bookmarkEnd w:id="168"/>
    <w:bookmarkStart w:id="170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69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70"/>
    <w:bookmarkStart w:id="172" w:name="ref-marsden2013vector"/>
    <w:p>
      <w:pPr>
        <w:pStyle w:val="Bibliography"/>
      </w:pPr>
      <w:r>
        <w:t xml:space="preserve">Marsden, Jerrold E., and Anthony Tromba. 2013.</w:t>
      </w:r>
      <w:r>
        <w:t xml:space="preserve"> </w:t>
      </w:r>
      <w:r>
        <w:rPr>
          <w:i/>
          <w:iCs/>
        </w:rPr>
        <w:t xml:space="preserve">Vector Calculus</w:t>
      </w:r>
      <w:r>
        <w:t xml:space="preserve">. 6th ed. Macmillan Learning.</w:t>
      </w:r>
      <w:r>
        <w:t xml:space="preserve"> </w:t>
      </w:r>
      <w:hyperlink r:id="rId171">
        <w:r>
          <w:rPr>
            <w:rStyle w:val="Hyperlink"/>
          </w:rPr>
          <w:t xml:space="preserve">https://www.macmillanlearning.com/college/us/product/Vector-Calculus/p/1429215089</w:t>
        </w:r>
      </w:hyperlink>
      <w:r>
        <w:t xml:space="preserve">.</w:t>
      </w:r>
    </w:p>
    <w:bookmarkEnd w:id="172"/>
    <w:bookmarkStart w:id="174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73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74"/>
    <w:bookmarkStart w:id="176" w:name="ref-petersen2012matrix"/>
    <w:p>
      <w:pPr>
        <w:pStyle w:val="Bibliography"/>
      </w:pPr>
      <w:r>
        <w:t xml:space="preserve">Petersen, Kaare Brandt, and Michael Syskind Pedersen. 2012.</w:t>
      </w:r>
      <w:r>
        <w:t xml:space="preserve"> </w:t>
      </w:r>
      <w:r>
        <w:rPr>
          <w:i/>
          <w:iCs/>
        </w:rPr>
        <w:t xml:space="preserve">The Matrix Cookbook</w:t>
      </w:r>
      <w:r>
        <w:t xml:space="preserve">. Technical University of Denmark.</w:t>
      </w:r>
      <w:r>
        <w:t xml:space="preserve"> </w:t>
      </w:r>
      <w:hyperlink r:id="rId175">
        <w:r>
          <w:rPr>
            <w:rStyle w:val="Hyperlink"/>
          </w:rPr>
          <w:t xml:space="preserve">https://www2.imm.dtu.dk/pubdb/edoc/imm3274.pdf</w:t>
        </w:r>
      </w:hyperlink>
      <w:r>
        <w:t xml:space="preserve">.</w:t>
      </w:r>
    </w:p>
    <w:bookmarkEnd w:id="176"/>
    <w:bookmarkStart w:id="177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77"/>
    <w:bookmarkStart w:id="179" w:name="ref-wp:gradient"/>
    <w:p>
      <w:pPr>
        <w:pStyle w:val="Bibliography"/>
      </w:pPr>
      <w:r>
        <w:t xml:space="preserve">Wikipedia contributors. n.d.</w:t>
      </w:r>
      <w:r>
        <w:t xml:space="preserve"> </w:t>
      </w:r>
      <w:r>
        <w:rPr>
          <w:i/>
          <w:iCs/>
        </w:rPr>
        <w:t xml:space="preserve">Gradient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78">
        <w:r>
          <w:rPr>
            <w:rStyle w:val="Hyperlink"/>
          </w:rPr>
          <w:t xml:space="preserve">https://en.wikipedia.org/wiki/Gradient</w:t>
        </w:r>
      </w:hyperlink>
      <w:r>
        <w:t xml:space="preserve">.</w:t>
      </w:r>
    </w:p>
    <w:bookmarkEnd w:id="179"/>
    <w:bookmarkEnd w:id="180"/>
    <w:bookmarkEnd w:id="18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8" Type="http://schemas.openxmlformats.org/officeDocument/2006/relationships/image" Target="media/rId28.png"/><Relationship Id="rId135" Type="http://schemas.openxmlformats.org/officeDocument/2006/relationships/hyperlink" Target="algebra-basics.html#def-absolute-value" TargetMode="External"/><Relationship Id="rId133" Type="http://schemas.openxmlformats.org/officeDocument/2006/relationships/hyperlink" Target="algebra-exponentials.html#def-euler-number" TargetMode="External"/><Relationship Id="rId10" Type="http://schemas.openxmlformats.org/officeDocument/2006/relationships/hyperlink" Target="calculus-derivatives.html#def-derivative" TargetMode="External"/><Relationship Id="rId136" Type="http://schemas.openxmlformats.org/officeDocument/2006/relationships/hyperlink" Target="calculus-derivatives.html#def-difference-quotient" TargetMode="External"/><Relationship Id="rId14" Type="http://schemas.openxmlformats.org/officeDocument/2006/relationships/hyperlink" Target="calculus-derivatives.html#def-limit" TargetMode="External"/><Relationship Id="rId104" Type="http://schemas.openxmlformats.org/officeDocument/2006/relationships/hyperlink" Target="calculus-derivatives.html#thm-chain-rule" TargetMode="External"/><Relationship Id="rId52" Type="http://schemas.openxmlformats.org/officeDocument/2006/relationships/hyperlink" Target="calculus-derivatives.html#thm-product-rule" TargetMode="External"/><Relationship Id="rId149" Type="http://schemas.openxmlformats.org/officeDocument/2006/relationships/hyperlink" Target="calculus-integration.html#def-continuous" TargetMode="External"/><Relationship Id="rId150" Type="http://schemas.openxmlformats.org/officeDocument/2006/relationships/hyperlink" Target="functions.qmd#def-composition" TargetMode="External"/><Relationship Id="rId167" Type="http://schemas.openxmlformats.org/officeDocument/2006/relationships/hyperlink" Target="https://doi.org/10.1201/9781315370200" TargetMode="External"/><Relationship Id="rId178" Type="http://schemas.openxmlformats.org/officeDocument/2006/relationships/hyperlink" Target="https://en.wikipedia.org/wiki/Gradient" TargetMode="External"/><Relationship Id="rId169" Type="http://schemas.openxmlformats.org/officeDocument/2006/relationships/hyperlink" Target="https://facultyweb.cs.wwu.edu/~hutchib2/video_lectures/data371/" TargetMode="External"/><Relationship Id="rId31" Type="http://schemas.openxmlformats.org/officeDocument/2006/relationships/hyperlink" Target="https://facultyweb.cs.wwu.edu/~hutchib2/video_lectures/data371/#gradients" TargetMode="External"/><Relationship Id="rId161" Type="http://schemas.openxmlformats.org/officeDocument/2006/relationships/hyperlink" Target="https://hua-zhou.github.io/" TargetMode="External"/><Relationship Id="rId165" Type="http://schemas.openxmlformats.org/officeDocument/2006/relationships/hyperlink" Target="https://quickfem.com/wp-content/uploads/IFEM.AppF_.pdf" TargetMode="External"/><Relationship Id="rId162" Type="http://schemas.openxmlformats.org/officeDocument/2006/relationships/hyperlink" Target="https://ucla-biostat-216.github.io/2023fall/schedule/schedule.html" TargetMode="External"/><Relationship Id="rId173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32" Type="http://schemas.openxmlformats.org/officeDocument/2006/relationships/hyperlink" Target="https://wwu.instructure.com/courses/1906010/modules#module_3922392" TargetMode="External"/><Relationship Id="rId171" Type="http://schemas.openxmlformats.org/officeDocument/2006/relationships/hyperlink" Target="https://www.macmillanlearning.com/college/us/product/Vector-Calculus/p/1429215089" TargetMode="External"/><Relationship Id="rId9" Type="http://schemas.openxmlformats.org/officeDocument/2006/relationships/hyperlink" Target="https://www.taylorfrancis.com/chapters/mono/10.1201/9781315370200-7/vector-matrix-calculus-nick-fieller?context=ubx&amp;refId=c310b723-786a-4f33-ae56-720a6cccd3a1" TargetMode="External"/><Relationship Id="rId163" Type="http://schemas.openxmlformats.org/officeDocument/2006/relationships/hyperlink" Target="https://www.youtube.com/playlist?list=PLZHQObOWTQDNU6R1_67000Dx_ZCJB-3pi" TargetMode="External"/><Relationship Id="rId37" Type="http://schemas.openxmlformats.org/officeDocument/2006/relationships/hyperlink" Target="https://www.youtube.com/watch?v=0YzXHf-u5zU&amp;list=PLRDl2inPrWQVu2OvnTvtkRpJ-wz-URMJx" TargetMode="External"/><Relationship Id="rId144" Type="http://schemas.openxmlformats.org/officeDocument/2006/relationships/hyperlink" Target="https://www.youtube.com/watch?v=3HAOTYo39A8&amp;list=PLRDl2inPrWQVu2OvnTvtkRpJ-wz-URMJx" TargetMode="External"/><Relationship Id="rId36" Type="http://schemas.openxmlformats.org/officeDocument/2006/relationships/hyperlink" Target="https://www.youtube.com/watch?v=8bHZJOBizwE&amp;list=PLRDl2inPrWQVu2OvnTvtkRpJ-wz-URMJx" TargetMode="External"/><Relationship Id="rId145" Type="http://schemas.openxmlformats.org/officeDocument/2006/relationships/hyperlink" Target="https://www.youtube.com/watch?v=E7ZN4y2tW0I&amp;list=PLRDl2inPrWQVu2OvnTvtkRpJ-wz-URMJx" TargetMode="External"/><Relationship Id="rId102" Type="http://schemas.openxmlformats.org/officeDocument/2006/relationships/hyperlink" Target="https://www.youtube.com/watch?v=KLXP2RL0-Vg&amp;list=PLRDl2inPrWQVu2OvnTvtkRpJ-wz-URMJx" TargetMode="External"/><Relationship Id="rId38" Type="http://schemas.openxmlformats.org/officeDocument/2006/relationships/hyperlink" Target="https://www.youtube.com/watch?v=WFmUDiABfUI&amp;list=PLRDl2inPrWQVu2OvnTvtkRpJ-wz-URMJx" TargetMode="External"/><Relationship Id="rId111" Type="http://schemas.openxmlformats.org/officeDocument/2006/relationships/hyperlink" Target="https://www.youtube.com/watch?v=_XeqwcVLf-s&amp;list=PLRDl2inPrWQVu2OvnTvtkRpJ-wz-URMJx" TargetMode="External"/><Relationship Id="rId39" Type="http://schemas.openxmlformats.org/officeDocument/2006/relationships/hyperlink" Target="https://www.youtube.com/watch?v=kIKVHguEpvA&amp;list=PLRDl2inPrWQVu2OvnTvtkRpJ-wz-URMJx" TargetMode="External"/><Relationship Id="rId35" Type="http://schemas.openxmlformats.org/officeDocument/2006/relationships/hyperlink" Target="https://www.youtube.com/watch?v=lRq7xtPxOGk&amp;list=PLRDl2inPrWQVu2OvnTvtkRpJ-wz-URMJx" TargetMode="External"/><Relationship Id="rId101" Type="http://schemas.openxmlformats.org/officeDocument/2006/relationships/hyperlink" Target="https://www.youtube.com/watch?v=rhn7ie7JBdA&amp;list=PLRDl2inPrWQVu2OvnTvtkRpJ-wz-URMJx" TargetMode="External"/><Relationship Id="rId112" Type="http://schemas.openxmlformats.org/officeDocument/2006/relationships/hyperlink" Target="https://www.youtube.com/watch?v=zjLUIkF4H6M&amp;list=PLRDl2inPrWQVu2OvnTvtkRpJ-wz-URMJx" TargetMode="External"/><Relationship Id="rId175" Type="http://schemas.openxmlformats.org/officeDocument/2006/relationships/hyperlink" Target="https://www2.imm.dtu.dk/pubdb/edoc/imm3274.pdf" TargetMode="External"/><Relationship Id="rId50" Type="http://schemas.openxmlformats.org/officeDocument/2006/relationships/hyperlink" Target="linear-algebra-matrices.html#def-matrix-mult" TargetMode="External"/><Relationship Id="rId51" Type="http://schemas.openxmlformats.org/officeDocument/2006/relationships/hyperlink" Target="linear-algebra-matrices.html#def-scalar-mult" TargetMode="External"/><Relationship Id="rId80" Type="http://schemas.openxmlformats.org/officeDocument/2006/relationships/hyperlink" Target="linear-algebra-matrices.html#thm-transpose-product" TargetMode="External"/><Relationship Id="rId96" Type="http://schemas.openxmlformats.org/officeDocument/2006/relationships/hyperlink" Target="linear-algebra-projections.html#def-least-squares" TargetMode="External"/><Relationship Id="rId85" Type="http://schemas.openxmlformats.org/officeDocument/2006/relationships/hyperlink" Target="linear-algebra-special-matrices.html#def-quadratic-form" TargetMode="External"/><Relationship Id="rId154" Type="http://schemas.openxmlformats.org/officeDocument/2006/relationships/hyperlink" Target="linear-algebra-special-matrices.html#def-symmetric-matrix" TargetMode="External"/><Relationship Id="rId114" Type="http://schemas.openxmlformats.org/officeDocument/2006/relationships/hyperlink" Target="linear-algebra-special-matrices.html#def-trace" TargetMode="External"/><Relationship Id="rId12" Type="http://schemas.openxmlformats.org/officeDocument/2006/relationships/hyperlink" Target="linear-algebra-vectors.html#def-column-vector" TargetMode="External"/><Relationship Id="rId13" Type="http://schemas.openxmlformats.org/officeDocument/2006/relationships/hyperlink" Target="linear-algebra-vectors.html#def-dot-product" TargetMode="External"/><Relationship Id="rId123" Type="http://schemas.openxmlformats.org/officeDocument/2006/relationships/hyperlink" Target="linear-algebra-vectors.html#def-euclidean-norm" TargetMode="External"/><Relationship Id="rId11" Type="http://schemas.openxmlformats.org/officeDocument/2006/relationships/hyperlink" Target="linear-algebra.qmd" TargetMode="External"/></Relationships>
</file>

<file path=word/_rels/footnotes.xml.rels><?xml version='1.0' encoding='UTF-8' standalone='yes'?>
<Relationships xmlns="http://schemas.openxmlformats.org/package/2006/relationships"><Relationship Id="rId135" Type="http://schemas.openxmlformats.org/officeDocument/2006/relationships/hyperlink" Target="algebra-basics.html#def-absolute-value" TargetMode="External"/><Relationship Id="rId133" Type="http://schemas.openxmlformats.org/officeDocument/2006/relationships/hyperlink" Target="algebra-exponentials.html#def-euler-number" TargetMode="External"/><Relationship Id="rId10" Type="http://schemas.openxmlformats.org/officeDocument/2006/relationships/hyperlink" Target="calculus-derivatives.html#def-derivative" TargetMode="External"/><Relationship Id="rId136" Type="http://schemas.openxmlformats.org/officeDocument/2006/relationships/hyperlink" Target="calculus-derivatives.html#def-difference-quotient" TargetMode="External"/><Relationship Id="rId14" Type="http://schemas.openxmlformats.org/officeDocument/2006/relationships/hyperlink" Target="calculus-derivatives.html#def-limit" TargetMode="External"/><Relationship Id="rId104" Type="http://schemas.openxmlformats.org/officeDocument/2006/relationships/hyperlink" Target="calculus-derivatives.html#thm-chain-rule" TargetMode="External"/><Relationship Id="rId52" Type="http://schemas.openxmlformats.org/officeDocument/2006/relationships/hyperlink" Target="calculus-derivatives.html#thm-product-rule" TargetMode="External"/><Relationship Id="rId149" Type="http://schemas.openxmlformats.org/officeDocument/2006/relationships/hyperlink" Target="calculus-integration.html#def-continuous" TargetMode="External"/><Relationship Id="rId150" Type="http://schemas.openxmlformats.org/officeDocument/2006/relationships/hyperlink" Target="functions.qmd#def-composition" TargetMode="External"/><Relationship Id="rId167" Type="http://schemas.openxmlformats.org/officeDocument/2006/relationships/hyperlink" Target="https://doi.org/10.1201/9781315370200" TargetMode="External"/><Relationship Id="rId178" Type="http://schemas.openxmlformats.org/officeDocument/2006/relationships/hyperlink" Target="https://en.wikipedia.org/wiki/Gradient" TargetMode="External"/><Relationship Id="rId169" Type="http://schemas.openxmlformats.org/officeDocument/2006/relationships/hyperlink" Target="https://facultyweb.cs.wwu.edu/~hutchib2/video_lectures/data371/" TargetMode="External"/><Relationship Id="rId31" Type="http://schemas.openxmlformats.org/officeDocument/2006/relationships/hyperlink" Target="https://facultyweb.cs.wwu.edu/~hutchib2/video_lectures/data371/#gradients" TargetMode="External"/><Relationship Id="rId161" Type="http://schemas.openxmlformats.org/officeDocument/2006/relationships/hyperlink" Target="https://hua-zhou.github.io/" TargetMode="External"/><Relationship Id="rId165" Type="http://schemas.openxmlformats.org/officeDocument/2006/relationships/hyperlink" Target="https://quickfem.com/wp-content/uploads/IFEM.AppF_.pdf" TargetMode="External"/><Relationship Id="rId162" Type="http://schemas.openxmlformats.org/officeDocument/2006/relationships/hyperlink" Target="https://ucla-biostat-216.github.io/2023fall/schedule/schedule.html" TargetMode="External"/><Relationship Id="rId173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32" Type="http://schemas.openxmlformats.org/officeDocument/2006/relationships/hyperlink" Target="https://wwu.instructure.com/courses/1906010/modules#module_3922392" TargetMode="External"/><Relationship Id="rId171" Type="http://schemas.openxmlformats.org/officeDocument/2006/relationships/hyperlink" Target="https://www.macmillanlearning.com/college/us/product/Vector-Calculus/p/1429215089" TargetMode="External"/><Relationship Id="rId9" Type="http://schemas.openxmlformats.org/officeDocument/2006/relationships/hyperlink" Target="https://www.taylorfrancis.com/chapters/mono/10.1201/9781315370200-7/vector-matrix-calculus-nick-fieller?context=ubx&amp;refId=c310b723-786a-4f33-ae56-720a6cccd3a1" TargetMode="External"/><Relationship Id="rId163" Type="http://schemas.openxmlformats.org/officeDocument/2006/relationships/hyperlink" Target="https://www.youtube.com/playlist?list=PLZHQObOWTQDNU6R1_67000Dx_ZCJB-3pi" TargetMode="External"/><Relationship Id="rId37" Type="http://schemas.openxmlformats.org/officeDocument/2006/relationships/hyperlink" Target="https://www.youtube.com/watch?v=0YzXHf-u5zU&amp;list=PLRDl2inPrWQVu2OvnTvtkRpJ-wz-URMJx" TargetMode="External"/><Relationship Id="rId144" Type="http://schemas.openxmlformats.org/officeDocument/2006/relationships/hyperlink" Target="https://www.youtube.com/watch?v=3HAOTYo39A8&amp;list=PLRDl2inPrWQVu2OvnTvtkRpJ-wz-URMJx" TargetMode="External"/><Relationship Id="rId36" Type="http://schemas.openxmlformats.org/officeDocument/2006/relationships/hyperlink" Target="https://www.youtube.com/watch?v=8bHZJOBizwE&amp;list=PLRDl2inPrWQVu2OvnTvtkRpJ-wz-URMJx" TargetMode="External"/><Relationship Id="rId145" Type="http://schemas.openxmlformats.org/officeDocument/2006/relationships/hyperlink" Target="https://www.youtube.com/watch?v=E7ZN4y2tW0I&amp;list=PLRDl2inPrWQVu2OvnTvtkRpJ-wz-URMJx" TargetMode="External"/><Relationship Id="rId102" Type="http://schemas.openxmlformats.org/officeDocument/2006/relationships/hyperlink" Target="https://www.youtube.com/watch?v=KLXP2RL0-Vg&amp;list=PLRDl2inPrWQVu2OvnTvtkRpJ-wz-URMJx" TargetMode="External"/><Relationship Id="rId38" Type="http://schemas.openxmlformats.org/officeDocument/2006/relationships/hyperlink" Target="https://www.youtube.com/watch?v=WFmUDiABfUI&amp;list=PLRDl2inPrWQVu2OvnTvtkRpJ-wz-URMJx" TargetMode="External"/><Relationship Id="rId111" Type="http://schemas.openxmlformats.org/officeDocument/2006/relationships/hyperlink" Target="https://www.youtube.com/watch?v=_XeqwcVLf-s&amp;list=PLRDl2inPrWQVu2OvnTvtkRpJ-wz-URMJx" TargetMode="External"/><Relationship Id="rId39" Type="http://schemas.openxmlformats.org/officeDocument/2006/relationships/hyperlink" Target="https://www.youtube.com/watch?v=kIKVHguEpvA&amp;list=PLRDl2inPrWQVu2OvnTvtkRpJ-wz-URMJx" TargetMode="External"/><Relationship Id="rId35" Type="http://schemas.openxmlformats.org/officeDocument/2006/relationships/hyperlink" Target="https://www.youtube.com/watch?v=lRq7xtPxOGk&amp;list=PLRDl2inPrWQVu2OvnTvtkRpJ-wz-URMJx" TargetMode="External"/><Relationship Id="rId101" Type="http://schemas.openxmlformats.org/officeDocument/2006/relationships/hyperlink" Target="https://www.youtube.com/watch?v=rhn7ie7JBdA&amp;list=PLRDl2inPrWQVu2OvnTvtkRpJ-wz-URMJx" TargetMode="External"/><Relationship Id="rId112" Type="http://schemas.openxmlformats.org/officeDocument/2006/relationships/hyperlink" Target="https://www.youtube.com/watch?v=zjLUIkF4H6M&amp;list=PLRDl2inPrWQVu2OvnTvtkRpJ-wz-URMJx" TargetMode="External"/><Relationship Id="rId175" Type="http://schemas.openxmlformats.org/officeDocument/2006/relationships/hyperlink" Target="https://www2.imm.dtu.dk/pubdb/edoc/imm3274.pdf" TargetMode="External"/><Relationship Id="rId50" Type="http://schemas.openxmlformats.org/officeDocument/2006/relationships/hyperlink" Target="linear-algebra-matrices.html#def-matrix-mult" TargetMode="External"/><Relationship Id="rId51" Type="http://schemas.openxmlformats.org/officeDocument/2006/relationships/hyperlink" Target="linear-algebra-matrices.html#def-scalar-mult" TargetMode="External"/><Relationship Id="rId80" Type="http://schemas.openxmlformats.org/officeDocument/2006/relationships/hyperlink" Target="linear-algebra-matrices.html#thm-transpose-product" TargetMode="External"/><Relationship Id="rId96" Type="http://schemas.openxmlformats.org/officeDocument/2006/relationships/hyperlink" Target="linear-algebra-projections.html#def-least-squares" TargetMode="External"/><Relationship Id="rId85" Type="http://schemas.openxmlformats.org/officeDocument/2006/relationships/hyperlink" Target="linear-algebra-special-matrices.html#def-quadratic-form" TargetMode="External"/><Relationship Id="rId154" Type="http://schemas.openxmlformats.org/officeDocument/2006/relationships/hyperlink" Target="linear-algebra-special-matrices.html#def-symmetric-matrix" TargetMode="External"/><Relationship Id="rId114" Type="http://schemas.openxmlformats.org/officeDocument/2006/relationships/hyperlink" Target="linear-algebra-special-matrices.html#def-trace" TargetMode="External"/><Relationship Id="rId12" Type="http://schemas.openxmlformats.org/officeDocument/2006/relationships/hyperlink" Target="linear-algebra-vectors.html#def-column-vector" TargetMode="External"/><Relationship Id="rId13" Type="http://schemas.openxmlformats.org/officeDocument/2006/relationships/hyperlink" Target="linear-algebra-vectors.html#def-dot-product" TargetMode="External"/><Relationship Id="rId123" Type="http://schemas.openxmlformats.org/officeDocument/2006/relationships/hyperlink" Target="linear-algebra-vectors.html#def-euclidean-norm" TargetMode="External"/><Relationship Id="rId11" Type="http://schemas.openxmlformats.org/officeDocument/2006/relationships/hyperlink" Target="linear-algebra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 Calculus</dc:title>
  <dc:creator/>
  <cp:keywords/>
  <dcterms:created xsi:type="dcterms:W3CDTF">2026-10-16T12:37:49Z</dcterms:created>
  <dcterms:modified xsi:type="dcterms:W3CDTF">2026-10-16T12:37:49Z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04:46:03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