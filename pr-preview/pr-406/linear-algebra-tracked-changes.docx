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2026-10-19 04:41:29 (PDT)</w:delText>
        </w:r>
      </w:del>
    </w:p>
    <w:p>
      <w:pPr>
        <w:pStyle w:val="Date"/>
      </w:pPr>
      <w:ins w:id="2" w:author="PR Preview" w:date="2026-01-01T00:00:00Z">
        <w:r>
          <w:t xml:space="preserve">Last modified: 2026-10-19 04:29:39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2026-10-19T12:34:47Z</dcterms:created>
  <dcterms:modified xsi:type="dcterms:W3CDTF">2026-10-19T12:34:47Z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04:29:39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