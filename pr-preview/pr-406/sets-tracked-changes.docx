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sets.</w:t>
      </w:r>
      <w:r>
        <w:t xml:space="preserve"> </w:t>
      </w:r>
      <w:r>
        <w:t xml:space="preserve">This page collects the definitions of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 defines functions between sets,</w:t>
      </w:r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 defines</w:t>
      </w:r>
      <w:r>
        <w:t xml:space="preserve"> </w:t>
      </w:r>
      <w:r>
        <w:t xml:space="preserve">the expressions that write functions down and the algorithms that compute them.</w:t>
      </w:r>
    </w:p>
    <w:bookmarkStart w:id="50" w:name="sets"/>
    <w:p>
      <w:pPr>
        <w:pStyle w:val="Heading2"/>
      </w:pPr>
      <w:r>
        <w:t xml:space="preserve">1 Sets</w:t>
      </w:r>
    </w:p>
    <w:bookmarkStart w:id="11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[1]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11"/>
    <w:bookmarkStart w:id="12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2"/>
    <w:bookmarkStart w:id="13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3"/>
    <w:bookmarkStart w:id="14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w:r>
        <w:t xml:space="preserve">[2]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4"/>
    <w:bookmarkStart w:id="17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[3]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the closed interval (</w:t>
      </w:r>
      <w:hyperlink w:anchor="def-closed-interval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open interval (</w:t>
      </w:r>
      <w:hyperlink w:anchor="def-open-interval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the half-open intervals (</w:t>
      </w:r>
      <w:hyperlink w:anchor="def-half-open-interval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unbounded intervals (</w:t>
      </w:r>
      <w:hyperlink w:anchor="def-unbounded-interval">
        <w:r>
          <w:rPr>
            <w:rStyle w:val="Hyperlink"/>
          </w:rPr>
          <w:t xml:space="preserve">Definition 7</w:t>
        </w:r>
      </w:hyperlink>
      <w:r>
        <w:t xml:space="preserve">) have at most one endpoint.</w:t>
      </w:r>
    </w:p>
    <w:p>
      <w:pPr>
        <w:pStyle w:val="BodyText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8"/>
    <w:bookmarkStart w:id="19" w:name="def-closed-interval"/>
    <w:p>
      <w:pPr>
        <w:pStyle w:val="BodyText"/>
      </w:pPr>
      <w:r>
        <w:rPr>
          <w:b/>
          <w:bCs/>
        </w:rPr>
        <w:t xml:space="preserve">Definition 4 (Closed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open-interval"/>
    <w:p>
      <w:pPr>
        <w:pStyle w:val="BodyText"/>
      </w:pPr>
      <w:r>
        <w:rPr>
          <w:b/>
          <w:bCs/>
        </w:rPr>
        <w:t xml:space="preserve">Definition 5 (Open interval)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half-open-interval"/>
    <w:p>
      <w:pPr>
        <w:pStyle w:val="BodyText"/>
      </w:pPr>
      <w:r>
        <w:rPr>
          <w:b/>
          <w:bCs/>
        </w:rPr>
        <w:t xml:space="preserve">Definition 6 (Half-open intervals)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unbounded-interval"/>
    <w:p>
      <w:pPr>
        <w:pStyle w:val="BodyText"/>
      </w:pPr>
      <w:r>
        <w:rPr>
          <w:b/>
          <w:bCs/>
        </w:rPr>
        <w:t xml:space="preserve">Definition 7 (Unbounded intervals)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2"/>
    <w:bookmarkStart w:id="23" w:name="exm-interval"/>
    <w:p>
      <w:pPr>
        <w:pStyle w:val="FirstParagraph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def-subset"/>
    <w:p>
      <w:pPr>
        <w:pStyle w:val="FirstParagraph"/>
      </w:pPr>
      <w:r>
        <w:rPr>
          <w:b/>
          <w:bCs/>
        </w:rPr>
        <w:t xml:space="preserve">Definition 8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[4]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4"/>
    <w:bookmarkStart w:id="25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5"/>
    <w:bookmarkStart w:id="26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7" w:name="def-strict-subse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9 (Strict subset (proper subset))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</w:delText>
        </w:r>
      </w:del>
      <w:del w:id="6" w:author="PR Preview" w:date="2026-01-01T00:00:00Z">
        <w:r>
          <w:delText xml:space="preserve"> </w:delText>
        </w:r>
      </w:del>
      <w:hyperlink w:anchor="def-set">
        <w:del w:id="7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8" w:author="PR Preview" w:date="2026-01-01T00:00:00Z">
        <w:r>
          <w:delText xml:space="preserve"> </w:delText>
        </w:r>
      </w:del>
      <m:oMath>
        <m:r>
          <m:t>A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is a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rPr>
            <w:b/>
            <w:bCs/>
          </w:rPr>
          <w:delText xml:space="preserve">strict subset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(also called a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rPr>
            <w:b/>
            <w:bCs/>
          </w:rPr>
          <w:delText xml:space="preserve">proper subset</w:delText>
        </w:r>
      </w:del>
      <w:del w:id="17" w:author="PR Preview" w:date="2026-01-01T00:00:00Z">
        <w:r>
          <w:delText xml:space="preserve">)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of a set</w:delText>
        </w:r>
      </w:del>
      <w:del w:id="20" w:author="PR Preview" w:date="2026-01-01T00:00:00Z">
        <w:r>
          <w:delText xml:space="preserve"> </w:delText>
        </w:r>
      </w:del>
      <m:oMath>
        <m:r>
          <m:t>B</m:t>
        </m:r>
      </m:oMath>
      <w:del w:id="21" w:author="PR Preview" w:date="2026-01-01T00:00:00Z">
        <w:r>
          <w:delText xml:space="preserve">,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written</w:delText>
        </w:r>
      </w:del>
      <w:del w:id="24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⊊</m:t>
        </m:r>
        <m:r>
          <m:t>B</m:t>
        </m:r>
      </m:oMath>
      <w:del w:id="25" w:author="PR Preview" w:date="2026-01-01T00:00:00Z">
        <w:r>
          <w:delText xml:space="preserve">,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if</w:delText>
        </w:r>
      </w:del>
      <w:del w:id="28" w:author="PR Preview" w:date="2026-01-01T00:00:00Z">
        <w:r>
          <w:delText xml:space="preserve"> </w:delText>
        </w:r>
      </w:del>
      <m:oMath>
        <m:r>
          <m:t>A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is a</w:delText>
        </w:r>
      </w:del>
      <w:del w:id="31" w:author="PR Preview" w:date="2026-01-01T00:00:00Z">
        <w:r>
          <w:delText xml:space="preserve"> </w:delText>
        </w:r>
      </w:del>
      <w:hyperlink w:anchor="def-subset">
        <w:del w:id="32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of</w:delText>
        </w:r>
      </w:del>
      <w:del w:id="35" w:author="PR Preview" w:date="2026-01-01T00:00:00Z">
        <w:r>
          <w:delText xml:space="preserve"> </w:delText>
        </w:r>
      </w:del>
      <m:oMath>
        <m:r>
          <m:t>B</m:t>
        </m:r>
      </m:oMath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and</w:delText>
        </w:r>
      </w:del>
      <w:del w:id="38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≠</m:t>
        </m:r>
        <m:r>
          <m:t>B</m:t>
        </m:r>
      </m:oMath>
      <w:del w:id="39" w:author="PR Preview" w:date="2026-01-01T00:00:00Z">
        <w:r>
          <w:delText xml:space="preserve">.</w:delText>
        </w:r>
      </w:del>
    </w:p>
    <w:p>
      <w:pPr>
        <w:pStyle w:val="BodyText"/>
      </w:pPr>
      <w:del w:id="40" w:author="PR Preview" w:date="2026-01-01T00:00:00Z">
        <w:r>
          <w:rPr>
            <w:i/>
            <w:iCs/>
          </w:rPr>
          <w:delText xml:space="preserve">Remark 2</w:delText>
        </w:r>
      </w:del>
      <w:del w:id="41" w:author="PR Preview" w:date="2026-01-01T00:00:00Z">
        <w:r>
          <w:delText xml:space="preserve"> (The symbol</w:delText>
        </w:r>
      </w:del>
      <w:del w:id="42" w:author="PR Preview" w:date="2026-01-01T00:00:00Z">
        <w:r>
          <w:delText xml:space="preserve"> </w:delText>
        </w:r>
      </w:del>
      <m:oMath>
        <m:r>
          <m:rPr>
            <m:sty m:val="p"/>
          </m:rPr>
          <m:t>⊂</m:t>
        </m:r>
      </m:oMath>
      <w:del w:id="43" w:author="PR Preview" w:date="2026-01-01T00:00:00Z">
        <w:r>
          <w:delText xml:space="preserve">). </w:delText>
        </w:r>
      </w:del>
      <w:del w:id="44" w:author="PR Preview" w:date="2026-01-01T00:00:00Z">
        <w:r>
          <w:delText xml:space="preserve">Sources disagree about the symbol</w:delText>
        </w:r>
      </w:del>
      <w:del w:id="45" w:author="PR Preview" w:date="2026-01-01T00:00:00Z">
        <w:r>
          <w:delText xml:space="preserve"> </w:delText>
        </w:r>
      </w:del>
      <m:oMath>
        <m:r>
          <m:rPr>
            <m:sty m:val="p"/>
          </m:rPr>
          <m:t>⊂</m:t>
        </m:r>
      </m:oMath>
      <w:del w:id="46" w:author="PR Preview" w:date="2026-01-01T00:00:00Z">
        <w:r>
          <w:delText xml:space="preserve">: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some use it for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“subset”</w:delText>
        </w:r>
      </w:del>
      <w:del w:id="51" w:author="PR Preview" w:date="2026-01-01T00:00:00Z">
        <w:r>
          <w:delText xml:space="preserve"> </w:delText>
        </w:r>
      </w:del>
      <w:del w:id="52" w:author="PR Preview" w:date="2026-01-01T00:00:00Z">
        <w:r>
          <w:delText xml:space="preserve">(</w:delText>
        </w:r>
      </w:del>
      <m:oMath>
        <m:r>
          <m:rPr>
            <m:sty m:val="p"/>
          </m:rPr>
          <m:t>⊆</m:t>
        </m:r>
      </m:oMath>
      <w:del w:id="53" w:author="PR Preview" w:date="2026-01-01T00:00:00Z">
        <w:r>
          <w:delText xml:space="preserve">),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and others for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“strict subset”</w:delText>
        </w:r>
      </w:del>
      <w:del w:id="58" w:author="PR Preview" w:date="2026-01-01T00:00:00Z">
        <w:r>
          <w:delText xml:space="preserve"> </w:delText>
        </w:r>
      </w:del>
      <w:del w:id="59" w:author="PR Preview" w:date="2026-01-01T00:00:00Z">
        <w:r>
          <w:delText xml:space="preserve">(</w:delText>
        </w:r>
      </w:del>
      <m:oMath>
        <m:r>
          <m:rPr>
            <m:sty m:val="p"/>
          </m:rPr>
          <m:t>⊊</m:t>
        </m:r>
      </m:oMath>
      <w:del w:id="60" w:author="PR Preview" w:date="2026-01-01T00:00:00Z">
        <w:r>
          <w:delText xml:space="preserve">)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[4]</w:delText>
        </w:r>
      </w:del>
      <w:del w:id="63" w:author="PR Preview" w:date="2026-01-01T00:00:00Z">
        <w:r>
          <w:delText xml:space="preserve">.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For example,</w:delText>
        </w:r>
      </w:del>
      <w:del w:id="6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67" w:author="PR Preview" w:date="2026-01-01T00:00:00Z">
        <w:r>
          <w:delText xml:space="preserve"> </w:delText>
        </w:r>
      </w:del>
      <w:del w:id="68" w:author="PR Preview" w:date="2026-01-01T00:00:00Z">
        <w:r>
          <w:delText xml:space="preserve">is true in the first reading,</w:delText>
        </w:r>
      </w:del>
      <w:del w:id="69" w:author="PR Preview" w:date="2026-01-01T00:00:00Z">
        <w:r>
          <w:delText xml:space="preserve"> </w:delText>
        </w:r>
      </w:del>
      <w:del w:id="70" w:author="PR Preview" w:date="2026-01-01T00:00:00Z">
        <w:r>
          <w:delText xml:space="preserve">because</w:delText>
        </w:r>
      </w:del>
      <w:del w:id="71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72" w:author="PR Preview" w:date="2026-01-01T00:00:00Z">
        <w:r>
          <w:delText xml:space="preserve">,</w:delText>
        </w:r>
      </w:del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and false in the second,</w:delText>
        </w:r>
      </w:del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because the two sets are equal.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These notes avoid</w:delText>
        </w:r>
      </w:del>
      <w:del w:id="79" w:author="PR Preview" w:date="2026-01-01T00:00:00Z">
        <w:r>
          <w:delText xml:space="preserve"> </w:delText>
        </w:r>
      </w:del>
      <m:oMath>
        <m:r>
          <m:rPr>
            <m:sty m:val="p"/>
          </m:rPr>
          <m:t>⊂</m:t>
        </m:r>
      </m:oMath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delText xml:space="preserve">and write</w:delText>
        </w:r>
      </w:del>
      <w:del w:id="82" w:author="PR Preview" w:date="2026-01-01T00:00:00Z">
        <w:r>
          <w:delText xml:space="preserve"> </w:delText>
        </w:r>
      </w:del>
      <m:oMath>
        <m:r>
          <m:rPr>
            <m:sty m:val="p"/>
          </m:rPr>
          <m:t>⊆</m:t>
        </m:r>
      </m:oMath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or</w:delText>
        </w:r>
      </w:del>
      <w:del w:id="85" w:author="PR Preview" w:date="2026-01-01T00:00:00Z">
        <w:r>
          <w:delText xml:space="preserve"> </w:delText>
        </w:r>
      </w:del>
      <m:oMath>
        <m:r>
          <m:rPr>
            <m:sty m:val="p"/>
          </m:rPr>
          <m:t>⊊</m:t>
        </m:r>
      </m:oMath>
      <w:del w:id="86" w:author="PR Preview" w:date="2026-01-01T00:00:00Z">
        <w:r>
          <w:delText xml:space="preserve">.</w:delText>
        </w:r>
      </w:del>
    </w:p>
    <w:p>
      <w:pPr>
        <w:pStyle w:val="BodyText"/>
      </w:pPr>
      <w:ins w:id="87" w:author="PR Preview" w:date="2026-01-01T00:00:00Z">
        <w:r>
          <w:rPr>
            <w:b/>
            <w:bCs/>
          </w:rPr>
          <w:t xml:space="preserve">Definition 9 (Strict subset)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A set</w:t>
        </w:r>
      </w:ins>
      <w:ins w:id="90" w:author="PR Preview" w:date="2026-01-01T00:00:00Z">
        <w:r>
          <w:t xml:space="preserve"> </w:t>
        </w:r>
      </w:ins>
      <m:oMath>
        <m:r>
          <m:t>A</m:t>
        </m:r>
      </m:oMath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is a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rPr>
            <w:b/>
            <w:bCs/>
          </w:rPr>
          <w:t xml:space="preserve">strict subset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of a set</w:t>
        </w:r>
      </w:ins>
      <w:ins w:id="97" w:author="PR Preview" w:date="2026-01-01T00:00:00Z">
        <w:r>
          <w:t xml:space="preserve"> </w:t>
        </w:r>
      </w:ins>
      <m:oMath>
        <m:r>
          <m:t>B</m:t>
        </m:r>
      </m:oMath>
      <w:ins w:id="98" w:author="PR Preview" w:date="2026-01-01T00:00:00Z">
        <w:r>
          <w:t xml:space="preserve">,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written</w:t>
        </w:r>
      </w:ins>
      <w:ins w:id="10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⊊</m:t>
        </m:r>
        <m:r>
          <m:t>B</m:t>
        </m:r>
      </m:oMath>
      <w:ins w:id="102" w:author="PR Preview" w:date="2026-01-01T00:00:00Z">
        <w:r>
          <w:t xml:space="preserve">,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if</w:t>
        </w:r>
      </w:ins>
      <w:ins w:id="105" w:author="PR Preview" w:date="2026-01-01T00:00:00Z">
        <w:r>
          <w:t xml:space="preserve"> </w:t>
        </w:r>
      </w:ins>
      <m:oMath>
        <m:r>
          <m:t>A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is a</w:t>
        </w:r>
      </w:ins>
      <w:ins w:id="108" w:author="PR Preview" w:date="2026-01-01T00:00:00Z">
        <w:r>
          <w:t xml:space="preserve"> </w:t>
        </w:r>
      </w:ins>
      <w:hyperlink w:anchor="def-subset">
        <w:ins w:id="109" w:author="PR Preview" w:date="2026-01-01T00:00:00Z">
          <w:r>
            <w:rPr>
              <w:rStyle w:val="Hyperlink"/>
            </w:rPr>
            <w:t xml:space="preserve">subset</w:t>
          </w:r>
        </w:ins>
      </w:hyperlink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of</w:t>
        </w:r>
      </w:ins>
      <w:ins w:id="112" w:author="PR Preview" w:date="2026-01-01T00:00:00Z">
        <w:r>
          <w:t xml:space="preserve"> </w:t>
        </w:r>
      </w:ins>
      <m:oMath>
        <m:r>
          <m:t>B</m:t>
        </m:r>
      </m:oMath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and</w:t>
        </w:r>
      </w:ins>
      <w:ins w:id="115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≠</m:t>
        </m:r>
        <m:r>
          <m:t>B</m:t>
        </m:r>
      </m:oMath>
      <w:ins w:id="116" w:author="PR Preview" w:date="2026-01-01T00:00:00Z">
        <w:r>
          <w:t xml:space="preserve">.</w:t>
        </w:r>
      </w:ins>
    </w:p>
    <w:bookmarkEnd w:id="27"/>
    <w:bookmarkStart w:id="28" w:name="rem-subset-symbol"/>
    <w:p>
      <w:pPr>
        <w:pStyle w:val="BodyText"/>
      </w:pPr>
      <w:ins w:id="117" w:author="PR Preview" w:date="2026-01-01T00:00:00Z">
        <w:r>
          <w:rPr>
            <w:i/>
            <w:iCs/>
          </w:rPr>
          <w:t xml:space="preserve">Remark 2</w:t>
        </w:r>
      </w:ins>
      <w:ins w:id="118" w:author="PR Preview" w:date="2026-01-01T00:00:00Z">
        <w:r>
          <w:t xml:space="preserve"> (Proper subsets and the symbol</w:t>
        </w:r>
      </w:ins>
      <w:ins w:id="119" w:author="PR Preview" w:date="2026-01-01T00:00:00Z">
        <w:r>
          <w:t xml:space="preserve"> </w:t>
        </w:r>
      </w:ins>
      <m:oMath>
        <m:r>
          <m:rPr>
            <m:sty m:val="p"/>
          </m:rPr>
          <m:t>⊂</m:t>
        </m:r>
      </m:oMath>
      <w:ins w:id="120" w:author="PR Preview" w:date="2026-01-01T00:00:00Z">
        <w:r>
          <w:t xml:space="preserve">). </w:t>
        </w:r>
      </w:ins>
      <w:ins w:id="121" w:author="PR Preview" w:date="2026-01-01T00:00:00Z">
        <w:r>
          <w:t xml:space="preserve">Other sources call a strict subset a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rPr>
            <w:b/>
            <w:bCs/>
          </w:rPr>
          <w:t xml:space="preserve">proper subset</w:t>
        </w:r>
      </w:ins>
      <w:ins w:id="124" w:author="PR Preview" w:date="2026-01-01T00:00:00Z">
        <w:r>
          <w:t xml:space="preserve">.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Sources disagree about the symbol</w:t>
        </w:r>
      </w:ins>
      <w:ins w:id="127" w:author="PR Preview" w:date="2026-01-01T00:00:00Z">
        <w:r>
          <w:t xml:space="preserve"> </w:t>
        </w:r>
      </w:ins>
      <m:oMath>
        <m:r>
          <m:rPr>
            <m:sty m:val="p"/>
          </m:rPr>
          <m:t>⊂</m:t>
        </m:r>
      </m:oMath>
      <w:ins w:id="128" w:author="PR Preview" w:date="2026-01-01T00:00:00Z">
        <w:r>
          <w:t xml:space="preserve">: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some use it for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“subset”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(</w:t>
        </w:r>
      </w:ins>
      <m:oMath>
        <m:r>
          <m:rPr>
            <m:sty m:val="p"/>
          </m:rPr>
          <m:t>⊆</m:t>
        </m:r>
      </m:oMath>
      <w:ins w:id="135" w:author="PR Preview" w:date="2026-01-01T00:00:00Z">
        <w:r>
          <w:t xml:space="preserve">),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and others for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“strict subset”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(</w:t>
        </w:r>
      </w:ins>
      <m:oMath>
        <m:r>
          <m:rPr>
            <m:sty m:val="p"/>
          </m:rPr>
          <m:t>⊊</m:t>
        </m:r>
      </m:oMath>
      <w:ins w:id="142" w:author="PR Preview" w:date="2026-01-01T00:00:00Z">
        <w:r>
          <w:t xml:space="preserve">)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[4]</w:t>
        </w:r>
      </w:ins>
      <w:ins w:id="145" w:author="PR Preview" w:date="2026-01-01T00:00:00Z">
        <w:r>
          <w:t xml:space="preserve">.</w:t>
        </w:r>
      </w:ins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For example,</w:t>
        </w:r>
      </w:ins>
      <w:ins w:id="14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is true in the first reading,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t xml:space="preserve">because</w:t>
        </w:r>
      </w:ins>
      <w:ins w:id="153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154" w:author="PR Preview" w:date="2026-01-01T00:00:00Z">
        <w:r>
          <w:t xml:space="preserve">,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and false in the second,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because the two sets are equal.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These notes avoid</w:t>
        </w:r>
      </w:ins>
      <w:ins w:id="161" w:author="PR Preview" w:date="2026-01-01T00:00:00Z">
        <w:r>
          <w:t xml:space="preserve"> </w:t>
        </w:r>
      </w:ins>
      <m:oMath>
        <m:r>
          <m:rPr>
            <m:sty m:val="p"/>
          </m:rPr>
          <m:t>⊂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and write</w:t>
        </w:r>
      </w:ins>
      <w:ins w:id="164" w:author="PR Preview" w:date="2026-01-01T00:00:00Z">
        <w:r>
          <w:t xml:space="preserve"> </w:t>
        </w:r>
      </w:ins>
      <m:oMath>
        <m:r>
          <m:rPr>
            <m:sty m:val="p"/>
          </m:rPr>
          <m:t>⊆</m:t>
        </m:r>
      </m:oMath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or</w:t>
        </w:r>
      </w:ins>
      <w:ins w:id="167" w:author="PR Preview" w:date="2026-01-01T00:00:00Z">
        <w:r>
          <w:t xml:space="preserve"> </w:t>
        </w:r>
      </w:ins>
      <m:oMath>
        <m:r>
          <m:rPr>
            <m:sty m:val="p"/>
          </m:rPr>
          <m:t>⊊</m:t>
        </m:r>
      </m:oMath>
      <w:ins w:id="168" w:author="PR Preview" w:date="2026-01-01T00:00:00Z">
        <w:r>
          <w:t xml:space="preserve">.</w:t>
        </w:r>
      </w:ins>
    </w:p>
    <w:bookmarkEnd w:id="28"/>
    <w:bookmarkStart w:id="29" w:name="def-superset"/>
    <w:p>
      <w:pPr>
        <w:pStyle w:val="BodyText"/>
      </w:pPr>
      <w:r>
        <w:rPr>
          <w:b/>
          <w:bCs/>
        </w:rPr>
        <w:t xml:space="preserve">Definition 10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9"/>
    <w:bookmarkStart w:id="30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30"/>
    <w:bookmarkStart w:id="31" w:name="def-strict-superset"/>
    <w:p>
      <w:pPr>
        <w:pStyle w:val="BodyText"/>
      </w:pPr>
      <w:r>
        <w:rPr>
          <w:b/>
          <w:bCs/>
        </w:rPr>
        <w:t xml:space="preserve">Definition 11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31"/>
    <w:bookmarkStart w:id="32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32"/>
    <w:bookmarkStart w:id="33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3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3"/>
    <w:bookmarkStart w:id="34" w:name="def-empty-set"/>
    <w:p>
      <w:pPr>
        <w:pStyle w:val="FirstParagraph"/>
      </w:pPr>
      <w:r>
        <w:rPr>
          <w:b/>
          <w:bCs/>
        </w:rPr>
        <w:t xml:space="preserve">Definition 12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 </w:t>
      </w:r>
      <w:r>
        <w:t xml:space="preserve">[5]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4"/>
    <w:bookmarkStart w:id="36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5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6"/>
    <w:bookmarkStart w:id="37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7"/>
    <w:bookmarkStart w:id="38" w:name="def-vacuous-truth"/>
    <w:p>
      <w:pPr>
        <w:pStyle w:val="BodyText"/>
      </w:pPr>
      <w:r>
        <w:rPr>
          <w:b/>
          <w:bCs/>
        </w:rPr>
        <w:t xml:space="preserve">Definition 13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[6]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8"/>
    <w:bookmarkStart w:id="39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9"/>
    <w:bookmarkStart w:id="40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41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42" w:name="def-collection"/>
    <w:p>
      <w:pPr>
        <w:pStyle w:val="BodyText"/>
      </w:pPr>
      <w:r>
        <w:rPr>
          <w:b/>
          <w:bCs/>
        </w:rPr>
        <w:t xml:space="preserve">Definition 14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w:r>
        <w:t xml:space="preserve">is a set whose elements are themselves sets.</w:t>
      </w:r>
    </w:p>
    <w:bookmarkEnd w:id="42"/>
    <w:bookmarkStart w:id="43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3"/>
    <w:bookmarkStart w:id="44" w:name="def-label"/>
    <w:p>
      <w:pPr>
        <w:pStyle w:val="BodyText"/>
      </w:pPr>
      <w:r>
        <w:rPr>
          <w:b/>
          <w:bCs/>
        </w:rPr>
        <w:t xml:space="preserve">Definition 15 (Label)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label</w:t>
      </w:r>
      <w:r>
        <w:t xml:space="preserve"> </w:t>
      </w:r>
      <w:r>
        <w:t xml:space="preserve">is a name or symbol attached to an object,</w:t>
      </w:r>
      <w:r>
        <w:t xml:space="preserve"> </w:t>
      </w:r>
      <w:r>
        <w:t xml:space="preserve">so that we can refer to the object and tell it apart from other objects.</w:t>
      </w:r>
    </w:p>
    <w:bookmarkEnd w:id="44"/>
    <w:bookmarkStart w:id="45" w:name="exm-label"/>
    <w:p>
      <w:pPr>
        <w:pStyle w:val="BodyText"/>
      </w:pPr>
      <w:r>
        <w:rPr>
          <w:b/>
          <w:bCs/>
        </w:rPr>
        <w:t xml:space="preserve">Example 9 (Labels)</w:t>
      </w:r>
      <w:r>
        <w:t xml:space="preserve"> </w:t>
      </w: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can label three students in a class list.</w:t>
      </w:r>
      <w:r>
        <w:t xml:space="preserve"> </w:t>
      </w:r>
      <w:r>
        <w:t xml:space="preserve">Then</w:t>
      </w:r>
      <w:r>
        <w:t xml:space="preserve"> </w:t>
      </w:r>
      <w:r>
        <w:t xml:space="preserve">“student 2”</w:t>
      </w:r>
      <w:r>
        <w:t xml:space="preserve"> </w:t>
      </w:r>
      <w:r>
        <w:t xml:space="preserve">refers to one particular student.</w:t>
      </w:r>
      <w:r>
        <w:t xml:space="preserve"> </w:t>
      </w:r>
      <w:r>
        <w:t xml:space="preserve">The letters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label two sets.</w:t>
      </w:r>
    </w:p>
    <w:bookmarkEnd w:id="45"/>
    <w:bookmarkStart w:id="46" w:name="def-index-set"/>
    <w:p>
      <w:pPr>
        <w:pStyle w:val="BodyText"/>
      </w:pPr>
      <w:r>
        <w:rPr>
          <w:b/>
          <w:bCs/>
        </w:rPr>
        <w:t xml:space="preserve">Definition 16 (Index set)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 set</w:t>
      </w:r>
      <w:r>
        <w:t xml:space="preserve"> </w:t>
      </w:r>
      <w:r>
        <w:t xml:space="preserve">[8]</w:t>
      </w:r>
      <w:r>
        <w:t xml:space="preserve"> </w:t>
      </w:r>
      <w:r>
        <w:t xml:space="preserve">is a set whose elements are used as</w:t>
      </w:r>
      <w:r>
        <w:t xml:space="preserve"> </w:t>
      </w:r>
      <w:hyperlink w:anchor="def-label">
        <w:r>
          <w:rPr>
            <w:rStyle w:val="Hyperlink"/>
          </w:rPr>
          <w:t xml:space="preserve">labels</w:t>
        </w:r>
      </w:hyperlink>
      <w:r>
        <w:t xml:space="preserve"> </w:t>
      </w:r>
      <w:r>
        <w:t xml:space="preserve">for objects.</w:t>
      </w:r>
      <w:r>
        <w:t xml:space="preserve"> </w:t>
      </w:r>
      <w:r>
        <w:t xml:space="preserve">Each element of the index set is called an index.</w:t>
      </w:r>
    </w:p>
    <w:bookmarkEnd w:id="46"/>
    <w:bookmarkStart w:id="47" w:name="exm-index-set"/>
    <w:p>
      <w:pPr>
        <w:pStyle w:val="BodyText"/>
      </w:pPr>
      <w:r>
        <w:rPr>
          <w:b/>
          <w:bCs/>
        </w:rPr>
        <w:t xml:space="preserve">Example 10 (Index sets)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labels the entries of a vector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entries.</w:t>
      </w:r>
      <w:r>
        <w:t xml:space="preserve"> </w:t>
      </w:r>
      <w:r>
        <w:t xml:space="preserve">The set of nonnegative real numbers can label moments in time.</w:t>
      </w:r>
    </w:p>
    <w:bookmarkEnd w:id="47"/>
    <w:bookmarkStart w:id="48" w:name="def-indexed-family"/>
    <w:p>
      <w:pPr>
        <w:pStyle w:val="BodyText"/>
      </w:pPr>
      <w:r>
        <w:rPr>
          <w:b/>
          <w:bCs/>
        </w:rPr>
        <w:t xml:space="preserve">Definition 17 (Indexed family)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indexed family</w:t>
      </w:r>
      <w:r>
        <w:t xml:space="preserve"> </w:t>
      </w:r>
      <w:r>
        <w:t xml:space="preserve">[9]</w:t>
      </w:r>
      <w:r>
        <w:t xml:space="preserve"> </w:t>
      </w:r>
      <w:r>
        <w:t xml:space="preserve">is a collection of objects,</w:t>
      </w:r>
      <w:r>
        <w:t xml:space="preserve"> </w:t>
      </w:r>
      <w:r>
        <w:t xml:space="preserve">one for each element of a given</w:t>
      </w:r>
      <w:r>
        <w:t xml:space="preserve"> </w:t>
      </w:r>
      <w:hyperlink w:anchor="def-index-set">
        <w:r>
          <w:rPr>
            <w:rStyle w:val="Hyperlink"/>
          </w:rPr>
          <w:t xml:space="preserve">index set</w:t>
        </w:r>
      </w:hyperlink>
      <w:r>
        <w:t xml:space="preserve">.</w:t>
      </w:r>
      <w:r>
        <w:t xml:space="preserve"> </w:t>
      </w:r>
      <w:r>
        <w:t xml:space="preserve">The object for the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8"/>
    <w:bookmarkStart w:id="49" w:name="exm-indexed-family"/>
    <w:p>
      <w:pPr>
        <w:pStyle w:val="BodyText"/>
      </w:pPr>
      <w:r>
        <w:rPr>
          <w:b/>
          <w:bCs/>
        </w:rPr>
        <w:t xml:space="preserve">Example 11 (Indexed families)</w:t>
      </w:r>
      <w:r>
        <w:t xml:space="preserve"> </w:t>
      </w:r>
      <w:r>
        <w:t xml:space="preserve">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vector are an indexed family of numbers,</w:t>
      </w:r>
      <w:r>
        <w:t xml:space="preserve"> </w:t>
      </w:r>
      <w:r>
        <w:t xml:space="preserve">with index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 functions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, one for each parameter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parameter set,</w:t>
      </w:r>
      <w:r>
        <w:t xml:space="preserve"> </w:t>
      </w:r>
      <w:r>
        <w:t xml:space="preserve">are an indexed family of functions.</w:t>
      </w:r>
    </w:p>
    <w:bookmarkEnd w:id="49"/>
    <w:bookmarkEnd w:id="50"/>
    <w:bookmarkStart w:id="66" w:name="combining-sets"/>
    <w:p>
      <w:pPr>
        <w:pStyle w:val="Heading2"/>
      </w:pPr>
      <w:r>
        <w:t xml:space="preserve">2 Combining sets</w:t>
      </w:r>
    </w:p>
    <w:bookmarkStart w:id="51" w:name="def-union"/>
    <w:p>
      <w:pPr>
        <w:pStyle w:val="FirstParagraph"/>
      </w:pPr>
      <w:r>
        <w:rPr>
          <w:b/>
          <w:bCs/>
        </w:rPr>
        <w:t xml:space="preserve">Definition 18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[10]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1"/>
    <w:bookmarkStart w:id="52" w:name="def-indexed-union"/>
    <w:p>
      <w:pPr>
        <w:pStyle w:val="FirstParagraph"/>
      </w:pPr>
      <w:r>
        <w:rPr>
          <w:b/>
          <w:bCs/>
        </w:rPr>
        <w:t xml:space="preserve">Definition 19 (Union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2"/>
    <w:bookmarkStart w:id="53" w:name="def-intersection"/>
    <w:p>
      <w:pPr>
        <w:pStyle w:val="BodyText"/>
      </w:pPr>
      <w:r>
        <w:rPr>
          <w:b/>
          <w:bCs/>
        </w:rPr>
        <w:t xml:space="preserve">Definition 20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[11]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3"/>
    <w:bookmarkStart w:id="54" w:name="def-indexed-intersection"/>
    <w:p>
      <w:pPr>
        <w:pStyle w:val="FirstParagraph"/>
      </w:pPr>
      <w:r>
        <w:rPr>
          <w:b/>
          <w:bCs/>
        </w:rPr>
        <w:t xml:space="preserve">Definition 21 (Intersection of a family of sets)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54"/>
    <w:bookmarkStart w:id="55" w:name="def-set-difference"/>
    <w:p>
      <w:pPr>
        <w:pStyle w:val="BodyText"/>
      </w:pPr>
      <w:r>
        <w:rPr>
          <w:b/>
          <w:bCs/>
        </w:rPr>
        <w:t xml:space="preserve">Definition 22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[12]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55"/>
    <w:bookmarkStart w:id="56" w:name="def-complement"/>
    <w:p>
      <w:pPr>
        <w:pStyle w:val="FirstParagraph"/>
      </w:pPr>
      <w:r>
        <w:rPr>
          <w:b/>
          <w:bCs/>
        </w:rPr>
        <w:t xml:space="preserve">Definition 23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[12]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56"/>
    <w:bookmarkStart w:id="57" w:name="exm-complement"/>
    <w:p>
      <w:pPr>
        <w:pStyle w:val="FirstParagraph"/>
      </w:pPr>
      <w:r>
        <w:rPr>
          <w:b/>
          <w:bCs/>
        </w:rPr>
        <w:t xml:space="preserve">Example 12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4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4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57"/>
    <w:bookmarkStart w:id="58" w:name="exm-set-operations"/>
    <w:p>
      <w:pPr>
        <w:pStyle w:val="BodyText"/>
      </w:pPr>
      <w:r>
        <w:rPr>
          <w:b/>
          <w:bCs/>
        </w:rPr>
        <w:t xml:space="preserve">Example 13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58"/>
    <w:bookmarkStart w:id="59" w:name="exm-indexed-union-intersection"/>
    <w:p>
      <w:pPr>
        <w:pStyle w:val="FirstParagraph"/>
      </w:pPr>
      <w:r>
        <w:rPr>
          <w:b/>
          <w:bCs/>
        </w:rPr>
        <w:t xml:space="preserve">Example 14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59"/>
    <w:bookmarkStart w:id="60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[13]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61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de-morgan"/>
    <w:p>
      <w:pPr>
        <w:pStyle w:val="FirstParagraph"/>
      </w:pPr>
      <w:r>
        <w:rPr>
          <w:b/>
          <w:bCs/>
        </w:rPr>
        <w:t xml:space="preserve">Example 15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def-ordered-pair"/>
    <w:p>
      <w:pPr>
        <w:pStyle w:val="FirstParagraph"/>
      </w:pPr>
      <w:r>
        <w:rPr>
          <w:b/>
          <w:bCs/>
        </w:rPr>
        <w:t xml:space="preserve">Definition 24 (Ordered pair)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w:r>
        <w:t xml:space="preserve">[14]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63"/>
    <w:bookmarkStart w:id="64" w:name="def-cartesian-product"/>
    <w:p>
      <w:pPr>
        <w:pStyle w:val="BodyText"/>
      </w:pPr>
      <w:r>
        <w:rPr>
          <w:b/>
          <w:bCs/>
        </w:rPr>
        <w:t xml:space="preserve">Definition 25 (Cartesian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[15]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64"/>
    <w:bookmarkStart w:id="65" w:name="exm-cartesian-product"/>
    <w:p>
      <w:pPr>
        <w:pStyle w:val="FirstParagraph"/>
      </w:pPr>
      <w:r>
        <w:rPr>
          <w:b/>
          <w:bCs/>
        </w:rPr>
        <w:t xml:space="preserve">Example 16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End w:id="66"/>
    <w:bookmarkStart w:id="70" w:name="extended-non-negative-real-numbers"/>
    <w:p>
      <w:pPr>
        <w:pStyle w:val="Heading2"/>
      </w:pPr>
      <w:r>
        <w:t xml:space="preserve">3 Extended non-negative real numbers</w:t>
      </w:r>
    </w:p>
    <w:bookmarkStart w:id="67" w:name="def-extended-nonneg-reals"/>
    <w:p>
      <w:pPr>
        <w:pStyle w:val="FirstParagraph"/>
      </w:pPr>
      <w:r>
        <w:rPr>
          <w:b/>
          <w:bCs/>
        </w:rPr>
        <w:t xml:space="preserve">Definition 26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infinity-arithmetic"/>
    <w:p>
      <w:pPr>
        <w:pStyle w:val="BodyText"/>
      </w:pPr>
      <w:r>
        <w:rPr>
          <w:i/>
          <w:iCs/>
        </w:rPr>
        <w:t xml:space="preserve">Remark 6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[16]</w:t>
      </w:r>
      <w:r>
        <w:t xml:space="preserve">.</w:t>
      </w:r>
    </w:p>
    <w:bookmarkEnd w:id="68"/>
    <w:bookmarkStart w:id="69" w:name="exm-extended-nonneg-reals"/>
    <w:p>
      <w:pPr>
        <w:pStyle w:val="BodyText"/>
      </w:pPr>
      <w:r>
        <w:rPr>
          <w:b/>
          <w:bCs/>
        </w:rPr>
        <w:t xml:space="preserve">Example 17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End w:id="70"/>
    <w:bookmarkStart w:id="71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These books and articles treat sets and the logic behind them in more depth.</w:t>
      </w:r>
    </w:p>
    <w:p>
      <w:pPr>
        <w:pStyle w:val="Compact"/>
        <w:numPr>
          <w:ilvl w:val="0"/>
          <w:numId w:val="1009"/>
        </w:numPr>
      </w:pPr>
      <w:r>
        <w:t xml:space="preserve">Devlin [17]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in these notes.</w:t>
      </w:r>
    </w:p>
    <w:p>
      <w:pPr>
        <w:pStyle w:val="Compact"/>
        <w:numPr>
          <w:ilvl w:val="0"/>
          <w:numId w:val="1009"/>
        </w:numPr>
      </w:pPr>
      <w:r>
        <w:t xml:space="preserve">Halmos [18]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09"/>
        </w:numPr>
      </w:pPr>
      <w:r>
        <w:t xml:space="preserve">Enderton [19]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09"/>
        </w:numPr>
      </w:pPr>
      <w:r>
        <w:t xml:space="preserve">Barker-Plummer et al. [20]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71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73" w:name="ref-wikipedia_set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https://en.wikipedia.org/wiki/Set_(mathematics)</w:t>
        </w:r>
      </w:hyperlink>
    </w:p>
    <w:bookmarkEnd w:id="73"/>
    <w:bookmarkStart w:id="75" w:name="ref-wikipedia_set_builder_not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“Set-builder notation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https://en.wikipedia.org/wiki/Set-builder_notation</w:t>
        </w:r>
      </w:hyperlink>
    </w:p>
    <w:bookmarkEnd w:id="75"/>
    <w:bookmarkStart w:id="77" w:name="ref-wikipedia_interval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“Interval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https://en.wikipedia.org/wiki/Interval_(mathematics)</w:t>
        </w:r>
      </w:hyperlink>
    </w:p>
    <w:bookmarkEnd w:id="77"/>
    <w:bookmarkStart w:id="79" w:name="ref-wikipedia_sub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“Subset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https://en.wikipedia.org/wiki/Subset</w:t>
        </w:r>
      </w:hyperlink>
    </w:p>
    <w:bookmarkEnd w:id="79"/>
    <w:bookmarkStart w:id="81" w:name="ref-wikipedia_empty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“Empty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https://en.wikipedia.org/wiki/Empty_set</w:t>
        </w:r>
      </w:hyperlink>
    </w:p>
    <w:bookmarkEnd w:id="81"/>
    <w:bookmarkStart w:id="83" w:name="ref-wikipedia_vacuous_truth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“Vacuous truth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https://en.wikipedia.org/wiki/Vacuous_truth</w:t>
        </w:r>
      </w:hyperlink>
    </w:p>
    <w:bookmarkEnd w:id="83"/>
    <w:bookmarkStart w:id="85" w:name="ref-wikipedia_family_of_set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 of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https://en.wikipedia.org/wiki/Family_of_sets</w:t>
        </w:r>
      </w:hyperlink>
    </w:p>
    <w:bookmarkEnd w:id="85"/>
    <w:bookmarkStart w:id="87" w:name="ref-wikipedia_index_se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https://en.wikipedia.org/wiki/Index_set</w:t>
        </w:r>
      </w:hyperlink>
    </w:p>
    <w:bookmarkEnd w:id="87"/>
    <w:bookmarkStart w:id="89" w:name="ref-wikipedia_indexed_famil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“Indexed family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https://en.wikipedia.org/wiki/Indexed_family</w:t>
        </w:r>
      </w:hyperlink>
    </w:p>
    <w:bookmarkEnd w:id="89"/>
    <w:bookmarkStart w:id="91" w:name="ref-wikipedia_union_set_theor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https://en.wikipedia.org/wiki/Union_(set_theory)</w:t>
        </w:r>
      </w:hyperlink>
    </w:p>
    <w:bookmarkEnd w:id="91"/>
    <w:bookmarkStart w:id="93" w:name="ref-wikipedia_intersection_set_theo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“Intersection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https://en.wikipedia.org/wiki/Intersection_(set_theory)</w:t>
        </w:r>
      </w:hyperlink>
    </w:p>
    <w:bookmarkEnd w:id="93"/>
    <w:bookmarkStart w:id="95" w:name="ref-wikipedia_complement_set_theor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“Complement (set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https://en.wikipedia.org/wiki/Complement_(set_theory)</w:t>
        </w:r>
      </w:hyperlink>
    </w:p>
    <w:bookmarkEnd w:id="95"/>
    <w:bookmarkStart w:id="97" w:name="ref-wikipedia_de_morgans_law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 morgan’s laws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https://en.wikipedia.org/wiki/De_Morgan%27s_laws</w:t>
        </w:r>
      </w:hyperlink>
    </w:p>
    <w:bookmarkEnd w:id="97"/>
    <w:bookmarkStart w:id="99" w:name="ref-wikipedia_ordered_pai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“Ordered pair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https://en.wikipedia.org/wiki/Ordered_pair</w:t>
        </w:r>
      </w:hyperlink>
    </w:p>
    <w:bookmarkEnd w:id="99"/>
    <w:bookmarkStart w:id="101" w:name="ref-wikipedia_cartesian_produ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“Cartesian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https://en.wikipedia.org/wiki/Cartesian_product</w:t>
        </w:r>
      </w:hyperlink>
    </w:p>
    <w:bookmarkEnd w:id="101"/>
    <w:bookmarkStart w:id="103" w:name="ref-wikipedia_extended_real_number_li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“Extended real number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https://en.wikipedia.org/wiki/Extended_real_number_line</w:t>
        </w:r>
      </w:hyperlink>
    </w:p>
    <w:bookmarkEnd w:id="103"/>
    <w:bookmarkStart w:id="105" w:name="ref-devlin1993jo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Devlin,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, 2nd ed. in Undergraduate texts in mathematics. New York: Springer, 1993. doi:</w:t>
      </w:r>
      <w:r>
        <w:t xml:space="preserve"> </w:t>
      </w:r>
      <w:hyperlink r:id="rId104">
        <w:r>
          <w:rPr>
            <w:rStyle w:val="Hyperlink"/>
          </w:rPr>
          <w:t xml:space="preserve">10.1007/978-1-4612-0903-4</w:t>
        </w:r>
      </w:hyperlink>
      <w:r>
        <w:t xml:space="preserve">.</w:t>
      </w:r>
    </w:p>
    <w:bookmarkEnd w:id="105"/>
    <w:bookmarkStart w:id="107" w:name="ref-halmos1974naiv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10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107"/>
    <w:bookmarkStart w:id="109" w:name="ref-enderton2001logic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H. B. Enderton,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, 2nd ed. San Diego, CA: Academic Press, 2001. doi:</w:t>
      </w:r>
      <w:r>
        <w:t xml:space="preserve"> </w:t>
      </w:r>
      <w:hyperlink r:id="rId108">
        <w:r>
          <w:rPr>
            <w:rStyle w:val="Hyperlink"/>
          </w:rPr>
          <w:t xml:space="preserve">10.1016/C2009-0-22107-6</w:t>
        </w:r>
      </w:hyperlink>
      <w:r>
        <w:t xml:space="preserve">.</w:t>
      </w:r>
    </w:p>
    <w:bookmarkEnd w:id="109"/>
    <w:bookmarkStart w:id="111" w:name="ref-barkerplummer2011languag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10">
        <w:r>
          <w:rPr>
            <w:rStyle w:val="Hyperlink"/>
          </w:rPr>
          <w:t xml:space="preserve">https://www.amazon.com/dp/1575866323</w:t>
        </w:r>
      </w:hyperlink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expressions-algorithms.qmd" TargetMode="External"/><Relationship Id="rId9" Type="http://schemas.openxmlformats.org/officeDocument/2006/relationships/hyperlink" Target="functions.qmd" TargetMode="External"/><Relationship Id="rId104" Type="http://schemas.openxmlformats.org/officeDocument/2006/relationships/hyperlink" Target="https://doi.org/10.1007/978-1-4612-0903-4" TargetMode="External"/><Relationship Id="rId106" Type="http://schemas.openxmlformats.org/officeDocument/2006/relationships/hyperlink" Target="https://doi.org/10.1007/978-1-4757-1645-0" TargetMode="External"/><Relationship Id="rId108" Type="http://schemas.openxmlformats.org/officeDocument/2006/relationships/hyperlink" Target="https://doi.org/10.1016/C2009-0-22107-6" TargetMode="External"/><Relationship Id="rId100" Type="http://schemas.openxmlformats.org/officeDocument/2006/relationships/hyperlink" Target="https://en.wikipedia.org/wiki/Cartesian_product" TargetMode="External"/><Relationship Id="rId94" Type="http://schemas.openxmlformats.org/officeDocument/2006/relationships/hyperlink" Target="https://en.wikipedia.org/wiki/Complement_(set_theory)" TargetMode="External"/><Relationship Id="rId96" Type="http://schemas.openxmlformats.org/officeDocument/2006/relationships/hyperlink" Target="https://en.wikipedia.org/wiki/De_Morgan%27s_laws" TargetMode="External"/><Relationship Id="rId80" Type="http://schemas.openxmlformats.org/officeDocument/2006/relationships/hyperlink" Target="https://en.wikipedia.org/wiki/Empty_set" TargetMode="External"/><Relationship Id="rId102" Type="http://schemas.openxmlformats.org/officeDocument/2006/relationships/hyperlink" Target="https://en.wikipedia.org/wiki/Extended_real_number_line" TargetMode="External"/><Relationship Id="rId84" Type="http://schemas.openxmlformats.org/officeDocument/2006/relationships/hyperlink" Target="https://en.wikipedia.org/wiki/Family_of_sets" TargetMode="External"/><Relationship Id="rId86" Type="http://schemas.openxmlformats.org/officeDocument/2006/relationships/hyperlink" Target="https://en.wikipedia.org/wiki/Index_set" TargetMode="External"/><Relationship Id="rId88" Type="http://schemas.openxmlformats.org/officeDocument/2006/relationships/hyperlink" Target="https://en.wikipedia.org/wiki/Indexed_family" TargetMode="External"/><Relationship Id="rId92" Type="http://schemas.openxmlformats.org/officeDocument/2006/relationships/hyperlink" Target="https://en.wikipedia.org/wiki/Intersection_(set_theory)" TargetMode="External"/><Relationship Id="rId76" Type="http://schemas.openxmlformats.org/officeDocument/2006/relationships/hyperlink" Target="https://en.wikipedia.org/wiki/Interval_(mathematics)" TargetMode="External"/><Relationship Id="rId98" Type="http://schemas.openxmlformats.org/officeDocument/2006/relationships/hyperlink" Target="https://en.wikipedia.org/wiki/Ordered_pair" TargetMode="External"/><Relationship Id="rId74" Type="http://schemas.openxmlformats.org/officeDocument/2006/relationships/hyperlink" Target="https://en.wikipedia.org/wiki/Set-builder_notation" TargetMode="External"/><Relationship Id="rId72" Type="http://schemas.openxmlformats.org/officeDocument/2006/relationships/hyperlink" Target="https://en.wikipedia.org/wiki/Set_(mathematics)" TargetMode="External"/><Relationship Id="rId78" Type="http://schemas.openxmlformats.org/officeDocument/2006/relationships/hyperlink" Target="https://en.wikipedia.org/wiki/Subset" TargetMode="External"/><Relationship Id="rId90" Type="http://schemas.openxmlformats.org/officeDocument/2006/relationships/hyperlink" Target="https://en.wikipedia.org/wiki/Union_(set_theory)" TargetMode="External"/><Relationship Id="rId82" Type="http://schemas.openxmlformats.org/officeDocument/2006/relationships/hyperlink" Target="https://en.wikipedia.org/wiki/Vacuous_truth" TargetMode="External"/><Relationship Id="rId110" Type="http://schemas.openxmlformats.org/officeDocument/2006/relationships/hyperlink" Target="https://www.amazon.com/dp/1575866323" TargetMode="External"/><Relationship Id="rId35" Type="http://schemas.openxmlformats.org/officeDocument/2006/relationships/hyperlink" Target="measures.qmd#def-measure-zero" TargetMode="External"/><Relationship Id="rId15" Type="http://schemas.openxmlformats.org/officeDocument/2006/relationships/hyperlink" Target="number-systems.qmd#def-even-odd" TargetMode="External"/><Relationship Id="rId16" Type="http://schemas.openxmlformats.org/officeDocument/2006/relationships/hyperlink" Target="number-systems.qmd#def-real-numbers" TargetMode="External"/><Relationship Id="rId61" Type="http://schemas.openxmlformats.org/officeDocument/2006/relationships/hyperlink" Target="proof-writing.qmd#def-necessary-suffici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</dc:title>
  <dc:creator/>
  <cp:keywords/>
  <dcterms:created xsi:type="dcterms:W3CDTF">2026-10-19T12:51:11Z</dcterms:created>
  <dcterms:modified xsi:type="dcterms:W3CDTF">2026-10-19T12:51:11Z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