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23:31:34 (PDT)</w:delText>
        </w:r>
      </w:del>
    </w:p>
    <w:p>
      <w:pPr>
        <w:pStyle w:val="Date"/>
      </w:pPr>
      <w:ins w:id="2" w:author="PR Preview" w:date="2026-01-01T00:00:00Z">
        <w:r>
          <w:t xml:space="preserve">Last modified: 2026-10-19 23:35:06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2026-10-20T07:28:02Z</dcterms:created>
  <dcterms:modified xsi:type="dcterms:W3CDTF">2026-10-20T07:28:02Z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23:35:06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