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Integrals and the Fundamental Theorem of Calculus</w:t>
      </w:r>
    </w:p>
    <w:p>
      <w:pPr>
        <w:pStyle w:val="Date"/>
      </w:pPr>
      <w:del w:id="1" w:author="PR Preview" w:date="2026-01-01T00:00:00Z">
        <w:r>
          <w:delText xml:space="preserve">Last modified: 2026-10-19 23:31:34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23:35:06 (PDT)</w:t>
        </w:r>
      </w:ins>
    </w:p>
    <w:bookmarkStart w:id="189" w:name="sec-integration"/>
    <w:p>
      <w:pPr>
        <w:pStyle w:val="Heading2"/>
      </w:pPr>
      <w:r>
        <w:t xml:space="preserve">1 Integration</w:t>
      </w:r>
    </w:p>
    <w:p>
      <w:pPr>
        <w:pStyle w:val="FirstParagraph"/>
      </w:pPr>
      <w:r>
        <w:t xml:space="preserve">Integration is the inverse operation of differentiation: it recovers a</w:t>
      </w:r>
      <w:r>
        <w:t xml:space="preserve"> </w:t>
      </w:r>
      <w:r>
        <w:t xml:space="preserve">function from its derivative and accumulates quantities such as areas,</w:t>
      </w:r>
      <w:r>
        <w:t xml:space="preserve"> </w:t>
      </w:r>
      <w:r>
        <w:t xml:space="preserve">totals, and probabilities. We begin with antiderivatives, then state</w:t>
      </w:r>
      <w:r>
        <w:t xml:space="preserve"> </w:t>
      </w:r>
      <w:r>
        <w:t xml:space="preserve">basic integration rules, and conclude with the Fundamental Theorem of</w:t>
      </w:r>
      <w:r>
        <w:t xml:space="preserve"> </w:t>
      </w:r>
      <w:r>
        <w:t xml:space="preserve">Calculus and a worked example from probability.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introduces integral calculus: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hyperlink r:id="rId12">
              <w:r>
                <w:rPr>
                  <w:rStyle w:val="Hyperlink"/>
                </w:rPr>
                <w:t xml:space="preserve">Intro to Integral Calculus</w:t>
              </w:r>
            </w:hyperlink>
          </w:p>
          <w:p>
            <w:pPr>
              <w:pStyle w:val="Compact"/>
              <w:numPr>
                <w:ilvl w:val="0"/>
                <w:numId w:val="1001"/>
              </w:numPr>
            </w:pPr>
            <w:hyperlink r:id="rId13">
              <w:r>
                <w:rPr>
                  <w:rStyle w:val="Hyperlink"/>
                </w:rPr>
                <w:t xml:space="preserve">What Integral Calculus Is</w:t>
              </w:r>
            </w:hyperlink>
          </w:p>
          <w:p/>
        </w:tc>
      </w:tr>
    </w:tbl>
    <w:bookmarkStart w:id="32" w:name="antiderivatives"/>
    <w:p>
      <w:pPr>
        <w:pStyle w:val="Heading3"/>
      </w:pPr>
      <w:r>
        <w:t xml:space="preserve">1.1 Antiderivatives</w:t>
      </w:r>
    </w:p>
    <w:bookmarkStart w:id="14" w:name="def-antiderivative"/>
    <w:p>
      <w:pPr>
        <w:pStyle w:val="FirstParagraph"/>
      </w:pPr>
      <w:r>
        <w:rPr>
          <w:b/>
          <w:bCs/>
        </w:rPr>
        <w:t xml:space="preserve">Definition 1 (Antiderivative)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antiderivative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 an interval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[1]</w:t>
      </w:r>
      <w:r>
        <w:t xml:space="preserve"> </w:t>
      </w:r>
      <w:r>
        <w:t xml:space="preserve">if: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∀</m:t>
          </m:r>
          <m:r>
            <m:t>x</m:t>
          </m:r>
          <m:r>
            <m:rPr>
              <m:sty m:val="p"/>
            </m:rPr>
            <m:t>∈</m:t>
          </m:r>
          <m:r>
            <m:t>I</m:t>
          </m:r>
        </m:oMath>
      </m:oMathPara>
    </w:p>
    <w:p>
      <w:pPr>
        <w:pStyle w:val="FirstParagraph"/>
      </w:pPr>
      <w:r>
        <w:t xml:space="preserve">Finding an 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called</w:t>
      </w:r>
      <w:r>
        <w:t xml:space="preserve"> </w:t>
      </w:r>
      <w:r>
        <w:rPr>
          <w:b/>
          <w:bCs/>
        </w:rPr>
        <w:t xml:space="preserve">antidifferentiation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antidifferentiating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BodyText"/>
      </w:pPr>
      <w:r>
        <w:t xml:space="preserve">[2, Sec. 4.1], pp. 248–249</w:t>
      </w:r>
    </w:p>
    <w:bookmarkEnd w:id="14"/>
    <w:bookmarkStart w:id="15" w:name="def-indefinite-integral"/>
    <w:p>
      <w:pPr>
        <w:pStyle w:val="BodyText"/>
      </w:pPr>
      <w:r>
        <w:rPr>
          <w:b/>
          <w:bCs/>
        </w:rPr>
        <w:t xml:space="preserve">Definition 2 (Indefinite integral)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indefinite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[1]</w:t>
      </w:r>
      <w:r>
        <w:t xml:space="preserve"> </w:t>
      </w:r>
      <w:r>
        <w:t xml:space="preserve">is the family of all antiderivatives</w:t>
      </w:r>
      <w:r>
        <w:t xml:space="preserve"> </w:t>
      </w:r>
      <w:r>
        <w:t xml:space="preserve">(</w:t>
      </w:r>
      <w:hyperlink w:anchor="def-antiderivative">
        <w:r>
          <w:rPr>
            <w:rStyle w:val="Hyperlink"/>
          </w:rPr>
          <w:t xml:space="preserve">Definition 1</w:t>
        </w:r>
      </w:hyperlink>
      <w:r>
        <w:t xml:space="preserve">) of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∫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C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any one 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arbitrary constant of integration.</w:t>
      </w:r>
    </w:p>
    <w:p>
      <w:pPr>
        <w:pStyle w:val="BodyText"/>
      </w:pPr>
      <w:r>
        <w:t xml:space="preserve">[2, Sec. 4.1], pp. 248–249</w:t>
      </w:r>
    </w:p>
    <w:bookmarkEnd w:id="15"/>
    <w:bookmarkStart w:id="25" w:name="exm-antiderivative-power"/>
    <w:p>
      <w:pPr>
        <w:pStyle w:val="BodyText"/>
      </w:pPr>
      <w:r>
        <w:rPr>
          <w:b/>
          <w:bCs/>
        </w:rPr>
        <w:t xml:space="preserve">Example 1 (Antiderivative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an antiderivative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</m:oMath>
      <w:r>
        <w:t xml:space="preserve">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x</m:t>
                  </m:r>
                </m:den>
              </m:f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Adding any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gives another antiderivative;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7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  <m:r>
          <m:rPr>
            <m:sty m:val="p"/>
          </m:rPr>
          <m:t>+</m:t>
        </m:r>
        <m:r>
          <m:t>7</m:t>
        </m:r>
      </m:oMath>
      <w:r>
        <w:t xml:space="preserve"> </w:t>
      </w:r>
      <w:r>
        <w:t xml:space="preserve">also satisfies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since adding a constant does not change the derivative.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is not an antiderivative of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≠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See</w:t>
      </w:r>
      <w:r>
        <w:t xml:space="preserve"> </w:t>
      </w:r>
      <w:hyperlink w:anchor="fig-antiderivatives">
        <w:r>
          <w:rPr>
            <w:rStyle w:val="Hyperlink"/>
          </w:rPr>
          <w:t xml:space="preserve">Figure 1</w:t>
        </w:r>
      </w:hyperlink>
      <w:r>
        <w:t xml:space="preserve">.</w:t>
      </w:r>
    </w:p>
    <w:bookmarkStart w:id="24" w:name="fig-antiderivatives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9" w:name="fig-antiderivatives-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\(x) x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x_lim,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f</w:t>
                  </w:r>
                  <w:r>
                    <w:rPr>
                      <w:rStyle w:val="NormalTok"/>
                    </w:rPr>
                    <w:t xml:space="preserve">(x)))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7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-integration_files/figure-docx/antiderivatives-f-code-1.png" id="18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6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The function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.</w:t>
                  </w:r>
                </w:p>
                <w:bookmarkEnd w:id="19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3" w:name="fig-antiderivatives-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x_seq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</w:t>
                  </w:r>
                  <w:r>
                    <w:rPr>
                      <w:rStyle w:val="NormalTok"/>
                    </w:rPr>
                    <w:t xml:space="preserve">(x_lim[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], x_lim[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], </w:t>
                  </w:r>
                  <w:r>
                    <w:rPr>
                      <w:rStyle w:val="AttributeTok"/>
                    </w:rPr>
                    <w:t xml:space="preserve">length.out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200</w:t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df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C_vals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FunctionTok"/>
                    </w:rPr>
                    <w:t xml:space="preserve">lapply</w:t>
                  </w:r>
                  <w:r>
                    <w:rPr>
                      <w:rStyle w:val="NormalTok"/>
                    </w:rPr>
                    <w:t xml:space="preserve">(\(C) {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x_seq,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x_seq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/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C,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C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(C)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})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dplyr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bind_rows</w:t>
                  </w:r>
                  <w:r>
                    <w:rPr>
                      <w:rStyle w:val="NormalTok"/>
                    </w:rPr>
                    <w:t xml:space="preserve">()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(df,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C))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0.8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F</w:t>
                  </w:r>
                  <w:r>
                    <w:rPr>
                      <w:rStyle w:val="NormalTok"/>
                    </w:rPr>
                    <w:t xml:space="preserve">(x)),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1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-integration_files/figure-docx/antiderivatives-F-code-1.png" id="22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0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Family of antiderivatives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3</m:t>
                        </m:r>
                      </m:sup>
                    </m:sSup>
                    <m:r>
                      <m:rPr>
                        <m:sty m:val="p"/>
                      </m:rPr>
                      <m:t>/</m:t>
                    </m:r>
                    <m:r>
                      <m:t>3</m:t>
                    </m:r>
                    <m:r>
                      <m:rPr>
                        <m:sty m:val="p"/>
                      </m:rPr>
                      <m:t>+</m:t>
                    </m:r>
                    <m:r>
                      <m:t>C</m:t>
                    </m:r>
                  </m:oMath>
                  <w:r>
                    <w:t xml:space="preserve">.</w:t>
                  </w:r>
                </w:p>
                <w:bookmarkEnd w:id="23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1: The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five antiderivatives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/</m:t>
        </m:r>
        <m:r>
          <m:t>3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Each antiderivative has the same derivative</w:t>
      </w:r>
      <w:r>
        <w:t xml:space="preserve"> </w:t>
      </w:r>
      <m:oMath>
        <m:r>
          <m:t>f</m:t>
        </m:r>
      </m:oMath>
      <w:r>
        <w:t xml:space="preserve">; they differ only by a vertical shift.</w:t>
      </w:r>
    </w:p>
    <w:bookmarkEnd w:id="24"/>
    <w:bookmarkEnd w:id="25"/>
    <w:bookmarkStart w:id="26" w:name="thm-integral-rules"/>
    <w:p>
      <w:pPr>
        <w:pStyle w:val="BodyText"/>
      </w:pPr>
      <w:r>
        <w:rPr>
          <w:b/>
          <w:bCs/>
        </w:rPr>
        <w:t xml:space="preserve">Theorem 1 (Basic integration rules)</w:t>
      </w:r>
      <w:r>
        <w:t xml:space="preserve"> </w:t>
      </w:r>
      <w:r>
        <w:t xml:space="preserve">Each antiderivative in the table is defined only up to an arbitrary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(see</w:t>
      </w:r>
      <w:r>
        <w:t xml:space="preserve"> </w:t>
      </w:r>
      <w:hyperlink w:anchor="def-antiderivative">
        <w:r>
          <w:rPr>
            <w:rStyle w:val="Hyperlink"/>
          </w:rPr>
          <w:t xml:space="preserve">Definition 1</w:t>
        </w:r>
      </w:hyperlink>
      <w:r>
        <w:t xml:space="preserve">);</w:t>
      </w:r>
      <w:r>
        <w:t xml:space="preserve"> </w:t>
      </w:r>
      <w:r>
        <w:t xml:space="preserve">the table omits</w:t>
      </w:r>
      <w:r>
        <w:t xml:space="preserve"> </w:t>
      </w:r>
      <m:oMath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from every row for brevity.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Function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Antiderivative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Condition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t>x</m:t>
                  </m:r>
                </m:e>
                <m:sup>
                  <m:r>
                    <m:t>n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p>
                  </m:sSup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n</m:t>
              </m:r>
              <m:r>
                <m:rPr>
                  <m:sty m:val="p"/>
                </m:rPr>
                <m:t>≠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x</m:t>
              </m:r>
              <m:r>
                <m:rPr>
                  <m:sty m:val="p"/>
                </m:rPr>
                <m:t>≠</m:t>
              </m:r>
              <m:r>
                <m:t>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(self-antiderivative)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c</m:t>
                  </m:r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c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c</m:t>
                  </m:r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c</m:t>
              </m:r>
              <m:r>
                <m:rPr>
                  <m:sty m:val="p"/>
                </m:rPr>
                <m:t>≠</m:t>
              </m:r>
              <m:r>
                <m:t>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sin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cos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cos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sin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</w:tbl>
    <w:p>
      <w:pPr>
        <w:pStyle w:val="BodyText"/>
      </w:pPr>
      <w:r>
        <w:t xml:space="preserve">The first two rows, the trigonometric rows (</w:t>
      </w:r>
      <m:oMath>
        <m:r>
          <m:rPr>
            <m:sty m:val="p"/>
          </m:rPr>
          <m:t>sin</m:t>
        </m:r>
        <m:r>
          <m:t>x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cos</m:t>
        </m:r>
        <m:r>
          <m:t>x</m:t>
        </m:r>
      </m:oMath>
      <w:r>
        <w:t xml:space="preserve">), and the bottom two rows (linearity) are from</w:t>
      </w:r>
      <w:r>
        <w:t xml:space="preserve"> </w:t>
      </w:r>
      <w:r>
        <w:t xml:space="preserve">[2, Sec. 4.1], p. 250</w:t>
      </w:r>
      <w:r>
        <w:t xml:space="preserve"> </w:t>
      </w:r>
      <w:r>
        <w:t xml:space="preserve">“Basic Integration Rules”</w:t>
      </w:r>
      <w:r>
        <w:t xml:space="preserve">;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x</m:t>
        </m:r>
      </m:oMath>
      <w:r>
        <w:t xml:space="preserve"> </w:t>
      </w:r>
      <w:r>
        <w:t xml:space="preserve">is from</w:t>
      </w:r>
      <w:r>
        <w:t xml:space="preserve"> </w:t>
      </w:r>
      <w:r>
        <w:t xml:space="preserve">[2, Sec. 5.2], Theorem 5.5, p. 324</w:t>
      </w:r>
      <w:r>
        <w:t xml:space="preserve">;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t>c</m:t>
            </m:r>
            <m:r>
              <m:t>x</m:t>
            </m:r>
          </m:sup>
        </m:sSup>
      </m:oMath>
      <w:r>
        <w:t xml:space="preserve"> </w:t>
      </w:r>
      <w:r>
        <w:t xml:space="preserve">are from</w:t>
      </w:r>
      <w:r>
        <w:t xml:space="preserve"> </w:t>
      </w:r>
      <w:r>
        <w:t xml:space="preserve">[2, Sec. 5.4], Theorem 5.12, p. 346</w:t>
      </w:r>
      <w:r>
        <w:t xml:space="preserve">.</w:t>
      </w:r>
    </w:p>
    <w:bookmarkEnd w:id="26"/>
    <w:bookmarkStart w:id="27" w:name="exm-integral-rules-quadratic"/>
    <w:p>
      <w:pPr>
        <w:pStyle w:val="BodyText"/>
      </w:pPr>
      <w:r>
        <w:rPr>
          <w:b/>
          <w:bCs/>
        </w:rPr>
        <w:t xml:space="preserve">Example 2 (Antiderivative of</w:t>
      </w:r>
      <w:r>
        <w:rPr>
          <w:b/>
          <w:bCs/>
        </w:rPr>
        <w:t xml:space="preserve"> </w:t>
      </w:r>
      <m:oMath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By the power rule (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) and linearity from</w:t>
      </w:r>
      <w:r>
        <w:t xml:space="preserve"> </w:t>
      </w:r>
      <w:hyperlink w:anchor="thm-integral-rules">
        <w:r>
          <w:rPr>
            <w:rStyle w:val="Hyperlink"/>
          </w:rPr>
          <w:t xml:space="preserve">Theorem 1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Verify by differentiating: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 required.</w:t>
      </w:r>
    </w:p>
    <w:bookmarkEnd w:id="27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these rules: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hyperlink r:id="rId30">
              <w:r>
                <w:rPr>
                  <w:rStyle w:val="Hyperlink"/>
                </w:rPr>
                <w:t xml:space="preserve">The Integral Calculus Rules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31">
              <w:r>
                <w:rPr>
                  <w:rStyle w:val="Hyperlink"/>
                </w:rPr>
                <w:t xml:space="preserve">Indefinite Integral Exercises</w:t>
              </w:r>
            </w:hyperlink>
          </w:p>
          <w:p/>
        </w:tc>
      </w:tr>
    </w:tbl>
    <w:bookmarkEnd w:id="32"/>
    <w:bookmarkStart w:id="96" w:name="regularity-conditions"/>
    <w:p>
      <w:pPr>
        <w:pStyle w:val="Heading3"/>
      </w:pPr>
      <w:r>
        <w:t xml:space="preserve">1.2 Regularity Conditions</w:t>
      </w:r>
    </w:p>
    <w:bookmarkStart w:id="36" w:name="def-differentiable-on"/>
    <w:p>
      <w:pPr>
        <w:pStyle w:val="FirstParagraph"/>
      </w:pPr>
      <w:r>
        <w:rPr>
          <w:b/>
          <w:bCs/>
        </w:rPr>
        <w:t xml:space="preserve">Definition 3 (Differentiable on an interval)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differentiable on</w:t>
      </w:r>
      <w:r>
        <w:t xml:space="preserve"> </w:t>
      </w:r>
      <w:r>
        <w:t xml:space="preserve">an interval</w:t>
      </w:r>
      <w:r>
        <w:t xml:space="preserve"> </w:t>
      </w:r>
      <w:r>
        <w:t xml:space="preserve">if it is differentiable (</w:t>
      </w:r>
      <w:hyperlink r:id="rId33">
        <w:r>
          <w:rPr>
            <w:rStyle w:val="Hyperlink"/>
          </w:rPr>
          <w:t xml:space="preserve">Definition 6 in Derivatives and Taylor Series</w:t>
        </w:r>
      </w:hyperlink>
      <w:r>
        <w:t xml:space="preserve">) at every point of the interval</w:t>
      </w:r>
      <w:r>
        <w:t xml:space="preserve"> </w:t>
      </w:r>
      <w:r>
        <w:t xml:space="preserve">other than its</w:t>
      </w:r>
      <w:r>
        <w:t xml:space="preserve"> </w:t>
      </w:r>
      <w:hyperlink r:id="rId34">
        <w:r>
          <w:rPr>
            <w:rStyle w:val="Hyperlink"/>
          </w:rPr>
          <w:t xml:space="preserve">endpoints</w:t>
        </w:r>
      </w:hyperlink>
      <w:r>
        <w:t xml:space="preserve">,</w:t>
      </w:r>
      <w:r>
        <w:t xml:space="preserve"> </w:t>
      </w:r>
      <w:r>
        <w:t xml:space="preserve">and, at each endpoint that belongs to the interval,</w:t>
      </w:r>
      <w:r>
        <w:t xml:space="preserve"> </w:t>
      </w:r>
      <w:r>
        <w:t xml:space="preserve">it has the one-sided derivative (</w:t>
      </w:r>
      <w:hyperlink r:id="rId35">
        <w:r>
          <w:rPr>
            <w:rStyle w:val="Hyperlink"/>
          </w:rPr>
          <w:t xml:space="preserve">Definition 12 in Derivatives and Taylor Series</w:t>
        </w:r>
      </w:hyperlink>
      <w:r>
        <w:t xml:space="preserve">) from inside the interval:</w:t>
      </w:r>
      <w:r>
        <w:t xml:space="preserve"> </w:t>
      </w:r>
      <w:r>
        <w:t xml:space="preserve">the right-hand derivative at the left endpoint</w:t>
      </w:r>
      <w:r>
        <w:t xml:space="preserve"> </w:t>
      </w:r>
      <w:r>
        <w:t xml:space="preserve">and the left-hand derivative at the right endpoint.</w:t>
      </w:r>
    </w:p>
    <w:p>
      <w:pPr>
        <w:pStyle w:val="BodyText"/>
      </w:pPr>
      <w:r>
        <w:t xml:space="preserve">[2, Sec. 2.1], p. 100</w:t>
      </w:r>
    </w:p>
    <w:bookmarkEnd w:id="36"/>
    <w:bookmarkStart w:id="38" w:name="exm-differentiable-on"/>
    <w:p>
      <w:pPr>
        <w:pStyle w:val="BodyText"/>
      </w:pPr>
      <w:r>
        <w:rPr>
          <w:b/>
          <w:bCs/>
        </w:rPr>
        <w:t xml:space="preserve">Example 3 (Differentiable on one interval but not another)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3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differentiable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the computation of</w:t>
      </w:r>
      <w:r>
        <w:t xml:space="preserve"> </w:t>
      </w:r>
      <w:hyperlink r:id="rId37">
        <w:r>
          <w:rPr>
            <w:rStyle w:val="Hyperlink"/>
          </w:rPr>
          <w:t xml:space="preserve">Example 4 in Derivatives and Taylor Series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replaced by any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lin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  <m:r>
          <m:rPr>
            <m:sty m:val="p"/>
          </m:rPr>
          <m:t>=</m:t>
        </m:r>
        <m:r>
          <m:t>2</m:t>
        </m:r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, which tends to</w:t>
      </w:r>
      <w:r>
        <w:t xml:space="preserve"> </w:t>
      </w:r>
      <m:oMath>
        <m:r>
          <m:t>2</m:t>
        </m:r>
        <m:r>
          <m:t>c</m:t>
        </m:r>
      </m:oMath>
      <w:r>
        <w:t xml:space="preserve">,</w:t>
      </w:r>
      <w:r>
        <w:t xml:space="preserve"> </w:t>
      </w:r>
      <w:r>
        <w:t xml:space="preserve">including the one-sided limits at the endpoints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deg>
            <m:r>
              <m:t>3</m:t>
            </m:r>
          </m:deg>
          <m:e>
            <m:r>
              <m:t>x</m:t>
            </m:r>
          </m:e>
        </m:rad>
      </m:oMath>
      <w:r>
        <w:t xml:space="preserve"> </w:t>
      </w:r>
      <w:r>
        <w:t xml:space="preserve">is differentiable on</w:t>
      </w:r>
      <w:r>
        <w:t xml:space="preserve"> </w:t>
      </w:r>
      <m:oMath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but not on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 the point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 is not an endpoint,</w:t>
      </w:r>
      <w:r>
        <w:t xml:space="preserve"> </w:t>
      </w:r>
      <w:r>
        <w:t xml:space="preserve">and</w:t>
      </w:r>
      <w:r>
        <w:t xml:space="preserve"> </w:t>
      </w:r>
      <w:hyperlink r:id="rId37">
        <w:r>
          <w:rPr>
            <w:rStyle w:val="Hyperlink"/>
          </w:rPr>
          <w:t xml:space="preserve">Example 4 in Derivatives and Taylor Series</w:t>
        </w:r>
      </w:hyperlink>
      <w:r>
        <w:t xml:space="preserve"> </w:t>
      </w:r>
      <w:r>
        <w:t xml:space="preserve">shows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not differentiable there.</w:t>
      </w:r>
    </w:p>
    <w:bookmarkEnd w:id="38"/>
    <w:bookmarkStart w:id="39" w:name="def-continuous"/>
    <w:p>
      <w:pPr>
        <w:pStyle w:val="FirstParagraph"/>
      </w:pPr>
      <w:r>
        <w:rPr>
          <w:b/>
          <w:bCs/>
        </w:rPr>
        <w:t xml:space="preserve">Definition 4 (Continuous function)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[3]</w:t>
      </w:r>
      <w:r>
        <w:t xml:space="preserve"> </w:t>
      </w:r>
      <w:r>
        <w:t xml:space="preserve">if all three conditions hold:</w:t>
      </w:r>
    </w:p>
    <w:p>
      <w:pPr>
        <w:pStyle w:val="Compact"/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defined,</w:t>
      </w:r>
    </w:p>
    <w:p>
      <w:pPr>
        <w:pStyle w:val="Compact"/>
        <w:numPr>
          <w:ilvl w:val="0"/>
          <w:numId w:val="1004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exists, and</w:t>
      </w:r>
    </w:p>
    <w:p>
      <w:pPr>
        <w:pStyle w:val="Compact"/>
        <w:numPr>
          <w:ilvl w:val="0"/>
          <w:numId w:val="1004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[2, Sec. 1.4], p. 73</w:t>
      </w:r>
    </w:p>
    <w:bookmarkEnd w:id="39"/>
    <w:bookmarkStart w:id="40" w:name="def-discontinuous"/>
    <w:p>
      <w:pPr>
        <w:pStyle w:val="BodyText"/>
      </w:pPr>
      <w:r>
        <w:rPr>
          <w:b/>
          <w:bCs/>
        </w:rPr>
        <w:t xml:space="preserve">Definition 5 (Discontinuous function)</w:t>
      </w:r>
      <w:r>
        <w:t xml:space="preserve"> </w:t>
      </w:r>
      <w:r>
        <w:t xml:space="preserve">If any of the three conditions of</w:t>
      </w:r>
      <w:r>
        <w:t xml:space="preserve"> </w:t>
      </w:r>
      <w:hyperlink w:anchor="def-continuous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fails,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discontinuous</w:t>
      </w:r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BodyText"/>
      </w:pPr>
      <w:r>
        <w:t xml:space="preserve">[2, Sec. 1.4], p. 73</w:t>
      </w:r>
    </w:p>
    <w:bookmarkEnd w:id="40"/>
    <w:bookmarkStart w:id="41" w:name="exm-continuous"/>
    <w:p>
      <w:pPr>
        <w:pStyle w:val="BodyText"/>
      </w:pPr>
      <w:r>
        <w:rPr>
          <w:b/>
          <w:bCs/>
        </w:rPr>
        <w:t xml:space="preserve">Example 4 (A continuous function, and one failure of each condition)</w:t>
      </w:r>
      <w:r>
        <w:t xml:space="preserve"> </w:t>
      </w:r>
      <w:r>
        <w:t xml:space="preserve"> </w:t>
      </w:r>
    </w:p>
    <w:p>
      <w:pPr>
        <w:numPr>
          <w:ilvl w:val="0"/>
          <w:numId w:val="1005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defined,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1</m:t>
                  </m:r>
                </m:lim>
              </m:limLow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5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den>
        </m:f>
      </m:oMath>
      <w:r>
        <w:t xml:space="preserve"> </w:t>
      </w:r>
      <w:r>
        <w:t xml:space="preserve">fails condition 1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defined (it would divide by zero),</w:t>
      </w:r>
      <w:r>
        <w:t xml:space="preserve"> </w:t>
      </w:r>
      <w:r>
        <w:t xml:space="preserve">even though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1</m:t>
                  </m:r>
                </m:lim>
              </m:limLow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1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exists</w:t>
      </w:r>
      <w:r>
        <w:t xml:space="preserve"> </w:t>
      </w:r>
      <w:r>
        <w:t xml:space="preserve">(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 and the factor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cancels 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).</w:t>
      </w:r>
    </w:p>
    <w:p>
      <w:pPr>
        <w:numPr>
          <w:ilvl w:val="0"/>
          <w:numId w:val="1005"/>
        </w:numPr>
      </w:pPr>
      <w:r>
        <w:t xml:space="preserve">The step function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fails condition 2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values to the left are all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values to the right are all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exist.</w:t>
      </w:r>
    </w:p>
    <w:p>
      <w:pPr>
        <w:numPr>
          <w:ilvl w:val="0"/>
          <w:numId w:val="1005"/>
        </w:numPr>
      </w:pPr>
      <m:oMath>
        <m:r>
          <m:t>k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, with</w:t>
      </w:r>
      <w:r>
        <w:t xml:space="preserve"> </w:t>
      </w:r>
      <m:oMath>
        <m:r>
          <m:t>k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fails condition 3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1</m:t>
            </m:r>
          </m:sub>
        </m:sSub>
        <m:r>
          <m:t>k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exists but differs from</w:t>
      </w:r>
      <w:r>
        <w:t xml:space="preserve"> </w:t>
      </w:r>
      <m:oMath>
        <m:r>
          <m:t>k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.</w:t>
      </w:r>
    </w:p>
    <w:bookmarkEnd w:id="41"/>
    <w:bookmarkStart w:id="43" w:name="def-jump-discontinuity"/>
    <w:p>
      <w:pPr>
        <w:pStyle w:val="FirstParagraph"/>
      </w:pPr>
      <w:r>
        <w:rPr>
          <w:b/>
          <w:bCs/>
        </w:rPr>
        <w:t xml:space="preserve">Definition 6 (Jump discontinuity)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a</w:t>
      </w:r>
      <w:r>
        <w:t xml:space="preserve"> </w:t>
      </w:r>
      <w:r>
        <w:rPr>
          <w:b/>
          <w:bCs/>
        </w:rPr>
        <w:t xml:space="preserve">jump discontinuity</w:t>
      </w:r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[4]</w:t>
      </w:r>
      <w:r>
        <w:t xml:space="preserve"> </w:t>
      </w:r>
      <w:r>
        <w:t xml:space="preserve">if both one-sided limits (</w:t>
      </w:r>
      <w:hyperlink r:id="rId42">
        <w:r>
          <w:rPr>
            <w:rStyle w:val="Hyperlink"/>
          </w:rPr>
          <w:t xml:space="preserve">Definition 4 in Derivatives and Taylor Series</w:t>
        </w:r>
      </w:hyperlink>
      <w: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exist</w:t>
      </w:r>
      <w:r>
        <w:t xml:space="preserve"> </w:t>
      </w:r>
      <w:r>
        <w:t xml:space="preserve">but are not equal.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discontinuous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scontinuous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43"/>
    <w:bookmarkStart w:id="45" w:name="exm-jump-discontinuity"/>
    <w:p>
      <w:pPr>
        <w:pStyle w:val="BodyText"/>
      </w:pPr>
      <w:r>
        <w:rPr>
          <w:b/>
          <w:bCs/>
        </w:rPr>
        <w:t xml:space="preserve">Example 5 (A jump discontinuity, and a discontinuity that is not a jump)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6"/>
        </w:numPr>
      </w:pPr>
      <w:r>
        <w:t xml:space="preserve">The step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</w:t>
      </w:r>
      <w:r>
        <w:t xml:space="preserve"> </w:t>
      </w:r>
      <w:hyperlink r:id="rId44">
        <w:r>
          <w:rPr>
            <w:rStyle w:val="Hyperlink"/>
          </w:rPr>
          <w:t xml:space="preserve">Example 2 in Derivatives and Taylor Series</w:t>
        </w:r>
      </w:hyperlink>
      <w:r>
        <w:t xml:space="preserve"> </w:t>
      </w:r>
      <w:r>
        <w:t xml:space="preserve">has a jump discontinuity at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both exist, and</w:t>
      </w:r>
      <w:r>
        <w:t xml:space="preserve"> </w:t>
      </w:r>
      <m:oMath>
        <m:r>
          <m:t>0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  <w:r>
        <w:t xml:space="preserve"> </w:t>
      </w:r>
      <w:r>
        <w:t xml:space="preserve">The size of the jump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den>
        </m:f>
      </m:oMath>
      <w:r>
        <w:t xml:space="preserve"> </w:t>
      </w:r>
      <w:r>
        <w:t xml:space="preserve">of</w:t>
      </w:r>
      <w:r>
        <w:t xml:space="preserve"> </w:t>
      </w:r>
      <w:hyperlink w:anchor="exm-continuous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is discontinuous at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defined,</w:t>
      </w:r>
      <w:r>
        <w:t xml:space="preserve"> </w:t>
      </w:r>
      <w:r>
        <w:t xml:space="preserve">but it does not have a jump discontinuity there: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so both one-sided limits at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equal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45"/>
    <w:bookmarkStart w:id="46" w:name="def-continuous-on"/>
    <w:p>
      <w:pPr>
        <w:pStyle w:val="FirstParagraph"/>
      </w:pPr>
      <w:r>
        <w:rPr>
          <w:b/>
          <w:bCs/>
        </w:rPr>
        <w:t xml:space="preserve">Definition 7 (Continuous on a closed interval)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 on</w:t>
      </w:r>
      <w:r>
        <w:t xml:space="preserve"> </w:t>
      </w:r>
      <w:r>
        <w:t xml:space="preserve">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if all three conditions hold:</w:t>
      </w:r>
    </w:p>
    <w:p>
      <w:pPr>
        <w:pStyle w:val="Compact"/>
        <w:numPr>
          <w:ilvl w:val="0"/>
          <w:numId w:val="1007"/>
        </w:numPr>
      </w:pPr>
      <m:oMath>
        <m:r>
          <m:t>f</m:t>
        </m:r>
      </m:oMath>
      <w:r>
        <w:t xml:space="preserve"> </w:t>
      </w:r>
      <w:r>
        <w:t xml:space="preserve">is continuous (</w:t>
      </w:r>
      <w:hyperlink w:anchor="def-continuous">
        <w:r>
          <w:rPr>
            <w:rStyle w:val="Hyperlink"/>
          </w:rPr>
          <w:t xml:space="preserve">Definition 4</w:t>
        </w:r>
      </w:hyperlink>
      <w:r>
        <w:t xml:space="preserve">) at every point of the open interval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Compact"/>
        <w:numPr>
          <w:ilvl w:val="0"/>
          <w:numId w:val="1007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a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, and</w:t>
      </w:r>
    </w:p>
    <w:p>
      <w:pPr>
        <w:pStyle w:val="Compact"/>
        <w:numPr>
          <w:ilvl w:val="0"/>
          <w:numId w:val="1007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b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[2, Sec. 1.4], p. 73</w:t>
      </w:r>
    </w:p>
    <w:bookmarkEnd w:id="46"/>
    <w:bookmarkStart w:id="48" w:name="exm-continuous-on-sqrt"/>
    <w:p>
      <w:pPr>
        <w:pStyle w:val="BodyText"/>
      </w:pPr>
      <w:r>
        <w:rPr>
          <w:b/>
          <w:bCs/>
        </w:rPr>
        <w:t xml:space="preserve">Example 6 (Continuity 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uses one-sided limits at the endpoints)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x</m:t>
            </m:r>
          </m:e>
        </m:rad>
      </m:oMath>
      <w:r>
        <w:t xml:space="preserve">, the</w:t>
      </w:r>
      <w:r>
        <w:t xml:space="preserve"> </w:t>
      </w:r>
      <w:hyperlink r:id="rId47">
        <w:r>
          <w:rPr>
            <w:rStyle w:val="Hyperlink"/>
          </w:rPr>
          <w:t xml:space="preserve">square root</w:t>
        </w:r>
      </w:hyperlink>
      <w:r>
        <w:t xml:space="preserve">, defined 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 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w:r>
        <w:t xml:space="preserve">only the right-hand limit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makes sense,</w:t>
      </w:r>
      <w:r>
        <w:t xml:space="preserve"> </w:t>
      </w:r>
      <w:r>
        <w:t xml:space="preserve">and</w:t>
      </w:r>
      <w:r>
        <w:t xml:space="preserve"> </w:t>
      </w:r>
      <w:hyperlink w:anchor="def-continuous-on">
        <w:r>
          <w:rPr>
            <w:rStyle w:val="Hyperlink"/>
          </w:rPr>
          <w:t xml:space="preserve">Definition 7</w:t>
        </w:r>
      </w:hyperlink>
      <w:r>
        <w:t xml:space="preserve"> </w:t>
      </w:r>
      <w:r>
        <w:t xml:space="preserve">asks only for that one-sided limit at the endpoint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 every point of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lim>
              </m:limLow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</m:sup>
                  </m:sSup>
                </m:lim>
              </m:limLow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continuous-on">
        <w:r>
          <w:rPr>
            <w:rStyle w:val="Hyperlink"/>
          </w:rPr>
          <w:t xml:space="preserve">Definition 7</w:t>
        </w:r>
      </w:hyperlink>
      <w:r>
        <w:t xml:space="preserve">).</w:t>
      </w:r>
    </w:p>
    <w:bookmarkEnd w:id="48"/>
    <w:bookmarkStart w:id="49" w:name="exm-not-continuous-on"/>
    <w:p>
      <w:pPr>
        <w:pStyle w:val="BodyText"/>
      </w:pPr>
      <w:r>
        <w:rPr>
          <w:b/>
          <w:bCs/>
        </w:rPr>
        <w:t xml:space="preserve">Example 7 (A function not continuous 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Conditions 1 and 2 of</w:t>
      </w:r>
      <w:r>
        <w:t xml:space="preserve"> </w:t>
      </w:r>
      <w:hyperlink w:anchor="def-continuous-on">
        <w:r>
          <w:rPr>
            <w:rStyle w:val="Hyperlink"/>
          </w:rPr>
          <w:t xml:space="preserve">Definition 7</w:t>
        </w:r>
      </w:hyperlink>
      <w:r>
        <w:t xml:space="preserve"> </w:t>
      </w:r>
      <w:r>
        <w:t xml:space="preserve">hold,</w:t>
      </w:r>
      <w:r>
        <w:t xml:space="preserve"> </w:t>
      </w: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</m:sup>
                  </m:sSup>
                </m:lim>
              </m:limLow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condition 3 fails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continuous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49"/>
    <w:bookmarkStart w:id="50" w:name="def-partition"/>
    <w:p>
      <w:pPr>
        <w:pStyle w:val="BodyText"/>
      </w:pPr>
      <w:r>
        <w:rPr>
          <w:b/>
          <w:bCs/>
        </w:rPr>
        <w:t xml:space="preserve">Definition 8 (Partition of an interval)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[5]</w:t>
      </w:r>
      <w:r>
        <w:t xml:space="preserve"> </w:t>
      </w:r>
      <w:r>
        <w:t xml:space="preserve">is a finite list of points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It splits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into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subintervals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of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[2, Sec. 4.3]</w:t>
      </w:r>
    </w:p>
    <w:bookmarkEnd w:id="50"/>
    <w:bookmarkStart w:id="51" w:name="exm-partition"/>
    <w:p>
      <w:pPr>
        <w:pStyle w:val="BodyText"/>
      </w:pPr>
      <w:r>
        <w:rPr>
          <w:b/>
          <w:bCs/>
        </w:rPr>
        <w:t xml:space="preserve">Example 8 (A partition of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points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0.25</m:t>
        </m:r>
        <m:r>
          <m:rPr>
            <m:sty m:val="p"/>
          </m:rPr>
          <m:t>&lt;</m:t>
        </m:r>
        <m:r>
          <m:t>0.5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form a partition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subintervals,</w:t>
      </w:r>
      <w:r>
        <w:t xml:space="preserve"> </w:t>
      </w:r>
      <w:r>
        <w:t xml:space="preserve">of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.</w:t>
      </w:r>
    </w:p>
    <w:bookmarkEnd w:id="51"/>
    <w:bookmarkStart w:id="52" w:name="exm-not-partition"/>
    <w:p>
      <w:pPr>
        <w:pStyle w:val="BodyText"/>
      </w:pPr>
      <w:r>
        <w:rPr>
          <w:b/>
          <w:bCs/>
        </w:rPr>
        <w:t xml:space="preserve">Example 9 (Lists that are not partitions of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m:oMath>
        <m:r>
          <m:t>0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,</m:t>
        </m:r>
        <m:r>
          <m:t>0.25</m:t>
        </m:r>
        <m:r>
          <m:rPr>
            <m:sty m:val="p"/>
          </m:rPr>
          <m:t>,</m:t>
        </m:r>
        <m:r>
          <m:t>1</m:t>
        </m:r>
      </m:oMath>
      <w:r>
        <w:t xml:space="preserve"> </w:t>
      </w:r>
      <w:r>
        <w:t xml:space="preserve">is not a partition: the points are not increasing, since</w:t>
      </w:r>
      <w:r>
        <w:t xml:space="preserve"> </w:t>
      </w:r>
      <m:oMath>
        <m:r>
          <m:t>0.5</m:t>
        </m:r>
        <m:r>
          <m:rPr>
            <m:sty m:val="p"/>
          </m:rPr>
          <m:t>&gt;</m:t>
        </m:r>
        <m:r>
          <m:t>0.25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m:oMath>
        <m:r>
          <m:t>0</m:t>
        </m:r>
        <m:r>
          <m:rPr>
            <m:sty m:val="p"/>
          </m:rPr>
          <m:t>&lt;</m:t>
        </m:r>
        <m:r>
          <m:t>0.5</m:t>
        </m:r>
      </m:oMath>
      <w:r>
        <w:t xml:space="preserve"> </w:t>
      </w:r>
      <w:r>
        <w:t xml:space="preserve">is not a partition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 its last point is</w:t>
      </w:r>
      <w:r>
        <w:t xml:space="preserve"> </w:t>
      </w:r>
      <m:oMath>
        <m:r>
          <m:t>0.5</m:t>
        </m:r>
      </m:oMath>
      <w:r>
        <w:t xml:space="preserve">, not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52"/>
    <w:bookmarkStart w:id="53" w:name="def-mesh"/>
    <w:p>
      <w:pPr>
        <w:pStyle w:val="FirstParagraph"/>
      </w:pPr>
      <w:r>
        <w:rPr>
          <w:b/>
          <w:bCs/>
        </w:rPr>
        <w:t xml:space="preserve">Definition 9 (Mesh of a partition)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mesh</w:t>
      </w:r>
      <w:r>
        <w:t xml:space="preserve"> </w:t>
      </w:r>
      <w:r>
        <w:t xml:space="preserve">of a 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8</w:t>
        </w:r>
      </w:hyperlink>
      <w:r>
        <w:t xml:space="preserve">) is its largest subinterval width,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rPr>
                  <m:scr m:val="script"/>
                  <m:sty m:val="p"/>
                </m:rPr>
                <m:t>P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max</m:t>
              </m:r>
            </m:e>
            <m:lim>
              <m:r>
                <m:t>i</m:t>
              </m:r>
              <m:r>
                <m:rPr>
                  <m:sty m:val="p"/>
                </m:rPr>
                <m:t>∈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e>
              </m:d>
              <m:r>
                <m:t>​</m:t>
              </m:r>
            </m:lim>
          </m:limLow>
          <m:r>
            <m:rPr>
              <m:sty m:val="p"/>
            </m:rPr>
            <m:t>Δ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number of subintervals of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.</w:t>
      </w:r>
    </w:p>
    <w:p>
      <w:pPr>
        <w:pStyle w:val="BodyText"/>
      </w:pPr>
      <w:r>
        <w:t xml:space="preserve">[2, Sec. 4.3]</w:t>
      </w:r>
    </w:p>
    <w:bookmarkEnd w:id="53"/>
    <w:bookmarkStart w:id="54" w:name="exm-mesh"/>
    <w:p>
      <w:pPr>
        <w:pStyle w:val="BodyText"/>
      </w:pPr>
      <w:r>
        <w:rPr>
          <w:b/>
          <w:bCs/>
        </w:rPr>
        <w:t xml:space="preserve">Example 10 (The mesh of a partition of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the partition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in</w:t>
      </w:r>
      <w:r>
        <w:t xml:space="preserve"> </w:t>
      </w:r>
      <w:hyperlink w:anchor="exm-partitio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with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the mesh is the largest of these widths,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cr m:val="script"/>
                <m:sty m:val="p"/>
              </m:rPr>
              <m:t>P</m:t>
            </m:r>
          </m:e>
        </m:d>
        <m:r>
          <m:t>​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</w:p>
    <w:bookmarkEnd w:id="54"/>
    <w:bookmarkStart w:id="55" w:name="def-sample-point"/>
    <w:p>
      <w:pPr>
        <w:pStyle w:val="BodyText"/>
      </w:pPr>
      <w:r>
        <w:rPr>
          <w:b/>
          <w:bCs/>
        </w:rPr>
        <w:t xml:space="preserve">Definition 10 (Sample point)</w:t>
      </w:r>
      <w:r>
        <w:t xml:space="preserve"> </w:t>
      </w:r>
      <w:r>
        <w:t xml:space="preserve">For a 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choose a</w:t>
      </w:r>
      <w:r>
        <w:t xml:space="preserve"> </w:t>
      </w:r>
      <w:r>
        <w:rPr>
          <w:b/>
          <w:bCs/>
        </w:rPr>
        <w:t xml:space="preserve">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.</w:t>
      </w:r>
    </w:p>
    <w:p>
      <w:pPr>
        <w:pStyle w:val="BodyText"/>
      </w:pPr>
      <w:r>
        <w:t xml:space="preserve">[2, Sec. 4.3]</w:t>
      </w:r>
    </w:p>
    <w:bookmarkEnd w:id="55"/>
    <w:bookmarkStart w:id="56" w:name="def-riemann-sum"/>
    <w:p>
      <w:pPr>
        <w:pStyle w:val="BodyText"/>
      </w:pPr>
      <w:r>
        <w:rPr>
          <w:b/>
          <w:bCs/>
        </w:rPr>
        <w:t xml:space="preserve">Definition 11 (Riemann sum)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be a partition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</m:eqArr>
        </m:oMath>
      </m:oMathPara>
    </w:p>
    <w:p>
      <w:pPr>
        <w:pStyle w:val="FirstParagraph"/>
      </w:pP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and choose a 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(</w:t>
      </w:r>
      <w:hyperlink w:anchor="def-sample-point">
        <w:r>
          <w:rPr>
            <w:rStyle w:val="Hyperlink"/>
          </w:rPr>
          <w:t xml:space="preserve">Definition 10</w:t>
        </w:r>
      </w:hyperlink>
      <w:r>
        <w:t xml:space="preserve">) 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Riemann sum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[6]</w:t>
      </w:r>
      <w:r>
        <w:t xml:space="preserve"> </w:t>
      </w:r>
      <w:r>
        <w:t xml:space="preserve">and these sample points 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[2, Sec. 4.3]</w:t>
      </w:r>
    </w:p>
    <w:bookmarkEnd w:id="56"/>
    <w:bookmarkStart w:id="57" w:name="exm-riemann-sum"/>
    <w:p>
      <w:pPr>
        <w:pStyle w:val="BodyText"/>
      </w:pPr>
      <w:r>
        <w:rPr>
          <w:b/>
          <w:bCs/>
        </w:rPr>
        <w:t xml:space="preserve">Example 11 (A Riemann sum for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take the partition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0.25</m:t>
        </m:r>
        <m:r>
          <m:rPr>
            <m:sty m:val="p"/>
          </m:rPr>
          <m:t>&lt;</m:t>
        </m:r>
        <m:r>
          <m:t>0.5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w:hyperlink w:anchor="exm-partitio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with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and take each sample point at the right end of its subinterval: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sSubSup>
          <m:e>
            <m:r>
              <m:t>x</m:t>
            </m:r>
          </m:e>
          <m:sub>
            <m:r>
              <m:t>2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0.5</m:t>
        </m:r>
      </m:oMath>
      <w:r>
        <w:t xml:space="preserve">, and</w:t>
      </w:r>
      <w:r>
        <w:t xml:space="preserve"> </w:t>
      </w:r>
      <m:oMath>
        <m:sSubSup>
          <m:e>
            <m:r>
              <m:t>x</m:t>
            </m:r>
          </m:e>
          <m:sub>
            <m:r>
              <m:t>3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Δ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0.25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out the three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0.0625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0.25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0.015625</m:t>
              </m:r>
              <m:r>
                <m:rPr>
                  <m:sty m:val="p"/>
                </m:rPr>
                <m:t>+</m:t>
              </m:r>
              <m:r>
                <m:t>0.0625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0.578125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57"/>
    <w:bookmarkStart w:id="59" w:name="def-riemann-integral"/>
    <w:p>
      <w:pPr>
        <w:pStyle w:val="FirstParagraph"/>
      </w:pPr>
      <w:r>
        <w:rPr>
          <w:b/>
          <w:bCs/>
        </w:rPr>
        <w:t xml:space="preserve">Definition 12 (Riemann integral (definite integral))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</w:t>
      </w:r>
      <w:r>
        <w:t xml:space="preserve"> </w:t>
      </w:r>
      <w:hyperlink r:id="rId58">
        <w:r>
          <w:rPr>
            <w:rStyle w:val="Hyperlink"/>
          </w:rPr>
          <w:t xml:space="preserve">bounded</w:t>
        </w:r>
      </w:hyperlink>
      <w:r>
        <w:t xml:space="preserve"> </w:t>
      </w:r>
      <w:r>
        <w:t xml:space="preserve">function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For each 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choose a 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Riemann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[7]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definite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b</m:t>
        </m:r>
      </m:oMath>
      <w:r>
        <w:t xml:space="preserve">)</w:t>
      </w:r>
      <w:r>
        <w:t xml:space="preserve"> </w:t>
      </w:r>
      <w:r>
        <w:t xml:space="preserve">is the limit of the Riemann sums (</w:t>
      </w:r>
      <w:hyperlink w:anchor="def-riemann-sum">
        <w:r>
          <w:rPr>
            <w:rStyle w:val="Hyperlink"/>
          </w:rPr>
          <w:t xml:space="preserve">Definition 11</w:t>
        </w:r>
      </w:hyperlink>
      <w:r>
        <w:t xml:space="preserve">) as the mesh (</w:t>
      </w:r>
      <w:hyperlink w:anchor="def-mesh">
        <w:r>
          <w:rPr>
            <w:rStyle w:val="Hyperlink"/>
          </w:rPr>
          <w:t xml:space="preserve">Definition 9</w:t>
        </w:r>
      </w:hyperlink>
      <w:r>
        <w:t xml:space="preserve">) shrinks to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cr m:val="script"/>
                      <m:sty m:val="p"/>
                    </m:rPr>
                    <m:t>P</m:t>
                  </m:r>
                </m:e>
              </m:d>
              <m:r>
                <m:t>​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when that limit exists and has the same value</w:t>
      </w:r>
      <w:r>
        <w:t xml:space="preserve"> </w:t>
      </w:r>
      <w:r>
        <w:t xml:space="preserve">for every choice of the partitions and of the sample points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.</w:t>
      </w:r>
    </w:p>
    <w:p>
      <w:pPr>
        <w:pStyle w:val="BodyText"/>
      </w:pPr>
      <w:r>
        <w:t xml:space="preserve">[2, Sec. 4.3], p. 272</w:t>
      </w:r>
    </w:p>
    <w:bookmarkEnd w:id="59"/>
    <w:bookmarkStart w:id="60" w:name="def-integrable"/>
    <w:p>
      <w:pPr>
        <w:pStyle w:val="BodyText"/>
      </w:pPr>
      <w:r>
        <w:rPr>
          <w:b/>
          <w:bCs/>
        </w:rPr>
        <w:t xml:space="preserve">Definition 13 (Riemann integrable)</w:t>
      </w:r>
      <w:r>
        <w:t xml:space="preserve"> </w:t>
      </w:r>
      <w:r>
        <w:t xml:space="preserve">A bounded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if the Riemann sums (</w:t>
      </w:r>
      <w:hyperlink w:anchor="def-riemann-sum">
        <w:r>
          <w:rPr>
            <w:rStyle w:val="Hyperlink"/>
          </w:rPr>
          <w:t xml:space="preserve">Definition 11</w:t>
        </w:r>
      </w:hyperlink>
      <w:r>
        <w:t xml:space="preserve">)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)</m:t>
        </m:r>
        <m:r>
          <m:t> </m:t>
        </m:r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over partitions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8</w:t>
        </w:r>
      </w:hyperlink>
      <w:r>
        <w:t xml:space="preserve">)</w:t>
      </w:r>
      <w:r>
        <w:t xml:space="preserve"> </w:t>
      </w:r>
      <w:r>
        <w:t xml:space="preserve">with a 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approach a real-number limit as the mesh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cr m:val="script"/>
                <m:sty m:val="p"/>
              </m:rPr>
              <m:t>P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def-mesh">
        <w:r>
          <w:rPr>
            <w:rStyle w:val="Hyperlink"/>
          </w:rPr>
          <w:t xml:space="preserve">Definition 9</w:t>
        </w:r>
      </w:hyperlink>
      <w:r>
        <w:t xml:space="preserve">) shrinks to zero,</w:t>
      </w:r>
      <w:r>
        <w:t xml:space="preserve"> </w:t>
      </w:r>
      <w:r>
        <w:t xml:space="preserve">and that limit is the same</w:t>
      </w:r>
      <w:r>
        <w:t xml:space="preserve"> </w:t>
      </w:r>
      <w:r>
        <w:t xml:space="preserve">for every choice of the partitions and of the sample points.</w:t>
      </w:r>
    </w:p>
    <w:p>
      <w:pPr>
        <w:pStyle w:val="BodyText"/>
      </w:pPr>
      <w:r>
        <w:t xml:space="preserve">[2, Sec. 4.3], p. 272</w:t>
      </w:r>
    </w:p>
    <w:bookmarkEnd w:id="60"/>
    <w:bookmarkStart w:id="61" w:name="exm-integrable-constant"/>
    <w:p>
      <w:pPr>
        <w:pStyle w:val="BodyText"/>
      </w:pPr>
      <w:r>
        <w:rPr>
          <w:b/>
          <w:bCs/>
        </w:rPr>
        <w:t xml:space="preserve">Example 12 (A constant function is integrable)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For every partition and every choice of sample points,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Δ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t> </m:t>
              </m:r>
              <m:r>
                <m:rPr>
                  <m:sty m:val="p"/>
                </m:rPr>
                <m:t>Δ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nor/>
                  <m:sty m:val="p"/>
                </m:rPr>
                <m:t> is </m:t>
              </m:r>
              <m:r>
                <m:t>2</m:t>
              </m:r>
              <m:r>
                <m:rPr>
                  <m:nor/>
                  <m:sty m:val="p"/>
                </m:rPr>
                <m:t> everywhere)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Δ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the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widths add up to the length of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 the sums have the same limit,</w:t>
      </w:r>
      <w:r>
        <w:t xml:space="preserve"> </w:t>
      </w:r>
      <m:oMath>
        <m:r>
          <m:t>6</m:t>
        </m:r>
      </m:oMath>
      <w:r>
        <w:t xml:space="preserve">, for every choice: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Riemann integrable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integrable">
        <w:r>
          <w:rPr>
            <w:rStyle w:val="Hyperlink"/>
          </w:rPr>
          <w:t xml:space="preserve">Definition 13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3</m:t>
            </m:r>
          </m:sup>
          <m:e>
            <m:r>
              <m:t>2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12</w:t>
        </w:r>
      </w:hyperlink>
      <w:r>
        <w:t xml:space="preserve">).</w:t>
      </w:r>
    </w:p>
    <w:bookmarkEnd w:id="61"/>
    <w:bookmarkStart w:id="62" w:name="def-integrand"/>
    <w:p>
      <w:pPr>
        <w:pStyle w:val="BodyText"/>
      </w:pPr>
      <w:r>
        <w:rPr>
          <w:b/>
          <w:bCs/>
        </w:rPr>
        <w:t xml:space="preserve">Definition 14 (Integrand)</w:t>
      </w:r>
      <w:r>
        <w:t xml:space="preserve"> </w:t>
      </w:r>
      <w:r>
        <w:t xml:space="preserve">In an integral such as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</w:t>
      </w:r>
      <w:hyperlink w:anchor="def-indefinite-integral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the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being integrated is the</w:t>
      </w:r>
      <w:r>
        <w:t xml:space="preserve"> </w:t>
      </w:r>
      <w:r>
        <w:rPr>
          <w:b/>
          <w:bCs/>
        </w:rPr>
        <w:t xml:space="preserve">integrand</w:t>
      </w:r>
      <w:r>
        <w:t xml:space="preserve">.</w:t>
      </w:r>
    </w:p>
    <w:bookmarkEnd w:id="62"/>
    <w:bookmarkStart w:id="65" w:name="exm-integrand"/>
    <w:p>
      <w:pPr>
        <w:pStyle w:val="BodyText"/>
      </w:pPr>
      <w:r>
        <w:rPr>
          <w:b/>
          <w:bCs/>
        </w:rPr>
        <w:t xml:space="preserve">Example 13 (Integrands)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9"/>
        </w:numPr>
      </w:pPr>
      <w:r>
        <w:t xml:space="preserve">In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3</m:t>
            </m:r>
          </m:sup>
          <m:e>
            <m:r>
              <m:t>2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(</w:t>
      </w:r>
      <w:hyperlink w:anchor="exm-integrable-constant">
        <w:r>
          <w:rPr>
            <w:rStyle w:val="Hyperlink"/>
          </w:rPr>
          <w:t xml:space="preserve">Example 12</w:t>
        </w:r>
      </w:hyperlink>
      <w:r>
        <w:t xml:space="preserve">), the integrand is the</w:t>
      </w:r>
      <w:r>
        <w:t xml:space="preserve"> </w:t>
      </w:r>
      <w:hyperlink r:id="rId63">
        <w:r>
          <w:rPr>
            <w:rStyle w:val="Hyperlink"/>
          </w:rPr>
          <w:t xml:space="preserve">constant 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64">
        <w:r>
          <w:rPr>
            <w:rStyle w:val="Hyperlink"/>
          </w:rPr>
          <w:t xml:space="preserve">limits of integration</w:t>
        </w:r>
      </w:hyperlink>
      <w:r>
        <w:t xml:space="preserve"> </w:t>
      </w:r>
      <w:r>
        <w:t xml:space="preserve">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In</w:t>
      </w:r>
      <w:r>
        <w:t xml:space="preserve"> </w:t>
      </w:r>
      <m:oMath>
        <m:r>
          <m:rPr>
            <m:sty m:val="p"/>
          </m:rPr>
          <m:t>∫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(</w:t>
      </w:r>
      <w:hyperlink w:anchor="exm-integral-rules-quadratic">
        <w:r>
          <w:rPr>
            <w:rStyle w:val="Hyperlink"/>
          </w:rPr>
          <w:t xml:space="preserve">Example 2</w:t>
        </w:r>
      </w:hyperlink>
      <w:r>
        <w:t xml:space="preserve">),</w:t>
      </w:r>
      <w:r>
        <w:t xml:space="preserve"> </w:t>
      </w:r>
      <w:r>
        <w:t xml:space="preserve">the integrand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; its value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4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11</m:t>
        </m:r>
      </m:oMath>
      <w:r>
        <w:t xml:space="preserve">.</w:t>
      </w:r>
    </w:p>
    <w:bookmarkEnd w:id="65"/>
    <w:bookmarkStart w:id="68" w:name="rem-integrable-integral"/>
    <w:p>
      <w:pPr>
        <w:pStyle w:val="FirstParagraph"/>
      </w:pPr>
      <w:r>
        <w:rPr>
          <w:i/>
          <w:iCs/>
        </w:rPr>
        <w:t xml:space="preserve">Remark 1</w:t>
      </w:r>
      <w:r>
        <w:t xml:space="preserve"> (Riemann integrable functions and Riemann integrals). </w:t>
      </w:r>
      <w:r>
        <w:t xml:space="preserve">A bounded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exactly when its Riemann integral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12</w:t>
        </w:r>
      </w:hyperlink>
      <w:r>
        <w:t xml:space="preserve">) exists;</w:t>
      </w:r>
      <w:r>
        <w:t xml:space="preserve"> </w:t>
      </w:r>
      <w:r>
        <w:t xml:space="preserve">the integral is the common limit of the sums.</w:t>
      </w:r>
      <w:r>
        <w:t xml:space="preserve"> </w:t>
      </w:r>
      <w:r>
        <w:t xml:space="preserve">For example, 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66">
        <w:r>
          <w:rPr>
            <w:rStyle w:val="Hyperlink"/>
          </w:rPr>
          <w:t xml:space="preserve">rational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67">
        <w:r>
          <w:rPr>
            <w:rStyle w:val="Hyperlink"/>
          </w:rPr>
          <w:t xml:space="preserve">irrational</w:t>
        </w:r>
      </w:hyperlink>
      <w:r>
        <w:t xml:space="preserve">,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Every subinterval contains both rational and irrational points.</w:t>
      </w:r>
      <w:r>
        <w:t xml:space="preserve"> </w:t>
      </w:r>
      <w:r>
        <w:t xml:space="preserve">Choosing every sample point rational 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1</m:t>
            </m:r>
          </m:e>
        </m:nary>
        <m:r>
          <m:rPr>
            <m:sty m:val="p"/>
          </m:rPr>
          <m:t>⋅</m:t>
        </m:r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every partition,</w:t>
      </w:r>
      <w:r>
        <w:t xml:space="preserve"> </w:t>
      </w:r>
      <w:r>
        <w:t xml:space="preserve">because the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add up to the length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choosing every sample point irrational 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0</m:t>
            </m:r>
          </m:e>
        </m:nary>
        <m:r>
          <m:rPr>
            <m:sty m:val="p"/>
          </m:rPr>
          <m:t>⋅</m:t>
        </m:r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two limits differ,</w:t>
      </w:r>
      <w:r>
        <w:t xml:space="preserve"> </w:t>
      </w:r>
      <w:r>
        <w:t xml:space="preserve">so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not Riemann integrable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does not exist.</w:t>
      </w:r>
    </w:p>
    <w:bookmarkEnd w:id="68"/>
    <w:bookmarkStart w:id="69" w:name="def-riemann-sum-equal-width"/>
    <w:p>
      <w:pPr>
        <w:pStyle w:val="BodyText"/>
      </w:pPr>
      <w:r>
        <w:rPr>
          <w:b/>
          <w:bCs/>
        </w:rPr>
        <w:t xml:space="preserve">Definition 15 (Equal-width Riemann sum)</w:t>
      </w:r>
      <w:r>
        <w:t xml:space="preserve"> </w:t>
      </w:r>
      <w:r>
        <w:t xml:space="preserve">For a bounded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and a positive integer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split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subintervals of equal width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r>
          <m:t>b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be any point in the</w:t>
      </w:r>
      <w:r>
        <w:t xml:space="preserve"> </w:t>
      </w:r>
      <m:oMath>
        <m:r>
          <m:t>i</m:t>
        </m:r>
      </m:oMath>
      <w:r>
        <w:t xml:space="preserve">-th subinterval.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equal-width Riemann sum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r>
            <m:t>x</m:t>
          </m:r>
          <m:r>
            <m:rPr>
              <m:sty m:val="p"/>
            </m:rPr>
            <m:t>.</m:t>
          </m:r>
        </m:oMath>
      </m:oMathPara>
    </w:p>
    <w:bookmarkEnd w:id="69"/>
    <w:bookmarkStart w:id="70" w:name="exm-equal-width-sum"/>
    <w:p>
      <w:pPr>
        <w:pStyle w:val="FirstParagraph"/>
      </w:pPr>
      <w:r>
        <w:rPr>
          <w:b/>
          <w:bCs/>
        </w:rPr>
        <w:t xml:space="preserve">Example 14 (An equal-width Riemann sum)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and take each sample point at the right end of its subinterval: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x</m:t>
            </m:r>
          </m:e>
          <m:sub>
            <m:r>
              <m:t>2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(equal-width Riemann sum with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70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7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approximating an area by a sum of simple pieces, as a Riemann sum does, and on computing such sums in Python: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hyperlink r:id="rId73">
              <w:r>
                <w:rPr>
                  <w:rStyle w:val="Hyperlink"/>
                </w:rPr>
                <w:t xml:space="preserve">The Method of Exhaustion</w:t>
              </w:r>
            </w:hyperlink>
          </w:p>
          <w:p>
            <w:pPr>
              <w:pStyle w:val="Compact"/>
              <w:numPr>
                <w:ilvl w:val="0"/>
                <w:numId w:val="1010"/>
              </w:numPr>
            </w:pPr>
            <w:hyperlink r:id="rId74">
              <w:r>
                <w:rPr>
                  <w:rStyle w:val="Hyperlink"/>
                </w:rPr>
                <w:t xml:space="preserve">Numeric Integration with Python</w:t>
              </w:r>
            </w:hyperlink>
          </w:p>
          <w:p/>
        </w:tc>
      </w:tr>
    </w:tbl>
    <w:p>
      <w:pPr>
        <w:pStyle w:val="FirstParagraph"/>
      </w:pPr>
      <w:r>
        <w:t xml:space="preserve">Before stating the Fundamental Theorem of Calculus, we record two</w:t>
      </w:r>
      <w:r>
        <w:t xml:space="preserve"> </w:t>
      </w:r>
      <w:r>
        <w:t xml:space="preserve">prerequisite results.</w:t>
      </w:r>
      <w:r>
        <w:t xml:space="preserve"> </w:t>
      </w:r>
      <w:r>
        <w:t xml:space="preserve">The usual statement of the Fundamental Theorem of Calculus</w:t>
      </w:r>
      <w:r>
        <w:t xml:space="preserve"> </w:t>
      </w:r>
      <w:r>
        <w:t xml:space="preserve">assumes that the integrand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;</w:t>
      </w:r>
      <w:r>
        <w:t xml:space="preserve"> </w:t>
      </w:r>
      <w:r>
        <w:t xml:space="preserve">continuity is</w:t>
      </w:r>
      <w:r>
        <w:t xml:space="preserve"> </w:t>
      </w:r>
      <w:hyperlink r:id="rId75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there, though not necessary.</w:t>
      </w:r>
      <w:r>
        <w:t xml:space="preserve"> </w:t>
      </w:r>
      <w:r>
        <w:t xml:space="preserve">The two results are</w:t>
      </w:r>
      <w:r>
        <w:t xml:space="preserve"> </w:t>
      </w:r>
      <w:r>
        <w:t xml:space="preserve">“differentiability implies continuity”</w:t>
      </w:r>
      <w:r>
        <w:t xml:space="preserve">,</w:t>
      </w:r>
      <w:r>
        <w:t xml:space="preserve"> </w:t>
      </w:r>
      <w:r>
        <w:t xml:space="preserve">which says where continuity comes from,</w:t>
      </w:r>
      <w:r>
        <w:t xml:space="preserve"> </w:t>
      </w:r>
      <w:r>
        <w:t xml:space="preserve">and</w:t>
      </w:r>
      <w:r>
        <w:t xml:space="preserve"> </w:t>
      </w:r>
      <w:r>
        <w:t xml:space="preserve">“continuity implies integrability”</w:t>
      </w:r>
      <w:r>
        <w:t xml:space="preserve">,</w:t>
      </w:r>
      <w:r>
        <w:t xml:space="preserve"> </w:t>
      </w:r>
      <w:r>
        <w:t xml:space="preserve">which says what continuity gives us.</w:t>
      </w:r>
    </w:p>
    <w:bookmarkStart w:id="76" w:name="thm-diff-implies-cont"/>
    <w:p>
      <w:pPr>
        <w:pStyle w:val="BodyText"/>
      </w:pPr>
      <w:r>
        <w:rPr>
          <w:b/>
          <w:bCs/>
        </w:rPr>
        <w:t xml:space="preserve">Theorem 2 (Differentiability implies continuity)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, 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.</w:t>
      </w:r>
    </w:p>
    <w:p>
      <w:pPr>
        <w:pStyle w:val="BodyText"/>
      </w:pPr>
      <w:r>
        <w:t xml:space="preserve">[2], Theorem 2.1, p. 106</w:t>
      </w:r>
    </w:p>
    <w:bookmarkEnd w:id="7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exists,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defined,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h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h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h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h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t>0</m:t>
                      </m:r>
                    </m:lim>
                  </m:limLow>
                  <m:f>
                    <m:fPr>
                      <m:type m:val="bar"/>
                    </m:fPr>
                    <m:num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h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h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h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t>0</m:t>
                      </m:r>
                    </m:lim>
                  </m:limLow>
                  <m:r>
                    <m:t>h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(limit of a product, both limits exist)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;</w:t>
      </w:r>
      <w:r>
        <w:t xml:space="preserve"> </w:t>
      </w:r>
      <w:r>
        <w:t xml:space="preserve">all three conditions of</w:t>
      </w:r>
      <w:r>
        <w:t xml:space="preserve"> </w:t>
      </w:r>
      <w:hyperlink w:anchor="def-continuous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hold.</w:t>
      </w:r>
    </w:p>
    <w:bookmarkStart w:id="77" w:name="exm-diff-implies-cont"/>
    <w:p>
      <w:pPr>
        <w:pStyle w:val="BodyText"/>
      </w:pPr>
      <w:r>
        <w:rPr>
          <w:b/>
          <w:bCs/>
        </w:rPr>
        <w:t xml:space="preserve">Example 15 (Differentiable, hence continuous: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is differentiable everywhere</w:t>
      </w:r>
      <w:r>
        <w:t xml:space="preserve"> </w:t>
      </w:r>
      <w:r>
        <w:t xml:space="preserve">(with derivative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),</w:t>
      </w:r>
      <w:r>
        <w:t xml:space="preserve"> </w:t>
      </w:r>
      <w:r>
        <w:t xml:space="preserve">so by</w:t>
      </w:r>
      <w:r>
        <w:t xml:space="preserve"> </w:t>
      </w:r>
      <w:hyperlink w:anchor="thm-diff-implies-cont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it is continuous everywhere.</w:t>
      </w:r>
    </w:p>
    <w:bookmarkEnd w:id="77"/>
    <w:bookmarkStart w:id="85" w:name="exm-cont-not-diff"/>
    <w:p>
      <w:pPr>
        <w:pStyle w:val="BodyText"/>
      </w:pPr>
      <w:r>
        <w:rPr>
          <w:b/>
          <w:bCs/>
        </w:rPr>
        <w:t xml:space="preserve">Example 16 (Continuous but not differentiable:</w:t>
      </w:r>
      <w:r>
        <w:rPr>
          <w:b/>
          <w:bCs/>
        </w:rP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absolute-value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 it is not 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its left-hand derivative there 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 its right-hand derivative is</w:t>
      </w:r>
      <w:r>
        <w:t xml:space="preserve"> </w:t>
      </w:r>
      <m:oMath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(</w:t>
      </w:r>
      <w:hyperlink r:id="rId78">
        <w:r>
          <w:rPr>
            <w:rStyle w:val="Hyperlink"/>
          </w:rPr>
          <w:t xml:space="preserve">Example 6 in Derivatives and Taylor Series</w:t>
        </w:r>
      </w:hyperlink>
      <w:r>
        <w:t xml:space="preserve">).</w:t>
      </w:r>
    </w:p>
    <w:p>
      <w:pPr>
        <w:pStyle w:val="BodyText"/>
      </w:pPr>
      <w:r>
        <w:t xml:space="preserve">This</w:t>
      </w:r>
      <w:r>
        <w:t xml:space="preserve"> </w:t>
      </w:r>
      <w:hyperlink r:id="rId79">
        <w:r>
          <w:rPr>
            <w:rStyle w:val="Hyperlink"/>
          </w:rPr>
          <w:t xml:space="preserve">counterexample</w:t>
        </w:r>
      </w:hyperlink>
      <w:r>
        <w:t xml:space="preserve"> </w:t>
      </w:r>
      <w:r>
        <w:t xml:space="preserve">shows that the</w:t>
      </w:r>
      <w:r>
        <w:t xml:space="preserve"> </w:t>
      </w:r>
      <w:hyperlink r:id="rId80">
        <w:r>
          <w:rPr>
            <w:rStyle w:val="Hyperlink"/>
          </w:rPr>
          <w:t xml:space="preserve">converse</w:t>
        </w:r>
      </w:hyperlink>
      <w:r>
        <w:t xml:space="preserve"> </w:t>
      </w:r>
      <w:r>
        <w:t xml:space="preserve">of</w:t>
      </w:r>
      <w:r>
        <w:t xml:space="preserve"> </w:t>
      </w:r>
      <w:hyperlink w:anchor="thm-diff-implies-cont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fails:</w:t>
      </w:r>
      <w:r>
        <w:t xml:space="preserve"> </w:t>
      </w:r>
      <w:r>
        <w:t xml:space="preserve">continuity does not imply differentiability.</w:t>
      </w:r>
      <w:r>
        <w:t xml:space="preserve"> </w:t>
      </w:r>
      <w:r>
        <w:t xml:space="preserve">See</w:t>
      </w:r>
      <w:r>
        <w:t xml:space="preserve"> </w:t>
      </w:r>
      <w:hyperlink w:anchor="fig-abs-value">
        <w:r>
          <w:rPr>
            <w:rStyle w:val="Hyperlink"/>
          </w:rPr>
          <w:t xml:space="preserve">Figure 2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4" w:name="fig-abs-valu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abs, </w:t>
            </w:r>
            <w:r>
              <w:rPr>
                <w:rStyle w:val="AttributeTok"/>
              </w:rPr>
              <w:t xml:space="preserve">xlim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f</w:t>
            </w:r>
            <w:r>
              <w:rPr>
                <w:rStyle w:val="NormalTok"/>
              </w:rPr>
              <w:t xml:space="preserve">(x) </w:t>
            </w:r>
            <w:r>
              <w:rPr>
                <w:rStyle w:val="SpecialCharTok"/>
              </w:rPr>
              <w:t xml:space="preserve">==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abs</w:t>
            </w:r>
            <w:r>
              <w:rPr>
                <w:rStyle w:val="NormalTok"/>
              </w:rPr>
              <w:t xml:space="preserve">(x)))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82" name="Picture"/>
                  <a:graphic>
                    <a:graphicData uri="http://schemas.openxmlformats.org/drawingml/2006/picture">
                      <pic:pic>
                        <pic:nvPicPr>
                          <pic:cNvPr descr="calculus-integration_files/figure-docx/abs-value-code-1.png" id="8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has a sharp corner at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(not differentiable there)</w:t>
            </w:r>
            <w:r>
              <w:t xml:space="preserve"> </w:t>
            </w:r>
            <w:r>
              <w:t xml:space="preserve">but is continuous everywhere: no gaps or jumps.</w:t>
            </w:r>
          </w:p>
          <w:bookmarkEnd w:id="84"/>
        </w:tc>
      </w:tr>
    </w:tbl>
    <w:bookmarkEnd w:id="85"/>
    <w:bookmarkStart w:id="86" w:name="thm-cont-implies-int"/>
    <w:p>
      <w:pPr>
        <w:pStyle w:val="BodyText"/>
      </w:pPr>
      <w:r>
        <w:rPr>
          <w:b/>
          <w:bCs/>
        </w:rPr>
        <w:t xml:space="preserve">Theorem 3 (Continuity implies integrability)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 the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(i.e., the Riemann integral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exists and is finite).</w:t>
      </w:r>
    </w:p>
    <w:p>
      <w:pPr>
        <w:pStyle w:val="BodyText"/>
      </w:pPr>
      <w:r>
        <w:t xml:space="preserve">[2], Theorem 4.4, p. 272</w:t>
      </w:r>
    </w:p>
    <w:bookmarkEnd w:id="86"/>
    <w:bookmarkStart w:id="88" w:name="exm-cont-implies-int"/>
    <w:p>
      <w:pPr>
        <w:pStyle w:val="BodyText"/>
      </w:pPr>
      <w:r>
        <w:rPr>
          <w:b/>
          <w:bCs/>
        </w:rPr>
        <w:t xml:space="preserve">Example 17 (Continuous, hence integrable: polynomials)</w:t>
      </w:r>
      <w:r>
        <w:t xml:space="preserve"> </w:t>
      </w:r>
      <w:r>
        <w:t xml:space="preserve">Every</w:t>
      </w:r>
      <w:r>
        <w:t xml:space="preserve"> </w:t>
      </w:r>
      <w:hyperlink r:id="rId87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cont-implies-int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every polynomial is integrable on every</w:t>
      </w:r>
      <w:r>
        <w:t xml:space="preserve"> </w:t>
      </w:r>
      <w:r>
        <w:t xml:space="preserve">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</w:p>
    <w:bookmarkEnd w:id="88"/>
    <w:bookmarkStart w:id="93" w:name="exm-int-not-cont"/>
    <w:p>
      <w:pPr>
        <w:pStyle w:val="BodyText"/>
      </w:pPr>
      <w:r>
        <w:rPr>
          <w:b/>
          <w:bCs/>
        </w:rPr>
        <w:t xml:space="preserve">Example 18 (Integrable but not continuous: a step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a jump discontinuity (</w:t>
      </w:r>
      <w:hyperlink w:anchor="def-jump-discontinuity">
        <w:r>
          <w:rPr>
            <w:rStyle w:val="Hyperlink"/>
          </w:rPr>
          <w:t xml:space="preserve">Definition 6</w:t>
        </w:r>
      </w:hyperlink>
      <w:r>
        <w:t xml:space="preserve">)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  <w:r>
        <w:t xml:space="preserve"> </w:t>
      </w:r>
      <w:r>
        <w:t xml:space="preserve">but it is integrable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This counterexample shows that the converse of</w:t>
      </w:r>
      <w:r>
        <w:t xml:space="preserve"> </w:t>
      </w:r>
      <w:hyperlink w:anchor="thm-cont-implies-int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fails:</w:t>
      </w:r>
      <w:r>
        <w:t xml:space="preserve"> </w:t>
      </w:r>
      <w:r>
        <w:t xml:space="preserve">integrability does not imply continuity.</w:t>
      </w:r>
      <w:r>
        <w:t xml:space="preserve"> </w:t>
      </w:r>
      <w:r>
        <w:t xml:space="preserve">See</w:t>
      </w:r>
      <w:r>
        <w:t xml:space="preserve"> </w:t>
      </w:r>
      <w:hyperlink w:anchor="fig-step">
        <w:r>
          <w:rPr>
            <w:rStyle w:val="Hyperlink"/>
          </w:rPr>
          <w:t xml:space="preserve">Figure 3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2" w:name="fig-step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step_df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segment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"left"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"left"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"right"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"right"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geom_rect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step_df,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y, </w:t>
            </w:r>
            <w:r>
              <w:rPr>
                <w:rStyle w:val="AttributeTok"/>
              </w:rPr>
              <w:t xml:space="preserve">group =</w:t>
            </w:r>
            <w:r>
              <w:rPr>
                <w:rStyle w:val="NormalTok"/>
              </w:rPr>
              <w:t xml:space="preserve"> segment),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16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"0"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"1/2"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"f(x)"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90" name="Picture"/>
                  <a:graphic>
                    <a:graphicData uri="http://schemas.openxmlformats.org/drawingml/2006/picture">
                      <pic:pic>
                        <pic:nvPicPr>
                          <pic:cNvPr descr="calculus-integration_files/figure-docx/step-code-1.png" id="9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Step function: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(open circle at the jump)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(filled circle).</w:t>
            </w:r>
            <w:r>
              <w:t xml:space="preserve"> </w:t>
            </w:r>
            <w:r>
              <w:t xml:space="preserve">The shaded rectangle has area</w:t>
            </w:r>
            <w:r>
              <w:t xml:space="preserve"> </w:t>
            </w:r>
            <m:oMath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oMath>
            <w:r>
              <w:t xml:space="preserve">, matching the integral</w:t>
            </w:r>
            <w:r>
              <w:t xml:space="preserve"> </w:t>
            </w:r>
            <w:r>
              <w:t xml:space="preserve">computed in</w:t>
            </w:r>
            <w:r>
              <w:t xml:space="preserve"> </w:t>
            </w:r>
            <w:hyperlink w:anchor="exm-int-not-cont">
              <w:r>
                <w:rPr>
                  <w:rStyle w:val="Hyperlink"/>
                </w:rPr>
                <w:t xml:space="preserve">Example 18</w:t>
              </w:r>
            </w:hyperlink>
            <w:r>
              <w:t xml:space="preserve">.</w:t>
            </w:r>
          </w:p>
          <w:bookmarkEnd w:id="92"/>
        </w:tc>
      </w:tr>
    </w:tbl>
    <w:bookmarkEnd w:id="93"/>
    <w:p>
      <w:pPr>
        <w:pStyle w:val="BodyText"/>
      </w:pPr>
      <w:r>
        <w:t xml:space="preserve">Together,</w:t>
      </w:r>
      <w:r>
        <w:t xml:space="preserve"> </w:t>
      </w:r>
      <w:hyperlink w:anchor="thm-diff-implies-cont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and</w:t>
      </w:r>
      <w:r>
        <w:t xml:space="preserve"> </w:t>
      </w:r>
      <w:hyperlink w:anchor="thm-cont-implies-int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establish the chain: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differentiable on 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]</m:t>
          </m:r>
          <m:r>
            <m:t> </m:t>
          </m:r>
          <m:r>
            <m:rPr>
              <m:sty m:val="p"/>
            </m:rPr>
            <m:t>⇒</m:t>
          </m:r>
          <m:r>
            <m:t> </m:t>
          </m:r>
          <m:r>
            <m:rPr>
              <m:nor/>
              <m:sty m:val="p"/>
            </m:rPr>
            <m:t>continuous on 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]</m:t>
          </m:r>
          <m:r>
            <m:t> </m:t>
          </m:r>
          <m:r>
            <m:rPr>
              <m:sty m:val="p"/>
            </m:rPr>
            <m:t>⇒</m:t>
          </m:r>
          <m:r>
            <m:t> </m:t>
          </m:r>
          <m:r>
            <m:rPr>
              <m:nor/>
              <m:sty m:val="p"/>
            </m:rPr>
            <m:t>integrable on 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w:hyperlink w:anchor="exm-cont-not-diff">
        <w:r>
          <w:rPr>
            <w:rStyle w:val="Hyperlink"/>
          </w:rPr>
          <w:t xml:space="preserve">Example 16</w:t>
        </w:r>
      </w:hyperlink>
      <w:r>
        <w:t xml:space="preserve"> </w:t>
      </w:r>
      <w:r>
        <w:t xml:space="preserve">and</w:t>
      </w:r>
      <w:r>
        <w:t xml:space="preserve"> </w:t>
      </w:r>
      <w:hyperlink w:anchor="exm-int-not-cont">
        <w:r>
          <w:rPr>
            <w:rStyle w:val="Hyperlink"/>
          </w:rPr>
          <w:t xml:space="preserve">Example 18</w:t>
        </w:r>
      </w:hyperlink>
      <w:r>
        <w:t xml:space="preserve"> </w:t>
      </w:r>
      <w:r>
        <w:t xml:space="preserve">show that neither implication reverses in general.</w:t>
      </w:r>
    </w:p>
    <w:bookmarkStart w:id="94" w:name="thm-riemann-general"/>
    <w:p>
      <w:pPr>
        <w:pStyle w:val="BodyText"/>
      </w:pPr>
      <w:r>
        <w:rPr>
          <w:b/>
          <w:bCs/>
        </w:rPr>
        <w:t xml:space="preserve">Theorem 4 (Equal-width Riemann sums converge to the integral)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integrable">
        <w:r>
          <w:rPr>
            <w:rStyle w:val="Hyperlink"/>
          </w:rPr>
          <w:t xml:space="preserve">Definition 13</w:t>
        </w:r>
      </w:hyperlink>
      <w:r>
        <w:t xml:space="preserve">),</w:t>
      </w:r>
      <w:r>
        <w:t xml:space="preserve"> </w:t>
      </w:r>
      <w:r>
        <w:t xml:space="preserve">then for every choice of the sample points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,</w:t>
      </w:r>
      <w:r>
        <w:t xml:space="preserve"> </w:t>
      </w:r>
      <w:r>
        <w:t xml:space="preserve">the equal-width Riemann sums (</w:t>
      </w:r>
      <w:hyperlink w:anchor="def-riemann-sum-equal-width">
        <w:r>
          <w:rPr>
            <w:rStyle w:val="Hyperlink"/>
          </w:rPr>
          <w:t xml:space="preserve">Definition 15</w:t>
        </w:r>
      </w:hyperlink>
      <w:r>
        <w:t xml:space="preserve">) converge to the integral: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sSub>
            <m:e>
              <m:r>
                <m:t>S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.</m:t>
          </m:r>
        </m:oMath>
      </m:oMathPara>
    </w:p>
    <w:bookmarkEnd w:id="9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equal-width subintervals form a partition 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whose mesh (</w:t>
      </w:r>
      <w:hyperlink w:anchor="def-mesh">
        <w:r>
          <w:rPr>
            <w:rStyle w:val="Hyperlink"/>
          </w:rPr>
          <w:t xml:space="preserve">Definition 9</w:t>
        </w:r>
      </w:hyperlink>
      <w:r>
        <w:t xml:space="preserve">) is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which goes 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one of the sums in the limit that defines the integral</w:t>
      </w:r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12</w:t>
        </w:r>
      </w:hyperlink>
      <w:r>
        <w:t xml:space="preserve">),</w:t>
      </w:r>
      <w:r>
        <w:t xml:space="preserve"> </w:t>
      </w:r>
      <w:r>
        <w:t xml:space="preserve">along a sequence of partitions whose mesh goes to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a limit that has the same value for every choice of partitions</w:t>
      </w:r>
      <w:r>
        <w:t xml:space="preserve"> </w:t>
      </w:r>
      <w:r>
        <w:t xml:space="preserve">has that value along this sequence too.</w:t>
      </w:r>
    </w:p>
    <w:bookmarkStart w:id="95" w:name="exm-riemann-equal-width"/>
    <w:p>
      <w:pPr>
        <w:pStyle w:val="BodyText"/>
      </w:pPr>
      <w:r>
        <w:rPr>
          <w:b/>
          <w:bCs/>
        </w:rPr>
        <w:t xml:space="preserve">Example 19 (Equal-width sums for</w:t>
      </w:r>
      <w:r>
        <w:rPr>
          <w:b/>
          <w:bCs/>
        </w:rP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x</m:t>
            </m:r>
          </m:e>
        </m:nary>
        <m:r>
          <m:t> </m:t>
        </m:r>
        <m:r>
          <m:t>d</m:t>
        </m:r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which is continuous and so Riemann integrable (</w:t>
      </w:r>
      <w:hyperlink w:anchor="thm-cont-implies-int">
        <w:r>
          <w:rPr>
            <w:rStyle w:val="Hyperlink"/>
          </w:rPr>
          <w:t xml:space="preserve">Theorem 3</w:t>
        </w:r>
      </w:hyperlink>
      <w:r>
        <w:t xml:space="preserve">),</w:t>
      </w:r>
      <w:r>
        <w:t xml:space="preserve"> </w:t>
      </w:r>
      <w:r>
        <w:t xml:space="preserve">and take each sample point at the right end of its subinterval,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i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i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(equal-width Riemann sum with 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i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1</m:t>
              </m:r>
              <m:r>
                <m:rPr>
                  <m:sty m:val="p"/>
                </m:rPr>
                <m:t>/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the first </m:t>
              </m:r>
              <m:r>
                <m:t>n</m:t>
              </m:r>
              <m:r>
                <m:rPr>
                  <m:nor/>
                  <m:sty m:val="p"/>
                </m:rPr>
                <m:t> integers)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2</m:t>
                  </m:r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S</m:t>
            </m:r>
          </m:e>
          <m:sub>
            <m:r>
              <m:t>10</m:t>
            </m:r>
          </m:sub>
        </m:sSub>
        <m:r>
          <m:rPr>
            <m:sty m:val="p"/>
          </m:rPr>
          <m:t>=</m:t>
        </m:r>
        <m:r>
          <m:t>0.55</m:t>
        </m:r>
      </m:oMath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100</m:t>
            </m:r>
          </m:sub>
        </m:sSub>
        <m:r>
          <m:rPr>
            <m:sty m:val="p"/>
          </m:rPr>
          <m:t>=</m:t>
        </m:r>
        <m:r>
          <m:t>0.505</m:t>
        </m:r>
      </m:oMath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1000</m:t>
            </m:r>
          </m:sub>
        </m:sSub>
        <m:r>
          <m:rPr>
            <m:sty m:val="p"/>
          </m:rPr>
          <m:t>=</m:t>
        </m:r>
        <m:r>
          <m:t>0.5005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riemann-general">
        <w:r>
          <w:rPr>
            <w:rStyle w:val="Hyperlink"/>
          </w:rPr>
          <w:t xml:space="preserve">Theorem 4</w:t>
        </w:r>
      </w:hyperlink>
      <w:r>
        <w:t xml:space="preserve">,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x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95"/>
    <w:bookmarkEnd w:id="96"/>
    <w:bookmarkStart w:id="188" w:name="fundamental-theorem-of-calculus"/>
    <w:p>
      <w:pPr>
        <w:pStyle w:val="Heading3"/>
      </w:pPr>
      <w:r>
        <w:t xml:space="preserve">1.3 Fundamental Theorem of Calculus</w:t>
      </w:r>
    </w:p>
    <w:bookmarkStart w:id="97" w:name="def-accumulation-function"/>
    <w:p>
      <w:pPr>
        <w:pStyle w:val="FirstParagraph"/>
      </w:pPr>
      <w:r>
        <w:rPr>
          <w:b/>
          <w:bCs/>
        </w:rPr>
        <w:t xml:space="preserve">Definition 16 (Accumulation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integrable">
        <w:r>
          <w:rPr>
            <w:rStyle w:val="Hyperlink"/>
          </w:rPr>
          <w:t xml:space="preserve">Definition 13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accumulation function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t> </m:t>
          </m:r>
          <m:r>
            <m:rPr>
              <m:nor/>
              <m:sty m:val="p"/>
            </m:rPr>
            <m:t>for </m:t>
          </m:r>
          <m:r>
            <m:t>a</m:t>
          </m:r>
          <m:r>
            <m:rPr>
              <m:sty m:val="p"/>
            </m:rPr>
            <m:t>&lt;</m:t>
          </m:r>
          <m:r>
            <m:t>x</m:t>
          </m:r>
          <m:r>
            <m:rPr>
              <m:sty m:val="p"/>
            </m:rPr>
            <m:t>≤</m:t>
          </m:r>
          <m:r>
            <m:t>b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accumulated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up to</w:t>
      </w:r>
      <w:r>
        <w:t xml:space="preserve"> </w:t>
      </w:r>
      <m:oMath>
        <m:r>
          <m:t>x</m:t>
        </m:r>
      </m:oMath>
      <w:r>
        <w:t xml:space="preserve">.</w:t>
      </w:r>
    </w:p>
    <w:bookmarkEnd w:id="97"/>
    <w:bookmarkStart w:id="98" w:name="exm-accumulation-function"/>
    <w:p>
      <w:pPr>
        <w:pStyle w:val="BodyText"/>
      </w:pPr>
      <w:r>
        <w:rPr>
          <w:b/>
          <w:bCs/>
        </w:rPr>
        <w:t xml:space="preserve">Example 20 (The accumulation function of a constant)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, which is Riemann integrable (</w:t>
      </w:r>
      <w:hyperlink w:anchor="exm-integrable-constant">
        <w:r>
          <w:rPr>
            <w:rStyle w:val="Hyperlink"/>
          </w:rPr>
          <w:t xml:space="preserve">Example 12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3</m:t>
        </m:r>
      </m:oMath>
      <w:r>
        <w:t xml:space="preserve">, the computation of</w:t>
      </w:r>
      <w:r>
        <w:t xml:space="preserve"> </w:t>
      </w:r>
      <w:hyperlink w:anchor="exm-integrable-constant">
        <w:r>
          <w:rPr>
            <w:rStyle w:val="Hyperlink"/>
          </w:rPr>
          <w:t xml:space="preserve">Example 12</w:t>
        </w:r>
      </w:hyperlink>
      <w:r>
        <w:t xml:space="preserve">,</w:t>
      </w:r>
      <w:r>
        <w:t xml:space="preserve"> </w:t>
      </w:r>
      <w:r>
        <w:t xml:space="preserve">with 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t xml:space="preserve">replaced by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2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accumulation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Riemann sum is </m:t>
              </m:r>
              <m:r>
                <m:t>2</m:t>
              </m:r>
              <m:r>
                <m:rPr>
                  <m:nor/>
                  <m:sty m:val="p"/>
                </m:rPr>
                <m:t> times the total width 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too.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area of a rectangle of height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width</w:t>
      </w:r>
      <w:r>
        <w:t xml:space="preserve"> </w:t>
      </w:r>
      <m:oMath>
        <m:r>
          <m:t>1.5</m:t>
        </m:r>
      </m:oMath>
      <w:r>
        <w:t xml:space="preserve">.</w:t>
      </w:r>
    </w:p>
    <w:bookmarkEnd w:id="98"/>
    <w:bookmarkStart w:id="100" w:name="rem-accumulation-function-dummy-variable"/>
    <w:p>
      <w:pPr>
        <w:pStyle w:val="BodyText"/>
      </w:pPr>
      <w:r>
        <w:rPr>
          <w:i/>
          <w:iCs/>
        </w:rPr>
        <w:t xml:space="preserve">Remark 2</w:t>
      </w:r>
      <w:r>
        <w:t xml:space="preserve"> (Why the integration variable is called</w:t>
      </w:r>
      <w:r>
        <w:t xml:space="preserve"> </w:t>
      </w:r>
      <m:oMath>
        <m:r>
          <m:t>t</m:t>
        </m:r>
      </m:oMath>
      <w:r>
        <w:t xml:space="preserve">). </w:t>
      </w:r>
      <w:r>
        <w:t xml:space="preserve">The letter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inside the integral is a placeholder,</w:t>
      </w:r>
      <w:r>
        <w:t xml:space="preserve"> </w:t>
      </w:r>
      <w:r>
        <w:t xml:space="preserve">renamed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so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serve as the</w:t>
      </w:r>
      <w:r>
        <w:t xml:space="preserve"> </w:t>
      </w:r>
      <w:hyperlink r:id="rId99">
        <w:r>
          <w:rPr>
            <w:rStyle w:val="Hyperlink"/>
          </w:rPr>
          <w:t xml:space="preserve">upper limit</w:t>
        </w:r>
      </w:hyperlink>
      <w:r>
        <w:t xml:space="preserve">.</w:t>
      </w:r>
    </w:p>
    <w:bookmarkEnd w:id="100"/>
    <w:p>
      <w:pPr>
        <w:pStyle w:val="BodyText"/>
      </w:pPr>
      <w:bookmarkStart w:id="101" w:name="thm-ftc"/>
      <w:bookmarkEnd w:id="101"/>
    </w:p>
    <w:bookmarkStart w:id="106" w:name="thm-ftc-part1"/>
    <w:p>
      <w:pPr>
        <w:pStyle w:val="BodyText"/>
      </w:pPr>
      <w:r>
        <w:rPr>
          <w:b/>
          <w:bCs/>
        </w:rPr>
        <w:t xml:space="preserve">Theorem 5 (Fundamental Theorem of Calculus, Part 1 (derivative of an integral))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continuous function on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x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t>d</m:t>
        </m:r>
        <m:r>
          <m:t>t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be the accumulation function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</w:t>
      </w:r>
      <w:hyperlink w:anchor="def-accumulation-function">
        <w:r>
          <w:rPr>
            <w:rStyle w:val="Hyperlink"/>
          </w:rPr>
          <w:t xml:space="preserve">Definition 16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and:</w:t>
      </w:r>
    </w:p>
    <w:p>
      <w:pPr>
        <w:pStyle w:val="BodyText"/>
      </w:pPr>
      <w:bookmarkStart w:id="102" w:name="eq-ftc-deriv-of-integral"/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02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0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Continuity on all of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is a sufficient condition.</w:t>
            </w:r>
            <w:r>
              <w:t xml:space="preserve"> </w:t>
            </w:r>
            <w:r>
              <w:t xml:space="preserve">More generally, Part 1 holds at any individual point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where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</w:t>
            </w:r>
            <w:r>
              <w:t xml:space="preserve"> </w:t>
            </w:r>
            <w:r>
              <w:t xml:space="preserve">integrable 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w:anchor="def-integrable">
              <w:r>
                <w:rPr>
                  <w:rStyle w:val="Hyperlink"/>
                </w:rPr>
                <w:t xml:space="preserve">Definition 13</w:t>
              </w:r>
            </w:hyperlink>
            <w:r>
              <w:t xml:space="preserve">) and continuous at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w:anchor="def-continuous">
              <w:r>
                <w:rPr>
                  <w:rStyle w:val="Hyperlink"/>
                </w:rPr>
                <w:t xml:space="preserve">Definition 4</w:t>
              </w:r>
            </w:hyperlink>
            <w:r>
              <w:t xml:space="preserve">), even if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has jump discontinuities (</w:t>
            </w:r>
            <w:hyperlink w:anchor="def-jump-discontinuity">
              <w:r>
                <w:rPr>
                  <w:rStyle w:val="Hyperlink"/>
                </w:rPr>
                <w:t xml:space="preserve">Definition 6</w:t>
              </w:r>
            </w:hyperlink>
            <w:r>
              <w:t xml:space="preserve">) elsewhere</w:t>
            </w:r>
            <w:r>
              <w:t xml:space="preserve"> </w:t>
            </w:r>
            <w:r>
              <w:t xml:space="preserve">[8], Theorem 6.20, p. 133</w:t>
            </w:r>
            <w:r>
              <w:t xml:space="preserve">.</w:t>
            </w:r>
            <w:r>
              <w:t xml:space="preserve"> </w:t>
            </w:r>
            <w:r>
              <w:t xml:space="preserve">This result is the first part of the fundamental theorem of calculus</w:t>
            </w:r>
            <w:r>
              <w:t xml:space="preserve"> </w:t>
            </w:r>
            <w:r>
              <w:t xml:space="preserve">[9]</w:t>
            </w:r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[2], Theorem 4.11, p. 288</w:t>
      </w:r>
    </w:p>
    <w:bookmarkEnd w:id="106"/>
    <w:bookmarkStart w:id="109" w:name="thm-ftc-part2"/>
    <w:p>
      <w:pPr>
        <w:pStyle w:val="BodyText"/>
      </w:pPr>
      <w:r>
        <w:rPr>
          <w:b/>
          <w:bCs/>
        </w:rPr>
        <w:t xml:space="preserve">Theorem 6 (Fundamental Theorem of Calculus, Part 2 (evaluation theorem))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continuous function on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here may be</w:t>
      </w:r>
      <w:r>
        <w:t xml:space="preserve"> </w:t>
      </w:r>
      <w:r>
        <w:rPr>
          <w:i/>
          <w:iCs/>
        </w:rPr>
        <w:t xml:space="preserve">any</w:t>
      </w:r>
      <w:r>
        <w:t xml:space="preserve"> </w:t>
      </w:r>
      <w:r>
        <w:t xml:space="preserve">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— not just the</w:t>
      </w:r>
      <w:r>
        <w:t xml:space="preserve"> </w:t>
      </w:r>
      <w:r>
        <w:t xml:space="preserve">accumulation function from</w:t>
      </w:r>
      <w:r>
        <w:t xml:space="preserve"> </w:t>
      </w:r>
      <w:hyperlink w:anchor="thm-ftc-part1">
        <w:r>
          <w:rPr>
            <w:rStyle w:val="Hyperlink"/>
          </w:rPr>
          <w:t xml:space="preserve">Theorem 5</w:t>
        </w:r>
      </w:hyperlink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(i.e.,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), then:</w:t>
      </w:r>
    </w:p>
    <w:p>
      <w:pPr>
        <w:pStyle w:val="BodyText"/>
      </w:pPr>
      <w:bookmarkStart w:id="107" w:name="eq-ftc-part2"/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07"/>
    </w:p>
    <w:p>
      <w:pPr>
        <w:pStyle w:val="FirstParagraph"/>
      </w:pPr>
      <w:r>
        <w:t xml:space="preserve">Equivalently, with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replaced by a variable upper limit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integrating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recovers the net change in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w:bookmarkStart w:id="108" w:name="eq-ftc-integral-of-deriv"/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108"/>
    </w:p>
    <w:p>
      <w:pPr>
        <w:pStyle w:val="FirstParagraph"/>
      </w:pPr>
      <w:r>
        <w:t xml:space="preserve">or equivalently in Leibniz notation: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f>
                <m:fPr>
                  <m:type m:val="bar"/>
                </m:fPr>
                <m:num>
                  <m:r>
                    <m:t>d</m:t>
                  </m:r>
                  <m:r>
                    <m:t>F</m:t>
                  </m:r>
                </m:num>
                <m:den>
                  <m:r>
                    <m:t>d</m:t>
                  </m:r>
                  <m:r>
                    <m:t>t</m:t>
                  </m:r>
                </m:den>
              </m:f>
            </m:e>
          </m:nary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[10, Ch. 18], [2], Theorem 4.9, p. 282</w:t>
      </w:r>
    </w:p>
    <w:bookmarkEnd w:id="109"/>
    <w:p>
      <w:pPr>
        <w:pStyle w:val="BodyText"/>
      </w:pPr>
      <w:r>
        <w:t xml:space="preserve">The two parts of the FTC together express that</w:t>
      </w:r>
      <w:r>
        <w:t xml:space="preserve"> </w:t>
      </w:r>
      <w:r>
        <w:rPr>
          <w:b/>
          <w:bCs/>
        </w:rPr>
        <w:t xml:space="preserve">differentiation and</w:t>
      </w:r>
      <w:r>
        <w:rPr>
          <w:b/>
          <w:bCs/>
        </w:rPr>
        <w:t xml:space="preserve"> </w:t>
      </w:r>
      <w:r>
        <w:rPr>
          <w:b/>
          <w:bCs/>
        </w:rPr>
        <w:t xml:space="preserve">integration are inverse operations</w:t>
      </w:r>
      <w:r>
        <w:t xml:space="preserve">:</w:t>
      </w:r>
    </w:p>
    <w:p>
      <w:pPr>
        <w:pStyle w:val="Compact"/>
        <w:numPr>
          <w:ilvl w:val="0"/>
          <w:numId w:val="1011"/>
        </w:numPr>
      </w:pPr>
      <w:r>
        <w:t xml:space="preserve">Part 1: differentiating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recovers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eq-ftc-deriv-of-integral">
        <w:r>
          <w:rPr>
            <w:rStyle w:val="Hyperlink"/>
          </w:rPr>
          <w:t xml:space="preserve">Equation 1</w:t>
        </w:r>
      </w:hyperlink>
      <w:r>
        <w:t xml:space="preserve">).</w:t>
      </w:r>
    </w:p>
    <w:p>
      <w:pPr>
        <w:pStyle w:val="Compact"/>
        <w:numPr>
          <w:ilvl w:val="0"/>
          <w:numId w:val="1011"/>
        </w:numPr>
      </w:pPr>
      <w:r>
        <w:t xml:space="preserve">Part 2: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equals the difference of</w:t>
      </w:r>
      <w:r>
        <w:t xml:space="preserve"> </w:t>
      </w:r>
      <w:r>
        <w:t xml:space="preserve">any antiderivative’s values at the endpoints (</w:t>
      </w:r>
      <w:hyperlink w:anchor="eq-ftc-part2">
        <w:r>
          <w:rPr>
            <w:rStyle w:val="Hyperlink"/>
          </w:rPr>
          <w:t xml:space="preserve">Equation 2</w:t>
        </w:r>
      </w:hyperlink>
      <w:r>
        <w:t xml:space="preserve">),</w:t>
      </w:r>
      <w:r>
        <w:t xml:space="preserve"> </w:t>
      </w:r>
      <w:r>
        <w:t xml:space="preserve">which rearranges to</w:t>
      </w:r>
      <w:r>
        <w:t xml:space="preserve"> </w:t>
      </w:r>
      <w:r>
        <w:t xml:space="preserve">“integrating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recovers the</w:t>
      </w:r>
      <w:r>
        <w:t xml:space="preserve"> </w:t>
      </w:r>
      <w:r>
        <w:t xml:space="preserve">net change in</w:t>
      </w:r>
      <w:r>
        <w:t xml:space="preserve"> </w:t>
      </w:r>
      <m:oMath>
        <m:r>
          <m:t>F</m:t>
        </m:r>
      </m:oMath>
      <w:r>
        <w:t xml:space="preserve">”</w:t>
      </w:r>
      <w:r>
        <w:t xml:space="preserve"> </w:t>
      </w:r>
      <w:r>
        <w:t xml:space="preserve">(</w:t>
      </w:r>
      <w:hyperlink w:anchor="eq-ftc-integral-of-deriv">
        <w:r>
          <w:rPr>
            <w:rStyle w:val="Hyperlink"/>
          </w:rPr>
          <w:t xml:space="preserve">Equation 3</w:t>
        </w:r>
      </w:hyperlink>
      <w:r>
        <w:t xml:space="preserve">).</w:t>
      </w:r>
    </w:p>
    <w:p>
      <w:pPr>
        <w:pStyle w:val="FirstParagraph"/>
      </w:pPr>
      <w:r>
        <w:t xml:space="preserve">The standard form of the FTC assumes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;</w:t>
      </w:r>
      <w:r>
        <w:t xml:space="preserve"> </w:t>
      </w:r>
      <w:r>
        <w:t xml:space="preserve">continuity is</w:t>
      </w:r>
      <w:r>
        <w:t xml:space="preserve"> </w:t>
      </w:r>
      <w:r>
        <w:rPr>
          <w:i/>
          <w:iCs/>
        </w:rPr>
        <w:t xml:space="preserve">sufficient</w:t>
      </w:r>
      <w:r>
        <w:t xml:space="preserve"> </w:t>
      </w:r>
      <w:r>
        <w:t xml:space="preserve">but not strictly necessary (see the</w:t>
      </w:r>
      <w:r>
        <w:t xml:space="preserve"> </w:t>
      </w:r>
      <w:r>
        <w:t xml:space="preserve">callout note inside</w:t>
      </w:r>
      <w:r>
        <w:t xml:space="preserve"> </w:t>
      </w:r>
      <w:hyperlink w:anchor="thm-ftc-part1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for the more general statement).</w:t>
      </w:r>
      <w:r>
        <w:t xml:space="preserve"> </w:t>
      </w:r>
      <w:r>
        <w:t xml:space="preserve">Since differentiability implies continuity (</w:t>
      </w:r>
      <w:hyperlink w:anchor="thm-diff-implies-cont">
        <w:r>
          <w:rPr>
            <w:rStyle w:val="Hyperlink"/>
          </w:rPr>
          <w:t xml:space="preserve">Theorem 2</w:t>
        </w:r>
      </w:hyperlink>
      <w:r>
        <w:t xml:space="preserve">),</w:t>
      </w:r>
      <w:r>
        <w:t xml:space="preserve"> </w:t>
      </w:r>
      <w:r>
        <w:t xml:space="preserve">the FTC applies in particular whenever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—</w:t>
      </w:r>
      <w:r>
        <w:t xml:space="preserve"> </w:t>
      </w:r>
      <w:r>
        <w:t xml:space="preserve">a common situation in applied statistics.</w:t>
      </w:r>
    </w:p>
    <w:bookmarkStart w:id="110" w:name="def-evaluation-bracket"/>
    <w:p>
      <w:pPr>
        <w:pStyle w:val="BodyText"/>
      </w:pPr>
      <w:r>
        <w:rPr>
          <w:b/>
          <w:bCs/>
        </w:rPr>
        <w:t xml:space="preserve">Definition 17 (Evaluation bracket)</w:t>
      </w:r>
      <w:r>
        <w:t xml:space="preserve"> </w:t>
      </w:r>
      <w:r>
        <w:t xml:space="preserve">For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defined,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evaluation bracket</w:t>
      </w:r>
      <w:r>
        <w:t xml:space="preserve"> </w:t>
      </w:r>
      <w:r>
        <w:t xml:space="preserve">is the difference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</m:d>
          <m:sSubSup>
            <m:e>
              <m:r>
                <m:t>​</m:t>
              </m:r>
            </m:e>
            <m:sub>
              <m:r>
                <m:t>t</m:t>
              </m:r>
              <m:r>
                <m:rPr>
                  <m:sty m:val="p"/>
                </m:rPr>
                <m:t>=</m:t>
              </m:r>
              <m:r>
                <m:t>a</m:t>
              </m:r>
            </m:sub>
            <m:sup>
              <m:r>
                <m:t>t</m:t>
              </m:r>
              <m:r>
                <m:rPr>
                  <m:sty m:val="p"/>
                </m:rPr>
                <m:t>=</m:t>
              </m:r>
              <m:r>
                <m:t>b</m:t>
              </m:r>
            </m:sup>
          </m:sSub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When the variable is clear from the context, it is written</w:t>
      </w:r>
      <w:r>
        <w:t xml:space="preserve"> </w:t>
      </w:r>
      <m:oMath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  <m:sSubSup>
          <m:e>
            <m:r>
              <m:t>​</m:t>
            </m:r>
          </m:e>
          <m:sub>
            <m:r>
              <m:t>a</m:t>
            </m:r>
          </m:sub>
          <m:sup>
            <m:r>
              <m:t>b</m:t>
            </m:r>
          </m:sup>
        </m:sSubSup>
      </m:oMath>
      <w:r>
        <w:t xml:space="preserve">.</w:t>
      </w:r>
      <w:r>
        <w:t xml:space="preserve"> </w:t>
      </w:r>
      <w:r>
        <w:t xml:space="preserve">Computing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from the bracket is called</w:t>
      </w:r>
      <w:r>
        <w:t xml:space="preserve"> </w:t>
      </w:r>
      <w:r>
        <w:rPr>
          <w:b/>
          <w:bCs/>
        </w:rPr>
        <w:t xml:space="preserve">evaluating at the limits</w:t>
      </w:r>
      <w:r>
        <w:t xml:space="preserve"> </w:t>
      </w:r>
      <w:r>
        <w:t xml:space="preserve">(the</w:t>
      </w:r>
      <w:r>
        <w:t xml:space="preserve"> </w:t>
      </w:r>
      <w:hyperlink r:id="rId64">
        <w:r>
          <w:rPr>
            <w:rStyle w:val="Hyperlink"/>
          </w:rPr>
          <w:t xml:space="preserve">limits of integration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).</w:t>
      </w:r>
    </w:p>
    <w:bookmarkEnd w:id="110"/>
    <w:bookmarkStart w:id="111" w:name="exm-evaluation-bracket"/>
    <w:p>
      <w:pPr>
        <w:pStyle w:val="BodyText"/>
      </w:pPr>
      <w:r>
        <w:rPr>
          <w:b/>
          <w:bCs/>
        </w:rPr>
        <w:t xml:space="preserve">Example 21 (Evaluating</w:t>
      </w:r>
      <w:r>
        <w:rPr>
          <w:b/>
          <w:bCs/>
        </w:rP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1</m:t>
            </m:r>
          </m:sub>
          <m:sup>
            <m:r>
              <m:t>3</m:t>
            </m:r>
          </m:sup>
          <m:e>
            <m:r>
              <m:t>2</m:t>
            </m:r>
          </m:e>
        </m:nary>
        <m:r>
          <m:t>t</m:t>
        </m:r>
        <m:r>
          <m:t> </m:t>
        </m:r>
        <m:r>
          <m:t>d</m:t>
        </m:r>
        <m:r>
          <m:t>t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with a bracket)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t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, since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t</m:t>
            </m:r>
          </m:den>
        </m:f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2</m:t>
                  </m:r>
                </m:e>
              </m:nary>
              <m:r>
                <m:t>t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3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(FTC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evaluation bracket)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bookmarkEnd w:id="111"/>
    <w:bookmarkStart w:id="112" w:name="rem-evaluation-bracket-ftc"/>
    <w:p>
      <w:pPr>
        <w:pStyle w:val="FirstParagraph"/>
      </w:pPr>
      <w:r>
        <w:rPr>
          <w:i/>
          <w:iCs/>
        </w:rPr>
        <w:t xml:space="preserve">Remark 3</w:t>
      </w:r>
      <w:r>
        <w:t xml:space="preserve"> (The evaluation bracket and the Fundamental Theorem of Calculus). </w:t>
      </w:r>
      <w:r>
        <w:t xml:space="preserve">With FTC Part 2 (</w:t>
      </w:r>
      <w:hyperlink w:anchor="thm-ftc-part2">
        <w:r>
          <w:rPr>
            <w:rStyle w:val="Hyperlink"/>
          </w:rPr>
          <w:t xml:space="preserve">Theorem 6</w:t>
        </w:r>
      </w:hyperlink>
      <w:r>
        <w:t xml:space="preserve">),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t>d</m:t>
        </m:r>
        <m:r>
          <m:t>t</m:t>
        </m:r>
        <m:r>
          <m:rPr>
            <m:sty m:val="p"/>
          </m:rPr>
          <m:t>=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  <m:sSubSup>
          <m:e>
            <m:r>
              <m:t>​</m:t>
            </m:r>
          </m:e>
          <m:sub>
            <m:r>
              <m:t>t</m:t>
            </m:r>
            <m:r>
              <m:rPr>
                <m:sty m:val="p"/>
              </m:rPr>
              <m:t>=</m:t>
            </m:r>
            <m:r>
              <m:t>a</m:t>
            </m:r>
          </m:sub>
          <m:sup>
            <m:r>
              <m:t>t</m:t>
            </m:r>
            <m:r>
              <m:rPr>
                <m:sty m:val="p"/>
              </m:rPr>
              <m:t>=</m:t>
            </m:r>
            <m:r>
              <m:t>b</m:t>
            </m:r>
          </m:sup>
        </m:sSubSup>
      </m:oMath>
      <w:r>
        <w:t xml:space="preserve"> </w:t>
      </w:r>
      <w:r>
        <w:t xml:space="preserve">for any antiderivative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 a continuous</w:t>
      </w:r>
      <w:r>
        <w:t xml:space="preserve"> </w:t>
      </w:r>
      <m:oMath>
        <m:r>
          <m:t>f</m:t>
        </m:r>
      </m:oMath>
      <w:r>
        <w:t xml:space="preserve">.</w:t>
      </w:r>
    </w:p>
    <w:bookmarkEnd w:id="112"/>
    <w:bookmarkStart w:id="113" w:name="exr-miller-int-polynomial"/>
    <w:p>
      <w:pPr>
        <w:pStyle w:val="BodyText"/>
      </w:pPr>
      <w:r>
        <w:rPr>
          <w:b/>
          <w:bCs/>
        </w:rPr>
        <w:t xml:space="preserve">Exercise 1 (Definite integral of a polynomial)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[11]</w:t>
      </w:r>
      <w:r>
        <w:t xml:space="preserve">, Question 1.1.31.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113"/>
    <w:bookmarkStart w:id="114" w:name="sol-miller-int-polynomial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Integrate term by term using the power rule for integration: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5</m:t>
                          </m:r>
                        </m:sup>
                      </m:sSup>
                    </m:num>
                    <m:den>
                      <m:r>
                        <m:t>5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  <m:r>
                    <m:rPr>
                      <m:sty m:val="p"/>
                    </m:rPr>
                    <m:t>+</m:t>
                  </m:r>
                  <m:r>
                    <m:t>15</m:t>
                  </m:r>
                </m:num>
                <m:den>
                  <m:r>
                    <m:t>15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23</m:t>
                  </m:r>
                </m:num>
                <m:den>
                  <m:r>
                    <m:t>15</m:t>
                  </m:r>
                </m:den>
              </m:f>
            </m:e>
          </m:eqArr>
        </m:oMath>
      </m:oMathPara>
    </w:p>
    <w:bookmarkEnd w:id="114"/>
    <w:bookmarkStart w:id="115" w:name="exr-miller-int-quadratic-complete"/>
    <w:p>
      <w:pPr>
        <w:pStyle w:val="FirstParagraph"/>
      </w:pPr>
      <w:r>
        <w:rPr>
          <w:b/>
          <w:bCs/>
        </w:rPr>
        <w:t xml:space="preserve">Exercise 2 (Integral of a perfect square)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[11]</w:t>
      </w:r>
      <w:r>
        <w:t xml:space="preserve">, Question 1.1.32.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115"/>
    <w:bookmarkStart w:id="116" w:name="sol-miller-int-quadratic-complete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Notice that the integrand is a perfect square: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With substitution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(where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d</m:t>
        </m:r>
        <m:r>
          <m:t>x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2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1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Alternative (term by term):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bookmarkEnd w:id="116"/>
    <w:bookmarkStart w:id="117" w:name="exr-miller-int-composite-power"/>
    <w:p>
      <w:pPr>
        <w:pStyle w:val="FirstParagraph"/>
      </w:pPr>
      <w:r>
        <w:rPr>
          <w:b/>
          <w:bCs/>
        </w:rPr>
        <w:t xml:space="preserve">Exercise 3 (Integral of a composite power)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[11]</w:t>
      </w:r>
      <w:r>
        <w:t xml:space="preserve">, Question 1.1.33.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+</m:t>
          </m:r>
          <m:r>
            <m:t>1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t> </m:t>
          </m:r>
          <m:r>
            <m:t>d</m:t>
          </m:r>
          <m:r>
            <m:t>x</m:t>
          </m:r>
        </m:oMath>
      </m:oMathPara>
    </w:p>
    <w:bookmarkEnd w:id="117"/>
    <w:bookmarkStart w:id="118" w:name="sol-miller-int-composite-power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  <w:r>
        <w:t xml:space="preserve">Recognize that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 so the integrand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4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Using the substitution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d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4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5</m:t>
                          </m:r>
                        </m:sup>
                      </m:sSup>
                    </m:num>
                    <m:den>
                      <m:r>
                        <m:t>5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2</m:t>
                      </m:r>
                    </m:e>
                    <m:sup>
                      <m:r>
                        <m:t>5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t>5</m:t>
                      </m:r>
                    </m:sup>
                  </m:sSup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32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31</m:t>
                  </m:r>
                </m:num>
                <m:den>
                  <m:r>
                    <m:t>5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Do not mistakenly write</w:t>
      </w:r>
      <w:r>
        <w:t xml:space="preserve"> </w:t>
      </w:r>
      <m:oMath>
        <m:r>
          <m:rPr>
            <m:sty m:val="p"/>
          </m:rPr>
          <m:t>∫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(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2</m:t>
            </m:r>
            <m:r>
              <m:t>x</m:t>
            </m:r>
            <m:r>
              <m:rPr>
                <m:sty m:val="p"/>
              </m:rPr>
              <m:t>+</m:t>
            </m:r>
            <m:r>
              <m:t>1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</m:oMath>
      <w:r>
        <w:t xml:space="preserve">; that formula requires the derivative of the inside function (</w:t>
      </w:r>
      <m:oMath>
        <m:r>
          <m:t>2</m:t>
        </m:r>
        <m:r>
          <m:t>x</m:t>
        </m:r>
        <m:r>
          <m:rPr>
            <m:sty m:val="p"/>
          </m:rPr>
          <m:t>+</m:t>
        </m:r>
        <m:r>
          <m:t>2</m:t>
        </m:r>
      </m:oMath>
      <w:r>
        <w:t xml:space="preserve">) to be present as a factor in the integrand.</w:t>
      </w:r>
    </w:p>
    <w:bookmarkEnd w:id="118"/>
    <w:bookmarkStart w:id="119" w:name="exr-miller-int-trig-symmetry"/>
    <w:p>
      <w:pPr>
        <w:pStyle w:val="BodyText"/>
      </w:pPr>
      <w:r>
        <w:rPr>
          <w:b/>
          <w:bCs/>
        </w:rPr>
        <w:t xml:space="preserve">Exercise 4 (Integral of odd trigonometric functions)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[11]</w:t>
      </w:r>
      <w:r>
        <w:t xml:space="preserve">, Question 1.1.34.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  <m:sup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119"/>
    <w:bookmarkStart w:id="120" w:name="sol-miller-int-trig-symmetry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  <w:r>
        <w:t xml:space="preserve">Because</w:t>
      </w:r>
      <w:r>
        <w:t xml:space="preserve"> </w:t>
      </w:r>
      <m:oMath>
        <m:r>
          <m:rPr>
            <m:sty m:val="p"/>
          </m:rPr>
          <m:t>sin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sin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sin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cos</m:t>
          </m:r>
          <m:r>
            <m:t>x</m:t>
          </m:r>
        </m:oMath>
      </m:oMathPara>
    </w:p>
    <w:p>
      <w:pPr>
        <w:pStyle w:val="FirstParagraph"/>
      </w:pPr>
      <w:r>
        <w:t xml:space="preserve">The integrand is an odd function. The integral of any continuous odd function over a symmetric interval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is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  <m:sup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rPr>
          <w:i/>
          <w:iCs/>
        </w:rPr>
        <w:t xml:space="preserve">Alternative (by substitution):</w:t>
      </w:r>
      <w:r>
        <w:t xml:space="preserve"> </w:t>
      </w:r>
      <w:r>
        <w:t xml:space="preserve">Set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sin</m:t>
        </m:r>
        <m:r>
          <m:t>x</m:t>
        </m:r>
      </m:oMath>
      <w:r>
        <w:t xml:space="preserve">, so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. 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ranges from</w:t>
      </w:r>
      <w:r>
        <w:t xml:space="preserve"> </w:t>
      </w:r>
      <m:oMath>
        <m:r>
          <m:rPr>
            <m:sty m:val="p"/>
          </m:rPr>
          <m:t>−</m:t>
        </m:r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ranges from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u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u</m:t>
                          </m:r>
                        </m:e>
                        <m:sup>
                          <m:r>
                            <m:t>4</m:t>
                          </m:r>
                        </m:sup>
                      </m:sSup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u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bookmarkEnd w:id="120"/>
    <w:bookmarkStart w:id="121" w:name="exr-miller-int-polynomial-symmetry"/>
    <w:p>
      <w:pPr>
        <w:pStyle w:val="FirstParagraph"/>
      </w:pPr>
      <w:r>
        <w:rPr>
          <w:b/>
          <w:bCs/>
        </w:rPr>
        <w:t xml:space="preserve">Exercise 5 (Separating even and odd parts of a polynomial)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[11]</w:t>
      </w:r>
      <w:r>
        <w:t xml:space="preserve">, Question 1.1.35.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4</m:t>
              </m:r>
            </m:sub>
            <m:sup>
              <m:r>
                <m:t>4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6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2</m:t>
          </m:r>
          <m:r>
            <m:t>x</m:t>
          </m:r>
          <m:r>
            <m:rPr>
              <m:sty m:val="p"/>
            </m:rPr>
            <m:t>−</m:t>
          </m:r>
          <m:r>
            <m:t>3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121"/>
    <w:bookmarkStart w:id="122" w:name="sol-miller-int-polynomial-symmetry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  <w:r>
        <w:t xml:space="preserve">Split the integrand into its odd part</w:t>
      </w:r>
      <w: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2</m:t>
        </m:r>
        <m:r>
          <m:t>x</m:t>
        </m:r>
      </m:oMath>
      <w:r>
        <w:t xml:space="preserve"> </w:t>
      </w:r>
      <w:r>
        <w:t xml:space="preserve">and its even part</w:t>
      </w:r>
      <w:r>
        <w:t xml:space="preserve"> </w:t>
      </w:r>
      <m:oMath>
        <m:r>
          <m:t>6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4</m:t>
              </m:r>
            </m:sub>
            <m:sup>
              <m:r>
                <m:t>4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−</m:t>
          </m:r>
          <m:r>
            <m:t>2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t xml:space="preserve">The even part doubles over the half-interval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b>
                <m:sup>
                  <m:r>
                    <m:t>4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6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4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6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4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64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128</m:t>
              </m:r>
              <m:r>
                <m:rPr>
                  <m:sty m:val="p"/>
                </m:rPr>
                <m:t>−</m:t>
              </m:r>
              <m:r>
                <m:t>12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232</m:t>
              </m:r>
            </m:e>
          </m:eqArr>
        </m:oMath>
      </m:oMathPara>
    </w:p>
    <w:bookmarkEnd w:id="122"/>
    <w:bookmarkStart w:id="123" w:name="exr-miller-int-log-substitution"/>
    <w:p>
      <w:pPr>
        <w:pStyle w:val="FirstParagraph"/>
      </w:pPr>
      <w:r>
        <w:rPr>
          <w:b/>
          <w:bCs/>
        </w:rPr>
        <w:t xml:space="preserve">Exercise 6 (Substitution leading to a natural logarithm)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[11]</w:t>
      </w:r>
      <w:r>
        <w:t xml:space="preserve">, Question 1.1.36.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nary>
          <m:r>
            <m:t> </m:t>
          </m:r>
          <m:r>
            <m:t>d</m:t>
          </m:r>
          <m:r>
            <m:t>x</m:t>
          </m:r>
        </m:oMath>
      </m:oMathPara>
    </w:p>
    <w:bookmarkEnd w:id="123"/>
    <w:bookmarkStart w:id="124" w:name="sol-miller-int-log-substitution"/>
    <w:p>
      <w:pPr>
        <w:pStyle w:val="FirstParagraph"/>
      </w:pPr>
      <w:r>
        <w:rPr>
          <w:i/>
          <w:iCs/>
        </w:rPr>
        <w:t xml:space="preserve">Solution 6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 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2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, so</w:t>
      </w:r>
      <w:r>
        <w:t xml:space="preserve"> </w:t>
      </w:r>
      <m:oMath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d</m:t>
        </m:r>
        <m:r>
          <m:t>u</m:t>
        </m:r>
      </m:oMath>
      <w:r>
        <w:t xml:space="preserve">.</w:t>
      </w:r>
    </w:p>
    <w:p>
      <w:pPr>
        <w:pStyle w:val="BodyText"/>
      </w:pPr>
      <w:r>
        <w:t xml:space="preserve">Transform the limits of integration:</w:t>
      </w:r>
    </w:p>
    <w:p>
      <w:pPr>
        <w:numPr>
          <w:ilvl w:val="0"/>
          <w:numId w:val="1012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2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Applying the substitution: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</m:sub>
                <m:sup>
                  <m:r>
                    <m:t>2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  <m:r>
                        <m:t>u</m:t>
                      </m:r>
                    </m:num>
                    <m:den>
                      <m:r>
                        <m:t>u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u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log</m:t>
                  </m:r>
                  <m:r>
                    <m:t>2</m:t>
                  </m:r>
                </m:num>
                <m:den>
                  <m:r>
                    <m:t>2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When using</w:t>
      </w:r>
      <w:r>
        <w:t xml:space="preserve"> </w:t>
      </w:r>
      <m:oMath>
        <m:r>
          <m:t>u</m:t>
        </m:r>
      </m:oMath>
      <w:r>
        <w:t xml:space="preserve">-substitution with definite integrals, the transformation</w:t>
      </w:r>
      <w:r>
        <w:t xml:space="preserve"> </w:t>
      </w:r>
      <m:oMath>
        <m:r>
          <m:t>x</m:t>
        </m:r>
        <m:r>
          <m:rPr>
            <m:sty m:val="p"/>
          </m:rPr>
          <m:t>↦</m:t>
        </m:r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must be one-to-one on the domain of integration.</w:t>
      </w:r>
    </w:p>
    <w:bookmarkEnd w:id="124"/>
    <w:bookmarkStart w:id="125" w:name="exr-miller-int-power-substitution"/>
    <w:p>
      <w:pPr>
        <w:pStyle w:val="BodyText"/>
      </w:pPr>
      <w:r>
        <w:rPr>
          <w:b/>
          <w:bCs/>
        </w:rPr>
        <w:t xml:space="preserve">Exercise 7 (Substitution with a polynomial power)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[11]</w:t>
      </w:r>
      <w:r>
        <w:t xml:space="preserve">, Question 1.1.37.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3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3</m:t>
          </m:r>
          <m:r>
            <m:t>x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125"/>
    <w:bookmarkStart w:id="126" w:name="sol-miller-int-power-substitution"/>
    <w:p>
      <w:pPr>
        <w:pStyle w:val="FirstParagraph"/>
      </w:pPr>
      <w:r>
        <w:rPr>
          <w:i/>
          <w:iCs/>
        </w:rPr>
        <w:t xml:space="preserve">Solution 7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3</m:t>
        </m:r>
        <m:r>
          <m:t>x</m:t>
        </m:r>
      </m:oMath>
      <w:r>
        <w:t xml:space="preserve">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d</m:t>
              </m:r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rPr>
                  <m:sty m:val="p"/>
                </m:rPr>
                <m:t>⟹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u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Limits:</w:t>
      </w:r>
    </w:p>
    <w:p>
      <w:pPr>
        <w:numPr>
          <w:ilvl w:val="0"/>
          <w:numId w:val="1013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3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27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Substitute: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8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36</m:t>
                  </m:r>
                </m:sup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u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u</m:t>
                          </m:r>
                        </m:e>
                        <m:sup>
                          <m:r>
                            <m:t>9</m:t>
                          </m:r>
                        </m:sup>
                      </m:sSup>
                    </m:num>
                    <m:den>
                      <m:r>
                        <m:t>9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36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36</m:t>
                      </m:r>
                    </m:e>
                    <m:sup>
                      <m:r>
                        <m:t>9</m:t>
                      </m:r>
                    </m:sup>
                  </m:sSup>
                </m:num>
                <m:den>
                  <m:r>
                    <m:t>27</m:t>
                  </m:r>
                </m:den>
              </m:f>
            </m:e>
          </m:eqArr>
        </m:oMath>
      </m:oMathPara>
    </w:p>
    <w:bookmarkEnd w:id="126"/>
    <w:bookmarkStart w:id="127" w:name="exr-miller-int-trig-substitution"/>
    <w:p>
      <w:pPr>
        <w:pStyle w:val="FirstParagraph"/>
      </w:pPr>
      <w:r>
        <w:rPr>
          <w:b/>
          <w:bCs/>
        </w:rPr>
        <w:t xml:space="preserve">Exercise 8 (Substitution with a trigonometric integrand)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[11]</w:t>
      </w:r>
      <w:r>
        <w:t xml:space="preserve">, Question 1.1.38.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2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127"/>
    <w:bookmarkStart w:id="128" w:name="sol-miller-int-trig-substitution"/>
    <w:p>
      <w:pPr>
        <w:pStyle w:val="FirstParagraph"/>
      </w:pPr>
      <w:r>
        <w:rPr>
          <w:i/>
          <w:iCs/>
        </w:rPr>
        <w:t xml:space="preserve">Solution 8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 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6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, meaning</w:t>
      </w:r>
      <w:r>
        <w:t xml:space="preserve"> </w:t>
      </w:r>
      <m:oMath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d</m:t>
            </m:r>
            <m:r>
              <m:t>u</m:t>
            </m:r>
          </m:num>
          <m:den>
            <m:r>
              <m:t>6</m:t>
            </m:r>
          </m:den>
        </m:f>
      </m:oMath>
      <w:r>
        <w:t xml:space="preserve">.</w:t>
      </w:r>
    </w:p>
    <w:p>
      <w:pPr>
        <w:pStyle w:val="BodyText"/>
      </w:pPr>
      <w:r>
        <w:t xml:space="preserve">Limits:</w:t>
      </w:r>
    </w:p>
    <w:p>
      <w:pPr>
        <w:numPr>
          <w:ilvl w:val="0"/>
          <w:numId w:val="1014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14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Substitute: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12</m:t>
                  </m:r>
                </m:sup>
                <m:e>
                  <m:r>
                    <m:rPr>
                      <m:sty m:val="p"/>
                    </m:rPr>
                    <m:t>cos</m:t>
                  </m:r>
                </m:e>
              </m:nary>
              <m:r>
                <m:t>u</m:t>
              </m:r>
              <m:r>
                <m:t> </m:t>
              </m:r>
              <m:r>
                <m:t>d</m:t>
              </m:r>
              <m:r>
                <m:t>u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sin</m:t>
                  </m:r>
                  <m:r>
                    <m:t>u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sin</m:t>
                  </m:r>
                  <m:r>
                    <m:t>12</m:t>
                  </m:r>
                </m:num>
                <m:den>
                  <m:r>
                    <m:t>6</m:t>
                  </m:r>
                </m:den>
              </m:f>
            </m:e>
          </m:eqArr>
        </m:oMath>
      </m:oMathPara>
    </w:p>
    <w:bookmarkEnd w:id="128"/>
    <w:bookmarkStart w:id="129" w:name="exr-miller-int-by-parts-gaussian"/>
    <w:p>
      <w:pPr>
        <w:pStyle w:val="FirstParagraph"/>
      </w:pPr>
      <w:r>
        <w:rPr>
          <w:b/>
          <w:bCs/>
        </w:rPr>
        <w:t xml:space="preserve">Exercise 9 (Integration by parts with an exponential factor)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[11]</w:t>
      </w:r>
      <w:r>
        <w:t xml:space="preserve">, Question 1.1.40.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e>
          </m:nary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bookmarkEnd w:id="129"/>
    <w:bookmarkStart w:id="130" w:name="sol-miller-int-by-parts-gaussian"/>
    <w:p>
      <w:pPr>
        <w:pStyle w:val="FirstParagraph"/>
      </w:pPr>
      <w:r>
        <w:rPr>
          <w:i/>
          <w:iCs/>
        </w:rPr>
        <w:t xml:space="preserve">Solution 9</w:t>
      </w:r>
      <w:r>
        <w:t xml:space="preserve">. </w:t>
      </w:r>
      <w:r>
        <w:t xml:space="preserve">Factor the integrand as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⋅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rPr>
                    <m:sty m:val="p"/>
                  </m:rPr>
                  <m:t>−</m:t>
                </m:r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/</m:t>
                </m:r>
                <m:r>
                  <m:t>2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. Set:</w:t>
      </w:r>
    </w:p>
    <w:p>
      <w:pPr>
        <w:pStyle w:val="BodyText"/>
      </w:pPr>
      <m:oMathPara>
        <m:oMathParaPr>
          <m:jc m:val="center"/>
        </m:oMathParaPr>
        <m:oMath>
          <m:r>
            <m:t>u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  <m:r>
            <m:t>  </m:t>
          </m:r>
          <m:r>
            <m:t>d</m:t>
          </m:r>
          <m:r>
            <m:t>v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2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Using integration by parts (</w:t>
      </w:r>
      <m:oMath>
        <m:r>
          <m:rPr>
            <m:sty m:val="p"/>
          </m:rPr>
          <m:t>∫</m:t>
        </m:r>
        <m:r>
          <m:t>u</m:t>
        </m:r>
        <m:r>
          <m:t> </m:t>
        </m:r>
        <m:r>
          <m:t>d</m:t>
        </m:r>
        <m:r>
          <m:t>v</m:t>
        </m:r>
        <m:r>
          <m:rPr>
            <m:sty m:val="p"/>
          </m:rPr>
          <m:t>=</m:t>
        </m:r>
        <m:r>
          <m:t>u</m:t>
        </m:r>
        <m:r>
          <m:t>v</m:t>
        </m:r>
        <m:r>
          <m:rPr>
            <m:sty m:val="p"/>
          </m:rPr>
          <m:t>−</m:t>
        </m:r>
        <m:r>
          <m:rPr>
            <m:sty m:val="p"/>
          </m:rPr>
          <m:t>∫</m:t>
        </m:r>
        <m:r>
          <m:t>v</m:t>
        </m:r>
        <m:r>
          <m:t> </m:t>
        </m:r>
        <m:r>
          <m:t>d</m:t>
        </m:r>
        <m:r>
          <m:t>u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e>
              </m:nary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  <m:r>
                <m:rPr>
                  <m:sty m:val="p"/>
                </m:rPr>
                <m:t>−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a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b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bookmarkEnd w:id="130"/>
    <w:bookmarkStart w:id="140" w:name="exm-ftc-part1-accumulation"/>
    <w:p>
      <w:pPr>
        <w:pStyle w:val="FirstParagraph"/>
      </w:pPr>
      <w:r>
        <w:rPr>
          <w:b/>
          <w:bCs/>
        </w:rPr>
        <w:t xml:space="preserve">Example 22 (FTC Part 1 visualized: accumulation function for</w:t>
      </w:r>
      <w:r>
        <w:rPr>
          <w:b/>
          <w:bCs/>
        </w:rP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. The accumulation function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 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 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2</m:t>
                  </m:r>
                </m:e>
              </m:nary>
              <m:r>
                <m:t>t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 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 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sup>
              </m:sSubSup>
              <m:r>
                <m:t> 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 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t> 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 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and indeed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</w:t>
      </w:r>
      <w:r>
        <w:t xml:space="preserve"> </w:t>
      </w:r>
      <w:hyperlink w:anchor="thm-ftc-part1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predicts.</w:t>
      </w:r>
      <w:r>
        <w:t xml:space="preserve"> </w:t>
      </w:r>
      <w:hyperlink w:anchor="fig-ftc-part1">
        <w:r>
          <w:rPr>
            <w:rStyle w:val="Hyperlink"/>
          </w:rPr>
          <w:t xml:space="preserve">Figure 4</w:t>
        </w:r>
      </w:hyperlink>
      <w:r>
        <w:t xml:space="preserve"> </w:t>
      </w:r>
      <w:r>
        <w:t xml:space="preserve">shows the integrand on the left</w:t>
      </w:r>
      <w:r>
        <w:t xml:space="preserve"> </w:t>
      </w:r>
      <w:r>
        <w:t xml:space="preserve">(shaded area 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 each</w:t>
      </w:r>
      <w:r>
        <w:t xml:space="preserve"> </w:t>
      </w:r>
      <m:oMath>
        <m:r>
          <m:t>x</m:t>
        </m:r>
      </m:oMath>
      <w:r>
        <w:t xml:space="preserve">)</w:t>
      </w:r>
      <w:r>
        <w:t xml:space="preserve"> </w:t>
      </w:r>
      <w:r>
        <w:t xml:space="preserve">and the accumulation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 the right</w:t>
      </w:r>
      <w:r>
        <w:t xml:space="preserve"> </w:t>
      </w:r>
      <w:r>
        <w:t xml:space="preserve">(its slope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).</w:t>
      </w:r>
    </w:p>
    <w:bookmarkStart w:id="139" w:name="fig-ftc-part1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34" w:name="fig-ftc-part1-left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geom_area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x_focus, </w:t>
                  </w:r>
                  <w:r>
                    <w:rPr>
                      <w:rStyle w:val="AttributeTok"/>
                    </w:rPr>
                    <w:t xml:space="preserve">length.out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200</w:t>
                  </w:r>
                  <w:r>
                    <w:rPr>
                      <w:rStyle w:val="NormalTok"/>
                    </w:rPr>
                    <w:t xml:space="preserve">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alpha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0.4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\(t)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t,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2.2</w:t>
                  </w:r>
                  <w:r>
                    <w:rPr>
                      <w:rStyle w:val="NormalTok"/>
                    </w:rPr>
                    <w:t xml:space="preserve">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x_marks),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(x)),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"dashed"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0.6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"f(t) = 2t"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legend.position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"bottom"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32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-integration_files/figure-docx/ftc-part1-left-code-1.png" id="133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31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  <m:r>
                      <m:t>t</m:t>
                    </m:r>
                  </m:oMath>
                  <w:r>
                    <w:t xml:space="preserve">; shaded area equals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1.5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2.25</m:t>
                    </m:r>
                  </m:oMath>
                  <w:r>
                    <w:t xml:space="preserve">; vertical lines mark</w:t>
                  </w:r>
                  <w:r>
                    <w:t xml:space="preserve"> </w:t>
                  </w:r>
                  <m:oMath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rPr>
                        <m:sty m:val="p"/>
                      </m:rPr>
                      <m:t>{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1.5</m:t>
                    </m:r>
                    <m:r>
                      <m:rPr>
                        <m:sty m:val="p"/>
                      </m:rPr>
                      <m:t>,</m:t>
                    </m:r>
                    <m:r>
                      <m:t>2</m:t>
                    </m:r>
                    <m:r>
                      <m:rPr>
                        <m:sty m:val="p"/>
                      </m:rPr>
                      <m:t>}</m:t>
                    </m:r>
                  </m:oMath>
                  <w:r>
                    <w:t xml:space="preserve">.</w:t>
                  </w:r>
                </w:p>
                <w:bookmarkEnd w:id="134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38" w:name="fig-ftc-part1-right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slope_df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x_marks,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Fx =</w:t>
                  </w:r>
                  <w:r>
                    <w:rPr>
                      <w:rStyle w:val="NormalTok"/>
                    </w:rPr>
                    <w:t xml:space="preserve"> x_marks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slope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x_marks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\(x) x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2.2</w:t>
                  </w:r>
                  <w:r>
                    <w:rPr>
                      <w:rStyle w:val="NormalTok"/>
                    </w:rPr>
                    <w:t xml:space="preserve">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slope_df,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Fx,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(x)),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size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slope_df,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Fx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slope,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Fx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slope,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0.8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F</w:t>
                  </w:r>
                  <w:r>
                    <w:rPr>
                      <w:rStyle w:val="NormalTok"/>
                    </w:rPr>
                    <w:t xml:space="preserve">(x) </w:t>
                  </w:r>
                  <w:r>
                    <w:rPr>
                      <w:rStyle w:val="SpecialCharTok"/>
                    </w:rPr>
                    <w:t xml:space="preserve">==</w:t>
                  </w:r>
                  <w:r>
                    <w:rPr>
                      <w:rStyle w:val="NormalTok"/>
                    </w:rPr>
                    <w:t xml:space="preserve"> x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),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legend.position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"bottom"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36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-integration_files/figure-docx/ftc-part1-right-code-1.png" id="137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35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; tangent slope at each marked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 </w:t>
                  </w:r>
                  <w:r>
                    <w:t xml:space="preserve">equals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  <m:r>
                      <m:t>x</m:t>
                    </m:r>
                  </m:oMath>
                  <w:r>
                    <w:t xml:space="preserve">.</w:t>
                  </w:r>
                </w:p>
                <w:bookmarkEnd w:id="138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Left: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t</m:t>
              </m:r>
            </m:oMath>
            <w:r>
              <w:t xml:space="preserve">; the shaded area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p>
            <w:pPr>
              <w:jc w:val="left"/>
            </w:pPr>
            <m:oMathPara>
              <m:oMathParaPr>
                <m:jc m:val="center"/>
              </m:oMathParaPr>
              <m:oMath>
                <m:eqArr>
                  <m:e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t>0</m:t>
                        </m:r>
                      </m:sub>
                      <m:sup>
                        <m:r>
                          <m:t>1.5</m:t>
                        </m:r>
                      </m:sup>
                      <m:e>
                        <m:r>
                          <m:t>2</m:t>
                        </m:r>
                      </m:e>
                    </m:nary>
                    <m:r>
                      <m:t>t</m:t>
                    </m:r>
                    <m:r>
                      <m:t> </m:t>
                    </m:r>
                    <m:r>
                      <m:t>d</m:t>
                    </m:r>
                    <m:r>
                      <m:t>t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1.5</m:t>
                    </m:r>
                    <m:r>
                      <m:rPr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2.25</m:t>
                    </m:r>
                    <m:r>
                      <m:rPr>
                        <m:sty m:val="p"/>
                      </m:rPr>
                      <m:t>;</m:t>
                    </m:r>
                  </m:e>
                </m:eqArr>
              </m:oMath>
            </m:oMathPara>
          </w:p>
        </w:tc>
      </w:tr>
    </w:tbl>
    <w:p>
      <w:pPr>
        <w:pStyle w:val="FirstParagraph"/>
      </w:pPr>
      <w:pPr>
        <w:spacing w:before="200"/>
        <w:pStyle w:val="ImageCaption"/>
      </w:pPr>
      <w:r>
        <w:t xml:space="preserve">Figure 4: vertical lines mark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1.5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Right: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; for each marked</w:t>
      </w:r>
      <w:r>
        <w:t xml:space="preserve"> </w:t>
      </w:r>
      <m:oMath>
        <m:r>
          <m:t>x</m:t>
        </m:r>
      </m:oMath>
      <w:r>
        <w:t xml:space="preserve">, the tangent slope 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.</w:t>
      </w:r>
    </w:p>
    <w:bookmarkEnd w:id="139"/>
    <w:bookmarkEnd w:id="140"/>
    <w:bookmarkStart w:id="154" w:name="exm-ftc-cdf-pdf"/>
    <w:p>
      <w:pPr>
        <w:pStyle w:val="BodyText"/>
      </w:pPr>
      <w:r>
        <w:rPr>
          <w:b/>
          <w:bCs/>
        </w:rPr>
        <w:t xml:space="preserve">Example 23 (CDF and PDF of the exponential distribution)</w:t>
      </w:r>
      <w:r>
        <w:t xml:space="preserve"> </w:t>
      </w:r>
      <w:r>
        <w:t xml:space="preserve">In what follows,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denotes the PDF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the CDF — the same letters</w:t>
      </w:r>
      <w:r>
        <w:t xml:space="preserve"> </w:t>
      </w:r>
      <w:r>
        <w:t xml:space="preserve">as the antiderivative pair in</w:t>
      </w:r>
      <w:r>
        <w:t xml:space="preserve"> </w:t>
      </w:r>
      <w:hyperlink w:anchor="def-antiderivative">
        <w:r>
          <w:rPr>
            <w:rStyle w:val="Hyperlink"/>
          </w:rPr>
          <w:t xml:space="preserve">Definition 1</w:t>
        </w:r>
      </w:hyperlink>
      <w:r>
        <w:t xml:space="preserve">, because the FTC will</w:t>
      </w:r>
      <w:r>
        <w:t xml:space="preserve"> </w:t>
      </w:r>
      <w:r>
        <w:t xml:space="preserve">show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exactly an antiderivative of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a</w:t>
      </w:r>
      <w:r>
        <w:t xml:space="preserve"> </w:t>
      </w:r>
      <w:hyperlink r:id="rId141">
        <w:r>
          <w:rPr>
            <w:rStyle w:val="Hyperlink"/>
          </w:rPr>
          <w:t xml:space="preserve">random variable</w:t>
        </w:r>
      </w:hyperlink>
      <w:r>
        <w:t xml:space="preserve"> </w:t>
      </w:r>
      <w:r>
        <w:t xml:space="preserve">with the</w:t>
      </w:r>
      <w:r>
        <w:t xml:space="preserve"> </w:t>
      </w:r>
      <w:hyperlink r:id="rId142">
        <w:r>
          <w:rPr>
            <w:rStyle w:val="Hyperlink"/>
          </w:rPr>
          <w:t xml:space="preserve">exponential distribution</w:t>
        </w:r>
      </w:hyperlink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r:id="rId143">
        <w:r>
          <w:rPr>
            <w:rStyle w:val="Hyperlink"/>
          </w:rPr>
          <w:t xml:space="preserve">probability density function (PDF)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[12, Sec. II], p. 295,</w:t>
      </w:r>
      <w:r>
        <w:t xml:space="preserve"> </w:t>
      </w:r>
      <w:r>
        <w:t xml:space="preserve">“Survival and Hazard</w:t>
      </w:r>
      <w:r>
        <w:t xml:space="preserve"> </w:t>
      </w:r>
      <w:r>
        <w:t xml:space="preserve">Functions for Selected Distributions”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λ</m:t>
          </m:r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λ</m:t>
              </m:r>
              <m:r>
                <m:t>t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≥</m:t>
          </m:r>
          <m:r>
            <m:t>0</m:t>
          </m:r>
        </m:oMath>
      </m:oMathPara>
    </w:p>
    <w:p>
      <w:pPr>
        <w:pStyle w:val="FirstParagraph"/>
      </w:pPr>
      <w:r>
        <w:rPr>
          <w:b/>
          <w:bCs/>
        </w:rPr>
        <w:t xml:space="preserve">FTC Part 2</w:t>
      </w:r>
      <w:r>
        <w:t xml:space="preserve"> </w:t>
      </w:r>
      <w:r>
        <w:t xml:space="preserve">gives the</w:t>
      </w:r>
      <w:r>
        <w:t xml:space="preserve"> </w:t>
      </w:r>
      <w:hyperlink r:id="rId144">
        <w:r>
          <w:rPr>
            <w:rStyle w:val="Hyperlink"/>
          </w:rPr>
          <w:t xml:space="preserve">cumulative distribution function (CDF)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)</m:t>
        </m:r>
      </m:oMath>
      <w:r>
        <w:t xml:space="preserve">, from the PDF.</w:t>
      </w:r>
      <w:r>
        <w:t xml:space="preserve"> </w:t>
      </w:r>
      <w:r>
        <w:t xml:space="preserve">Apply the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t>c</m:t>
            </m:r>
            <m:r>
              <m:t>x</m:t>
            </m:r>
          </m:sup>
        </m:sSup>
      </m:oMath>
      <w:r>
        <w:t xml:space="preserve"> </w:t>
      </w:r>
      <w:r>
        <w:t xml:space="preserve">rule from</w:t>
      </w:r>
      <w:r>
        <w:t xml:space="preserve"> </w:t>
      </w:r>
      <w:hyperlink w:anchor="thm-integral-rules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λ</m:t>
        </m:r>
      </m:oMath>
      <w:r>
        <w:t xml:space="preserve"> </w:t>
      </w:r>
      <w:r>
        <w:t xml:space="preserve">to</w:t>
      </w:r>
      <w:r>
        <w:t xml:space="preserve"> </w:t>
      </w:r>
      <w:r>
        <w:t xml:space="preserve">antidifferentiate the integrand: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u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CDF integrates the PDF)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λ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</m:den>
                  </m:f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(FTC Part 2, with the 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c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t>0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FTC Part 1</w:t>
      </w:r>
      <w:r>
        <w:t xml:space="preserve"> </w:t>
      </w:r>
      <w:r>
        <w:t xml:space="preserve">recovers the PDF from the CDF: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with inner function 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a concrete instance: 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probability that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2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0.135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0.865</m:t>
              </m:r>
            </m:e>
          </m:eqArr>
        </m:oMath>
      </m:oMathPara>
    </w:p>
    <w:p>
      <w:pPr>
        <w:pStyle w:val="FirstParagraph"/>
      </w:pPr>
      <w:r>
        <w:t xml:space="preserve">See</w:t>
      </w:r>
      <w:r>
        <w:t xml:space="preserve"> </w:t>
      </w:r>
      <w:hyperlink w:anchor="fig-exp-pdf-cdf">
        <w:r>
          <w:rPr>
            <w:rStyle w:val="Hyperlink"/>
          </w:rPr>
          <w:t xml:space="preserve">Figure 5</w:t>
        </w:r>
      </w:hyperlink>
      <w:r>
        <w:t xml:space="preserve">.</w:t>
      </w:r>
    </w:p>
    <w:bookmarkStart w:id="153" w:name="fig-exp-pdf-cdf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48" w:name="fig-exp-pdf-cdf-pd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geom_area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t_focus, </w:t>
                  </w:r>
                  <w:r>
                    <w:rPr>
                      <w:rStyle w:val="AttributeTok"/>
                    </w:rPr>
                    <w:t xml:space="preserve">length.out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300</w:t>
                  </w:r>
                  <w:r>
                    <w:rPr>
                      <w:rStyle w:val="NormalTok"/>
                    </w:rPr>
                    <w:t xml:space="preserve">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alpha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0.4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\(t) 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t_max),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"f(t)"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46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-integration_files/figure-docx/exp-pdf-cdf-pdf-code-1.png" id="147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45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PDF with</w:t>
                  </w:r>
                  <w:r>
                    <w:t xml:space="preserve"> </w:t>
                  </w:r>
                  <m:oMath>
                    <m:r>
                      <m:t>λ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; shaded area equals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≈</m:t>
                    </m:r>
                    <m:r>
                      <m:t>0.865</m:t>
                    </m:r>
                  </m:oMath>
                  <w:r>
                    <w:t xml:space="preserve">.</w:t>
                  </w:r>
                </w:p>
                <w:bookmarkEnd w:id="148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52" w:name="fig-exp-pdf-cdf-cd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\(t)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t_max),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F_at_focus),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size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F_at_focus),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"dashed"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F_at_focus,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F_at_focus),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"dashed"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"F(t)"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50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-integration_files/figure-docx/exp-pdf-cdf-cdf-code-1.png" id="151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49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CDF with</w:t>
                  </w:r>
                  <w:r>
                    <w:t xml:space="preserve"> </w:t>
                  </w:r>
                  <m:oMath>
                    <m:r>
                      <m:t>λ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; point marks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≈</m:t>
                    </m:r>
                    <m:r>
                      <m:t>0.865</m:t>
                    </m:r>
                  </m:oMath>
                  <w:r>
                    <w:t xml:space="preserve">.</w:t>
                  </w:r>
                </w:p>
                <w:bookmarkEnd w:id="152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5: Exponential distribution 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Left: the PDF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; the shaded area under the curve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0.865</m:t>
        </m:r>
      </m:oMath>
      <w:r>
        <w:t xml:space="preserve">.</w:t>
      </w:r>
      <w:r>
        <w:t xml:space="preserve"> </w:t>
      </w:r>
      <w:r>
        <w:t xml:space="preserve">Right: the CDF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; the dashed lines mark 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computed via FTC Part 2.</w:t>
      </w:r>
    </w:p>
    <w:bookmarkEnd w:id="153"/>
    <w:bookmarkEnd w:id="154"/>
    <w:bookmarkStart w:id="155" w:name="exr-miller-int-rayleigh-normal-kernel"/>
    <w:p>
      <w:pPr>
        <w:pStyle w:val="BodyText"/>
      </w:pPr>
      <w:r>
        <w:rPr>
          <w:b/>
          <w:bCs/>
        </w:rPr>
        <w:t xml:space="preserve">Exercise 10 (Improper Gaussian-kernel integral)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[11]</w:t>
      </w:r>
      <w:r>
        <w:t xml:space="preserve">, Question 1.1.39.</w:t>
      </w:r>
    </w:p>
    <w:p>
      <w:pPr>
        <w:pStyle w:val="BodyText"/>
      </w:pPr>
      <w:r>
        <w:t xml:space="preserve">Evaluate the improper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4</m:t>
                  </m:r>
                </m:den>
              </m:f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bookmarkEnd w:id="155"/>
    <w:bookmarkStart w:id="156" w:name="sol-miller-int-rayleigh-normal-kernel"/>
    <w:p>
      <w:pPr>
        <w:pStyle w:val="FirstParagraph"/>
      </w:pPr>
      <w:r>
        <w:rPr>
          <w:i/>
          <w:iCs/>
        </w:rPr>
        <w:t xml:space="preserve">Solution 10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4</m:t>
        </m:r>
      </m:oMath>
      <w:r>
        <w:t xml:space="preserve">. 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x</m:t>
            </m:r>
          </m:num>
          <m:den>
            <m:r>
              <m:t>2</m:t>
            </m:r>
          </m:den>
        </m:f>
        <m:r>
          <m:t> </m:t>
        </m:r>
        <m:r>
          <m:t>d</m:t>
        </m:r>
        <m:r>
          <m:t>x</m:t>
        </m:r>
      </m:oMath>
      <w:r>
        <w:t xml:space="preserve">, so</w:t>
      </w:r>
      <w:r>
        <w:t xml:space="preserve"> </w:t>
      </w:r>
      <m:oMath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2</m:t>
        </m:r>
        <m:r>
          <m:t> </m:t>
        </m:r>
        <m:r>
          <m:t>d</m:t>
        </m:r>
        <m:r>
          <m:t>u</m:t>
        </m:r>
      </m:oMath>
      <w:r>
        <w:t xml:space="preserve">.</w:t>
      </w:r>
    </w:p>
    <w:p>
      <w:pPr>
        <w:pStyle w:val="BodyText"/>
      </w:pPr>
      <w:r>
        <w:t xml:space="preserve">Limits:</w:t>
      </w:r>
    </w:p>
    <w:p>
      <w:pPr>
        <w:pStyle w:val="Compact"/>
        <w:numPr>
          <w:ilvl w:val="0"/>
          <w:numId w:val="1015"/>
        </w:numPr>
      </w:pP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t>0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FirstParagraph"/>
      </w:pPr>
      <w:r>
        <w:t xml:space="preserve">Substitute: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u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Integrals of this structure arise directly in calculating moments and normalization constants for Gaussian and Rayleigh probability distributions.</w:t>
      </w:r>
    </w:p>
    <w:bookmarkEnd w:id="156"/>
    <w:bookmarkStart w:id="157" w:name="exr-miller-int-uniform-convolution"/>
    <w:p>
      <w:pPr>
        <w:pStyle w:val="BodyText"/>
      </w:pPr>
      <w:r>
        <w:rPr>
          <w:b/>
          <w:bCs/>
        </w:rPr>
        <w:t xml:space="preserve">Exercise 11 (Convolution of two uniform densities)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[11]</w:t>
      </w:r>
      <w:r>
        <w:t xml:space="preserve">, Question 1.1.41.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rPr>
                <m:sty m:val="p"/>
              </m:rPr>
              <m:t>[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the indicator of the unit interval: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rPr>
                        <m:sty m:val="p"/>
                      </m:rPr>
                      <m:t>[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]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Evaluate the convolution: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*</m:t>
          </m:r>
          <m:r>
            <m:t>f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bookmarkEnd w:id="157"/>
    <w:bookmarkStart w:id="158" w:name="sol-miller-int-uniform-convolution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The integrand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when both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and equals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</w:p>
    <w:p>
      <w:pPr>
        <w:pStyle w:val="BodyText"/>
      </w:pPr>
      <w:r>
        <w:t xml:space="preserve">The condition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rearranges to: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≤</m:t>
          </m:r>
          <m:r>
            <m:t>t</m:t>
          </m:r>
          <m:r>
            <m:rPr>
              <m:sty m:val="p"/>
            </m:rPr>
            <m:t>≤</m:t>
          </m:r>
          <m:r>
            <m:t>x</m:t>
          </m:r>
        </m:oMath>
      </m:oMathPara>
    </w:p>
    <w:p>
      <w:pPr>
        <w:pStyle w:val="FirstParagraph"/>
      </w:pPr>
      <w:r>
        <w:t xml:space="preserve">For this interval to overlap with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we must have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1</m:t>
        </m:r>
      </m:oMath>
      <w:r>
        <w:t xml:space="preserve">, meaning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2</m:t>
        </m:r>
      </m:oMath>
      <w:r>
        <w:t xml:space="preserve">. Outside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f</m:t>
        </m:r>
        <m:r>
          <m:rPr>
            <m:sty m:val="p"/>
          </m:rPr>
          <m:t>*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 we distinguish two cases:</w:t>
      </w:r>
    </w:p>
    <w:p>
      <w:pPr>
        <w:numPr>
          <w:ilvl w:val="0"/>
          <w:numId w:val="1016"/>
        </w:numPr>
      </w:pPr>
      <w:r>
        <w:rPr>
          <w:b/>
          <w:bCs/>
        </w:rPr>
        <w:t xml:space="preserve">Case 1:</w:t>
      </w:r>
      <w:r>
        <w:rPr>
          <w:b/>
          <w:bCs/>
        </w:rP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overlapping bounds for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*</m:t>
              </m:r>
              <m:r>
                <m:t>f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eqArr>
        </m:oMath>
      </m:oMathPara>
    </w:p>
    <w:p>
      <w:pPr>
        <w:numPr>
          <w:ilvl w:val="0"/>
          <w:numId w:val="1016"/>
        </w:numPr>
      </w:pPr>
      <w:r>
        <w:rPr>
          <w:b/>
          <w:bCs/>
        </w:rPr>
        <w:t xml:space="preserve">Case 2:</w:t>
      </w:r>
      <w:r>
        <w:rPr>
          <w:b/>
          <w:bCs/>
        </w:rPr>
        <w:t xml:space="preserve"> </w:t>
      </w:r>
      <m:oMath>
        <m:r>
          <m:t>1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2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overlapping bounds for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[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*</m:t>
              </m:r>
              <m:r>
                <m:t>f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Combining the cases: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*</m:t>
          </m:r>
          <m:r>
            <m:t>f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x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x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1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2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In probability theory, 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independently, the probability density function of their sum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the convolution of their individual densities, producing this symmetric triangular distribution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.</w:t>
      </w:r>
    </w:p>
    <w:bookmarkEnd w:id="158"/>
    <w:bookmarkStart w:id="159" w:name="thm-int-uniform-convolution"/>
    <w:p>
      <w:pPr>
        <w:pStyle w:val="BodyText"/>
      </w:pPr>
      <w:r>
        <w:rPr>
          <w:b/>
          <w:bCs/>
        </w:rPr>
        <w:t xml:space="preserve">Theorem 7 (Convolution of two uniform densities)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rPr>
                <m:sty m:val="p"/>
              </m:rPr>
              <m:t>[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the indicator of the unit interval.</w:t>
      </w:r>
      <w:r>
        <w:t xml:space="preserve"> </w:t>
      </w:r>
      <w:r>
        <w:t xml:space="preserve">Then 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*</m:t>
          </m:r>
          <m:r>
            <m:t>f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x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x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1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2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otherwise.</m:t>
                    </m:r>
                  </m:e>
                </m:mr>
              </m:m>
            </m:e>
          </m:d>
        </m:oMath>
      </m:oMathPara>
    </w:p>
    <w:bookmarkEnd w:id="15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int-uniform-convolution">
        <w:r>
          <w:rPr>
            <w:rStyle w:val="Hyperlink"/>
          </w:rPr>
          <w:t xml:space="preserve">Exercise 11</w:t>
        </w:r>
      </w:hyperlink>
      <w:r>
        <w:t xml:space="preserve">, worked in</w:t>
      </w:r>
      <w:r>
        <w:t xml:space="preserve"> </w:t>
      </w:r>
      <w:hyperlink w:anchor="sol-miller-int-uniform-convolution">
        <w:r>
          <w:rPr>
            <w:rStyle w:val="Hyperlink"/>
          </w:rPr>
          <w:t xml:space="preserve">Solution 11</w:t>
        </w:r>
      </w:hyperlink>
      <w:r>
        <w:t xml:space="preserve">.</w:t>
      </w:r>
    </w:p>
    <w:p>
      <w:pPr>
        <w:pStyle w:val="BodyText"/>
      </w:pPr>
      <w:r>
        <w:t xml:space="preserve">The integrand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when both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The second condition is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≤</m:t>
        </m:r>
        <m:r>
          <m:t>x</m:t>
        </m:r>
      </m:oMath>
      <w:r>
        <w:t xml:space="preserve">,</w:t>
      </w:r>
      <w:r>
        <w:t xml:space="preserve"> </w:t>
      </w:r>
      <w:r>
        <w:t xml:space="preserve">so the integrand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exactly on the overlap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max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min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the integral is the length of that overlap.</w:t>
      </w:r>
    </w:p>
    <w:p>
      <w:pPr>
        <w:pStyle w:val="Compact"/>
        <w:numPr>
          <w:ilvl w:val="0"/>
          <w:numId w:val="1017"/>
        </w:numPr>
      </w:pP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2</m:t>
        </m:r>
      </m:oMath>
      <w:r>
        <w:t xml:space="preserve">, the overlap is empty, so</w:t>
      </w:r>
      <w:r>
        <w:t xml:space="preserve"> </w:t>
      </w:r>
      <m:oMath>
        <m:r>
          <m:rPr>
            <m:sty m:val="p"/>
          </m:rPr>
          <m:t>(</m:t>
        </m:r>
        <m:r>
          <m:t>f</m:t>
        </m:r>
        <m:r>
          <m:rPr>
            <m:sty m:val="p"/>
          </m:rPr>
          <m:t>*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If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</m:oMath>
      <w:r>
        <w:t xml:space="preserve">, the overlap is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r>
          <m:t>f</m:t>
        </m:r>
        <m:r>
          <m:rPr>
            <m:sty m:val="p"/>
          </m:rPr>
          <m:t>*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x</m:t>
            </m:r>
          </m:sup>
          <m:e>
            <m:r>
              <m:t>1</m:t>
            </m:r>
          </m:e>
        </m:nary>
        <m:r>
          <m:t> </m:t>
        </m:r>
        <m:r>
          <m:t>d</m:t>
        </m:r>
        <m:r>
          <m:t>t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If</w:t>
      </w:r>
      <w:r>
        <w:t xml:space="preserve"> </w:t>
      </w:r>
      <m:oMath>
        <m:r>
          <m:t>1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2</m:t>
        </m:r>
      </m:oMath>
      <w:r>
        <w:t xml:space="preserve">, the overlap is</w:t>
      </w:r>
      <w:r>
        <w:t xml:space="preserve"> </w:t>
      </w:r>
      <m:oMath>
        <m:r>
          <m:rPr>
            <m:sty m:val="p"/>
          </m:rPr>
          <m:t>[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r>
          <m:t>f</m:t>
        </m:r>
        <m:r>
          <m:rPr>
            <m:sty m:val="p"/>
          </m:rPr>
          <m:t>*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sub>
          <m:sup>
            <m:r>
              <m:t>1</m:t>
            </m:r>
          </m:sup>
          <m:e>
            <m:r>
              <m:t>1</m:t>
            </m:r>
          </m:e>
        </m:nary>
        <m:r>
          <m:t> </m:t>
        </m:r>
        <m:r>
          <m:t>d</m:t>
        </m:r>
        <m:r>
          <m:t>t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−</m:t>
        </m:r>
        <m:r>
          <m:t>x</m:t>
        </m:r>
      </m:oMath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6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6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evaluating definite integrals:</w:t>
            </w:r>
          </w:p>
          <w:p>
            <w:pPr>
              <w:pStyle w:val="Compact"/>
              <w:numPr>
                <w:ilvl w:val="0"/>
                <w:numId w:val="1018"/>
              </w:numPr>
            </w:pPr>
            <w:hyperlink r:id="rId162">
              <w:r>
                <w:rPr>
                  <w:rStyle w:val="Hyperlink"/>
                </w:rPr>
                <w:t xml:space="preserve">Definite Integrals</w:t>
              </w:r>
            </w:hyperlink>
          </w:p>
          <w:p>
            <w:pPr>
              <w:pStyle w:val="Compact"/>
              <w:numPr>
                <w:ilvl w:val="0"/>
                <w:numId w:val="1018"/>
              </w:numPr>
            </w:pPr>
            <w:hyperlink r:id="rId163">
              <w:r>
                <w:rPr>
                  <w:rStyle w:val="Hyperlink"/>
                </w:rPr>
                <w:t xml:space="preserve">Definite Integral Exercise</w:t>
              </w:r>
            </w:hyperlink>
          </w:p>
          <w:p/>
        </w:tc>
      </w:tr>
    </w:tbl>
    <w:bookmarkStart w:id="187" w:name="refs"/>
    <w:bookmarkStart w:id="165" w:name="ref-wikipedia_antiderivativ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“Antiderivative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4">
        <w:r>
          <w:rPr>
            <w:rStyle w:val="Hyperlink"/>
          </w:rPr>
          <w:t xml:space="preserve">https://en.wikipedia.org/wiki/Antiderivative</w:t>
        </w:r>
      </w:hyperlink>
    </w:p>
    <w:bookmarkEnd w:id="165"/>
    <w:bookmarkStart w:id="167" w:name="ref-larsonCalc11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R. Larson and B. H. Edwards,</w:t>
      </w:r>
      <w:r>
        <w:t xml:space="preserve"> </w:t>
      </w:r>
      <w:r>
        <w:rPr>
          <w:i/>
          <w:iCs/>
        </w:rPr>
        <w:t xml:space="preserve">Calculus</w:t>
      </w:r>
      <w:r>
        <w:t xml:space="preserve">, 11th ed. Boston, MA: Cengage Learning, 2018. Available:</w:t>
      </w:r>
      <w:r>
        <w:t xml:space="preserve"> </w:t>
      </w:r>
      <w:hyperlink r:id="rId166">
        <w:r>
          <w:rPr>
            <w:rStyle w:val="Hyperlink"/>
          </w:rPr>
          <w:t xml:space="preserve">https://www.cengage.com/c/calculus-11e-larson/</w:t>
        </w:r>
      </w:hyperlink>
    </w:p>
    <w:bookmarkEnd w:id="167"/>
    <w:bookmarkStart w:id="169" w:name="ref-wikipedia_continuous_function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“Continuous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8">
        <w:r>
          <w:rPr>
            <w:rStyle w:val="Hyperlink"/>
          </w:rPr>
          <w:t xml:space="preserve">https://en.wikipedia.org/wiki/Continuous_function</w:t>
        </w:r>
      </w:hyperlink>
    </w:p>
    <w:bookmarkEnd w:id="169"/>
    <w:bookmarkStart w:id="171" w:name="X3d274ca3e47c74b94fdd40fb884515c0497ed80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“Classification of discontinuities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0">
        <w:r>
          <w:rPr>
            <w:rStyle w:val="Hyperlink"/>
          </w:rPr>
          <w:t xml:space="preserve">https://en.wikipedia.org/wiki/Classification_of_discontinuities</w:t>
        </w:r>
      </w:hyperlink>
    </w:p>
    <w:bookmarkEnd w:id="171"/>
    <w:bookmarkStart w:id="173" w:name="ref-wikipedia_partition_of_an_interval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“Partition of an interval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2">
        <w:r>
          <w:rPr>
            <w:rStyle w:val="Hyperlink"/>
          </w:rPr>
          <w:t xml:space="preserve">https://en.wikipedia.org/wiki/Partition_of_an_interval</w:t>
        </w:r>
      </w:hyperlink>
    </w:p>
    <w:bookmarkEnd w:id="173"/>
    <w:bookmarkStart w:id="175" w:name="ref-wikipedia_riemann_sum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“Riemann sum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4">
        <w:r>
          <w:rPr>
            <w:rStyle w:val="Hyperlink"/>
          </w:rPr>
          <w:t xml:space="preserve">https://en.wikipedia.org/wiki/Riemann_sum</w:t>
        </w:r>
      </w:hyperlink>
    </w:p>
    <w:bookmarkEnd w:id="175"/>
    <w:bookmarkStart w:id="177" w:name="ref-wikipedia_riemann_integral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“Riemann integral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6">
        <w:r>
          <w:rPr>
            <w:rStyle w:val="Hyperlink"/>
          </w:rPr>
          <w:t xml:space="preserve">https://en.wikipedia.org/wiki/Riemann_integral</w:t>
        </w:r>
      </w:hyperlink>
    </w:p>
    <w:bookmarkEnd w:id="177"/>
    <w:bookmarkStart w:id="178" w:name="ref-rudin1976principles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W. Rudin,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, 3rd ed. in International series in pure and applied mathematics. New York: McGraw-Hill, 1976.</w:t>
      </w:r>
    </w:p>
    <w:bookmarkEnd w:id="178"/>
    <w:bookmarkStart w:id="180" w:name="Xed020122378ad89f2c251075aa9a7741e8a5abc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“Fundamental theorem of calculus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9">
        <w:r>
          <w:rPr>
            <w:rStyle w:val="Hyperlink"/>
          </w:rPr>
          <w:t xml:space="preserve">https://en.wikipedia.org/wiki/Fundamental_theorem_of_calculus</w:t>
        </w:r>
      </w:hyperlink>
    </w:p>
    <w:bookmarkEnd w:id="180"/>
    <w:bookmarkStart w:id="182" w:name="ref-calclifesaver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A. D. Banner,</w:t>
      </w:r>
      <w:r>
        <w:t xml:space="preserve"> </w:t>
      </w:r>
      <w:r>
        <w:rPr>
          <w:i/>
          <w:iCs/>
        </w:rPr>
        <w:t xml:space="preserve">The calculus lifesaver : All the tools you need to excel at calculus</w:t>
      </w:r>
      <w:r>
        <w:t xml:space="preserve">. in A princeton lifesaver study guide. Princeton, New Jersey: Princeton University Press, 2007. Available:</w:t>
      </w:r>
      <w:r>
        <w:t xml:space="preserve"> </w:t>
      </w:r>
      <w:hyperlink r:id="rId181">
        <w:r>
          <w:rPr>
            <w:rStyle w:val="Hyperlink"/>
          </w:rPr>
          <w:t xml:space="preserve">https://press.princeton.edu/books/paperback/9780691130880/the-calculus-lifesaver</w:t>
        </w:r>
      </w:hyperlink>
    </w:p>
    <w:bookmarkEnd w:id="182"/>
    <w:bookmarkStart w:id="184" w:name="ref-problifesavercalc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S. J. Miller,</w:t>
      </w:r>
      <w:r>
        <w:t xml:space="preserve"> </w:t>
      </w:r>
      <w:r>
        <w:rPr>
          <w:i/>
          <w:iCs/>
        </w:rPr>
        <w:t xml:space="preserve">The probability lifesaver: Calculus review problems</w:t>
      </w:r>
      <w:r>
        <w:t xml:space="preserve">. 2016. Available:</w:t>
      </w:r>
      <w:r>
        <w:t xml:space="preserve"> </w:t>
      </w:r>
      <w:hyperlink r:id="rId183">
        <w:r>
          <w:rPr>
            <w:rStyle w:val="Hyperlink"/>
          </w:rPr>
          <w:t xml:space="preserve">https://web.williams.edu/Mathematics/sjmiller/public_html/probabilitylifesaver/index.htm#:~:text=http%3A//web.williams.edu/Mathematics/sjmiller/public_html/probabilitylifesaver/supplementalchap_calcreview.pdf</w:t>
        </w:r>
      </w:hyperlink>
    </w:p>
    <w:bookmarkEnd w:id="184"/>
    <w:bookmarkStart w:id="186" w:name="ref-kleinbaum2012survival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D. G. Kleinbaum and M. Klein,</w:t>
      </w:r>
      <w:r>
        <w:t xml:space="preserve"> </w:t>
      </w:r>
      <w:r>
        <w:rPr>
          <w:i/>
          <w:iCs/>
        </w:rPr>
        <w:t xml:space="preserve">Survival analysis: A self-learning text</w:t>
      </w:r>
      <w:r>
        <w:t xml:space="preserve">, 3rd ed. Springer, 2012. doi:</w:t>
      </w:r>
      <w:r>
        <w:t xml:space="preserve"> </w:t>
      </w:r>
      <w:hyperlink r:id="rId185">
        <w:r>
          <w:rPr>
            <w:rStyle w:val="Hyperlink"/>
          </w:rPr>
          <w:t xml:space="preserve">10.1007/978-1-4419-6646-9</w:t>
        </w:r>
      </w:hyperlink>
      <w:r>
        <w:t xml:space="preserve">.</w:t>
      </w:r>
    </w:p>
    <w:bookmarkEnd w:id="186"/>
    <w:bookmarkEnd w:id="187"/>
    <w:bookmarkEnd w:id="188"/>
    <w:bookmarkEnd w:id="18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03" Type="http://schemas.openxmlformats.org/officeDocument/2006/relationships/image" Target="media/rId103.png"/><Relationship Id="rId9" Type="http://schemas.openxmlformats.org/officeDocument/2006/relationships/image" Target="media/rId9.png"/><Relationship Id="rId81" Type="http://schemas.openxmlformats.org/officeDocument/2006/relationships/image" Target="media/rId81.png"/><Relationship Id="rId20" Type="http://schemas.openxmlformats.org/officeDocument/2006/relationships/image" Target="media/rId20.png"/><Relationship Id="rId16" Type="http://schemas.openxmlformats.org/officeDocument/2006/relationships/image" Target="media/rId16.png"/><Relationship Id="rId149" Type="http://schemas.openxmlformats.org/officeDocument/2006/relationships/image" Target="media/rId149.png"/><Relationship Id="rId145" Type="http://schemas.openxmlformats.org/officeDocument/2006/relationships/image" Target="media/rId145.png"/><Relationship Id="rId131" Type="http://schemas.openxmlformats.org/officeDocument/2006/relationships/image" Target="media/rId131.png"/><Relationship Id="rId135" Type="http://schemas.openxmlformats.org/officeDocument/2006/relationships/image" Target="media/rId135.png"/><Relationship Id="rId89" Type="http://schemas.openxmlformats.org/officeDocument/2006/relationships/image" Target="media/rId89.png"/><Relationship Id="rId47" Type="http://schemas.openxmlformats.org/officeDocument/2006/relationships/hyperlink" Target="algebra-basics.html#def-square-root" TargetMode="External"/><Relationship Id="rId63" Type="http://schemas.openxmlformats.org/officeDocument/2006/relationships/hyperlink" Target="algebra-exponentials.html#def-constant-function" TargetMode="External"/><Relationship Id="rId87" Type="http://schemas.openxmlformats.org/officeDocument/2006/relationships/hyperlink" Target="algebra-exponentials.html#def-polynomial" TargetMode="External"/><Relationship Id="rId58" Type="http://schemas.openxmlformats.org/officeDocument/2006/relationships/hyperlink" Target="algebra-sums.html#def-bounded" TargetMode="External"/><Relationship Id="rId64" Type="http://schemas.openxmlformats.org/officeDocument/2006/relationships/hyperlink" Target="algebra-sums.html#def-limits-of-integration" TargetMode="External"/><Relationship Id="rId99" Type="http://schemas.openxmlformats.org/officeDocument/2006/relationships/hyperlink" Target="algebra-sums.html#def-upper-limit" TargetMode="External"/><Relationship Id="rId33" Type="http://schemas.openxmlformats.org/officeDocument/2006/relationships/hyperlink" Target="calculus-derivatives.html#def-differentiable" TargetMode="External"/><Relationship Id="rId35" Type="http://schemas.openxmlformats.org/officeDocument/2006/relationships/hyperlink" Target="calculus-derivatives.html#def-one-sided-derivative" TargetMode="External"/><Relationship Id="rId42" Type="http://schemas.openxmlformats.org/officeDocument/2006/relationships/hyperlink" Target="calculus-derivatives.html#def-one-sided-limit" TargetMode="External"/><Relationship Id="rId37" Type="http://schemas.openxmlformats.org/officeDocument/2006/relationships/hyperlink" Target="calculus-derivatives.html#exm-differentiable" TargetMode="External"/><Relationship Id="rId78" Type="http://schemas.openxmlformats.org/officeDocument/2006/relationships/hyperlink" Target="calculus-derivatives.html#exm-one-sided-derivative" TargetMode="External"/><Relationship Id="rId44" Type="http://schemas.openxmlformats.org/officeDocument/2006/relationships/hyperlink" Target="calculus-derivatives.html#exm-one-sided-limit" TargetMode="External"/><Relationship Id="rId185" Type="http://schemas.openxmlformats.org/officeDocument/2006/relationships/hyperlink" Target="https://doi.org/10.1007/978-1-4419-6646-9" TargetMode="External"/><Relationship Id="rId164" Type="http://schemas.openxmlformats.org/officeDocument/2006/relationships/hyperlink" Target="https://en.wikipedia.org/wiki/Antiderivative" TargetMode="External"/><Relationship Id="rId170" Type="http://schemas.openxmlformats.org/officeDocument/2006/relationships/hyperlink" Target="https://en.wikipedia.org/wiki/Classification_of_discontinuities" TargetMode="External"/><Relationship Id="rId168" Type="http://schemas.openxmlformats.org/officeDocument/2006/relationships/hyperlink" Target="https://en.wikipedia.org/wiki/Continuous_function" TargetMode="External"/><Relationship Id="rId179" Type="http://schemas.openxmlformats.org/officeDocument/2006/relationships/hyperlink" Target="https://en.wikipedia.org/wiki/Fundamental_theorem_of_calculus" TargetMode="External"/><Relationship Id="rId172" Type="http://schemas.openxmlformats.org/officeDocument/2006/relationships/hyperlink" Target="https://en.wikipedia.org/wiki/Partition_of_an_interval" TargetMode="External"/><Relationship Id="rId176" Type="http://schemas.openxmlformats.org/officeDocument/2006/relationships/hyperlink" Target="https://en.wikipedia.org/wiki/Riemann_integral" TargetMode="External"/><Relationship Id="rId174" Type="http://schemas.openxmlformats.org/officeDocument/2006/relationships/hyperlink" Target="https://en.wikipedia.org/wiki/Riemann_sum" TargetMode="External"/><Relationship Id="rId144" Type="http://schemas.openxmlformats.org/officeDocument/2006/relationships/hyperlink" Target="https://morrison-lab.github.io/pds/random-variables.html#def-cdf" TargetMode="External"/><Relationship Id="rId142" Type="http://schemas.openxmlformats.org/officeDocument/2006/relationships/hyperlink" Target="https://morrison-lab.github.io/pds/random-variables.html#def-exponential" TargetMode="External"/><Relationship Id="rId143" Type="http://schemas.openxmlformats.org/officeDocument/2006/relationships/hyperlink" Target="https://morrison-lab.github.io/pds/random-variables.html#def-pdf" TargetMode="External"/><Relationship Id="rId141" Type="http://schemas.openxmlformats.org/officeDocument/2006/relationships/hyperlink" Target="https://morrison-lab.github.io/pds/random-variables.html#def-random-variable" TargetMode="External"/><Relationship Id="rId181" Type="http://schemas.openxmlformats.org/officeDocument/2006/relationships/hyperlink" Target="https://press.princeton.edu/books/paperback/9780691130880/the-calculus-lifesaver" TargetMode="External"/><Relationship Id="rId183" Type="http://schemas.openxmlformats.org/officeDocument/2006/relationships/hyperlink" Target="https://web.williams.edu/Mathematics/sjmiller/public_html/probabilitylifesaver/index.htm#:~:text=http%3A//web.williams.edu/Mathematics/sjmiller/public_html/probabilitylifesaver/supplementalchap_calcreview.pdf" TargetMode="External"/><Relationship Id="rId166" Type="http://schemas.openxmlformats.org/officeDocument/2006/relationships/hyperlink" Target="https://www.cengage.com/c/calculus-11e-larson/" TargetMode="External"/><Relationship Id="rId13" Type="http://schemas.openxmlformats.org/officeDocument/2006/relationships/hyperlink" Target="https://www.youtube.com/watch?v=O7TuAb_jHTs&amp;list=PLRDl2inPrWQVu2OvnTvtkRpJ-wz-URMJx" TargetMode="External"/><Relationship Id="rId12" Type="http://schemas.openxmlformats.org/officeDocument/2006/relationships/hyperlink" Target="https://www.youtube.com/watch?v=PNdKPsiaPhU&amp;list=PLRDl2inPrWQVu2OvnTvtkRpJ-wz-URMJx" TargetMode="External"/><Relationship Id="rId31" Type="http://schemas.openxmlformats.org/officeDocument/2006/relationships/hyperlink" Target="https://www.youtube.com/watch?v=PoTWa8X_EpI&amp;list=PLRDl2inPrWQVu2OvnTvtkRpJ-wz-URMJx" TargetMode="External"/><Relationship Id="rId30" Type="http://schemas.openxmlformats.org/officeDocument/2006/relationships/hyperlink" Target="https://www.youtube.com/watch?v=d-pyobAQ0iI&amp;list=PLRDl2inPrWQVu2OvnTvtkRpJ-wz-URMJx" TargetMode="External"/><Relationship Id="rId74" Type="http://schemas.openxmlformats.org/officeDocument/2006/relationships/hyperlink" Target="https://www.youtube.com/watch?v=f4nfLIkNv0A&amp;list=PLRDl2inPrWQVu2OvnTvtkRpJ-wz-URMJx" TargetMode="External"/><Relationship Id="rId73" Type="http://schemas.openxmlformats.org/officeDocument/2006/relationships/hyperlink" Target="https://www.youtube.com/watch?v=h0gPomI3h8o&amp;list=PLRDl2inPrWQVu2OvnTvtkRpJ-wz-URMJx" TargetMode="External"/><Relationship Id="rId163" Type="http://schemas.openxmlformats.org/officeDocument/2006/relationships/hyperlink" Target="https://www.youtube.com/watch?v=kSZWX3j2u2U&amp;list=PLRDl2inPrWQVu2OvnTvtkRpJ-wz-URMJx" TargetMode="External"/><Relationship Id="rId162" Type="http://schemas.openxmlformats.org/officeDocument/2006/relationships/hyperlink" Target="https://www.youtube.com/watch?v=lhtoBu51N7k&amp;list=PLRDl2inPrWQVu2OvnTvtkRpJ-wz-URMJx" TargetMode="External"/><Relationship Id="rId67" Type="http://schemas.openxmlformats.org/officeDocument/2006/relationships/hyperlink" Target="number-systems.qmd#def-irrational-numbers" TargetMode="External"/><Relationship Id="rId66" Type="http://schemas.openxmlformats.org/officeDocument/2006/relationships/hyperlink" Target="number-systems.qmd#def-rational-numbers" TargetMode="External"/><Relationship Id="rId80" Type="http://schemas.openxmlformats.org/officeDocument/2006/relationships/hyperlink" Target="proof-writing.qmd#def-converse" TargetMode="External"/><Relationship Id="rId79" Type="http://schemas.openxmlformats.org/officeDocument/2006/relationships/hyperlink" Target="proof-writing.qmd#def-counterexample" TargetMode="External"/><Relationship Id="rId75" Type="http://schemas.openxmlformats.org/officeDocument/2006/relationships/hyperlink" Target="proof-writing.qmd#def-sufficient-condition" TargetMode="External"/><Relationship Id="rId34" Type="http://schemas.openxmlformats.org/officeDocument/2006/relationships/hyperlink" Target="sets.qmd#def-interval" TargetMode="External"/></Relationships>
</file>

<file path=word/_rels/footnotes.xml.rels><?xml version='1.0' encoding='UTF-8' standalone='yes'?>
<Relationships xmlns="http://schemas.openxmlformats.org/package/2006/relationships"><Relationship Id="rId47" Type="http://schemas.openxmlformats.org/officeDocument/2006/relationships/hyperlink" Target="algebra-basics.html#def-square-root" TargetMode="External"/><Relationship Id="rId63" Type="http://schemas.openxmlformats.org/officeDocument/2006/relationships/hyperlink" Target="algebra-exponentials.html#def-constant-function" TargetMode="External"/><Relationship Id="rId87" Type="http://schemas.openxmlformats.org/officeDocument/2006/relationships/hyperlink" Target="algebra-exponentials.html#def-polynomial" TargetMode="External"/><Relationship Id="rId58" Type="http://schemas.openxmlformats.org/officeDocument/2006/relationships/hyperlink" Target="algebra-sums.html#def-bounded" TargetMode="External"/><Relationship Id="rId64" Type="http://schemas.openxmlformats.org/officeDocument/2006/relationships/hyperlink" Target="algebra-sums.html#def-limits-of-integration" TargetMode="External"/><Relationship Id="rId99" Type="http://schemas.openxmlformats.org/officeDocument/2006/relationships/hyperlink" Target="algebra-sums.html#def-upper-limit" TargetMode="External"/><Relationship Id="rId33" Type="http://schemas.openxmlformats.org/officeDocument/2006/relationships/hyperlink" Target="calculus-derivatives.html#def-differentiable" TargetMode="External"/><Relationship Id="rId35" Type="http://schemas.openxmlformats.org/officeDocument/2006/relationships/hyperlink" Target="calculus-derivatives.html#def-one-sided-derivative" TargetMode="External"/><Relationship Id="rId42" Type="http://schemas.openxmlformats.org/officeDocument/2006/relationships/hyperlink" Target="calculus-derivatives.html#def-one-sided-limit" TargetMode="External"/><Relationship Id="rId37" Type="http://schemas.openxmlformats.org/officeDocument/2006/relationships/hyperlink" Target="calculus-derivatives.html#exm-differentiable" TargetMode="External"/><Relationship Id="rId78" Type="http://schemas.openxmlformats.org/officeDocument/2006/relationships/hyperlink" Target="calculus-derivatives.html#exm-one-sided-derivative" TargetMode="External"/><Relationship Id="rId44" Type="http://schemas.openxmlformats.org/officeDocument/2006/relationships/hyperlink" Target="calculus-derivatives.html#exm-one-sided-limit" TargetMode="External"/><Relationship Id="rId185" Type="http://schemas.openxmlformats.org/officeDocument/2006/relationships/hyperlink" Target="https://doi.org/10.1007/978-1-4419-6646-9" TargetMode="External"/><Relationship Id="rId164" Type="http://schemas.openxmlformats.org/officeDocument/2006/relationships/hyperlink" Target="https://en.wikipedia.org/wiki/Antiderivative" TargetMode="External"/><Relationship Id="rId170" Type="http://schemas.openxmlformats.org/officeDocument/2006/relationships/hyperlink" Target="https://en.wikipedia.org/wiki/Classification_of_discontinuities" TargetMode="External"/><Relationship Id="rId168" Type="http://schemas.openxmlformats.org/officeDocument/2006/relationships/hyperlink" Target="https://en.wikipedia.org/wiki/Continuous_function" TargetMode="External"/><Relationship Id="rId179" Type="http://schemas.openxmlformats.org/officeDocument/2006/relationships/hyperlink" Target="https://en.wikipedia.org/wiki/Fundamental_theorem_of_calculus" TargetMode="External"/><Relationship Id="rId172" Type="http://schemas.openxmlformats.org/officeDocument/2006/relationships/hyperlink" Target="https://en.wikipedia.org/wiki/Partition_of_an_interval" TargetMode="External"/><Relationship Id="rId176" Type="http://schemas.openxmlformats.org/officeDocument/2006/relationships/hyperlink" Target="https://en.wikipedia.org/wiki/Riemann_integral" TargetMode="External"/><Relationship Id="rId174" Type="http://schemas.openxmlformats.org/officeDocument/2006/relationships/hyperlink" Target="https://en.wikipedia.org/wiki/Riemann_sum" TargetMode="External"/><Relationship Id="rId144" Type="http://schemas.openxmlformats.org/officeDocument/2006/relationships/hyperlink" Target="https://morrison-lab.github.io/pds/random-variables.html#def-cdf" TargetMode="External"/><Relationship Id="rId142" Type="http://schemas.openxmlformats.org/officeDocument/2006/relationships/hyperlink" Target="https://morrison-lab.github.io/pds/random-variables.html#def-exponential" TargetMode="External"/><Relationship Id="rId143" Type="http://schemas.openxmlformats.org/officeDocument/2006/relationships/hyperlink" Target="https://morrison-lab.github.io/pds/random-variables.html#def-pdf" TargetMode="External"/><Relationship Id="rId141" Type="http://schemas.openxmlformats.org/officeDocument/2006/relationships/hyperlink" Target="https://morrison-lab.github.io/pds/random-variables.html#def-random-variable" TargetMode="External"/><Relationship Id="rId181" Type="http://schemas.openxmlformats.org/officeDocument/2006/relationships/hyperlink" Target="https://press.princeton.edu/books/paperback/9780691130880/the-calculus-lifesaver" TargetMode="External"/><Relationship Id="rId183" Type="http://schemas.openxmlformats.org/officeDocument/2006/relationships/hyperlink" Target="https://web.williams.edu/Mathematics/sjmiller/public_html/probabilitylifesaver/index.htm#:~:text=http%3A//web.williams.edu/Mathematics/sjmiller/public_html/probabilitylifesaver/supplementalchap_calcreview.pdf" TargetMode="External"/><Relationship Id="rId166" Type="http://schemas.openxmlformats.org/officeDocument/2006/relationships/hyperlink" Target="https://www.cengage.com/c/calculus-11e-larson/" TargetMode="External"/><Relationship Id="rId13" Type="http://schemas.openxmlformats.org/officeDocument/2006/relationships/hyperlink" Target="https://www.youtube.com/watch?v=O7TuAb_jHTs&amp;list=PLRDl2inPrWQVu2OvnTvtkRpJ-wz-URMJx" TargetMode="External"/><Relationship Id="rId12" Type="http://schemas.openxmlformats.org/officeDocument/2006/relationships/hyperlink" Target="https://www.youtube.com/watch?v=PNdKPsiaPhU&amp;list=PLRDl2inPrWQVu2OvnTvtkRpJ-wz-URMJx" TargetMode="External"/><Relationship Id="rId31" Type="http://schemas.openxmlformats.org/officeDocument/2006/relationships/hyperlink" Target="https://www.youtube.com/watch?v=PoTWa8X_EpI&amp;list=PLRDl2inPrWQVu2OvnTvtkRpJ-wz-URMJx" TargetMode="External"/><Relationship Id="rId30" Type="http://schemas.openxmlformats.org/officeDocument/2006/relationships/hyperlink" Target="https://www.youtube.com/watch?v=d-pyobAQ0iI&amp;list=PLRDl2inPrWQVu2OvnTvtkRpJ-wz-URMJx" TargetMode="External"/><Relationship Id="rId74" Type="http://schemas.openxmlformats.org/officeDocument/2006/relationships/hyperlink" Target="https://www.youtube.com/watch?v=f4nfLIkNv0A&amp;list=PLRDl2inPrWQVu2OvnTvtkRpJ-wz-URMJx" TargetMode="External"/><Relationship Id="rId73" Type="http://schemas.openxmlformats.org/officeDocument/2006/relationships/hyperlink" Target="https://www.youtube.com/watch?v=h0gPomI3h8o&amp;list=PLRDl2inPrWQVu2OvnTvtkRpJ-wz-URMJx" TargetMode="External"/><Relationship Id="rId163" Type="http://schemas.openxmlformats.org/officeDocument/2006/relationships/hyperlink" Target="https://www.youtube.com/watch?v=kSZWX3j2u2U&amp;list=PLRDl2inPrWQVu2OvnTvtkRpJ-wz-URMJx" TargetMode="External"/><Relationship Id="rId162" Type="http://schemas.openxmlformats.org/officeDocument/2006/relationships/hyperlink" Target="https://www.youtube.com/watch?v=lhtoBu51N7k&amp;list=PLRDl2inPrWQVu2OvnTvtkRpJ-wz-URMJx" TargetMode="External"/><Relationship Id="rId67" Type="http://schemas.openxmlformats.org/officeDocument/2006/relationships/hyperlink" Target="number-systems.qmd#def-irrational-numbers" TargetMode="External"/><Relationship Id="rId66" Type="http://schemas.openxmlformats.org/officeDocument/2006/relationships/hyperlink" Target="number-systems.qmd#def-rational-numbers" TargetMode="External"/><Relationship Id="rId80" Type="http://schemas.openxmlformats.org/officeDocument/2006/relationships/hyperlink" Target="proof-writing.qmd#def-converse" TargetMode="External"/><Relationship Id="rId79" Type="http://schemas.openxmlformats.org/officeDocument/2006/relationships/hyperlink" Target="proof-writing.qmd#def-counterexample" TargetMode="External"/><Relationship Id="rId75" Type="http://schemas.openxmlformats.org/officeDocument/2006/relationships/hyperlink" Target="proof-writing.qmd#def-sufficient-condition" TargetMode="External"/><Relationship Id="rId34" Type="http://schemas.openxmlformats.org/officeDocument/2006/relationships/hyperlink" Target="sets.qmd#def-interva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Integrals and the Fundamental Theorem of Calculus</dc:title>
  <dc:creator/>
  <cp:keywords/>
  <dcterms:created xsi:type="dcterms:W3CDTF">2026-10-20T06:55:31Z</dcterms:created>
  <dcterms:modified xsi:type="dcterms:W3CDTF">2026-10-20T06:55:31Z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23:35:06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