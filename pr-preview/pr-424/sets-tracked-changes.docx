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(Interval)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w:hyperlink r:id="rId16">
        <w:del w:id="7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intervals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[3]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with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endpoints</w:delText>
        </w:r>
      </w:del>
      <w:del w:id="20" w:author="PR Preview" w:date="2026-01-01T00:00:00Z">
        <w:r>
          <w:delText xml:space="preserve"> </w:delText>
        </w:r>
      </w:del>
      <m:oMath>
        <m:r>
          <m:t>a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</w:delText>
        </w:r>
      </w:del>
      <w:del w:id="23" w:author="PR Preview" w:date="2026-01-01T00:00:00Z">
        <w:r>
          <w:delText xml:space="preserve"> </w:delText>
        </w:r>
      </w:del>
      <m:oMath>
        <m:r>
          <m:t>b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are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 closed interval (</w:delText>
        </w:r>
      </w:del>
      <w:hyperlink w:anchor="def-closed-interval">
        <w:del w:id="2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9" w:author="PR Preview" w:date="2026-01-01T00:00:00Z">
        <w:r>
          <w:delText xml:space="preserve">),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the open interval (</w:delText>
        </w:r>
      </w:del>
      <w:hyperlink w:anchor="def-open-interval">
        <w:del w:id="3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3" w:author="PR Preview" w:date="2026-01-01T00:00:00Z">
        <w:r>
          <w:delText xml:space="preserve">),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 the half-open intervals (</w:delText>
        </w:r>
      </w:del>
      <w:hyperlink w:anchor="def-half-open-interval">
        <w:del w:id="36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7" w:author="PR Preview" w:date="2026-01-01T00:00:00Z">
        <w:r>
          <w:delText xml:space="preserve">).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 unbounded intervals (</w:delText>
        </w:r>
      </w:del>
      <w:hyperlink w:anchor="def-unbounded-interval">
        <w:del w:id="4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1" w:author="PR Preview" w:date="2026-01-01T00:00:00Z">
        <w:r>
          <w:delText xml:space="preserve">) have at most one endpoint.</w:delText>
        </w:r>
      </w:del>
    </w:p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Definition 3 (Subset)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 set</w:t>
        </w:r>
      </w:ins>
      <w:ins w:id="45" w:author="PR Preview" w:date="2026-01-01T00:00:00Z">
        <w:r>
          <w:t xml:space="preserve"> </w:t>
        </w:r>
      </w:ins>
      <m:oMath>
        <m:r>
          <m:t>A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 a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subset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[3]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of a set</w:t>
        </w:r>
      </w:ins>
      <w:ins w:id="54" w:author="PR Preview" w:date="2026-01-01T00:00:00Z">
        <w:r>
          <w:t xml:space="preserve"> </w:t>
        </w:r>
      </w:ins>
      <m:oMath>
        <m:r>
          <m:t>B</m:t>
        </m:r>
      </m:oMath>
      <w:ins w:id="55" w:author="PR Preview" w:date="2026-01-01T00:00:00Z">
        <w:r>
          <w:t xml:space="preserve">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written</w:t>
        </w:r>
      </w:ins>
      <w:ins w:id="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if every element of</w:t>
        </w:r>
      </w:ins>
      <w:ins w:id="62" w:author="PR Preview" w:date="2026-01-01T00:00:00Z">
        <w:r>
          <w:t xml:space="preserve"> </w:t>
        </w:r>
      </w:ins>
      <m:oMath>
        <m:r>
          <m:t>A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an element of</w:t>
        </w:r>
      </w:ins>
      <w:ins w:id="65" w:author="PR Preview" w:date="2026-01-01T00:00:00Z">
        <w:r>
          <w:t xml:space="preserve"> </w:t>
        </w:r>
      </w:ins>
      <m:oMath>
        <m:r>
          <m:t>B</m:t>
        </m:r>
      </m:oMath>
      <w:ins w:id="66" w:author="PR Preview" w:date="2026-01-01T00:00:00Z">
        <w:r>
          <w:t xml:space="preserve">.</w:t>
        </w:r>
      </w:ins>
    </w:p>
    <w:bookmarkEnd w:id="18"/>
    <w:bookmarkStart w:id="19" w:name="exm-subset"/>
    <w:p>
      <w:pPr>
        <w:pStyle w:val="BodyText"/>
      </w:pPr>
      <w:ins w:id="67" w:author="PR Preview" w:date="2026-01-01T00:00:00Z">
        <w:r>
          <w:rPr>
            <w:b/>
            <w:bCs/>
          </w:rPr>
          <w:t xml:space="preserve">Example 3 (Even die rolls)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 even die rolls form a subset of the possible rolls:</w:t>
        </w:r>
      </w:ins>
      <w:ins w:id="7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because each of</w:t>
        </w:r>
      </w:ins>
      <w:ins w:id="74" w:author="PR Preview" w:date="2026-01-01T00:00:00Z">
        <w:r>
          <w:t xml:space="preserve"> </w:t>
        </w:r>
      </w:ins>
      <m:oMath>
        <m:r>
          <m:t>2</m:t>
        </m:r>
      </m:oMath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m:oMath>
        <m:r>
          <m:t>4</m:t>
        </m:r>
      </m:oMath>
      <w:ins w:id="77" w:author="PR Preview" w:date="2026-01-01T00:00:00Z">
        <w:r>
          <w:t xml:space="preserve">, and</w:t>
        </w:r>
      </w:ins>
      <w:ins w:id="78" w:author="PR Preview" w:date="2026-01-01T00:00:00Z">
        <w:r>
          <w:t xml:space="preserve"> </w:t>
        </w:r>
      </w:ins>
      <m:oMath>
        <m:r>
          <m:t>6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is a possible roll.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 set</w:t>
        </w:r>
      </w:ins>
      <w:ins w:id="8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 not a subset of</w:t>
        </w:r>
      </w:ins>
      <w:ins w:id="8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because</w:t>
        </w:r>
      </w:ins>
      <w:ins w:id="90" w:author="PR Preview" w:date="2026-01-01T00:00:00Z">
        <w:r>
          <w:t xml:space="preserve"> </w:t>
        </w:r>
      </w:ins>
      <m:oMath>
        <m:r>
          <m:t>7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not a possible roll.</w:t>
        </w:r>
      </w:ins>
    </w:p>
    <w:bookmarkEnd w:id="19"/>
    <w:bookmarkStart w:id="20" w:name="thm-subset-reflexive"/>
    <w:p>
      <w:pPr>
        <w:pStyle w:val="BodyText"/>
      </w:pPr>
      <w:ins w:id="93" w:author="PR Preview" w:date="2026-01-01T00:00:00Z">
        <w:r>
          <w:rPr>
            <w:b/>
            <w:bCs/>
          </w:rPr>
          <w:t xml:space="preserve">Theorem 1 (Every set is a subset of itself)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For every set</w:t>
        </w:r>
      </w:ins>
      <w:ins w:id="96" w:author="PR Preview" w:date="2026-01-01T00:00:00Z">
        <w:r>
          <w:t xml:space="preserve"> </w:t>
        </w:r>
      </w:ins>
      <m:oMath>
        <m:r>
          <m:t>A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A</m:t>
        </m:r>
      </m:oMath>
      <w:ins w:id="99" w:author="PR Preview" w:date="2026-01-01T00:00:00Z">
        <w:r>
          <w:t xml:space="preserve">.</w:t>
        </w:r>
      </w:ins>
    </w:p>
    <w:bookmarkEnd w:id="20"/>
    <w:p>
      <w:pPr>
        <w:pStyle w:val="BodyText"/>
      </w:pPr>
      <w:ins w:id="100" w:author="PR Preview" w:date="2026-01-01T00:00:00Z">
        <w:r>
          <w:rPr>
            <w:i/>
            <w:iCs/>
          </w:rPr>
          <w:t xml:space="preserve">Proof</w:t>
        </w:r>
      </w:ins>
      <w:ins w:id="101" w:author="PR Preview" w:date="2026-01-01T00:00:00Z">
        <w:r>
          <w:t xml:space="preserve">. </w:t>
        </w:r>
      </w:ins>
      <w:ins w:id="102" w:author="PR Preview" w:date="2026-01-01T00:00:00Z">
        <w:r>
          <w:t xml:space="preserve">Every element of</w:t>
        </w:r>
      </w:ins>
      <w:ins w:id="103" w:author="PR Preview" w:date="2026-01-01T00:00:00Z">
        <w:r>
          <w:t xml:space="preserve"> </w:t>
        </w:r>
      </w:ins>
      <m:oMath>
        <m:r>
          <m:t>A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is an element of</w:t>
        </w:r>
      </w:ins>
      <w:ins w:id="106" w:author="PR Preview" w:date="2026-01-01T00:00:00Z">
        <w:r>
          <w:t xml:space="preserve"> </w:t>
        </w:r>
      </w:ins>
      <m:oMath>
        <m:r>
          <m:t>A</m:t>
        </m:r>
      </m:oMath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which is</w:t>
        </w:r>
      </w:ins>
      <w:ins w:id="110" w:author="PR Preview" w:date="2026-01-01T00:00:00Z">
        <w:r>
          <w:t xml:space="preserve"> </w:t>
        </w:r>
      </w:ins>
      <w:hyperlink w:anchor="def-subset">
        <w:ins w:id="11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with</w:t>
        </w:r>
      </w:ins>
      <w:ins w:id="11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</m:oMath>
      <w:ins w:id="115" w:author="PR Preview" w:date="2026-01-01T00:00:00Z">
        <w:r>
          <w:t xml:space="preserve">.</w:t>
        </w:r>
      </w:ins>
    </w:p>
    <w:bookmarkStart w:id="21" w:name="def-strict-subset"/>
    <w:p>
      <w:pPr>
        <w:pStyle w:val="BodyText"/>
      </w:pPr>
      <w:ins w:id="116" w:author="PR Preview" w:date="2026-01-01T00:00:00Z">
        <w:r>
          <w:rPr>
            <w:b/>
            <w:bCs/>
          </w:rPr>
          <w:t xml:space="preserve">Definition 4 (Strict subset (proper subset))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</w:t>
        </w:r>
      </w:ins>
      <w:ins w:id="119" w:author="PR Preview" w:date="2026-01-01T00:00:00Z">
        <w:r>
          <w:t xml:space="preserve"> </w:t>
        </w:r>
      </w:ins>
      <w:hyperlink w:anchor="def-set">
        <w:ins w:id="120" w:author="PR Preview" w:date="2026-01-01T00:00:00Z">
          <w:r>
            <w:rPr>
              <w:rStyle w:val="Hyperlink"/>
            </w:rPr>
            <w:t xml:space="preserve">set</w:t>
          </w:r>
        </w:ins>
      </w:hyperlink>
      <w:ins w:id="121" w:author="PR Preview" w:date="2026-01-01T00:00:00Z">
        <w:r>
          <w:t xml:space="preserve"> </w:t>
        </w:r>
      </w:ins>
      <m:oMath>
        <m:r>
          <m:t>A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is a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rPr>
            <w:b/>
            <w:bCs/>
          </w:rPr>
          <w:t xml:space="preserve">strict subset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(also called a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rPr>
            <w:b/>
            <w:bCs/>
          </w:rPr>
          <w:t xml:space="preserve">proper subset</w:t>
        </w:r>
      </w:ins>
      <w:ins w:id="130" w:author="PR Preview" w:date="2026-01-01T00:00:00Z">
        <w:r>
          <w:t xml:space="preserve">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of a set</w:t>
        </w:r>
      </w:ins>
      <w:ins w:id="133" w:author="PR Preview" w:date="2026-01-01T00:00:00Z">
        <w:r>
          <w:t xml:space="preserve"> </w:t>
        </w:r>
      </w:ins>
      <m:oMath>
        <m:r>
          <m:t>B</m:t>
        </m:r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written</w:t>
        </w:r>
      </w:ins>
      <w:ins w:id="1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if</w:t>
        </w:r>
      </w:ins>
      <w:ins w:id="141" w:author="PR Preview" w:date="2026-01-01T00:00:00Z">
        <w:r>
          <w:t xml:space="preserve"> </w:t>
        </w:r>
      </w:ins>
      <m:oMath>
        <m:r>
          <m:t>A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is a</w:t>
        </w:r>
      </w:ins>
      <w:ins w:id="144" w:author="PR Preview" w:date="2026-01-01T00:00:00Z">
        <w:r>
          <w:t xml:space="preserve"> </w:t>
        </w:r>
      </w:ins>
      <w:hyperlink w:anchor="def-subset">
        <w:ins w:id="145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of</w:t>
        </w:r>
      </w:ins>
      <w:ins w:id="148" w:author="PR Preview" w:date="2026-01-01T00:00:00Z">
        <w:r>
          <w:t xml:space="preserve"> </w:t>
        </w:r>
      </w:ins>
      <m:oMath>
        <m:r>
          <m:t>B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and</w:t>
        </w:r>
      </w:ins>
      <w:ins w:id="1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152" w:author="PR Preview" w:date="2026-01-01T00:00:00Z">
        <w:r>
          <w:t xml:space="preserve">.</w:t>
        </w:r>
      </w:ins>
    </w:p>
    <w:bookmarkEnd w:id="21"/>
    <w:bookmarkStart w:id="22" w:name="rem-subset-symbol"/>
    <w:p>
      <w:pPr>
        <w:pStyle w:val="BodyText"/>
      </w:pPr>
      <w:ins w:id="153" w:author="PR Preview" w:date="2026-01-01T00:00:00Z">
        <w:r>
          <w:rPr>
            <w:i/>
            <w:iCs/>
          </w:rPr>
          <w:t xml:space="preserve">Remark 2</w:t>
        </w:r>
      </w:ins>
      <w:ins w:id="154" w:author="PR Preview" w:date="2026-01-01T00:00:00Z">
        <w:r>
          <w:t xml:space="preserve"> (The symbol</w:t>
        </w:r>
      </w:ins>
      <w:ins w:id="155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56" w:author="PR Preview" w:date="2026-01-01T00:00:00Z">
        <w:r>
          <w:t xml:space="preserve">). </w:t>
        </w:r>
      </w:ins>
      <w:ins w:id="157" w:author="PR Preview" w:date="2026-01-01T00:00:00Z">
        <w:r>
          <w:t xml:space="preserve">Sources disagree about the symbol</w:t>
        </w:r>
      </w:ins>
      <w:ins w:id="158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59" w:author="PR Preview" w:date="2026-01-01T00:00:00Z">
        <w:r>
          <w:t xml:space="preserve">: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some use it for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“subset”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166" w:author="PR Preview" w:date="2026-01-01T00:00:00Z">
        <w:r>
          <w:t xml:space="preserve">),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and others for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“strict subset”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(</w:t>
        </w:r>
      </w:ins>
      <m:oMath>
        <m:r>
          <m:rPr>
            <m:sty m:val="p"/>
          </m:rPr>
          <m:t>⊊</m:t>
        </m:r>
      </m:oMath>
      <w:ins w:id="173" w:author="PR Preview" w:date="2026-01-01T00:00:00Z">
        <w:r>
          <w:t xml:space="preserve">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[3]</w:t>
        </w:r>
      </w:ins>
      <w:ins w:id="176" w:author="PR Preview" w:date="2026-01-01T00:00:00Z">
        <w:r>
          <w:t xml:space="preserve">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For example,</w:t>
        </w:r>
      </w:ins>
      <w:ins w:id="17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is true in the first reading,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because</w:t>
        </w:r>
      </w:ins>
      <w:ins w:id="18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 false in the second,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because the two sets are equal.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These notes avoid</w:t>
        </w:r>
      </w:ins>
      <w:ins w:id="192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 write</w:t>
        </w:r>
      </w:ins>
      <w:ins w:id="195" w:author="PR Preview" w:date="2026-01-01T00:00:00Z">
        <w:r>
          <w:t xml:space="preserve"> </w:t>
        </w:r>
      </w:ins>
      <m:oMath>
        <m:r>
          <m:rPr>
            <m:sty m:val="p"/>
          </m:rPr>
          <m:t>⊆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or</w:t>
        </w:r>
      </w:ins>
      <w:ins w:id="198" w:author="PR Preview" w:date="2026-01-01T00:00:00Z">
        <w:r>
          <w:t xml:space="preserve"> </w:t>
        </w:r>
      </w:ins>
      <m:oMath>
        <m:r>
          <m:rPr>
            <m:sty m:val="p"/>
          </m:rPr>
          <m:t>⊊</m:t>
        </m:r>
      </m:oMath>
      <w:ins w:id="199" w:author="PR Preview" w:date="2026-01-01T00:00:00Z">
        <w:r>
          <w:t xml:space="preserve">.</w:t>
        </w:r>
      </w:ins>
    </w:p>
    <w:bookmarkEnd w:id="22"/>
    <w:bookmarkStart w:id="23" w:name="def-superset"/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Definition 5 (Superset)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 set</w:t>
        </w:r>
      </w:ins>
      <w:ins w:id="203" w:author="PR Preview" w:date="2026-01-01T00:00:00Z">
        <w:r>
          <w:t xml:space="preserve"> </w:t>
        </w:r>
      </w:ins>
      <m:oMath>
        <m:r>
          <m:t>B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is a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b/>
            <w:bCs/>
          </w:rPr>
          <w:t xml:space="preserve">superset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of a set</w:t>
        </w:r>
      </w:ins>
      <w:ins w:id="210" w:author="PR Preview" w:date="2026-01-01T00:00:00Z">
        <w:r>
          <w:t xml:space="preserve"> </w:t>
        </w:r>
      </w:ins>
      <m:oMath>
        <m:r>
          <m:t>A</m:t>
        </m:r>
      </m:oMath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written</w:t>
        </w:r>
      </w:ins>
      <w:ins w:id="21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⊇</m:t>
        </m:r>
        <m:r>
          <m:t>A</m:t>
        </m:r>
      </m:oMath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if every element of</w:t>
        </w:r>
      </w:ins>
      <w:ins w:id="218" w:author="PR Preview" w:date="2026-01-01T00:00:00Z">
        <w:r>
          <w:t xml:space="preserve"> </w:t>
        </w:r>
      </w:ins>
      <m:oMath>
        <m:r>
          <m:t>A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is an element of</w:t>
        </w:r>
      </w:ins>
      <w:ins w:id="221" w:author="PR Preview" w:date="2026-01-01T00:00:00Z">
        <w:r>
          <w:t xml:space="preserve"> </w:t>
        </w:r>
      </w:ins>
      <m:oMath>
        <m:r>
          <m:t>B</m:t>
        </m:r>
      </m:oMath>
      <w:ins w:id="222" w:author="PR Preview" w:date="2026-01-01T00:00:00Z">
        <w:r>
          <w:t xml:space="preserve">.</w:t>
        </w:r>
      </w:ins>
    </w:p>
    <w:bookmarkEnd w:id="23"/>
    <w:bookmarkStart w:id="24" w:name="rem-superset-subset"/>
    <w:p>
      <w:pPr>
        <w:pStyle w:val="BodyText"/>
      </w:pPr>
      <w:ins w:id="223" w:author="PR Preview" w:date="2026-01-01T00:00:00Z">
        <w:r>
          <w:rPr>
            <w:i/>
            <w:iCs/>
          </w:rPr>
          <w:t xml:space="preserve">Remark 3</w:t>
        </w:r>
      </w:ins>
      <w:ins w:id="224" w:author="PR Preview" w:date="2026-01-01T00:00:00Z">
        <w:r>
          <w:t xml:space="preserve"> (Superset and subset). </w:t>
        </w:r>
      </w:ins>
      <m:oMath>
        <m:r>
          <m:t>B</m:t>
        </m:r>
        <m:r>
          <m:rPr>
            <m:sty m:val="p"/>
          </m:rPr>
          <m:t>⊇</m:t>
        </m:r>
        <m:r>
          <m:t>A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means the same thing as</w:t>
        </w:r>
      </w:ins>
      <w:ins w:id="2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(</w:t>
        </w:r>
      </w:ins>
      <w:hyperlink w:anchor="def-subset">
        <w:ins w:id="230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231" w:author="PR Preview" w:date="2026-01-01T00:00:00Z">
        <w:r>
          <w:t xml:space="preserve">).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For example,</w:t>
        </w:r>
      </w:ins>
      <w:ins w:id="23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235" w:author="PR Preview" w:date="2026-01-01T00:00:00Z">
        <w:r>
          <w:t xml:space="preserve">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and</w:t>
        </w:r>
      </w:ins>
      <w:ins w:id="23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239" w:author="PR Preview" w:date="2026-01-01T00:00:00Z">
        <w:r>
          <w:t xml:space="preserve">.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But</w:t>
        </w:r>
      </w:ins>
      <w:ins w:id="24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is not a superset of</w:t>
        </w:r>
      </w:ins>
      <w:ins w:id="24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because</w:t>
        </w:r>
      </w:ins>
      <w:ins w:id="24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and</w:t>
        </w:r>
      </w:ins>
      <w:ins w:id="25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253" w:author="PR Preview" w:date="2026-01-01T00:00:00Z">
        <w:r>
          <w:t xml:space="preserve">.</w:t>
        </w:r>
      </w:ins>
    </w:p>
    <w:bookmarkEnd w:id="24"/>
    <w:bookmarkStart w:id="25" w:name="def-strict-superset"/>
    <w:p>
      <w:pPr>
        <w:pStyle w:val="BodyText"/>
      </w:pPr>
      <w:ins w:id="254" w:author="PR Preview" w:date="2026-01-01T00:00:00Z">
        <w:r>
          <w:rPr>
            <w:b/>
            <w:bCs/>
          </w:rPr>
          <w:t xml:space="preserve">Definition 6 (Strict superset)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 set</w:t>
        </w:r>
      </w:ins>
      <w:ins w:id="257" w:author="PR Preview" w:date="2026-01-01T00:00:00Z">
        <w:r>
          <w:t xml:space="preserve"> </w:t>
        </w:r>
      </w:ins>
      <m:oMath>
        <m:r>
          <m:t>B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is a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rPr>
            <w:b/>
            <w:bCs/>
          </w:rPr>
          <w:t xml:space="preserve">strict superset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of a set</w:t>
        </w:r>
      </w:ins>
      <w:ins w:id="264" w:author="PR Preview" w:date="2026-01-01T00:00:00Z">
        <w:r>
          <w:t xml:space="preserve"> </w:t>
        </w:r>
      </w:ins>
      <m:oMath>
        <m:r>
          <m:t>A</m:t>
        </m:r>
      </m:oMath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written</w:t>
        </w:r>
      </w:ins>
      <w:ins w:id="26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⊋</m:t>
        </m:r>
        <m:r>
          <m:t>A</m:t>
        </m:r>
      </m:oMath>
      <w:ins w:id="269" w:author="PR Preview" w:date="2026-01-01T00:00:00Z">
        <w:r>
          <w:t xml:space="preserve">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if</w:t>
        </w:r>
      </w:ins>
      <w:ins w:id="272" w:author="PR Preview" w:date="2026-01-01T00:00:00Z">
        <w:r>
          <w:t xml:space="preserve"> </w:t>
        </w:r>
      </w:ins>
      <m:oMath>
        <m:r>
          <m:t>B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a</w:t>
        </w:r>
      </w:ins>
      <w:ins w:id="275" w:author="PR Preview" w:date="2026-01-01T00:00:00Z">
        <w:r>
          <w:t xml:space="preserve"> </w:t>
        </w:r>
      </w:ins>
      <w:hyperlink w:anchor="def-superset">
        <w:ins w:id="276" w:author="PR Preview" w:date="2026-01-01T00:00:00Z">
          <w:r>
            <w:rPr>
              <w:rStyle w:val="Hyperlink"/>
            </w:rPr>
            <w:t xml:space="preserve">superset</w:t>
          </w:r>
        </w:ins>
      </w:hyperlink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of</w:t>
        </w:r>
      </w:ins>
      <w:ins w:id="279" w:author="PR Preview" w:date="2026-01-01T00:00:00Z">
        <w:r>
          <w:t xml:space="preserve"> </w:t>
        </w:r>
      </w:ins>
      <m:oMath>
        <m:r>
          <m:t>A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</w:t>
        </w:r>
      </w:ins>
      <w:ins w:id="28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A</m:t>
        </m:r>
      </m:oMath>
      <w:ins w:id="283" w:author="PR Preview" w:date="2026-01-01T00:00:00Z">
        <w:r>
          <w:t xml:space="preserve">.</w:t>
        </w:r>
      </w:ins>
    </w:p>
    <w:bookmarkEnd w:id="25"/>
    <w:bookmarkStart w:id="26" w:name="rem-strict-superset-subset"/>
    <w:p>
      <w:pPr>
        <w:pStyle w:val="BodyText"/>
      </w:pPr>
      <w:ins w:id="284" w:author="PR Preview" w:date="2026-01-01T00:00:00Z">
        <w:r>
          <w:rPr>
            <w:i/>
            <w:iCs/>
          </w:rPr>
          <w:t xml:space="preserve">Remark 4</w:t>
        </w:r>
      </w:ins>
      <w:ins w:id="285" w:author="PR Preview" w:date="2026-01-01T00:00:00Z">
        <w:r>
          <w:t xml:space="preserve"> (Strict superset and strict subset). </w:t>
        </w:r>
      </w:ins>
      <m:oMath>
        <m:r>
          <m:t>B</m:t>
        </m:r>
        <m:r>
          <m:rPr>
            <m:sty m:val="p"/>
          </m:rPr>
          <m:t>⊋</m:t>
        </m:r>
        <m:r>
          <m:t>A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means the same thing as</w:t>
        </w:r>
      </w:ins>
      <w:ins w:id="2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(</w:t>
        </w:r>
      </w:ins>
      <w:hyperlink w:anchor="def-strict-subset">
        <w:ins w:id="291" w:author="PR Preview" w:date="2026-01-01T00:00:00Z">
          <w:r>
            <w:rPr>
              <w:rStyle w:val="Hyperlink"/>
            </w:rPr>
            <w:t xml:space="preserve">strict subset</w:t>
          </w:r>
        </w:ins>
      </w:hyperlink>
      <w:ins w:id="292" w:author="PR Preview" w:date="2026-01-01T00:00:00Z">
        <w:r>
          <w:t xml:space="preserve">).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For example,</w:t>
        </w:r>
      </w:ins>
      <w:ins w:id="29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296" w:author="PR Preview" w:date="2026-01-01T00:00:00Z">
        <w:r>
          <w:t xml:space="preserve">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because</w:t>
        </w:r>
      </w:ins>
      <w:ins w:id="29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contains</w:t>
        </w:r>
      </w:ins>
      <w:ins w:id="302" w:author="PR Preview" w:date="2026-01-01T00:00:00Z">
        <w:r>
          <w:t xml:space="preserve"> </w:t>
        </w:r>
      </w:ins>
      <m:oMath>
        <m:r>
          <m:t>2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and</w:t>
        </w:r>
      </w:ins>
      <w:ins w:id="30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does not.</w:t>
        </w:r>
      </w:ins>
    </w:p>
    <w:bookmarkEnd w:id="26"/>
    <w:bookmarkStart w:id="27" w:name="exm-strict-subset-superset"/>
    <w:p>
      <w:pPr>
        <w:pStyle w:val="BodyText"/>
      </w:pPr>
      <w:ins w:id="308" w:author="PR Preview" w:date="2026-01-01T00:00:00Z">
        <w:r>
          <w:rPr>
            <w:b/>
            <w:bCs/>
          </w:rPr>
          <w:t xml:space="preserve">Example 4 (Strict subsets and supersets of die rolls)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For the even rolls</w:t>
        </w:r>
      </w:ins>
      <w:ins w:id="3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and the possible rolls</w:t>
        </w:r>
      </w:ins>
      <w:ins w:id="31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1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316" w:author="PR Preview" w:date="2026-01-01T00:00:00Z">
        <w:r>
          <w:t xml:space="preserve">, because</w:t>
        </w:r>
      </w:ins>
      <w:ins w:id="3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(</w:t>
        </w:r>
      </w:ins>
      <w:hyperlink w:anchor="exm-subset">
        <w:ins w:id="32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21" w:author="PR Preview" w:date="2026-01-01T00:00:00Z">
        <w:r>
          <w:t xml:space="preserve">) and</w:t>
        </w:r>
      </w:ins>
      <w:ins w:id="32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∈</m:t>
        </m:r>
        <m:r>
          <m:t>B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but</w:t>
        </w:r>
      </w:ins>
      <w:ins w:id="32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∉</m:t>
        </m:r>
        <m:r>
          <m:t>A</m:t>
        </m:r>
      </m:oMath>
      <w:ins w:id="326" w:author="PR Preview" w:date="2026-01-01T00:00:00Z">
        <w:r>
          <w:t xml:space="preserve">, so</w:t>
        </w:r>
      </w:ins>
      <w:ins w:id="3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32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</w:t>
        </w:r>
      </w:ins>
      <w:ins w:id="3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⊋</m:t>
        </m:r>
        <m:r>
          <m:t>A</m:t>
        </m:r>
      </m:oMath>
      <w:ins w:id="332" w:author="PR Preview" w:date="2026-01-01T00:00:00Z">
        <w:r>
          <w:t xml:space="preserve">, for the same reasons;</w:t>
        </w:r>
      </w:ins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ins w:id="333" w:author="PR Preview" w:date="2026-01-01T00:00:00Z">
        <w:r>
          <w:t xml:space="preserve">, but</w:t>
        </w:r>
      </w:ins>
      <w:ins w:id="334" w:author="PR Preview" w:date="2026-01-01T00:00:00Z">
        <w:r>
          <w:t xml:space="preserve"> </w:t>
        </w:r>
      </w:ins>
      <m:oMath>
        <m:r>
          <m:t>B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is not a strict subset of itself, because</w:t>
        </w:r>
      </w:ins>
      <w:ins w:id="33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B</m:t>
        </m:r>
      </m:oMath>
      <w:ins w:id="338" w:author="PR Preview" w:date="2026-01-01T00:00:00Z">
        <w:r>
          <w:t xml:space="preserve">;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likewise</w:t>
        </w:r>
      </w:ins>
      <w:ins w:id="34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⊇</m:t>
        </m:r>
        <m:r>
          <m:t>B</m:t>
        </m:r>
      </m:oMath>
      <w:ins w:id="342" w:author="PR Preview" w:date="2026-01-01T00:00:00Z">
        <w:r>
          <w:t xml:space="preserve">, but</w:t>
        </w:r>
      </w:ins>
      <w:ins w:id="343" w:author="PR Preview" w:date="2026-01-01T00:00:00Z">
        <w:r>
          <w:t xml:space="preserve"> </w:t>
        </w:r>
      </w:ins>
      <m:oMath>
        <m:r>
          <m:t>B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is not a strict superset of itself, because</w:t>
        </w:r>
      </w:ins>
      <w:ins w:id="34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B</m:t>
        </m:r>
      </m:oMath>
      <w:ins w:id="347" w:author="PR Preview" w:date="2026-01-01T00:00:00Z">
        <w:r>
          <w:t xml:space="preserve">.</w:t>
        </w:r>
      </w:ins>
    </w:p>
    <w:bookmarkEnd w:id="27"/>
    <w:bookmarkStart w:id="28" w:name="def-empty-set"/>
    <w:p>
      <w:pPr>
        <w:pStyle w:val="FirstParagraph"/>
      </w:pPr>
      <w:ins w:id="348" w:author="PR Preview" w:date="2026-01-01T00:00:00Z">
        <w:r>
          <w:rPr>
            <w:b/>
            <w:bCs/>
          </w:rPr>
          <w:t xml:space="preserve">Definition 7 (Empty set)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The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rPr>
            <w:b/>
            <w:bCs/>
          </w:rPr>
          <w:t xml:space="preserve">empty set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[4]</w:t>
        </w:r>
      </w:ins>
      <w:ins w:id="355" w:author="PR Preview" w:date="2026-01-01T00:00:00Z">
        <w:r>
          <w:t xml:space="preserve">, denoted</w:t>
        </w:r>
      </w:ins>
      <w:ins w:id="356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357" w:author="PR Preview" w:date="2026-01-01T00:00:00Z">
        <w:r>
          <w:t xml:space="preserve">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the set that has no elements.</w:t>
        </w:r>
      </w:ins>
    </w:p>
    <w:bookmarkEnd w:id="28"/>
    <w:bookmarkStart w:id="30" w:name="rem-empty-set-notation"/>
    <w:p>
      <w:pPr>
        <w:pStyle w:val="BodyText"/>
      </w:pPr>
      <w:ins w:id="360" w:author="PR Preview" w:date="2026-01-01T00:00:00Z">
        <w:r>
          <w:rPr>
            <w:i/>
            <w:iCs/>
          </w:rPr>
          <w:t xml:space="preserve">Remark 5</w:t>
        </w:r>
      </w:ins>
      <w:ins w:id="361" w:author="PR Preview" w:date="2026-01-01T00:00:00Z">
        <w:r>
          <w:t xml:space="preserve"> (Other notation for the empty set). </w:t>
        </w:r>
      </w:ins>
      <w:ins w:id="362" w:author="PR Preview" w:date="2026-01-01T00:00:00Z">
        <w:r>
          <w:t xml:space="preserve">Other sources write</w:t>
        </w:r>
      </w:ins>
      <w:ins w:id="36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for</w:t>
        </w:r>
      </w:ins>
      <w:ins w:id="366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[4]</w:t>
        </w:r>
      </w:ins>
      <w:ins w:id="369" w:author="PR Preview" w:date="2026-01-01T00:00:00Z">
        <w:r>
          <w:t xml:space="preserve">.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Some sources call it the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rPr>
            <w:b/>
            <w:bCs/>
          </w:rPr>
          <w:t xml:space="preserve">null set</w:t>
        </w:r>
      </w:ins>
      <w:ins w:id="374" w:author="PR Preview" w:date="2026-01-01T00:00:00Z">
        <w:r>
          <w:t xml:space="preserve">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but in measure theory a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“null set”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usually means a set of</w:t>
        </w:r>
      </w:ins>
      <w:ins w:id="381" w:author="PR Preview" w:date="2026-01-01T00:00:00Z">
        <w:r>
          <w:t xml:space="preserve"> </w:t>
        </w:r>
      </w:ins>
      <w:hyperlink r:id="rId29">
        <w:ins w:id="382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383" w:author="PR Preview" w:date="2026-01-01T00:00:00Z">
        <w:r>
          <w:t xml:space="preserve">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which need not be empty.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For example, the interval</w:t>
        </w:r>
      </w:ins>
      <w:ins w:id="38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has length</w:t>
        </w:r>
      </w:ins>
      <w:ins w:id="39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so it is a null set in that sense,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but it is not empty, because</w:t>
        </w:r>
      </w:ins>
      <w:ins w:id="39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398" w:author="PR Preview" w:date="2026-01-01T00:00:00Z">
        <w:r>
          <w:t xml:space="preserve">.</w:t>
        </w:r>
      </w:ins>
    </w:p>
    <w:bookmarkEnd w:id="30"/>
    <w:bookmarkStart w:id="31" w:name="exm-empty-set"/>
    <w:p>
      <w:pPr>
        <w:pStyle w:val="BodyText"/>
      </w:pPr>
      <w:ins w:id="399" w:author="PR Preview" w:date="2026-01-01T00:00:00Z">
        <w:r>
          <w:rPr>
            <w:b/>
            <w:bCs/>
          </w:rPr>
          <w:t xml:space="preserve">Example 5 (Impossible die rolls)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No roll of a six-sided die is greater than 6,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so</w:t>
        </w:r>
      </w:ins>
      <w:ins w:id="40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405" w:author="PR Preview" w:date="2026-01-01T00:00:00Z">
        <w:r>
          <w:t xml:space="preserve">.</w:t>
        </w:r>
      </w:ins>
    </w:p>
    <w:bookmarkEnd w:id="31"/>
    <w:bookmarkStart w:id="32" w:name="def-vacuous-truth"/>
    <w:p>
      <w:pPr>
        <w:pStyle w:val="BodyText"/>
      </w:pPr>
      <w:ins w:id="406" w:author="PR Preview" w:date="2026-01-01T00:00:00Z">
        <w:r>
          <w:rPr>
            <w:b/>
            <w:bCs/>
          </w:rPr>
          <w:t xml:space="preserve">Definition 8 (Vacuous truth)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A statement of the form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“every element of</w:t>
        </w:r>
      </w:ins>
      <w:ins w:id="411" w:author="PR Preview" w:date="2026-01-01T00:00:00Z">
        <w:r>
          <w:t xml:space="preserve"> </w:t>
        </w:r>
      </w:ins>
      <m:oMath>
        <m:r>
          <m:t>A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has property</w:t>
        </w:r>
      </w:ins>
      <w:ins w:id="414" w:author="PR Preview" w:date="2026-01-01T00:00:00Z">
        <w:r>
          <w:t xml:space="preserve"> </w:t>
        </w:r>
      </w:ins>
      <m:oMath>
        <m:r>
          <m:t>P</m:t>
        </m:r>
      </m:oMath>
      <w:ins w:id="415" w:author="PR Preview" w:date="2026-01-01T00:00:00Z">
        <w:r>
          <w:t xml:space="preserve">”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is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rPr>
            <w:b/>
            <w:bCs/>
          </w:rPr>
          <w:t xml:space="preserve">vacuously true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[5]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when</w:t>
        </w:r>
      </w:ins>
      <w:ins w:id="424" w:author="PR Preview" w:date="2026-01-01T00:00:00Z">
        <w:r>
          <w:t xml:space="preserve"> </w:t>
        </w:r>
      </w:ins>
      <m:oMath>
        <m:r>
          <m:t>A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is the</w:t>
        </w:r>
      </w:ins>
      <w:ins w:id="427" w:author="PR Preview" w:date="2026-01-01T00:00:00Z">
        <w:r>
          <w:t xml:space="preserve"> </w:t>
        </w:r>
      </w:ins>
      <w:hyperlink w:anchor="def-empty-set">
        <w:ins w:id="428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429" w:author="PR Preview" w:date="2026-01-01T00:00:00Z">
        <w:r>
          <w:t xml:space="preserve">:</w:t>
        </w:r>
      </w:ins>
      <w:ins w:id="430" w:author="PR Preview" w:date="2026-01-01T00:00:00Z">
        <w:r>
          <w:t xml:space="preserve"> </w:t>
        </w:r>
      </w:ins>
      <m:oMath>
        <m:r>
          <m:t>A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has no elements,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so no element of</w:t>
        </w:r>
      </w:ins>
      <w:ins w:id="435" w:author="PR Preview" w:date="2026-01-01T00:00:00Z">
        <w:r>
          <w:t xml:space="preserve"> </w:t>
        </w:r>
      </w:ins>
      <m:oMath>
        <m:r>
          <m:t>A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fails to have property</w:t>
        </w:r>
      </w:ins>
      <w:ins w:id="438" w:author="PR Preview" w:date="2026-01-01T00:00:00Z">
        <w:r>
          <w:t xml:space="preserve"> </w:t>
        </w:r>
      </w:ins>
      <m:oMath>
        <m:r>
          <m:t>P</m:t>
        </m:r>
      </m:oMath>
      <w:ins w:id="439" w:author="PR Preview" w:date="2026-01-01T00:00:00Z">
        <w:r>
          <w:t xml:space="preserve">.</w:t>
        </w:r>
      </w:ins>
    </w:p>
    <w:bookmarkEnd w:id="32"/>
    <w:bookmarkStart w:id="33" w:name="exm-vacuous-truth"/>
    <w:p>
      <w:pPr>
        <w:pStyle w:val="BodyText"/>
      </w:pPr>
      <w:ins w:id="440" w:author="PR Preview" w:date="2026-01-01T00:00:00Z">
        <w:r>
          <w:rPr>
            <w:b/>
            <w:bCs/>
          </w:rPr>
          <w:t xml:space="preserve">Example 6 (Every impossible die roll is even)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The set of die rolls greater than 6 is</w:t>
        </w:r>
      </w:ins>
      <w:ins w:id="443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(</w:t>
        </w:r>
      </w:ins>
      <w:hyperlink w:anchor="exm-empty-set">
        <w:ins w:id="44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47" w:author="PR Preview" w:date="2026-01-01T00:00:00Z">
        <w:r>
          <w:t xml:space="preserve">).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So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“every die roll greater than 6 is even”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is vacuously true,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and so is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“every die roll greater than 6 is odd”</w:t>
        </w:r>
      </w:ins>
      <w:ins w:id="458" w:author="PR Preview" w:date="2026-01-01T00:00:00Z">
        <w:r>
          <w:t xml:space="preserve">: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there is no such roll to fail either statement.</w:t>
        </w:r>
      </w:ins>
    </w:p>
    <w:bookmarkEnd w:id="33"/>
    <w:bookmarkStart w:id="34" w:name="thm-empty-set-unique"/>
    <w:p>
      <w:pPr>
        <w:pStyle w:val="BodyText"/>
      </w:pPr>
      <w:ins w:id="461" w:author="PR Preview" w:date="2026-01-01T00:00:00Z">
        <w:r>
          <w:rPr>
            <w:b/>
            <w:bCs/>
          </w:rPr>
          <w:t xml:space="preserve">Theorem 2 (There is only one empty set)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If</w:t>
        </w:r>
      </w:ins>
      <w:ins w:id="46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and</w:t>
        </w:r>
      </w:ins>
      <w:ins w:id="46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2</m:t>
            </m:r>
          </m:sub>
        </m:sSub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are sets with no elements,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then</w:t>
        </w:r>
      </w:ins>
      <w:ins w:id="472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ins w:id="473" w:author="PR Preview" w:date="2026-01-01T00:00:00Z">
        <w:r>
          <w:t xml:space="preserve">.</w:t>
        </w:r>
      </w:ins>
    </w:p>
    <w:bookmarkEnd w:id="34"/>
    <w:p>
      <w:pPr>
        <w:pStyle w:val="BodyText"/>
      </w:pPr>
      <w:ins w:id="474" w:author="PR Preview" w:date="2026-01-01T00:00:00Z">
        <w:r>
          <w:rPr>
            <w:i/>
            <w:iCs/>
          </w:rPr>
          <w:t xml:space="preserve">Proof</w:t>
        </w:r>
      </w:ins>
      <w:ins w:id="475" w:author="PR Preview" w:date="2026-01-01T00:00:00Z">
        <w:r>
          <w:t xml:space="preserve">. </w:t>
        </w:r>
      </w:ins>
      <w:ins w:id="476" w:author="PR Preview" w:date="2026-01-01T00:00:00Z">
        <w:r>
          <w:t xml:space="preserve">Neither set has any elements,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so every element of</w:t>
        </w:r>
      </w:ins>
      <w:ins w:id="479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an element of</w:t>
        </w:r>
      </w:ins>
      <w:ins w:id="482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2</m:t>
            </m:r>
          </m:sub>
        </m:sSub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and vice versa,</w:t>
        </w:r>
      </w:ins>
      <w:ins w:id="485" w:author="PR Preview" w:date="2026-01-01T00:00:00Z">
        <w:r>
          <w:t xml:space="preserve"> </w:t>
        </w:r>
      </w:ins>
      <w:hyperlink w:anchor="def-vacuous-truth">
        <w:ins w:id="486" w:author="PR Preview" w:date="2026-01-01T00:00:00Z">
          <w:r>
            <w:rPr>
              <w:rStyle w:val="Hyperlink"/>
            </w:rPr>
            <w:t xml:space="preserve">vacuously</w:t>
          </w:r>
        </w:ins>
      </w:hyperlink>
      <w:ins w:id="487" w:author="PR Preview" w:date="2026-01-01T00:00:00Z">
        <w:r>
          <w:t xml:space="preserve">.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Sets with the same elements are equal (</w:t>
        </w:r>
      </w:ins>
      <w:hyperlink w:anchor="def-set">
        <w:ins w:id="49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91" w:author="PR Preview" w:date="2026-01-01T00:00:00Z">
        <w:r>
          <w:t xml:space="preserve">).</w:t>
        </w:r>
      </w:ins>
    </w:p>
    <w:bookmarkStart w:id="35" w:name="thm-empty-subset"/>
    <w:p>
      <w:pPr>
        <w:pStyle w:val="BodyText"/>
      </w:pPr>
      <w:ins w:id="492" w:author="PR Preview" w:date="2026-01-01T00:00:00Z">
        <w:r>
          <w:rPr>
            <w:b/>
            <w:bCs/>
          </w:rPr>
          <w:t xml:space="preserve">Theorem 3 (The empty set is a subset of every set)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For every set</w:t>
        </w:r>
      </w:ins>
      <w:ins w:id="495" w:author="PR Preview" w:date="2026-01-01T00:00:00Z">
        <w:r>
          <w:t xml:space="preserve"> </w:t>
        </w:r>
      </w:ins>
      <m:oMath>
        <m:r>
          <m:t>A</m:t>
        </m:r>
      </m:oMath>
      <w:ins w:id="496" w:author="PR Preview" w:date="2026-01-01T00:00:00Z">
        <w:r>
          <w:t xml:space="preserve">,</w:t>
        </w:r>
      </w:ins>
      <w:ins w:id="497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ins w:id="498" w:author="PR Preview" w:date="2026-01-01T00:00:00Z">
        <w:r>
          <w:t xml:space="preserve">.</w:t>
        </w:r>
      </w:ins>
    </w:p>
    <w:bookmarkEnd w:id="35"/>
    <w:p>
      <w:pPr>
        <w:pStyle w:val="BodyText"/>
      </w:pPr>
      <w:ins w:id="499" w:author="PR Preview" w:date="2026-01-01T00:00:00Z">
        <w:r>
          <w:rPr>
            <w:i/>
            <w:iCs/>
          </w:rPr>
          <w:t xml:space="preserve">Proof</w:t>
        </w:r>
      </w:ins>
      <w:ins w:id="500" w:author="PR Preview" w:date="2026-01-01T00:00:00Z">
        <w:r>
          <w:t xml:space="preserve">. </w:t>
        </w:r>
      </w:ins>
      <w:ins w:id="501" w:author="PR Preview" w:date="2026-01-01T00:00:00Z">
        <w:r>
          <w:t xml:space="preserve">By</w:t>
        </w:r>
      </w:ins>
      <w:ins w:id="502" w:author="PR Preview" w:date="2026-01-01T00:00:00Z">
        <w:r>
          <w:t xml:space="preserve"> </w:t>
        </w:r>
      </w:ins>
      <w:hyperlink w:anchor="def-subset">
        <w:ins w:id="50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fails only if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some element of</w:t>
        </w:r>
      </w:ins>
      <w:ins w:id="510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is not in</w:t>
        </w:r>
      </w:ins>
      <w:ins w:id="513" w:author="PR Preview" w:date="2026-01-01T00:00:00Z">
        <w:r>
          <w:t xml:space="preserve"> </w:t>
        </w:r>
      </w:ins>
      <m:oMath>
        <m:r>
          <m:t>A</m:t>
        </m:r>
      </m:oMath>
      <w:ins w:id="514" w:author="PR Preview" w:date="2026-01-01T00:00:00Z">
        <w:r>
          <w:t xml:space="preserve">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The</w:t>
        </w:r>
      </w:ins>
      <w:ins w:id="517" w:author="PR Preview" w:date="2026-01-01T00:00:00Z">
        <w:r>
          <w:t xml:space="preserve"> </w:t>
        </w:r>
      </w:ins>
      <w:hyperlink w:anchor="def-empty-set">
        <w:ins w:id="518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has no elements,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so no such element exists.</w:t>
        </w:r>
      </w:ins>
    </w:p>
    <w:bookmarkStart w:id="36" w:name="def-bound"/>
    <w:p>
      <w:pPr>
        <w:pStyle w:val="BodyText"/>
      </w:pPr>
      <w:ins w:id="523" w:author="PR Preview" w:date="2026-01-01T00:00:00Z">
        <w:r>
          <w:rPr>
            <w:b/>
            <w:bCs/>
          </w:rPr>
          <w:t xml:space="preserve">Definition 9 (Lower bound and upper bound)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For a</w:t>
        </w:r>
      </w:ins>
      <w:ins w:id="526" w:author="PR Preview" w:date="2026-01-01T00:00:00Z">
        <w:r>
          <w:t xml:space="preserve"> </w:t>
        </w:r>
      </w:ins>
      <w:hyperlink w:anchor="def-subset">
        <w:ins w:id="527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52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of the</w:t>
        </w:r>
      </w:ins>
      <w:ins w:id="531" w:author="PR Preview" w:date="2026-01-01T00:00:00Z">
        <w:r>
          <w:t xml:space="preserve"> </w:t>
        </w:r>
      </w:ins>
      <w:hyperlink r:id="rId16">
        <w:ins w:id="532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533" w:author="PR Preview" w:date="2026-01-01T00:00:00Z">
        <w:r>
          <w:t xml:space="preserve">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a</w:t>
        </w:r>
      </w:ins>
      <w:ins w:id="536" w:author="PR Preview" w:date="2026-01-01T00:00:00Z">
        <w:r>
          <w:t xml:space="preserve"> </w:t>
        </w:r>
      </w:ins>
      <w:hyperlink r:id="rId16">
        <w:ins w:id="537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538" w:author="PR Preview" w:date="2026-01-01T00:00:00Z">
        <w:r>
          <w:t xml:space="preserve"> </w:t>
        </w:r>
      </w:ins>
      <m:oMath>
        <m:r>
          <m:t>a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is a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rPr>
            <w:b/>
            <w:bCs/>
          </w:rPr>
          <w:t xml:space="preserve">lower bound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of</w:t>
        </w:r>
      </w:ins>
      <w:ins w:id="545" w:author="PR Preview" w:date="2026-01-01T00:00:00Z">
        <w:r>
          <w:t xml:space="preserve"> </w:t>
        </w:r>
      </w:ins>
      <m:oMath>
        <m:r>
          <m:t>S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if</w:t>
        </w:r>
      </w:ins>
      <w:ins w:id="5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x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for every</w:t>
        </w:r>
      </w:ins>
      <w:ins w:id="5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S</m:t>
        </m:r>
      </m:oMath>
      <w:ins w:id="552" w:author="PR Preview" w:date="2026-01-01T00:00:00Z">
        <w:r>
          <w:t xml:space="preserve">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and a real number</w:t>
        </w:r>
      </w:ins>
      <w:ins w:id="555" w:author="PR Preview" w:date="2026-01-01T00:00:00Z">
        <w:r>
          <w:t xml:space="preserve"> </w:t>
        </w:r>
      </w:ins>
      <m:oMath>
        <m:r>
          <m:t>b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is an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rPr>
            <w:b/>
            <w:bCs/>
          </w:rPr>
          <w:t xml:space="preserve">upper bound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of</w:t>
        </w:r>
      </w:ins>
      <w:ins w:id="562" w:author="PR Preview" w:date="2026-01-01T00:00:00Z">
        <w:r>
          <w:t xml:space="preserve"> </w:t>
        </w:r>
      </w:ins>
      <m:oMath>
        <m:r>
          <m:t>S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if</w:t>
        </w:r>
      </w:ins>
      <w:ins w:id="56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b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for every</w:t>
        </w:r>
      </w:ins>
      <w:ins w:id="5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S</m:t>
        </m:r>
      </m:oMath>
      <w:ins w:id="569" w:author="PR Preview" w:date="2026-01-01T00:00:00Z">
        <w:r>
          <w:t xml:space="preserve">;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each is a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rPr>
            <w:b/>
            <w:bCs/>
          </w:rPr>
          <w:t xml:space="preserve">bound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of</w:t>
        </w:r>
      </w:ins>
      <w:ins w:id="576" w:author="PR Preview" w:date="2026-01-01T00:00:00Z">
        <w:r>
          <w:t xml:space="preserve"> </w:t>
        </w:r>
      </w:ins>
      <m:oMath>
        <m:r>
          <m:t>S</m:t>
        </m:r>
      </m:oMath>
      <w:ins w:id="577" w:author="PR Preview" w:date="2026-01-01T00:00:00Z">
        <w:r>
          <w:t xml:space="preserve">.</w:t>
        </w:r>
      </w:ins>
    </w:p>
    <w:bookmarkEnd w:id="36"/>
    <w:bookmarkStart w:id="37" w:name="def-interval"/>
    <w:p>
      <w:pPr>
        <w:pStyle w:val="BodyText"/>
      </w:pPr>
      <w:ins w:id="578" w:author="PR Preview" w:date="2026-01-01T00:00:00Z">
        <w:r>
          <w:rPr>
            <w:b/>
            <w:bCs/>
          </w:rPr>
          <w:t xml:space="preserve">Definition 10 (Interval)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rPr>
            <w:b/>
            <w:bCs/>
          </w:rPr>
          <w:t xml:space="preserve">interval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[6]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is a</w:t>
        </w:r>
      </w:ins>
      <w:ins w:id="587" w:author="PR Preview" w:date="2026-01-01T00:00:00Z">
        <w:r>
          <w:t xml:space="preserve"> </w:t>
        </w:r>
      </w:ins>
      <w:hyperlink w:anchor="def-subset">
        <w:ins w:id="588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of the</w:t>
        </w:r>
      </w:ins>
      <w:ins w:id="591" w:author="PR Preview" w:date="2026-01-01T00:00:00Z">
        <w:r>
          <w:t xml:space="preserve"> </w:t>
        </w:r>
      </w:ins>
      <w:hyperlink r:id="rId16">
        <w:ins w:id="592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that consists of all real numbers between two bounds</w:t>
        </w:r>
      </w:ins>
      <w:ins w:id="59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(</w:t>
        </w:r>
      </w:ins>
      <w:hyperlink w:anchor="def-bound">
        <w:ins w:id="59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99" w:author="PR Preview" w:date="2026-01-01T00:00:00Z">
        <w:r>
          <w:t xml:space="preserve">),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possibly including one or both bounds,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or of all real numbers on one side of a single bound,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or all of</w:t>
        </w:r>
      </w:ins>
      <w:ins w:id="60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607" w:author="PR Preview" w:date="2026-01-01T00:00:00Z">
        <w:r>
          <w:t xml:space="preserve">.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The bounds</w:t>
        </w:r>
      </w:ins>
      <w:ins w:id="610" w:author="PR Preview" w:date="2026-01-01T00:00:00Z">
        <w:r>
          <w:t xml:space="preserve"> </w:t>
        </w:r>
      </w:ins>
      <m:oMath>
        <m:r>
          <m:t>a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and</w:t>
        </w:r>
      </w:ins>
      <w:ins w:id="613" w:author="PR Preview" w:date="2026-01-01T00:00:00Z">
        <w:r>
          <w:t xml:space="preserve"> </w:t>
        </w:r>
      </w:ins>
      <m:oMath>
        <m:r>
          <m:t>b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that define the interval are its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rPr>
            <w:b/>
            <w:bCs/>
          </w:rPr>
          <w:t xml:space="preserve">endpoints</w:t>
        </w:r>
      </w:ins>
      <w:ins w:id="618" w:author="PR Preview" w:date="2026-01-01T00:00:00Z">
        <w:r>
          <w:t xml:space="preserve">.</w:t>
        </w:r>
      </w:ins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del w:id="619" w:author="PR Preview" w:date="2026-01-01T00:00:00Z">
        <w:r>
          <w:rPr>
            <w:b/>
            <w:bCs/>
          </w:rPr>
          <w:delText xml:space="preserve">Definition 4 (Closed interval)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For real numbers</w:delText>
        </w:r>
      </w:del>
      <w:del w:id="6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623" w:author="PR Preview" w:date="2026-01-01T00:00:00Z">
        <w:r>
          <w:delText xml:space="preserve">,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the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rPr>
            <w:b/>
            <w:bCs/>
          </w:rPr>
          <w:delText xml:space="preserve">closed interval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is</w:delText>
        </w:r>
      </w:del>
      <w:del w:id="63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631" w:author="PR Preview" w:date="2026-01-01T00:00:00Z">
        <w:r>
          <w:delText xml:space="preserve">.</w:delText>
        </w:r>
      </w:del>
    </w:p>
    <w:p>
      <w:pPr>
        <w:pStyle w:val="BodyText"/>
      </w:pPr>
      <w:del w:id="632" w:author="PR Preview" w:date="2026-01-01T00:00:00Z">
        <w:r>
          <w:rPr>
            <w:b/>
            <w:bCs/>
          </w:rPr>
          <w:delText xml:space="preserve">Definition 5 (Open interval)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For real numbers</w:delText>
        </w:r>
      </w:del>
      <w:del w:id="6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636" w:author="PR Preview" w:date="2026-01-01T00:00:00Z">
        <w:r>
          <w:delText xml:space="preserve">,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the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rPr>
            <w:b/>
            <w:bCs/>
          </w:rPr>
          <w:delText xml:space="preserve">open interval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is</w:delText>
        </w:r>
      </w:del>
      <w:del w:id="6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644" w:author="PR Preview" w:date="2026-01-01T00:00:00Z">
        <w:r>
          <w:delText xml:space="preserve">.</w:delText>
        </w:r>
      </w:del>
    </w:p>
    <w:p>
      <w:pPr>
        <w:pStyle w:val="BodyText"/>
      </w:pPr>
      <w:del w:id="645" w:author="PR Preview" w:date="2026-01-01T00:00:00Z">
        <w:r>
          <w:rPr>
            <w:b/>
            <w:bCs/>
          </w:rPr>
          <w:delText xml:space="preserve">Definition 6 (Half-open intervals)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For real numbers</w:delText>
        </w:r>
      </w:del>
      <w:del w:id="6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649" w:author="PR Preview" w:date="2026-01-01T00:00:00Z">
        <w:r>
          <w:delText xml:space="preserve">,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the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rPr>
            <w:b/>
            <w:bCs/>
          </w:rPr>
          <w:delText xml:space="preserve">half-open intervals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are</w:delText>
        </w:r>
      </w:del>
      <w:del w:id="6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and</w:delText>
        </w:r>
      </w:del>
      <w:del w:id="6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660" w:author="PR Preview" w:date="2026-01-01T00:00:00Z">
        <w:r>
          <w:delText xml:space="preserve">.</w:delText>
        </w:r>
      </w:del>
    </w:p>
    <w:p>
      <w:pPr>
        <w:pStyle w:val="BodyText"/>
      </w:pPr>
      <w:del w:id="661" w:author="PR Preview" w:date="2026-01-01T00:00:00Z">
        <w:r>
          <w:rPr>
            <w:b/>
            <w:bCs/>
          </w:rPr>
          <w:delText xml:space="preserve">Definition 7 (Unbounded intervals)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The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rPr>
            <w:b/>
            <w:bCs/>
          </w:rPr>
          <w:delText xml:space="preserve">unbounded intervals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have at most one endpoint:</w:delText>
        </w:r>
      </w:del>
    </w:p>
    <w:p>
      <w:pPr>
        <w:pStyle w:val="BodyText"/>
      </w:pPr>
      <w:ins w:id="668" w:author="PR Preview" w:date="2026-01-01T00:00:00Z">
        <w:r>
          <w:rPr>
            <w:b/>
            <w:bCs/>
          </w:rPr>
          <w:t xml:space="preserve">Definition 11 (Closed interval)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For</w:t>
        </w:r>
      </w:ins>
      <w:ins w:id="671" w:author="PR Preview" w:date="2026-01-01T00:00:00Z">
        <w:r>
          <w:t xml:space="preserve"> </w:t>
        </w:r>
      </w:ins>
      <w:hyperlink r:id="rId16">
        <w:ins w:id="672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67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674" w:author="PR Preview" w:date="2026-01-01T00:00:00Z">
        <w:r>
          <w:t xml:space="preserve">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rPr>
            <w:b/>
            <w:bCs/>
          </w:rPr>
          <w:t xml:space="preserve">closed interval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is the interval (</w:t>
        </w:r>
      </w:ins>
      <w:hyperlink w:anchor="def-interval">
        <w:ins w:id="68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82" w:author="PR Preview" w:date="2026-01-01T00:00:00Z">
        <w:r>
          <w:t xml:space="preserve">)</w:t>
        </w:r>
      </w:ins>
      <w:ins w:id="6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that includes both bounds (</w:t>
        </w:r>
      </w:ins>
      <w:hyperlink w:anchor="def-bound">
        <w:ins w:id="68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87" w:author="PR Preview" w:date="2026-01-01T00:00:00Z">
        <w:r>
          <w:t xml:space="preserve">).</w:t>
        </w:r>
      </w:ins>
    </w:p>
    <w:bookmarkEnd w:id="38"/>
    <w:bookmarkStart w:id="39" w:name="def-open-interval"/>
    <w:p>
      <w:pPr>
        <w:pStyle w:val="BodyText"/>
      </w:pPr>
      <w:ins w:id="688" w:author="PR Preview" w:date="2026-01-01T00:00:00Z">
        <w:r>
          <w:rPr>
            <w:b/>
            <w:bCs/>
          </w:rPr>
          <w:t xml:space="preserve">Definition 12 (Open interval)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For</w:t>
        </w:r>
      </w:ins>
      <w:ins w:id="691" w:author="PR Preview" w:date="2026-01-01T00:00:00Z">
        <w:r>
          <w:t xml:space="preserve"> </w:t>
        </w:r>
      </w:ins>
      <w:hyperlink r:id="rId16">
        <w:ins w:id="692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6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694" w:author="PR Preview" w:date="2026-01-01T00:00:00Z">
        <w:r>
          <w:t xml:space="preserve">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the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rPr>
            <w:b/>
            <w:bCs/>
          </w:rPr>
          <w:t xml:space="preserve">open interval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is the interval (</w:t>
        </w:r>
      </w:ins>
      <w:hyperlink w:anchor="def-interval">
        <w:ins w:id="70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02" w:author="PR Preview" w:date="2026-01-01T00:00:00Z">
        <w:r>
          <w:t xml:space="preserve">)</w:t>
        </w:r>
      </w:ins>
      <w:ins w:id="7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that includes neither bound (</w:t>
        </w:r>
      </w:ins>
      <w:hyperlink w:anchor="def-bound">
        <w:ins w:id="70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707" w:author="PR Preview" w:date="2026-01-01T00:00:00Z">
        <w:r>
          <w:t xml:space="preserve">).</w:t>
        </w:r>
      </w:ins>
    </w:p>
    <w:bookmarkEnd w:id="39"/>
    <w:bookmarkStart w:id="40" w:name="def-half-open-interval"/>
    <w:p>
      <w:pPr>
        <w:pStyle w:val="BodyText"/>
      </w:pPr>
      <w:ins w:id="708" w:author="PR Preview" w:date="2026-01-01T00:00:00Z">
        <w:r>
          <w:rPr>
            <w:b/>
            <w:bCs/>
          </w:rPr>
          <w:t xml:space="preserve">Definition 13 (Half-open intervals)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For</w:t>
        </w:r>
      </w:ins>
      <w:ins w:id="711" w:author="PR Preview" w:date="2026-01-01T00:00:00Z">
        <w:r>
          <w:t xml:space="preserve"> </w:t>
        </w:r>
      </w:ins>
      <w:hyperlink r:id="rId16">
        <w:ins w:id="712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7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the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rPr>
            <w:b/>
            <w:bCs/>
          </w:rPr>
          <w:t xml:space="preserve">half-open intervals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are the intervals (</w:t>
        </w:r>
      </w:ins>
      <w:hyperlink w:anchor="def-interval">
        <w:ins w:id="72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22" w:author="PR Preview" w:date="2026-01-01T00:00:00Z">
        <w:r>
          <w:t xml:space="preserve">)</w:t>
        </w:r>
      </w:ins>
      <w:ins w:id="72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and</w:t>
        </w:r>
      </w:ins>
      <w:ins w:id="7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that include one bound (</w:t>
        </w:r>
      </w:ins>
      <w:hyperlink w:anchor="def-bound">
        <w:ins w:id="72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730" w:author="PR Preview" w:date="2026-01-01T00:00:00Z">
        <w:r>
          <w:t xml:space="preserve">) and not the other.</w:t>
        </w:r>
      </w:ins>
    </w:p>
    <w:bookmarkEnd w:id="40"/>
    <w:bookmarkStart w:id="41" w:name="def-unbounded-interval"/>
    <w:p>
      <w:pPr>
        <w:pStyle w:val="BodyText"/>
      </w:pPr>
      <w:ins w:id="731" w:author="PR Preview" w:date="2026-01-01T00:00:00Z">
        <w:r>
          <w:rPr>
            <w:b/>
            <w:bCs/>
          </w:rPr>
          <w:t xml:space="preserve">Definition 14 (Unbounded intervals)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For</w:t>
        </w:r>
      </w:ins>
      <w:ins w:id="734" w:author="PR Preview" w:date="2026-01-01T00:00:00Z">
        <w:r>
          <w:t xml:space="preserve"> </w:t>
        </w:r>
      </w:ins>
      <w:hyperlink r:id="rId16">
        <w:ins w:id="735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736" w:author="PR Preview" w:date="2026-01-01T00:00:00Z">
        <w:r>
          <w:t xml:space="preserve"> </w:t>
        </w:r>
      </w:ins>
      <m:oMath>
        <m:r>
          <m:t>a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and</w:t>
        </w:r>
      </w:ins>
      <w:ins w:id="739" w:author="PR Preview" w:date="2026-01-01T00:00:00Z">
        <w:r>
          <w:t xml:space="preserve"> </w:t>
        </w:r>
      </w:ins>
      <m:oMath>
        <m:r>
          <m:t>b</m:t>
        </m:r>
      </m:oMath>
      <w:ins w:id="740" w:author="PR Preview" w:date="2026-01-01T00:00:00Z">
        <w:r>
          <w:t xml:space="preserve">,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the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rPr>
            <w:b/>
            <w:bCs/>
          </w:rPr>
          <w:t xml:space="preserve">unbounded intervals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are the intervals (</w:t>
        </w:r>
      </w:ins>
      <w:hyperlink w:anchor="def-interval">
        <w:ins w:id="74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48" w:author="PR Preview" w:date="2026-01-01T00:00:00Z">
        <w:r>
          <w:t xml:space="preserve">) with at most one bound (</w:t>
        </w:r>
      </w:ins>
      <w:hyperlink w:anchor="def-bound">
        <w:ins w:id="74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750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del w:id="751" w:author="PR Preview" w:date="2026-01-01T00:00:00Z">
        <w:r>
          <w:rPr>
            <w:b/>
            <w:bCs/>
          </w:rPr>
          <w:delText xml:space="preserve">Example 3 (Which numbers are in an interval)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 </w:delText>
        </w:r>
      </w:del>
    </w:p>
    <w:p>
      <w:pPr>
        <w:pStyle w:val="FirstParagraph"/>
      </w:pPr>
      <w:ins w:id="754" w:author="PR Preview" w:date="2026-01-01T00:00:00Z">
        <w:r>
          <w:rPr>
            <w:b/>
            <w:bCs/>
          </w:rPr>
          <w:t xml:space="preserve">Example 7 (Which numbers are in an interval)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del w:id="757" w:author="PR Preview" w:date="2026-01-01T00:00:00Z">
        <w:r>
          <w:rPr>
            <w:b/>
            <w:bCs/>
          </w:rPr>
          <w:delText xml:space="preserve">Definition 8 (Subset)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A set</w:delText>
        </w:r>
      </w:del>
      <w:del w:id="760" w:author="PR Preview" w:date="2026-01-01T00:00:00Z">
        <w:r>
          <w:delText xml:space="preserve"> </w:delText>
        </w:r>
      </w:del>
      <m:oMath>
        <m:r>
          <m:t>A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is a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rPr>
            <w:b/>
            <w:bCs/>
          </w:rPr>
          <w:delText xml:space="preserve">subset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[4]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of a set</w:delText>
        </w:r>
      </w:del>
      <w:del w:id="769" w:author="PR Preview" w:date="2026-01-01T00:00:00Z">
        <w:r>
          <w:delText xml:space="preserve"> </w:delText>
        </w:r>
      </w:del>
      <m:oMath>
        <m:r>
          <m:t>B</m:t>
        </m:r>
      </m:oMath>
      <w:del w:id="770" w:author="PR Preview" w:date="2026-01-01T00:00:00Z">
        <w:r>
          <w:delText xml:space="preserve">,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written</w:delText>
        </w:r>
      </w:del>
      <w:del w:id="7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774" w:author="PR Preview" w:date="2026-01-01T00:00:00Z">
        <w:r>
          <w:delText xml:space="preserve">,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if every element of</w:delText>
        </w:r>
      </w:del>
      <w:del w:id="777" w:author="PR Preview" w:date="2026-01-01T00:00:00Z">
        <w:r>
          <w:delText xml:space="preserve"> </w:delText>
        </w:r>
      </w:del>
      <m:oMath>
        <m:r>
          <m:t>A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is an element of</w:delText>
        </w:r>
      </w:del>
      <w:del w:id="780" w:author="PR Preview" w:date="2026-01-01T00:00:00Z">
        <w:r>
          <w:delText xml:space="preserve"> </w:delText>
        </w:r>
      </w:del>
      <m:oMath>
        <m:r>
          <m:t>B</m:t>
        </m:r>
      </m:oMath>
      <w:del w:id="781" w:author="PR Preview" w:date="2026-01-01T00:00:00Z">
        <w:r>
          <w:delText xml:space="preserve">.</w:delText>
        </w:r>
      </w:del>
    </w:p>
    <w:p>
      <w:pPr>
        <w:pStyle w:val="BodyText"/>
      </w:pPr>
      <w:del w:id="782" w:author="PR Preview" w:date="2026-01-01T00:00:00Z">
        <w:r>
          <w:rPr>
            <w:b/>
            <w:bCs/>
          </w:rPr>
          <w:delText xml:space="preserve">Example 4 (Even die rolls)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The even die rolls form a subset of the possible rolls:</w:delText>
        </w:r>
      </w:del>
      <w:del w:id="78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86" w:author="PR Preview" w:date="2026-01-01T00:00:00Z">
        <w:r>
          <w:delText xml:space="preserve">,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because each of</w:delText>
        </w:r>
      </w:del>
      <w:del w:id="789" w:author="PR Preview" w:date="2026-01-01T00:00:00Z">
        <w:r>
          <w:delText xml:space="preserve"> </w:delText>
        </w:r>
      </w:del>
      <m:oMath>
        <m:r>
          <m:t>2</m:t>
        </m:r>
      </m:oMath>
      <w:del w:id="790" w:author="PR Preview" w:date="2026-01-01T00:00:00Z">
        <w:r>
          <w:delText xml:space="preserve">,</w:delText>
        </w:r>
      </w:del>
      <w:del w:id="791" w:author="PR Preview" w:date="2026-01-01T00:00:00Z">
        <w:r>
          <w:delText xml:space="preserve"> </w:delText>
        </w:r>
      </w:del>
      <m:oMath>
        <m:r>
          <m:t>4</m:t>
        </m:r>
      </m:oMath>
      <w:del w:id="792" w:author="PR Preview" w:date="2026-01-01T00:00:00Z">
        <w:r>
          <w:delText xml:space="preserve">, and</w:delText>
        </w:r>
      </w:del>
      <w:del w:id="793" w:author="PR Preview" w:date="2026-01-01T00:00:00Z">
        <w:r>
          <w:delText xml:space="preserve"> </w:delText>
        </w:r>
      </w:del>
      <m:oMath>
        <m:r>
          <m:t>6</m:t>
        </m:r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is a possible roll.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The set</w:delText>
        </w:r>
      </w:del>
      <w:del w:id="7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is not a subset of</w:delText>
        </w:r>
      </w:del>
      <w:del w:id="8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802" w:author="PR Preview" w:date="2026-01-01T00:00:00Z">
        <w:r>
          <w:delText xml:space="preserve">,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because</w:delText>
        </w:r>
      </w:del>
      <w:del w:id="805" w:author="PR Preview" w:date="2026-01-01T00:00:00Z">
        <w:r>
          <w:delText xml:space="preserve"> </w:delText>
        </w:r>
      </w:del>
      <m:oMath>
        <m:r>
          <m:t>7</m:t>
        </m:r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is not a possible roll.</w:delText>
        </w:r>
      </w:del>
    </w:p>
    <w:p>
      <w:pPr>
        <w:pStyle w:val="BodyText"/>
      </w:pPr>
      <w:del w:id="808" w:author="PR Preview" w:date="2026-01-01T00:00:00Z">
        <w:r>
          <w:rPr>
            <w:b/>
            <w:bCs/>
          </w:rPr>
          <w:delText xml:space="preserve">Theorem 1 (Every set is a subset of itself)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For every set</w:delText>
        </w:r>
      </w:del>
      <w:del w:id="811" w:author="PR Preview" w:date="2026-01-01T00:00:00Z">
        <w:r>
          <w:delText xml:space="preserve"> </w:delText>
        </w:r>
      </w:del>
      <m:oMath>
        <m:r>
          <m:t>A</m:t>
        </m:r>
      </m:oMath>
      <w:del w:id="812" w:author="PR Preview" w:date="2026-01-01T00:00:00Z">
        <w:r>
          <w:delText xml:space="preserve">,</w:delText>
        </w:r>
      </w:del>
      <w:del w:id="81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A</m:t>
        </m:r>
      </m:oMath>
      <w:del w:id="814" w:author="PR Preview" w:date="2026-01-01T00:00:00Z">
        <w:r>
          <w:delText xml:space="preserve">.</w:delText>
        </w:r>
      </w:del>
    </w:p>
    <w:p>
      <w:pPr>
        <w:pStyle w:val="BodyText"/>
      </w:pPr>
      <w:del w:id="815" w:author="PR Preview" w:date="2026-01-01T00:00:00Z">
        <w:r>
          <w:rPr>
            <w:i/>
            <w:iCs/>
          </w:rPr>
          <w:delText xml:space="preserve">Proof</w:delText>
        </w:r>
      </w:del>
      <w:del w:id="816" w:author="PR Preview" w:date="2026-01-01T00:00:00Z">
        <w:r>
          <w:delText xml:space="preserve">. </w:delText>
        </w:r>
      </w:del>
      <w:del w:id="817" w:author="PR Preview" w:date="2026-01-01T00:00:00Z">
        <w:r>
          <w:delText xml:space="preserve">Every element of</w:delText>
        </w:r>
      </w:del>
      <w:del w:id="818" w:author="PR Preview" w:date="2026-01-01T00:00:00Z">
        <w:r>
          <w:delText xml:space="preserve"> </w:delText>
        </w:r>
      </w:del>
      <m:oMath>
        <m:r>
          <m:t>A</m:t>
        </m:r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 an element of</w:delText>
        </w:r>
      </w:del>
      <w:del w:id="821" w:author="PR Preview" w:date="2026-01-01T00:00:00Z">
        <w:r>
          <w:delText xml:space="preserve"> </w:delText>
        </w:r>
      </w:del>
      <m:oMath>
        <m:r>
          <m:t>A</m:t>
        </m:r>
      </m:oMath>
      <w:del w:id="822" w:author="PR Preview" w:date="2026-01-01T00:00:00Z">
        <w:r>
          <w:delText xml:space="preserve">,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which is</w:delText>
        </w:r>
      </w:del>
      <w:del w:id="825" w:author="PR Preview" w:date="2026-01-01T00:00:00Z">
        <w:r>
          <w:delText xml:space="preserve"> </w:delText>
        </w:r>
      </w:del>
      <w:hyperlink w:anchor="def-subset">
        <w:del w:id="82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with</w:delText>
        </w:r>
      </w:del>
      <w:del w:id="82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A</m:t>
        </m:r>
      </m:oMath>
      <w:del w:id="830" w:author="PR Preview" w:date="2026-01-01T00:00:00Z">
        <w:r>
          <w:delText xml:space="preserve">.</w:delText>
        </w:r>
      </w:del>
    </w:p>
    <w:p>
      <w:pPr>
        <w:pStyle w:val="BodyText"/>
      </w:pPr>
      <w:del w:id="831" w:author="PR Preview" w:date="2026-01-01T00:00:00Z">
        <w:r>
          <w:rPr>
            <w:b/>
            <w:bCs/>
          </w:rPr>
          <w:delText xml:space="preserve">Definition 9 (Strict subset (proper subset))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</w:delText>
        </w:r>
      </w:del>
      <w:del w:id="834" w:author="PR Preview" w:date="2026-01-01T00:00:00Z">
        <w:r>
          <w:delText xml:space="preserve"> </w:delText>
        </w:r>
      </w:del>
      <w:hyperlink w:anchor="def-set">
        <w:del w:id="835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836" w:author="PR Preview" w:date="2026-01-01T00:00:00Z">
        <w:r>
          <w:delText xml:space="preserve"> </w:delText>
        </w:r>
      </w:del>
      <m:oMath>
        <m:r>
          <m:t>A</m:t>
        </m:r>
      </m:oMath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is a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rPr>
            <w:b/>
            <w:bCs/>
          </w:rPr>
          <w:delText xml:space="preserve">strict subset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(also called a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rPr>
            <w:b/>
            <w:bCs/>
          </w:rPr>
          <w:delText xml:space="preserve">proper subset</w:delText>
        </w:r>
      </w:del>
      <w:del w:id="845" w:author="PR Preview" w:date="2026-01-01T00:00:00Z">
        <w:r>
          <w:delText xml:space="preserve">)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of a set</w:delText>
        </w:r>
      </w:del>
      <w:del w:id="848" w:author="PR Preview" w:date="2026-01-01T00:00:00Z">
        <w:r>
          <w:delText xml:space="preserve"> </w:delText>
        </w:r>
      </w:del>
      <m:oMath>
        <m:r>
          <m:t>B</m:t>
        </m:r>
      </m:oMath>
      <w:del w:id="849" w:author="PR Preview" w:date="2026-01-01T00:00:00Z">
        <w:r>
          <w:delText xml:space="preserve">,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written</w:delText>
        </w:r>
      </w:del>
      <w:del w:id="8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853" w:author="PR Preview" w:date="2026-01-01T00:00:00Z">
        <w:r>
          <w:delText xml:space="preserve">,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if</w:delText>
        </w:r>
      </w:del>
      <w:del w:id="856" w:author="PR Preview" w:date="2026-01-01T00:00:00Z">
        <w:r>
          <w:delText xml:space="preserve"> </w:delText>
        </w:r>
      </w:del>
      <m:oMath>
        <m:r>
          <m:t>A</m:t>
        </m:r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is a</w:delText>
        </w:r>
      </w:del>
      <w:del w:id="859" w:author="PR Preview" w:date="2026-01-01T00:00:00Z">
        <w:r>
          <w:delText xml:space="preserve"> </w:delText>
        </w:r>
      </w:del>
      <w:hyperlink w:anchor="def-subset">
        <w:del w:id="860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of</w:delText>
        </w:r>
      </w:del>
      <w:del w:id="863" w:author="PR Preview" w:date="2026-01-01T00:00:00Z">
        <w:r>
          <w:delText xml:space="preserve"> </w:delText>
        </w:r>
      </w:del>
      <m:oMath>
        <m:r>
          <m:t>B</m:t>
        </m:r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and</w:delText>
        </w:r>
      </w:del>
      <w:del w:id="8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867" w:author="PR Preview" w:date="2026-01-01T00:00:00Z">
        <w:r>
          <w:delText xml:space="preserve">.</w:delText>
        </w:r>
      </w:del>
    </w:p>
    <w:p>
      <w:pPr>
        <w:pStyle w:val="BodyText"/>
      </w:pPr>
      <w:del w:id="868" w:author="PR Preview" w:date="2026-01-01T00:00:00Z">
        <w:r>
          <w:rPr>
            <w:i/>
            <w:iCs/>
          </w:rPr>
          <w:delText xml:space="preserve">Remark 2</w:delText>
        </w:r>
      </w:del>
      <w:del w:id="869" w:author="PR Preview" w:date="2026-01-01T00:00:00Z">
        <w:r>
          <w:delText xml:space="preserve"> (The symbol</w:delText>
        </w:r>
      </w:del>
      <w:del w:id="870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871" w:author="PR Preview" w:date="2026-01-01T00:00:00Z">
        <w:r>
          <w:delText xml:space="preserve">). </w:delText>
        </w:r>
      </w:del>
      <w:del w:id="872" w:author="PR Preview" w:date="2026-01-01T00:00:00Z">
        <w:r>
          <w:delText xml:space="preserve">Sources disagree about the symbol</w:delText>
        </w:r>
      </w:del>
      <w:del w:id="873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874" w:author="PR Preview" w:date="2026-01-01T00:00:00Z">
        <w:r>
          <w:delText xml:space="preserve">: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some use it for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“subset”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(</w:delText>
        </w:r>
      </w:del>
      <m:oMath>
        <m:r>
          <m:rPr>
            <m:sty m:val="p"/>
          </m:rPr>
          <m:t>⊆</m:t>
        </m:r>
      </m:oMath>
      <w:del w:id="881" w:author="PR Preview" w:date="2026-01-01T00:00:00Z">
        <w:r>
          <w:delText xml:space="preserve">),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and others for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“strict subset”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(</w:delText>
        </w:r>
      </w:del>
      <m:oMath>
        <m:r>
          <m:rPr>
            <m:sty m:val="p"/>
          </m:rPr>
          <m:t>⊊</m:t>
        </m:r>
      </m:oMath>
      <w:del w:id="888" w:author="PR Preview" w:date="2026-01-01T00:00:00Z">
        <w:r>
          <w:delText xml:space="preserve">)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[4]</w:delText>
        </w:r>
      </w:del>
      <w:del w:id="891" w:author="PR Preview" w:date="2026-01-01T00:00:00Z">
        <w:r>
          <w:delText xml:space="preserve">.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For example,</w:delText>
        </w:r>
      </w:del>
      <w:del w:id="8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is true in the first reading,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because</w:delText>
        </w:r>
      </w:del>
      <w:del w:id="8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900" w:author="PR Preview" w:date="2026-01-01T00:00:00Z">
        <w:r>
          <w:delText xml:space="preserve">,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and false in the second,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because the two sets are equal.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These notes avoid</w:delText>
        </w:r>
      </w:del>
      <w:del w:id="907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and write</w:delText>
        </w:r>
      </w:del>
      <w:del w:id="910" w:author="PR Preview" w:date="2026-01-01T00:00:00Z">
        <w:r>
          <w:delText xml:space="preserve"> </w:delText>
        </w:r>
      </w:del>
      <m:oMath>
        <m:r>
          <m:rPr>
            <m:sty m:val="p"/>
          </m:rPr>
          <m:t>⊆</m:t>
        </m:r>
      </m:oMath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or</w:delText>
        </w:r>
      </w:del>
      <w:del w:id="913" w:author="PR Preview" w:date="2026-01-01T00:00:00Z">
        <w:r>
          <w:delText xml:space="preserve"> </w:delText>
        </w:r>
      </w:del>
      <m:oMath>
        <m:r>
          <m:rPr>
            <m:sty m:val="p"/>
          </m:rPr>
          <m:t>⊊</m:t>
        </m:r>
      </m:oMath>
      <w:del w:id="914" w:author="PR Preview" w:date="2026-01-01T00:00:00Z">
        <w:r>
          <w:delText xml:space="preserve">.</w:delText>
        </w:r>
      </w:del>
    </w:p>
    <w:p>
      <w:pPr>
        <w:pStyle w:val="BodyText"/>
      </w:pPr>
      <w:del w:id="915" w:author="PR Preview" w:date="2026-01-01T00:00:00Z">
        <w:r>
          <w:rPr>
            <w:b/>
            <w:bCs/>
          </w:rPr>
          <w:delText xml:space="preserve">Definition 10 (Superset)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A set</w:delText>
        </w:r>
      </w:del>
      <w:del w:id="918" w:author="PR Preview" w:date="2026-01-01T00:00:00Z">
        <w:r>
          <w:delText xml:space="preserve"> </w:delText>
        </w:r>
      </w:del>
      <m:oMath>
        <m:r>
          <m:t>B</m:t>
        </m:r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is a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rPr>
            <w:b/>
            <w:bCs/>
          </w:rPr>
          <w:delText xml:space="preserve">superset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of a set</w:delText>
        </w:r>
      </w:del>
      <w:del w:id="925" w:author="PR Preview" w:date="2026-01-01T00:00:00Z">
        <w:r>
          <w:delText xml:space="preserve"> </w:delText>
        </w:r>
      </w:del>
      <m:oMath>
        <m:r>
          <m:t>A</m:t>
        </m:r>
      </m:oMath>
      <w:del w:id="926" w:author="PR Preview" w:date="2026-01-01T00:00:00Z">
        <w:r>
          <w:delText xml:space="preserve">,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written</w:delText>
        </w:r>
      </w:del>
      <w:del w:id="92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⊇</m:t>
        </m:r>
        <m:r>
          <m:t>A</m:t>
        </m:r>
      </m:oMath>
      <w:del w:id="930" w:author="PR Preview" w:date="2026-01-01T00:00:00Z">
        <w:r>
          <w:delText xml:space="preserve">,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if every element of</w:delText>
        </w:r>
      </w:del>
      <w:del w:id="933" w:author="PR Preview" w:date="2026-01-01T00:00:00Z">
        <w:r>
          <w:delText xml:space="preserve"> </w:delText>
        </w:r>
      </w:del>
      <m:oMath>
        <m:r>
          <m:t>A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is an element of</w:delText>
        </w:r>
      </w:del>
      <w:del w:id="936" w:author="PR Preview" w:date="2026-01-01T00:00:00Z">
        <w:r>
          <w:delText xml:space="preserve"> </w:delText>
        </w:r>
      </w:del>
      <m:oMath>
        <m:r>
          <m:t>B</m:t>
        </m:r>
      </m:oMath>
      <w:del w:id="937" w:author="PR Preview" w:date="2026-01-01T00:00:00Z">
        <w:r>
          <w:delText xml:space="preserve">.</w:delText>
        </w:r>
      </w:del>
    </w:p>
    <w:p>
      <w:pPr>
        <w:pStyle w:val="BodyText"/>
      </w:pPr>
      <w:del w:id="938" w:author="PR Preview" w:date="2026-01-01T00:00:00Z">
        <w:r>
          <w:rPr>
            <w:i/>
            <w:iCs/>
          </w:rPr>
          <w:delText xml:space="preserve">Remark 3</w:delText>
        </w:r>
      </w:del>
      <w:del w:id="939" w:author="PR Preview" w:date="2026-01-01T00:00:00Z">
        <w:r>
          <w:delText xml:space="preserve"> (Superset and subset). </w:delText>
        </w:r>
      </w:del>
      <m:oMath>
        <m:r>
          <m:t>B</m:t>
        </m:r>
        <m:r>
          <m:rPr>
            <m:sty m:val="p"/>
          </m:rPr>
          <m:t>⊇</m:t>
        </m:r>
        <m:r>
          <m:t>A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means the same thing as</w:delText>
        </w:r>
      </w:del>
      <w:del w:id="9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(</w:delText>
        </w:r>
      </w:del>
      <w:hyperlink w:anchor="def-subset">
        <w:del w:id="945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946" w:author="PR Preview" w:date="2026-01-01T00:00:00Z">
        <w:r>
          <w:delText xml:space="preserve">).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For example,</w:delText>
        </w:r>
      </w:del>
      <w:del w:id="9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950" w:author="PR Preview" w:date="2026-01-01T00:00:00Z">
        <w:r>
          <w:delText xml:space="preserve">,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and</w:delText>
        </w:r>
      </w:del>
      <w:del w:id="9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954" w:author="PR Preview" w:date="2026-01-01T00:00:00Z">
        <w:r>
          <w:delText xml:space="preserve">.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But</w:delText>
        </w:r>
      </w:del>
      <w:del w:id="9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is not a superset of</w:delText>
        </w:r>
      </w:del>
      <w:del w:id="9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961" w:author="PR Preview" w:date="2026-01-01T00:00:00Z">
        <w:r>
          <w:delText xml:space="preserve">,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because</w:delText>
        </w:r>
      </w:del>
      <w:del w:id="96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and</w:delText>
        </w:r>
      </w:del>
      <w:del w:id="967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968" w:author="PR Preview" w:date="2026-01-01T00:00:00Z">
        <w:r>
          <w:delText xml:space="preserve">.</w:delText>
        </w:r>
      </w:del>
    </w:p>
    <w:p>
      <w:pPr>
        <w:pStyle w:val="BodyText"/>
      </w:pPr>
      <w:del w:id="969" w:author="PR Preview" w:date="2026-01-01T00:00:00Z">
        <w:r>
          <w:rPr>
            <w:b/>
            <w:bCs/>
          </w:rPr>
          <w:delText xml:space="preserve">Definition 11 (Strict superset)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A set</w:delText>
        </w:r>
      </w:del>
      <w:del w:id="972" w:author="PR Preview" w:date="2026-01-01T00:00:00Z">
        <w:r>
          <w:delText xml:space="preserve"> </w:delText>
        </w:r>
      </w:del>
      <m:oMath>
        <m:r>
          <m:t>B</m:t>
        </m:r>
      </m:oMath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is a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rPr>
            <w:b/>
            <w:bCs/>
          </w:rPr>
          <w:delText xml:space="preserve">strict superset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of a set</w:delText>
        </w:r>
      </w:del>
      <w:del w:id="979" w:author="PR Preview" w:date="2026-01-01T00:00:00Z">
        <w:r>
          <w:delText xml:space="preserve"> </w:delText>
        </w:r>
      </w:del>
      <m:oMath>
        <m:r>
          <m:t>A</m:t>
        </m:r>
      </m:oMath>
      <w:del w:id="980" w:author="PR Preview" w:date="2026-01-01T00:00:00Z">
        <w:r>
          <w:delText xml:space="preserve">,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written</w:delText>
        </w:r>
      </w:del>
      <w:del w:id="98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⊋</m:t>
        </m:r>
        <m:r>
          <m:t>A</m:t>
        </m:r>
      </m:oMath>
      <w:del w:id="984" w:author="PR Preview" w:date="2026-01-01T00:00:00Z">
        <w:r>
          <w:delText xml:space="preserve">,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if</w:delText>
        </w:r>
      </w:del>
      <w:del w:id="987" w:author="PR Preview" w:date="2026-01-01T00:00:00Z">
        <w:r>
          <w:delText xml:space="preserve"> </w:delText>
        </w:r>
      </w:del>
      <m:oMath>
        <m:r>
          <m:t>B</m:t>
        </m:r>
      </m:oMath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is a</w:delText>
        </w:r>
      </w:del>
      <w:del w:id="990" w:author="PR Preview" w:date="2026-01-01T00:00:00Z">
        <w:r>
          <w:delText xml:space="preserve"> </w:delText>
        </w:r>
      </w:del>
      <w:hyperlink w:anchor="def-superset">
        <w:del w:id="991" w:author="PR Preview" w:date="2026-01-01T00:00:00Z">
          <w:r>
            <w:rPr>
              <w:rStyle w:val="Hyperlink"/>
            </w:rPr>
            <w:delText xml:space="preserve">superset</w:delText>
          </w:r>
        </w:del>
      </w:hyperlink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of</w:delText>
        </w:r>
      </w:del>
      <w:del w:id="994" w:author="PR Preview" w:date="2026-01-01T00:00:00Z">
        <w:r>
          <w:delText xml:space="preserve"> </w:delText>
        </w:r>
      </w:del>
      <m:oMath>
        <m:r>
          <m:t>A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and</w:delText>
        </w:r>
      </w:del>
      <w:del w:id="99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A</m:t>
        </m:r>
      </m:oMath>
      <w:del w:id="998" w:author="PR Preview" w:date="2026-01-01T00:00:00Z">
        <w:r>
          <w:delText xml:space="preserve">.</w:delText>
        </w:r>
      </w:del>
    </w:p>
    <w:p>
      <w:pPr>
        <w:pStyle w:val="BodyText"/>
      </w:pPr>
      <w:del w:id="999" w:author="PR Preview" w:date="2026-01-01T00:00:00Z">
        <w:r>
          <w:rPr>
            <w:i/>
            <w:iCs/>
          </w:rPr>
          <w:delText xml:space="preserve">Remark 4</w:delText>
        </w:r>
      </w:del>
      <w:del w:id="1000" w:author="PR Preview" w:date="2026-01-01T00:00:00Z">
        <w:r>
          <w:delText xml:space="preserve"> (Strict superset and strict subset). </w:delText>
        </w:r>
      </w:del>
      <m:oMath>
        <m:r>
          <m:t>B</m:t>
        </m:r>
        <m:r>
          <m:rPr>
            <m:sty m:val="p"/>
          </m:rPr>
          <m:t>⊋</m:t>
        </m:r>
        <m:r>
          <m:t>A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means the same thing as</w:delText>
        </w:r>
      </w:del>
      <w:del w:id="100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(</w:delText>
        </w:r>
      </w:del>
      <w:hyperlink w:anchor="def-strict-subset">
        <w:del w:id="1006" w:author="PR Preview" w:date="2026-01-01T00:00:00Z">
          <w:r>
            <w:rPr>
              <w:rStyle w:val="Hyperlink"/>
            </w:rPr>
            <w:delText xml:space="preserve">strict subset</w:delText>
          </w:r>
        </w:del>
      </w:hyperlink>
      <w:del w:id="1007" w:author="PR Preview" w:date="2026-01-01T00:00:00Z">
        <w:r>
          <w:delText xml:space="preserve">).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For example,</w:delText>
        </w:r>
      </w:del>
      <w:del w:id="10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1011" w:author="PR Preview" w:date="2026-01-01T00:00:00Z">
        <w:r>
          <w:delText xml:space="preserve">,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because</w:delText>
        </w:r>
      </w:del>
      <w:del w:id="101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contains</w:delText>
        </w:r>
      </w:del>
      <w:del w:id="1017" w:author="PR Preview" w:date="2026-01-01T00:00:00Z">
        <w:r>
          <w:delText xml:space="preserve"> </w:delText>
        </w:r>
      </w:del>
      <m:oMath>
        <m:r>
          <m:t>2</m:t>
        </m:r>
      </m:oMath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and</w:delText>
        </w:r>
      </w:del>
      <w:del w:id="10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does not.</w:delText>
        </w:r>
      </w:del>
    </w:p>
    <w:p>
      <w:pPr>
        <w:pStyle w:val="BodyText"/>
      </w:pPr>
      <w:del w:id="1023" w:author="PR Preview" w:date="2026-01-01T00:00:00Z">
        <w:r>
          <w:rPr>
            <w:b/>
            <w:bCs/>
          </w:rPr>
          <w:delText xml:space="preserve">Example 5 (Strict subsets and supersets of die rolls)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For the even rolls</w:delText>
        </w:r>
      </w:del>
      <w:del w:id="102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and the possible rolls</w:delText>
        </w:r>
      </w:del>
      <w:del w:id="102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30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1031" w:author="PR Preview" w:date="2026-01-01T00:00:00Z">
        <w:r>
          <w:delText xml:space="preserve">, because</w:delText>
        </w:r>
      </w:del>
      <w:del w:id="10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(</w:delText>
        </w:r>
      </w:del>
      <w:hyperlink w:anchor="exm-subset">
        <w:del w:id="1035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1036" w:author="PR Preview" w:date="2026-01-01T00:00:00Z">
        <w:r>
          <w:delText xml:space="preserve">) and</w:delText>
        </w:r>
      </w:del>
      <w:del w:id="103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∈</m:t>
        </m:r>
        <m:r>
          <m:t>B</m:t>
        </m:r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but</w:delText>
        </w:r>
      </w:del>
      <w:del w:id="104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∉</m:t>
        </m:r>
        <m:r>
          <m:t>A</m:t>
        </m:r>
      </m:oMath>
      <w:del w:id="1041" w:author="PR Preview" w:date="2026-01-01T00:00:00Z">
        <w:r>
          <w:delText xml:space="preserve">, so</w:delText>
        </w:r>
      </w:del>
      <w:del w:id="10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104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and</w:delText>
        </w:r>
      </w:del>
      <w:del w:id="104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⊋</m:t>
        </m:r>
        <m:r>
          <m:t>A</m:t>
        </m:r>
      </m:oMath>
      <w:del w:id="1047" w:author="PR Preview" w:date="2026-01-01T00:00:00Z">
        <w:r>
          <w:delText xml:space="preserve">, for the same reasons;</w:delText>
        </w:r>
      </w:del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del w:id="1048" w:author="PR Preview" w:date="2026-01-01T00:00:00Z">
        <w:r>
          <w:delText xml:space="preserve">, but</w:delText>
        </w:r>
      </w:del>
      <w:del w:id="1049" w:author="PR Preview" w:date="2026-01-01T00:00:00Z">
        <w:r>
          <w:delText xml:space="preserve"> </w:delText>
        </w:r>
      </w:del>
      <m:oMath>
        <m:r>
          <m:t>B</m:t>
        </m:r>
      </m:oMath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is not a strict subset of itself, because</w:delText>
        </w:r>
      </w:del>
      <w:del w:id="105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B</m:t>
        </m:r>
      </m:oMath>
      <w:del w:id="1053" w:author="PR Preview" w:date="2026-01-01T00:00:00Z">
        <w:r>
          <w:delText xml:space="preserve">;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likewise</w:delText>
        </w:r>
      </w:del>
      <w:del w:id="105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⊇</m:t>
        </m:r>
        <m:r>
          <m:t>B</m:t>
        </m:r>
      </m:oMath>
      <w:del w:id="1057" w:author="PR Preview" w:date="2026-01-01T00:00:00Z">
        <w:r>
          <w:delText xml:space="preserve">, but</w:delText>
        </w:r>
      </w:del>
      <w:del w:id="1058" w:author="PR Preview" w:date="2026-01-01T00:00:00Z">
        <w:r>
          <w:delText xml:space="preserve"> </w:delText>
        </w:r>
      </w:del>
      <m:oMath>
        <m:r>
          <m:t>B</m:t>
        </m:r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is not a strict superset of itself, because</w:delText>
        </w:r>
      </w:del>
      <w:del w:id="106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B</m:t>
        </m:r>
      </m:oMath>
      <w:del w:id="1062" w:author="PR Preview" w:date="2026-01-01T00:00:00Z">
        <w:r>
          <w:delText xml:space="preserve">.</w:delText>
        </w:r>
      </w:del>
    </w:p>
    <w:p>
      <w:pPr>
        <w:pStyle w:val="FirstParagraph"/>
      </w:pPr>
      <w:del w:id="1063" w:author="PR Preview" w:date="2026-01-01T00:00:00Z">
        <w:r>
          <w:rPr>
            <w:b/>
            <w:bCs/>
          </w:rPr>
          <w:delText xml:space="preserve">Definition 12 (Empty set)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The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rPr>
            <w:b/>
            <w:bCs/>
          </w:rPr>
          <w:delText xml:space="preserve">empty set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[5]</w:delText>
        </w:r>
      </w:del>
      <w:del w:id="1070" w:author="PR Preview" w:date="2026-01-01T00:00:00Z">
        <w:r>
          <w:delText xml:space="preserve">, denoted</w:delText>
        </w:r>
      </w:del>
      <w:del w:id="1071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072" w:author="PR Preview" w:date="2026-01-01T00:00:00Z">
        <w:r>
          <w:delText xml:space="preserve">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is the set that has no elements.</w:delText>
        </w:r>
      </w:del>
    </w:p>
    <w:p>
      <w:pPr>
        <w:pStyle w:val="BodyText"/>
      </w:pPr>
      <w:del w:id="1075" w:author="PR Preview" w:date="2026-01-01T00:00:00Z">
        <w:r>
          <w:rPr>
            <w:i/>
            <w:iCs/>
          </w:rPr>
          <w:delText xml:space="preserve">Remark 5</w:delText>
        </w:r>
      </w:del>
      <w:del w:id="1076" w:author="PR Preview" w:date="2026-01-01T00:00:00Z">
        <w:r>
          <w:delText xml:space="preserve"> (Other notation for the empty set). </w:delText>
        </w:r>
      </w:del>
      <w:del w:id="1077" w:author="PR Preview" w:date="2026-01-01T00:00:00Z">
        <w:r>
          <w:delText xml:space="preserve">Other sources write</w:delText>
        </w:r>
      </w:del>
      <w:del w:id="10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for</w:delText>
        </w:r>
      </w:del>
      <w:del w:id="1081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[5]</w:delText>
        </w:r>
      </w:del>
      <w:del w:id="1084" w:author="PR Preview" w:date="2026-01-01T00:00:00Z">
        <w:r>
          <w:delText xml:space="preserve">.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Some sources call it the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rPr>
            <w:b/>
            <w:bCs/>
          </w:rPr>
          <w:delText xml:space="preserve">null set</w:delText>
        </w:r>
      </w:del>
      <w:del w:id="1089" w:author="PR Preview" w:date="2026-01-01T00:00:00Z">
        <w:r>
          <w:delText xml:space="preserve">,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but in measure theory a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“null set”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usually means a set of</w:delText>
        </w:r>
      </w:del>
      <w:del w:id="1096" w:author="PR Preview" w:date="2026-01-01T00:00:00Z">
        <w:r>
          <w:delText xml:space="preserve"> </w:delText>
        </w:r>
      </w:del>
      <w:hyperlink r:id="rId29">
        <w:del w:id="1097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1098" w:author="PR Preview" w:date="2026-01-01T00:00:00Z">
        <w:r>
          <w:delText xml:space="preserve">,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which need not be empty.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For example, the interval</w:delText>
        </w:r>
      </w:del>
      <w:del w:id="110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has length</w:delText>
        </w:r>
      </w:del>
      <w:del w:id="110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1107" w:author="PR Preview" w:date="2026-01-01T00:00:00Z">
        <w:r>
          <w:delText xml:space="preserve">,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so it is a null set in that sense,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but it is not empty, because</w:delText>
        </w:r>
      </w:del>
      <w:del w:id="111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1113" w:author="PR Preview" w:date="2026-01-01T00:00:00Z">
        <w:r>
          <w:delText xml:space="preserve">.</w:delText>
        </w:r>
      </w:del>
    </w:p>
    <w:p>
      <w:pPr>
        <w:pStyle w:val="BodyText"/>
      </w:pPr>
      <w:del w:id="1114" w:author="PR Preview" w:date="2026-01-01T00:00:00Z">
        <w:r>
          <w:rPr>
            <w:b/>
            <w:bCs/>
          </w:rPr>
          <w:delText xml:space="preserve">Example 6 (Impossible die rolls)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No roll of a six-sided die is greater than 6,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so</w:delText>
        </w:r>
      </w:del>
      <w:del w:id="11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120" w:author="PR Preview" w:date="2026-01-01T00:00:00Z">
        <w:r>
          <w:delText xml:space="preserve">.</w:delText>
        </w:r>
      </w:del>
    </w:p>
    <w:p>
      <w:pPr>
        <w:pStyle w:val="BodyText"/>
      </w:pPr>
      <w:del w:id="1121" w:author="PR Preview" w:date="2026-01-01T00:00:00Z">
        <w:r>
          <w:rPr>
            <w:b/>
            <w:bCs/>
          </w:rPr>
          <w:delText xml:space="preserve">Definition 13 (Vacuous truth)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A statement of the form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“every element of</w:delText>
        </w:r>
      </w:del>
      <w:del w:id="1126" w:author="PR Preview" w:date="2026-01-01T00:00:00Z">
        <w:r>
          <w:delText xml:space="preserve"> </w:delText>
        </w:r>
      </w:del>
      <m:oMath>
        <m:r>
          <m:t>A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has property</w:delText>
        </w:r>
      </w:del>
      <w:del w:id="1129" w:author="PR Preview" w:date="2026-01-01T00:00:00Z">
        <w:r>
          <w:delText xml:space="preserve"> </w:delText>
        </w:r>
      </w:del>
      <m:oMath>
        <m:r>
          <m:t>P</m:t>
        </m:r>
      </m:oMath>
      <w:del w:id="1130" w:author="PR Preview" w:date="2026-01-01T00:00:00Z">
        <w:r>
          <w:delText xml:space="preserve">”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is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rPr>
            <w:b/>
            <w:bCs/>
          </w:rPr>
          <w:delText xml:space="preserve">vacuously true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[6]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when</w:delText>
        </w:r>
      </w:del>
      <w:del w:id="1139" w:author="PR Preview" w:date="2026-01-01T00:00:00Z">
        <w:r>
          <w:delText xml:space="preserve"> </w:delText>
        </w:r>
      </w:del>
      <m:oMath>
        <m:r>
          <m:t>A</m:t>
        </m:r>
      </m:oMath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is the</w:delText>
        </w:r>
      </w:del>
      <w:del w:id="1142" w:author="PR Preview" w:date="2026-01-01T00:00:00Z">
        <w:r>
          <w:delText xml:space="preserve"> </w:delText>
        </w:r>
      </w:del>
      <w:hyperlink w:anchor="def-empty-set">
        <w:del w:id="1143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1144" w:author="PR Preview" w:date="2026-01-01T00:00:00Z">
        <w:r>
          <w:delText xml:space="preserve">:</w:delText>
        </w:r>
      </w:del>
      <w:del w:id="1145" w:author="PR Preview" w:date="2026-01-01T00:00:00Z">
        <w:r>
          <w:delText xml:space="preserve"> </w:delText>
        </w:r>
      </w:del>
      <m:oMath>
        <m:r>
          <m:t>A</m:t>
        </m:r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has no elements,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so no element of</w:delText>
        </w:r>
      </w:del>
      <w:del w:id="1150" w:author="PR Preview" w:date="2026-01-01T00:00:00Z">
        <w:r>
          <w:delText xml:space="preserve"> </w:delText>
        </w:r>
      </w:del>
      <m:oMath>
        <m:r>
          <m:t>A</m:t>
        </m:r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fails to have property</w:delText>
        </w:r>
      </w:del>
      <w:del w:id="1153" w:author="PR Preview" w:date="2026-01-01T00:00:00Z">
        <w:r>
          <w:delText xml:space="preserve"> </w:delText>
        </w:r>
      </w:del>
      <m:oMath>
        <m:r>
          <m:t>P</m:t>
        </m:r>
      </m:oMath>
      <w:del w:id="1154" w:author="PR Preview" w:date="2026-01-01T00:00:00Z">
        <w:r>
          <w:delText xml:space="preserve">.</w:delText>
        </w:r>
      </w:del>
    </w:p>
    <w:p>
      <w:pPr>
        <w:pStyle w:val="BodyText"/>
      </w:pPr>
      <w:del w:id="1155" w:author="PR Preview" w:date="2026-01-01T00:00:00Z">
        <w:r>
          <w:rPr>
            <w:b/>
            <w:bCs/>
          </w:rPr>
          <w:delText xml:space="preserve">Example 7 (Every impossible die roll is even)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The set of die rolls greater than 6 is</w:delText>
        </w:r>
      </w:del>
      <w:del w:id="1158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(</w:delText>
        </w:r>
      </w:del>
      <w:hyperlink w:anchor="exm-empty-set">
        <w:del w:id="1161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162" w:author="PR Preview" w:date="2026-01-01T00:00:00Z">
        <w:r>
          <w:delText xml:space="preserve">).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So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“every die roll greater than 6 is even”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is vacuously true,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and so is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“every die roll greater than 6 is odd”</w:delText>
        </w:r>
      </w:del>
      <w:del w:id="1173" w:author="PR Preview" w:date="2026-01-01T00:00:00Z">
        <w:r>
          <w:delText xml:space="preserve">: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there is no such roll to fail either statement.</w:delText>
        </w:r>
      </w:del>
    </w:p>
    <w:p>
      <w:pPr>
        <w:pStyle w:val="BodyText"/>
      </w:pPr>
      <w:del w:id="1176" w:author="PR Preview" w:date="2026-01-01T00:00:00Z">
        <w:r>
          <w:rPr>
            <w:b/>
            <w:bCs/>
          </w:rPr>
          <w:delText xml:space="preserve">Theorem 2 (There is only one empty set)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If</w:delText>
        </w:r>
      </w:del>
      <w:del w:id="1179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1</m:t>
            </m:r>
          </m:sub>
        </m:sSub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and</w:delText>
        </w:r>
      </w:del>
      <w:del w:id="1182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2</m:t>
            </m:r>
          </m:sub>
        </m:sSub>
      </m:oMath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are sets with no elements,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then</w:delText>
        </w:r>
      </w:del>
      <w:del w:id="1187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del w:id="1188" w:author="PR Preview" w:date="2026-01-01T00:00:00Z">
        <w:r>
          <w:delText xml:space="preserve">.</w:delText>
        </w:r>
      </w:del>
    </w:p>
    <w:p>
      <w:pPr>
        <w:pStyle w:val="BodyText"/>
      </w:pPr>
      <w:del w:id="1189" w:author="PR Preview" w:date="2026-01-01T00:00:00Z">
        <w:r>
          <w:rPr>
            <w:i/>
            <w:iCs/>
          </w:rPr>
          <w:delText xml:space="preserve">Proof</w:delText>
        </w:r>
      </w:del>
      <w:del w:id="1190" w:author="PR Preview" w:date="2026-01-01T00:00:00Z">
        <w:r>
          <w:delText xml:space="preserve">. </w:delText>
        </w:r>
      </w:del>
      <w:del w:id="1191" w:author="PR Preview" w:date="2026-01-01T00:00:00Z">
        <w:r>
          <w:delText xml:space="preserve">Neither set has any elements,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so every element of</w:delText>
        </w:r>
      </w:del>
      <w:del w:id="1194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1</m:t>
            </m:r>
          </m:sub>
        </m:sSub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is an element of</w:delText>
        </w:r>
      </w:del>
      <w:del w:id="1197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2</m:t>
            </m:r>
          </m:sub>
        </m:sSub>
      </m:oMath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and vice versa,</w:delText>
        </w:r>
      </w:del>
      <w:del w:id="1200" w:author="PR Preview" w:date="2026-01-01T00:00:00Z">
        <w:r>
          <w:delText xml:space="preserve"> </w:delText>
        </w:r>
      </w:del>
      <w:hyperlink w:anchor="def-vacuous-truth">
        <w:del w:id="1201" w:author="PR Preview" w:date="2026-01-01T00:00:00Z">
          <w:r>
            <w:rPr>
              <w:rStyle w:val="Hyperlink"/>
            </w:rPr>
            <w:delText xml:space="preserve">vacuously</w:delText>
          </w:r>
        </w:del>
      </w:hyperlink>
      <w:del w:id="1202" w:author="PR Preview" w:date="2026-01-01T00:00:00Z">
        <w:r>
          <w:delText xml:space="preserve">.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Sets with the same elements are equal (</w:delText>
        </w:r>
      </w:del>
      <w:hyperlink w:anchor="def-set">
        <w:del w:id="1205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206" w:author="PR Preview" w:date="2026-01-01T00:00:00Z">
        <w:r>
          <w:delText xml:space="preserve">).</w:delText>
        </w:r>
      </w:del>
    </w:p>
    <w:p>
      <w:pPr>
        <w:pStyle w:val="BodyText"/>
      </w:pPr>
      <w:del w:id="1207" w:author="PR Preview" w:date="2026-01-01T00:00:00Z">
        <w:r>
          <w:rPr>
            <w:b/>
            <w:bCs/>
          </w:rPr>
          <w:delText xml:space="preserve">Theorem 3 (The empty set is a subset of every set)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For every set</w:delText>
        </w:r>
      </w:del>
      <w:del w:id="1210" w:author="PR Preview" w:date="2026-01-01T00:00:00Z">
        <w:r>
          <w:delText xml:space="preserve"> </w:delText>
        </w:r>
      </w:del>
      <m:oMath>
        <m:r>
          <m:t>A</m:t>
        </m:r>
      </m:oMath>
      <w:del w:id="1211" w:author="PR Preview" w:date="2026-01-01T00:00:00Z">
        <w:r>
          <w:delText xml:space="preserve">,</w:delText>
        </w:r>
      </w:del>
      <w:del w:id="1212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del w:id="1213" w:author="PR Preview" w:date="2026-01-01T00:00:00Z">
        <w:r>
          <w:delText xml:space="preserve">.</w:delText>
        </w:r>
      </w:del>
    </w:p>
    <w:p>
      <w:pPr>
        <w:pStyle w:val="BodyText"/>
      </w:pPr>
      <w:del w:id="1214" w:author="PR Preview" w:date="2026-01-01T00:00:00Z">
        <w:r>
          <w:rPr>
            <w:i/>
            <w:iCs/>
          </w:rPr>
          <w:delText xml:space="preserve">Proof</w:delText>
        </w:r>
      </w:del>
      <w:del w:id="1215" w:author="PR Preview" w:date="2026-01-01T00:00:00Z">
        <w:r>
          <w:delText xml:space="preserve">. </w:delText>
        </w:r>
      </w:del>
      <w:del w:id="1216" w:author="PR Preview" w:date="2026-01-01T00:00:00Z">
        <w:r>
          <w:delText xml:space="preserve">By</w:delText>
        </w:r>
      </w:del>
      <w:del w:id="1217" w:author="PR Preview" w:date="2026-01-01T00:00:00Z">
        <w:r>
          <w:delText xml:space="preserve"> </w:delText>
        </w:r>
      </w:del>
      <w:hyperlink w:anchor="def-subset">
        <w:del w:id="121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219" w:author="PR Preview" w:date="2026-01-01T00:00:00Z">
        <w:r>
          <w:delText xml:space="preserve">,</w:delText>
        </w:r>
      </w:del>
      <w:del w:id="1220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fails only if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some element of</w:delText>
        </w:r>
      </w:del>
      <w:del w:id="1225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is not in</w:delText>
        </w:r>
      </w:del>
      <w:del w:id="1228" w:author="PR Preview" w:date="2026-01-01T00:00:00Z">
        <w:r>
          <w:delText xml:space="preserve"> </w:delText>
        </w:r>
      </w:del>
      <m:oMath>
        <m:r>
          <m:t>A</m:t>
        </m:r>
      </m:oMath>
      <w:del w:id="1229" w:author="PR Preview" w:date="2026-01-01T00:00:00Z">
        <w:r>
          <w:delText xml:space="preserve">.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The</w:delText>
        </w:r>
      </w:del>
      <w:del w:id="1232" w:author="PR Preview" w:date="2026-01-01T00:00:00Z">
        <w:r>
          <w:delText xml:space="preserve"> </w:delText>
        </w:r>
      </w:del>
      <w:hyperlink w:anchor="def-empty-set">
        <w:del w:id="1233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has no elements,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so no such element exists.</w:delText>
        </w:r>
      </w:del>
    </w:p>
    <w:p>
      <w:pPr>
        <w:pStyle w:val="BodyText"/>
      </w:pPr>
      <w:del w:id="1238" w:author="PR Preview" w:date="2026-01-01T00:00:00Z">
        <w:r>
          <w:rPr>
            <w:b/>
            <w:bCs/>
          </w:rPr>
          <w:delText xml:space="preserve">Definition 14 (Collection of sets (family of sets))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A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rPr>
            <w:b/>
            <w:bCs/>
          </w:rPr>
          <w:delText xml:space="preserve">collection of sets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(also called a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rPr>
            <w:b/>
            <w:bCs/>
          </w:rPr>
          <w:delText xml:space="preserve">family of sets</w:delText>
        </w:r>
      </w:del>
      <w:del w:id="1247" w:author="PR Preview" w:date="2026-01-01T00:00:00Z">
        <w:r>
          <w:delText xml:space="preserve">)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[7]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is a set whose elements are themselves sets.</w:delText>
        </w:r>
      </w:del>
    </w:p>
    <w:p>
      <w:pPr>
        <w:pStyle w:val="FirstParagraph"/>
      </w:pPr>
      <w:ins w:id="1252" w:author="PR Preview" w:date="2026-01-01T00:00:00Z">
        <w:r>
          <w:rPr>
            <w:b/>
            <w:bCs/>
          </w:rPr>
          <w:t xml:space="preserve">Definition 15 (Collection of sets (family of sets))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A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rPr>
            <w:b/>
            <w:bCs/>
          </w:rPr>
          <w:t xml:space="preserve">collection of sets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(also called a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rPr>
            <w:b/>
            <w:bCs/>
          </w:rPr>
          <w:t xml:space="preserve">family of sets</w:t>
        </w:r>
      </w:ins>
      <w:ins w:id="1261" w:author="PR Preview" w:date="2026-01-01T00:00:00Z">
        <w:r>
          <w:t xml:space="preserve">)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[7]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is a set whose elements are themselves sets.</w:t>
        </w:r>
      </w:ins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del w:id="1266" w:author="PR Preview" w:date="2026-01-01T00:00:00Z">
        <w:r>
          <w:rPr>
            <w:b/>
            <w:bCs/>
          </w:rPr>
          <w:delText xml:space="preserve">Definition 15 (Label)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A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rPr>
            <w:b/>
            <w:bCs/>
          </w:rPr>
          <w:delText xml:space="preserve">label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is a name or symbol attached to an object,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so that we can refer to the object and tell it apart from other objects.</w:delText>
        </w:r>
      </w:del>
    </w:p>
    <w:p>
      <w:pPr>
        <w:pStyle w:val="BodyText"/>
      </w:pPr>
      <w:ins w:id="1275" w:author="PR Preview" w:date="2026-01-01T00:00:00Z">
        <w:r>
          <w:rPr>
            <w:b/>
            <w:bCs/>
          </w:rPr>
          <w:t xml:space="preserve">Definition 16 (Label)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A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rPr>
            <w:b/>
            <w:bCs/>
          </w:rPr>
          <w:t xml:space="preserve">label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is a name or symbol attached to an object,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so that we can refer to the object and tell it apart from other objects.</w:t>
        </w:r>
      </w:ins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del w:id="1284" w:author="PR Preview" w:date="2026-01-01T00:00:00Z">
        <w:r>
          <w:rPr>
            <w:b/>
            <w:bCs/>
          </w:rPr>
          <w:delText xml:space="preserve">Definition 16 (Index set)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An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rPr>
            <w:b/>
            <w:bCs/>
          </w:rPr>
          <w:delText xml:space="preserve">index set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[8]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is a set whose elements are used as</w:delText>
        </w:r>
      </w:del>
      <w:del w:id="1293" w:author="PR Preview" w:date="2026-01-01T00:00:00Z">
        <w:r>
          <w:delText xml:space="preserve"> </w:delText>
        </w:r>
      </w:del>
      <w:hyperlink w:anchor="def-label">
        <w:del w:id="1294" w:author="PR Preview" w:date="2026-01-01T00:00:00Z">
          <w:r>
            <w:rPr>
              <w:rStyle w:val="Hyperlink"/>
            </w:rPr>
            <w:delText xml:space="preserve">labels</w:delText>
          </w:r>
        </w:del>
      </w:hyperlink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for objects.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Each element of the index set is called an index.</w:delText>
        </w:r>
      </w:del>
    </w:p>
    <w:p>
      <w:pPr>
        <w:pStyle w:val="BodyText"/>
      </w:pPr>
      <w:ins w:id="1299" w:author="PR Preview" w:date="2026-01-01T00:00:00Z">
        <w:r>
          <w:rPr>
            <w:b/>
            <w:bCs/>
          </w:rPr>
          <w:t xml:space="preserve">Definition 17 (Index set)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An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rPr>
            <w:b/>
            <w:bCs/>
          </w:rPr>
          <w:t xml:space="preserve">index set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[8]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is a set whose elements are used as</w:t>
        </w:r>
      </w:ins>
      <w:ins w:id="1308" w:author="PR Preview" w:date="2026-01-01T00:00:00Z">
        <w:r>
          <w:t xml:space="preserve"> </w:t>
        </w:r>
      </w:ins>
      <w:hyperlink w:anchor="def-label">
        <w:ins w:id="1309" w:author="PR Preview" w:date="2026-01-01T00:00:00Z">
          <w:r>
            <w:rPr>
              <w:rStyle w:val="Hyperlink"/>
            </w:rPr>
            <w:t xml:space="preserve">labels</w:t>
          </w:r>
        </w:ins>
      </w:hyperlink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for objects.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Each element of the index set is called an index.</w:t>
        </w:r>
      </w:ins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del w:id="1314" w:author="PR Preview" w:date="2026-01-01T00:00:00Z">
        <w:r>
          <w:rPr>
            <w:b/>
            <w:bCs/>
          </w:rPr>
          <w:delText xml:space="preserve">Definition 17 (Indexed family)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An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rPr>
            <w:b/>
            <w:bCs/>
          </w:rPr>
          <w:delText xml:space="preserve">indexed family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[9]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is a collection of objects,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one for each element of a given</w:delText>
        </w:r>
      </w:del>
      <w:del w:id="1325" w:author="PR Preview" w:date="2026-01-01T00:00:00Z">
        <w:r>
          <w:delText xml:space="preserve"> </w:delText>
        </w:r>
      </w:del>
      <w:hyperlink w:anchor="def-index-set">
        <w:del w:id="1326" w:author="PR Preview" w:date="2026-01-01T00:00:00Z">
          <w:r>
            <w:rPr>
              <w:rStyle w:val="Hyperlink"/>
            </w:rPr>
            <w:delText xml:space="preserve">index set</w:delText>
          </w:r>
        </w:del>
      </w:hyperlink>
      <w:del w:id="1327" w:author="PR Preview" w:date="2026-01-01T00:00:00Z">
        <w:r>
          <w:delText xml:space="preserve">.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The object for the index</w:delText>
        </w:r>
      </w:del>
      <w:del w:id="1330" w:author="PR Preview" w:date="2026-01-01T00:00:00Z">
        <w:r>
          <w:delText xml:space="preserve"> </w:delText>
        </w:r>
      </w:del>
      <m:oMath>
        <m:r>
          <m:t>i</m:t>
        </m:r>
      </m:oMath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is written</w:delText>
        </w:r>
      </w:del>
      <w:del w:id="133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334" w:author="PR Preview" w:date="2026-01-01T00:00:00Z">
        <w:r>
          <w:delText xml:space="preserve">.</w:delText>
        </w:r>
      </w:del>
    </w:p>
    <w:p>
      <w:pPr>
        <w:pStyle w:val="BodyText"/>
      </w:pPr>
      <w:ins w:id="1335" w:author="PR Preview" w:date="2026-01-01T00:00:00Z">
        <w:r>
          <w:rPr>
            <w:b/>
            <w:bCs/>
          </w:rPr>
          <w:t xml:space="preserve">Definition 18 (Indexed family)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An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rPr>
            <w:b/>
            <w:bCs/>
          </w:rPr>
          <w:t xml:space="preserve">indexed family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[9]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is a collection of objects,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one for each element of a given</w:t>
        </w:r>
      </w:ins>
      <w:ins w:id="1346" w:author="PR Preview" w:date="2026-01-01T00:00:00Z">
        <w:r>
          <w:t xml:space="preserve"> </w:t>
        </w:r>
      </w:ins>
      <w:hyperlink w:anchor="def-index-set">
        <w:ins w:id="1347" w:author="PR Preview" w:date="2026-01-01T00:00:00Z">
          <w:r>
            <w:rPr>
              <w:rStyle w:val="Hyperlink"/>
            </w:rPr>
            <w:t xml:space="preserve">index set</w:t>
          </w:r>
        </w:ins>
      </w:hyperlink>
      <w:ins w:id="1348" w:author="PR Preview" w:date="2026-01-01T00:00:00Z">
        <w:r>
          <w:t xml:space="preserve">.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The object for the index</w:t>
        </w:r>
      </w:ins>
      <w:ins w:id="1351" w:author="PR Preview" w:date="2026-01-01T00:00:00Z">
        <w:r>
          <w:t xml:space="preserve"> </w:t>
        </w:r>
      </w:ins>
      <m:oMath>
        <m:r>
          <m:t>i</m:t>
        </m:r>
      </m:oMath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is written</w:t>
        </w:r>
      </w:ins>
      <w:ins w:id="135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355" w:author="PR Preview" w:date="2026-01-01T00:00:00Z">
        <w:r>
          <w:t xml:space="preserve">.</w:t>
        </w:r>
      </w:ins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del w:id="1356" w:author="PR Preview" w:date="2026-01-01T00:00:00Z">
        <w:r>
          <w:rPr>
            <w:b/>
            <w:bCs/>
          </w:rPr>
          <w:delText xml:space="preserve">Definition 18 (Union)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The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rPr>
            <w:b/>
            <w:bCs/>
          </w:rPr>
          <w:delText xml:space="preserve">union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[10]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of sets</w:delText>
        </w:r>
      </w:del>
      <w:del w:id="1365" w:author="PR Preview" w:date="2026-01-01T00:00:00Z">
        <w:r>
          <w:delText xml:space="preserve"> </w:delText>
        </w:r>
      </w:del>
      <m:oMath>
        <m:r>
          <m:t>A</m:t>
        </m:r>
      </m:oMath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and</w:delText>
        </w:r>
      </w:del>
      <w:del w:id="1368" w:author="PR Preview" w:date="2026-01-01T00:00:00Z">
        <w:r>
          <w:delText xml:space="preserve"> </w:delText>
        </w:r>
      </w:del>
      <m:oMath>
        <m:r>
          <m:t>B</m:t>
        </m:r>
      </m:oMath>
      <w:del w:id="1369" w:author="PR Preview" w:date="2026-01-01T00:00:00Z">
        <w:r>
          <w:delText xml:space="preserve">,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written</w:delText>
        </w:r>
      </w:del>
      <w:del w:id="137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∪</m:t>
        </m:r>
        <m:r>
          <m:t>B</m:t>
        </m:r>
      </m:oMath>
      <w:del w:id="1373" w:author="PR Preview" w:date="2026-01-01T00:00:00Z">
        <w:r>
          <w:delText xml:space="preserve">,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is the set of elements that are in</w:delText>
        </w:r>
      </w:del>
      <w:del w:id="1376" w:author="PR Preview" w:date="2026-01-01T00:00:00Z">
        <w:r>
          <w:delText xml:space="preserve"> </w:delText>
        </w:r>
      </w:del>
      <m:oMath>
        <m:r>
          <m:t>A</m:t>
        </m:r>
      </m:oMath>
      <w:del w:id="1377" w:author="PR Preview" w:date="2026-01-01T00:00:00Z">
        <w:r>
          <w:delText xml:space="preserve">, in</w:delText>
        </w:r>
      </w:del>
      <w:del w:id="1378" w:author="PR Preview" w:date="2026-01-01T00:00:00Z">
        <w:r>
          <w:delText xml:space="preserve"> </w:delText>
        </w:r>
      </w:del>
      <m:oMath>
        <m:r>
          <m:t>B</m:t>
        </m:r>
      </m:oMath>
      <w:del w:id="1379" w:author="PR Preview" w:date="2026-01-01T00:00:00Z">
        <w:r>
          <w:delText xml:space="preserve">, or in both:</w:delText>
        </w:r>
      </w:del>
    </w:p>
    <w:p>
      <w:pPr>
        <w:pStyle w:val="FirstParagraph"/>
      </w:pPr>
      <w:ins w:id="1380" w:author="PR Preview" w:date="2026-01-01T00:00:00Z">
        <w:r>
          <w:rPr>
            <w:b/>
            <w:bCs/>
          </w:rPr>
          <w:t xml:space="preserve">Definition 19 (Union)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The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rPr>
            <w:b/>
            <w:bCs/>
          </w:rPr>
          <w:t xml:space="preserve">union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[10]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of sets</w:t>
        </w:r>
      </w:ins>
      <w:ins w:id="1389" w:author="PR Preview" w:date="2026-01-01T00:00:00Z">
        <w:r>
          <w:t xml:space="preserve"> </w:t>
        </w:r>
      </w:ins>
      <m:oMath>
        <m:r>
          <m:t>A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and</w:t>
        </w:r>
      </w:ins>
      <w:ins w:id="1392" w:author="PR Preview" w:date="2026-01-01T00:00:00Z">
        <w:r>
          <w:t xml:space="preserve"> </w:t>
        </w:r>
      </w:ins>
      <m:oMath>
        <m:r>
          <m:t>B</m:t>
        </m:r>
      </m:oMath>
      <w:ins w:id="1393" w:author="PR Preview" w:date="2026-01-01T00:00:00Z">
        <w:r>
          <w:t xml:space="preserve">,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written</w:t>
        </w:r>
      </w:ins>
      <w:ins w:id="13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B</m:t>
        </m:r>
      </m:oMath>
      <w:ins w:id="1397" w:author="PR Preview" w:date="2026-01-01T00:00:00Z">
        <w:r>
          <w:t xml:space="preserve">,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is the set of elements that are in</w:t>
        </w:r>
      </w:ins>
      <w:ins w:id="1400" w:author="PR Preview" w:date="2026-01-01T00:00:00Z">
        <w:r>
          <w:t xml:space="preserve"> </w:t>
        </w:r>
      </w:ins>
      <m:oMath>
        <m:r>
          <m:t>A</m:t>
        </m:r>
      </m:oMath>
      <w:ins w:id="1401" w:author="PR Preview" w:date="2026-01-01T00:00:00Z">
        <w:r>
          <w:t xml:space="preserve">, in</w:t>
        </w:r>
      </w:ins>
      <w:ins w:id="1402" w:author="PR Preview" w:date="2026-01-01T00:00:00Z">
        <w:r>
          <w:t xml:space="preserve"> </w:t>
        </w:r>
      </w:ins>
      <m:oMath>
        <m:r>
          <m:t>B</m:t>
        </m:r>
      </m:oMath>
      <w:ins w:id="1403" w:author="PR Preview" w:date="2026-01-01T00:00:00Z">
        <w:r>
          <w:t xml:space="preserve">, or in both: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del w:id="1404" w:author="PR Preview" w:date="2026-01-01T00:00:00Z">
        <w:r>
          <w:rPr>
            <w:b/>
            <w:bCs/>
          </w:rPr>
          <w:delText xml:space="preserve">Definition 19 (Union of a family of sets)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Let</w:delText>
        </w:r>
      </w:del>
      <w:del w:id="1407" w:author="PR Preview" w:date="2026-01-01T00:00:00Z">
        <w:r>
          <w:delText xml:space="preserve"> </w:delText>
        </w:r>
      </w:del>
      <m:oMath>
        <m:r>
          <m:t>I</m:t>
        </m:r>
      </m:oMath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be a set of indices,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such as</w:delText>
        </w:r>
      </w:del>
      <w:del w:id="14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or</w:delText>
        </w:r>
      </w:del>
      <w:del w:id="14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416" w:author="PR Preview" w:date="2026-01-01T00:00:00Z">
        <w:r>
          <w:delText xml:space="preserve">,</w:delText>
        </w:r>
      </w:del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and let</w:delText>
        </w:r>
      </w:del>
      <w:del w:id="141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be a set for each</w:delText>
        </w:r>
      </w:del>
      <w:del w:id="142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423" w:author="PR Preview" w:date="2026-01-01T00:00:00Z">
        <w:r>
          <w:delText xml:space="preserve">.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The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rPr>
            <w:b/>
            <w:bCs/>
          </w:rPr>
          <w:delText xml:space="preserve">union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of the sets</w:delText>
        </w:r>
      </w:del>
      <w:del w:id="143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431" w:author="PR Preview" w:date="2026-01-01T00:00:00Z">
        <w:r>
          <w:delText xml:space="preserve">,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written</w:delText>
        </w:r>
      </w:del>
      <w:del w:id="143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1435" w:author="PR Preview" w:date="2026-01-01T00:00:00Z">
        <w:r>
          <w:delText xml:space="preserve">,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is the set of elements that are in at least one</w:delText>
        </w:r>
      </w:del>
      <w:del w:id="143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439" w:author="PR Preview" w:date="2026-01-01T00:00:00Z">
        <w:r>
          <w:delText xml:space="preserve">.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For</w:delText>
        </w:r>
      </w:del>
      <w:del w:id="144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443" w:author="PR Preview" w:date="2026-01-01T00:00:00Z">
        <w:r>
          <w:delText xml:space="preserve">, it is also written</w:delText>
        </w:r>
      </w:del>
      <w:del w:id="144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or</w:delText>
        </w:r>
      </w:del>
      <w:del w:id="144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448" w:author="PR Preview" w:date="2026-01-01T00:00:00Z">
        <w:r>
          <w:delText xml:space="preserve">,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and for</w:delText>
        </w:r>
      </w:del>
      <w:del w:id="145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452" w:author="PR Preview" w:date="2026-01-01T00:00:00Z">
        <w:r>
          <w:delText xml:space="preserve">, it is written</w:delText>
        </w:r>
      </w:del>
      <w:del w:id="145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454" w:author="PR Preview" w:date="2026-01-01T00:00:00Z">
        <w:r>
          <w:delText xml:space="preserve">.</w:delText>
        </w:r>
      </w:del>
    </w:p>
    <w:p>
      <w:pPr>
        <w:pStyle w:val="BodyText"/>
      </w:pPr>
      <w:del w:id="1455" w:author="PR Preview" w:date="2026-01-01T00:00:00Z">
        <w:r>
          <w:rPr>
            <w:b/>
            <w:bCs/>
          </w:rPr>
          <w:delText xml:space="preserve">Definition 20 (Intersection)</w:delText>
        </w:r>
      </w:del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The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rPr>
            <w:b/>
            <w:bCs/>
          </w:rPr>
          <w:delText xml:space="preserve">intersection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[11]</w:delText>
        </w:r>
      </w:del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of sets</w:delText>
        </w:r>
      </w:del>
      <w:del w:id="1464" w:author="PR Preview" w:date="2026-01-01T00:00:00Z">
        <w:r>
          <w:delText xml:space="preserve"> </w:delText>
        </w:r>
      </w:del>
      <m:oMath>
        <m:r>
          <m:t>A</m:t>
        </m:r>
      </m:oMath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and</w:delText>
        </w:r>
      </w:del>
      <w:del w:id="1467" w:author="PR Preview" w:date="2026-01-01T00:00:00Z">
        <w:r>
          <w:delText xml:space="preserve"> </w:delText>
        </w:r>
      </w:del>
      <m:oMath>
        <m:r>
          <m:t>B</m:t>
        </m:r>
      </m:oMath>
      <w:del w:id="1468" w:author="PR Preview" w:date="2026-01-01T00:00:00Z">
        <w:r>
          <w:delText xml:space="preserve">,</w:delText>
        </w:r>
      </w:del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written</w:delText>
        </w:r>
      </w:del>
      <w:del w:id="147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</m:oMath>
      <w:del w:id="1472" w:author="PR Preview" w:date="2026-01-01T00:00:00Z">
        <w:r>
          <w:delText xml:space="preserve">,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is the set of elements that are in both</w:delText>
        </w:r>
      </w:del>
      <w:del w:id="1475" w:author="PR Preview" w:date="2026-01-01T00:00:00Z">
        <w:r>
          <w:delText xml:space="preserve"> </w:delText>
        </w:r>
      </w:del>
      <m:oMath>
        <m:r>
          <m:t>A</m:t>
        </m:r>
      </m:oMath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and</w:delText>
        </w:r>
      </w:del>
      <w:del w:id="1478" w:author="PR Preview" w:date="2026-01-01T00:00:00Z">
        <w:r>
          <w:delText xml:space="preserve"> </w:delText>
        </w:r>
      </w:del>
      <m:oMath>
        <m:r>
          <m:t>B</m:t>
        </m:r>
      </m:oMath>
      <w:del w:id="1479" w:author="PR Preview" w:date="2026-01-01T00:00:00Z">
        <w:r>
          <w:delText xml:space="preserve">:</w:delText>
        </w:r>
      </w:del>
    </w:p>
    <w:p>
      <w:pPr>
        <w:pStyle w:val="FirstParagraph"/>
      </w:pPr>
      <w:ins w:id="1480" w:author="PR Preview" w:date="2026-01-01T00:00:00Z">
        <w:r>
          <w:rPr>
            <w:b/>
            <w:bCs/>
          </w:rPr>
          <w:t xml:space="preserve">Definition 20 (Union of a family of sets)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Let</w:t>
        </w:r>
      </w:ins>
      <w:ins w:id="1483" w:author="PR Preview" w:date="2026-01-01T00:00:00Z">
        <w:r>
          <w:t xml:space="preserve"> </w:t>
        </w:r>
      </w:ins>
      <m:oMath>
        <m:r>
          <m:t>I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be a set of indices,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such as</w:t>
        </w:r>
      </w:ins>
      <w:ins w:id="148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or</w:t>
        </w:r>
      </w:ins>
      <w:ins w:id="149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and let</w:t>
        </w:r>
      </w:ins>
      <w:ins w:id="149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be a set for each</w:t>
        </w:r>
      </w:ins>
      <w:ins w:id="149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499" w:author="PR Preview" w:date="2026-01-01T00:00:00Z">
        <w:r>
          <w:t xml:space="preserve">.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The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rPr>
            <w:b/>
            <w:bCs/>
          </w:rPr>
          <w:t xml:space="preserve">union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of the sets</w:t>
        </w:r>
      </w:ins>
      <w:ins w:id="150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507" w:author="PR Preview" w:date="2026-01-01T00:00:00Z">
        <w:r>
          <w:t xml:space="preserve">,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written</w:t>
        </w:r>
      </w:ins>
      <w:ins w:id="151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1511" w:author="PR Preview" w:date="2026-01-01T00:00:00Z">
        <w:r>
          <w:t xml:space="preserve">,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is the set of elements that are in at least one</w:t>
        </w:r>
      </w:ins>
      <w:ins w:id="151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515" w:author="PR Preview" w:date="2026-01-01T00:00:00Z">
        <w:r>
          <w:t xml:space="preserve">.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For</w:t>
        </w:r>
      </w:ins>
      <w:ins w:id="151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519" w:author="PR Preview" w:date="2026-01-01T00:00:00Z">
        <w:r>
          <w:t xml:space="preserve">, it is also written</w:t>
        </w:r>
      </w:ins>
      <w:ins w:id="152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or</w:t>
        </w:r>
      </w:ins>
      <w:ins w:id="152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524" w:author="PR Preview" w:date="2026-01-01T00:00:00Z">
        <w:r>
          <w:t xml:space="preserve">,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and for</w:t>
        </w:r>
      </w:ins>
      <w:ins w:id="152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528" w:author="PR Preview" w:date="2026-01-01T00:00:00Z">
        <w:r>
          <w:t xml:space="preserve">, it is written</w:t>
        </w:r>
      </w:ins>
      <w:ins w:id="152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1530" w:author="PR Preview" w:date="2026-01-01T00:00:00Z">
        <w:r>
          <w:t xml:space="preserve">.</w:t>
        </w:r>
      </w:ins>
    </w:p>
    <w:bookmarkEnd w:id="53"/>
    <w:bookmarkStart w:id="54" w:name="def-intersection"/>
    <w:p>
      <w:pPr>
        <w:pStyle w:val="BodyText"/>
      </w:pPr>
      <w:ins w:id="1531" w:author="PR Preview" w:date="2026-01-01T00:00:00Z">
        <w:r>
          <w:rPr>
            <w:b/>
            <w:bCs/>
          </w:rPr>
          <w:t xml:space="preserve">Definition 21 (Intersection)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The</w:t>
        </w:r>
      </w:ins>
      <w:ins w:id="1534" w:author="PR Preview" w:date="2026-01-01T00:00:00Z">
        <w:r>
          <w:t xml:space="preserve"> </w:t>
        </w:r>
      </w:ins>
      <w:ins w:id="1535" w:author="PR Preview" w:date="2026-01-01T00:00:00Z">
        <w:r>
          <w:rPr>
            <w:b/>
            <w:bCs/>
          </w:rPr>
          <w:t xml:space="preserve">intersection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[11]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of sets</w:t>
        </w:r>
      </w:ins>
      <w:ins w:id="1540" w:author="PR Preview" w:date="2026-01-01T00:00:00Z">
        <w:r>
          <w:t xml:space="preserve"> </w:t>
        </w:r>
      </w:ins>
      <m:oMath>
        <m:r>
          <m:t>A</m:t>
        </m:r>
      </m:oMath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and</w:t>
        </w:r>
      </w:ins>
      <w:ins w:id="1543" w:author="PR Preview" w:date="2026-01-01T00:00:00Z">
        <w:r>
          <w:t xml:space="preserve"> </w:t>
        </w:r>
      </w:ins>
      <m:oMath>
        <m:r>
          <m:t>B</m:t>
        </m:r>
      </m:oMath>
      <w:ins w:id="1544" w:author="PR Preview" w:date="2026-01-01T00:00:00Z">
        <w:r>
          <w:t xml:space="preserve">,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written</w:t>
        </w:r>
      </w:ins>
      <w:ins w:id="15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</m:oMath>
      <w:ins w:id="1548" w:author="PR Preview" w:date="2026-01-01T00:00:00Z">
        <w:r>
          <w:t xml:space="preserve">,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is the set of elements that are in both</w:t>
        </w:r>
      </w:ins>
      <w:ins w:id="1551" w:author="PR Preview" w:date="2026-01-01T00:00:00Z">
        <w:r>
          <w:t xml:space="preserve"> </w:t>
        </w:r>
      </w:ins>
      <m:oMath>
        <m:r>
          <m:t>A</m:t>
        </m:r>
      </m:oMath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and</w:t>
        </w:r>
      </w:ins>
      <w:ins w:id="1554" w:author="PR Preview" w:date="2026-01-01T00:00:00Z">
        <w:r>
          <w:t xml:space="preserve"> </w:t>
        </w:r>
      </w:ins>
      <m:oMath>
        <m:r>
          <m:t>B</m:t>
        </m:r>
      </m:oMath>
      <w:ins w:id="15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del w:id="1556" w:author="PR Preview" w:date="2026-01-01T00:00:00Z">
        <w:r>
          <w:rPr>
            <w:b/>
            <w:bCs/>
          </w:rPr>
          <w:delText xml:space="preserve">Definition 21 (Intersection of a family of sets)</w:delText>
        </w:r>
      </w:del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Let</w:delText>
        </w:r>
      </w:del>
      <w:del w:id="1559" w:author="PR Preview" w:date="2026-01-01T00:00:00Z">
        <w:r>
          <w:delText xml:space="preserve"> </w:delText>
        </w:r>
      </w:del>
      <m:oMath>
        <m:r>
          <m:t>I</m:t>
        </m:r>
      </m:oMath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be a nonempty set of indices,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such as</w:delText>
        </w:r>
      </w:del>
      <w:del w:id="156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or</w:delText>
        </w:r>
      </w:del>
      <w:del w:id="15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568" w:author="PR Preview" w:date="2026-01-01T00:00:00Z">
        <w:r>
          <w:delText xml:space="preserve">,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and let</w:delText>
        </w:r>
      </w:del>
      <w:del w:id="157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be a set for each</w:delText>
        </w:r>
      </w:del>
      <w:del w:id="157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575" w:author="PR Preview" w:date="2026-01-01T00:00:00Z">
        <w:r>
          <w:delText xml:space="preserve">.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The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rPr>
            <w:b/>
            <w:bCs/>
          </w:rPr>
          <w:delText xml:space="preserve">intersection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of the sets</w:delText>
        </w:r>
      </w:del>
      <w:del w:id="158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583" w:author="PR Preview" w:date="2026-01-01T00:00:00Z">
        <w:r>
          <w:delText xml:space="preserve">,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written</w:delText>
        </w:r>
      </w:del>
      <w:del w:id="158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1587" w:author="PR Preview" w:date="2026-01-01T00:00:00Z">
        <w:r>
          <w:delText xml:space="preserve">,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is the set of elements that are in every</w:delText>
        </w:r>
      </w:del>
      <w:del w:id="159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591" w:author="PR Preview" w:date="2026-01-01T00:00:00Z">
        <w:r>
          <w:delText xml:space="preserve">.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For</w:delText>
        </w:r>
      </w:del>
      <w:del w:id="159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595" w:author="PR Preview" w:date="2026-01-01T00:00:00Z">
        <w:r>
          <w:delText xml:space="preserve">, it is also written</w:delText>
        </w:r>
      </w:del>
      <w:del w:id="159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or</w:delText>
        </w:r>
      </w:del>
      <w:del w:id="159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600" w:author="PR Preview" w:date="2026-01-01T00:00:00Z">
        <w:r>
          <w:delText xml:space="preserve">,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and for</w:delText>
        </w:r>
      </w:del>
      <w:del w:id="160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604" w:author="PR Preview" w:date="2026-01-01T00:00:00Z">
        <w:r>
          <w:delText xml:space="preserve">, it is written</w:delText>
        </w:r>
      </w:del>
      <w:del w:id="1605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606" w:author="PR Preview" w:date="2026-01-01T00:00:00Z">
        <w:r>
          <w:delText xml:space="preserve">.</w:delText>
        </w:r>
      </w:del>
    </w:p>
    <w:p>
      <w:pPr>
        <w:pStyle w:val="BodyText"/>
      </w:pPr>
      <w:del w:id="1607" w:author="PR Preview" w:date="2026-01-01T00:00:00Z">
        <w:r>
          <w:rPr>
            <w:b/>
            <w:bCs/>
          </w:rPr>
          <w:delText xml:space="preserve">Definition 22 (Set difference)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The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rPr>
            <w:b/>
            <w:bCs/>
          </w:rPr>
          <w:delText xml:space="preserve">set difference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[12]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of sets</w:delText>
        </w:r>
      </w:del>
      <w:del w:id="1616" w:author="PR Preview" w:date="2026-01-01T00:00:00Z">
        <w:r>
          <w:delText xml:space="preserve"> </w:delText>
        </w:r>
      </w:del>
      <m:oMath>
        <m:r>
          <m:t>A</m:t>
        </m:r>
      </m:oMath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and</w:delText>
        </w:r>
      </w:del>
      <w:del w:id="1619" w:author="PR Preview" w:date="2026-01-01T00:00:00Z">
        <w:r>
          <w:delText xml:space="preserve"> </w:delText>
        </w:r>
      </w:del>
      <m:oMath>
        <m:r>
          <m:t>B</m:t>
        </m:r>
      </m:oMath>
      <w:del w:id="1620" w:author="PR Preview" w:date="2026-01-01T00:00:00Z">
        <w:r>
          <w:delText xml:space="preserve">,</w:delText>
        </w:r>
      </w:del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written</w:delText>
        </w:r>
      </w:del>
      <w:del w:id="162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\</m:t>
        </m:r>
        <m:r>
          <m:t>B</m:t>
        </m:r>
      </m:oMath>
      <w:del w:id="1624" w:author="PR Preview" w:date="2026-01-01T00:00:00Z">
        <w:r>
          <w:delText xml:space="preserve">,</w:delText>
        </w:r>
      </w:del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is the set of elements of</w:delText>
        </w:r>
      </w:del>
      <w:del w:id="1627" w:author="PR Preview" w:date="2026-01-01T00:00:00Z">
        <w:r>
          <w:delText xml:space="preserve"> </w:delText>
        </w:r>
      </w:del>
      <m:oMath>
        <m:r>
          <m:t>A</m:t>
        </m:r>
      </m:oMath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that are not in</w:delText>
        </w:r>
      </w:del>
      <w:del w:id="1630" w:author="PR Preview" w:date="2026-01-01T00:00:00Z">
        <w:r>
          <w:delText xml:space="preserve"> </w:delText>
        </w:r>
      </w:del>
      <m:oMath>
        <m:r>
          <m:t>B</m:t>
        </m:r>
      </m:oMath>
      <w:del w:id="1631" w:author="PR Preview" w:date="2026-01-01T00:00:00Z">
        <w:r>
          <w:delText xml:space="preserve">:</w:delText>
        </w:r>
      </w:del>
    </w:p>
    <w:p>
      <w:pPr>
        <w:pStyle w:val="FirstParagraph"/>
      </w:pPr>
      <w:ins w:id="1632" w:author="PR Preview" w:date="2026-01-01T00:00:00Z">
        <w:r>
          <w:rPr>
            <w:b/>
            <w:bCs/>
          </w:rPr>
          <w:t xml:space="preserve">Definition 22 (Intersection of a family of sets)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Let</w:t>
        </w:r>
      </w:ins>
      <w:ins w:id="1635" w:author="PR Preview" w:date="2026-01-01T00:00:00Z">
        <w:r>
          <w:t xml:space="preserve"> </w:t>
        </w:r>
      </w:ins>
      <m:oMath>
        <m:r>
          <m:t>I</m:t>
        </m:r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be a nonempty set of indices,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such as</w:t>
        </w:r>
      </w:ins>
      <w:ins w:id="164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or</w:t>
        </w:r>
      </w:ins>
      <w:ins w:id="164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644" w:author="PR Preview" w:date="2026-01-01T00:00:00Z">
        <w:r>
          <w:t xml:space="preserve">,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and let</w:t>
        </w:r>
      </w:ins>
      <w:ins w:id="164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be a set for each</w:t>
        </w:r>
      </w:ins>
      <w:ins w:id="165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651" w:author="PR Preview" w:date="2026-01-01T00:00:00Z">
        <w:r>
          <w:t xml:space="preserve">.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The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rPr>
            <w:b/>
            <w:bCs/>
          </w:rPr>
          <w:t xml:space="preserve">intersection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of the sets</w:t>
        </w:r>
      </w:ins>
      <w:ins w:id="165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659" w:author="PR Preview" w:date="2026-01-01T00:00:00Z">
        <w:r>
          <w:t xml:space="preserve">,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written</w:t>
        </w:r>
      </w:ins>
      <w:ins w:id="166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1663" w:author="PR Preview" w:date="2026-01-01T00:00:00Z">
        <w:r>
          <w:t xml:space="preserve">,</w:t>
        </w:r>
      </w:ins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is the set of elements that are in every</w:t>
        </w:r>
      </w:ins>
      <w:ins w:id="16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667" w:author="PR Preview" w:date="2026-01-01T00:00:00Z">
        <w:r>
          <w:t xml:space="preserve">.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For</w:t>
        </w:r>
      </w:ins>
      <w:ins w:id="167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671" w:author="PR Preview" w:date="2026-01-01T00:00:00Z">
        <w:r>
          <w:t xml:space="preserve">, it is also written</w:t>
        </w:r>
      </w:ins>
      <w:ins w:id="167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or</w:t>
        </w:r>
      </w:ins>
      <w:ins w:id="167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676" w:author="PR Preview" w:date="2026-01-01T00:00:00Z">
        <w:r>
          <w:t xml:space="preserve">,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and for</w:t>
        </w:r>
      </w:ins>
      <w:ins w:id="167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680" w:author="PR Preview" w:date="2026-01-01T00:00:00Z">
        <w:r>
          <w:t xml:space="preserve">, it is written</w:t>
        </w:r>
      </w:ins>
      <w:ins w:id="1681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1682" w:author="PR Preview" w:date="2026-01-01T00:00:00Z">
        <w:r>
          <w:t xml:space="preserve">.</w:t>
        </w:r>
      </w:ins>
    </w:p>
    <w:bookmarkEnd w:id="55"/>
    <w:bookmarkStart w:id="56" w:name="def-set-difference"/>
    <w:p>
      <w:pPr>
        <w:pStyle w:val="BodyText"/>
      </w:pPr>
      <w:ins w:id="1683" w:author="PR Preview" w:date="2026-01-01T00:00:00Z">
        <w:r>
          <w:rPr>
            <w:b/>
            <w:bCs/>
          </w:rPr>
          <w:t xml:space="preserve">Definition 23 (Set difference)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The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rPr>
            <w:b/>
            <w:bCs/>
          </w:rPr>
          <w:t xml:space="preserve">set difference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[12]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of sets</w:t>
        </w:r>
      </w:ins>
      <w:ins w:id="1692" w:author="PR Preview" w:date="2026-01-01T00:00:00Z">
        <w:r>
          <w:t xml:space="preserve"> </w:t>
        </w:r>
      </w:ins>
      <m:oMath>
        <m:r>
          <m:t>A</m:t>
        </m:r>
      </m:oMath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and</w:t>
        </w:r>
      </w:ins>
      <w:ins w:id="1695" w:author="PR Preview" w:date="2026-01-01T00:00:00Z">
        <w:r>
          <w:t xml:space="preserve"> </w:t>
        </w:r>
      </w:ins>
      <m:oMath>
        <m:r>
          <m:t>B</m:t>
        </m:r>
      </m:oMath>
      <w:ins w:id="1696" w:author="PR Preview" w:date="2026-01-01T00:00:00Z">
        <w:r>
          <w:t xml:space="preserve">,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written</w:t>
        </w:r>
      </w:ins>
      <w:ins w:id="169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\</m:t>
        </m:r>
        <m:r>
          <m:t>B</m:t>
        </m:r>
      </m:oMath>
      <w:ins w:id="1700" w:author="PR Preview" w:date="2026-01-01T00:00:00Z">
        <w:r>
          <w:t xml:space="preserve">,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is the set of elements of</w:t>
        </w:r>
      </w:ins>
      <w:ins w:id="1703" w:author="PR Preview" w:date="2026-01-01T00:00:00Z">
        <w:r>
          <w:t xml:space="preserve"> </w:t>
        </w:r>
      </w:ins>
      <m:oMath>
        <m:r>
          <m:t>A</m:t>
        </m:r>
      </m:oMath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that are not in</w:t>
        </w:r>
      </w:ins>
      <w:ins w:id="1706" w:author="PR Preview" w:date="2026-01-01T00:00:00Z">
        <w:r>
          <w:t xml:space="preserve"> </w:t>
        </w:r>
      </w:ins>
      <m:oMath>
        <m:r>
          <m:t>B</m:t>
        </m:r>
      </m:oMath>
      <w:ins w:id="170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del w:id="1708" w:author="PR Preview" w:date="2026-01-01T00:00:00Z">
        <w:r>
          <w:rPr>
            <w:b/>
            <w:bCs/>
          </w:rPr>
          <w:delText xml:space="preserve">Definition 23 (Complement)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Let</w:delText>
        </w:r>
      </w:del>
      <w:del w:id="1711" w:author="PR Preview" w:date="2026-01-01T00:00:00Z">
        <w:r>
          <w:delText xml:space="preserve"> </w:delText>
        </w:r>
      </w:del>
      <m:oMath>
        <m:r>
          <m:t>A</m:t>
        </m:r>
      </m:oMath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be a</w:delText>
        </w:r>
      </w:del>
      <w:del w:id="1714" w:author="PR Preview" w:date="2026-01-01T00:00:00Z">
        <w:r>
          <w:delText xml:space="preserve"> </w:delText>
        </w:r>
      </w:del>
      <w:hyperlink w:anchor="def-subset">
        <w:del w:id="1715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of a set</w:delText>
        </w:r>
      </w:del>
      <w:del w:id="1718" w:author="PR Preview" w:date="2026-01-01T00:00:00Z">
        <w:r>
          <w:delText xml:space="preserve"> </w:delText>
        </w:r>
      </w:del>
      <m:oMath>
        <m:r>
          <m:t>S</m:t>
        </m:r>
      </m:oMath>
      <w:del w:id="1719" w:author="PR Preview" w:date="2026-01-01T00:00:00Z">
        <w:r>
          <w:delText xml:space="preserve">.</w:delText>
        </w:r>
      </w:del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The</w:delText>
        </w:r>
      </w:del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rPr>
            <w:b/>
            <w:bCs/>
          </w:rPr>
          <w:delText xml:space="preserve">complement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[12]</w:delText>
        </w:r>
      </w:del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of</w:delText>
        </w:r>
      </w:del>
      <w:del w:id="1728" w:author="PR Preview" w:date="2026-01-01T00:00:00Z">
        <w:r>
          <w:delText xml:space="preserve"> </w:delText>
        </w:r>
      </w:del>
      <m:oMath>
        <m:r>
          <m:t>A</m:t>
        </m:r>
      </m:oMath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in</w:delText>
        </w:r>
      </w:del>
      <w:del w:id="1731" w:author="PR Preview" w:date="2026-01-01T00:00:00Z">
        <w:r>
          <w:delText xml:space="preserve"> </w:delText>
        </w:r>
      </w:del>
      <m:oMath>
        <m:r>
          <m:t>S</m:t>
        </m:r>
      </m:oMath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is the set difference (</w:delText>
        </w:r>
      </w:del>
      <w:hyperlink w:anchor="def-set-difference">
        <w:del w:id="173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735" w:author="PR Preview" w:date="2026-01-01T00:00:00Z">
        <w:r>
          <w:delText xml:space="preserve">)</w:delText>
        </w:r>
      </w:del>
      <w:del w:id="173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\</m:t>
        </m:r>
        <m:r>
          <m:t>A</m:t>
        </m:r>
      </m:oMath>
      <w:del w:id="1737" w:author="PR Preview" w:date="2026-01-01T00:00:00Z">
        <w:r>
          <w:delText xml:space="preserve">:</w:delText>
        </w:r>
      </w:del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the elements of</w:delText>
        </w:r>
      </w:del>
      <w:del w:id="1740" w:author="PR Preview" w:date="2026-01-01T00:00:00Z">
        <w:r>
          <w:delText xml:space="preserve"> </w:delText>
        </w:r>
      </w:del>
      <m:oMath>
        <m:r>
          <m:t>S</m:t>
        </m:r>
      </m:oMath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that are not in</w:delText>
        </w:r>
      </w:del>
      <w:del w:id="1743" w:author="PR Preview" w:date="2026-01-01T00:00:00Z">
        <w:r>
          <w:delText xml:space="preserve"> </w:delText>
        </w:r>
      </w:del>
      <m:oMath>
        <m:r>
          <m:t>A</m:t>
        </m:r>
      </m:oMath>
      <w:del w:id="1744" w:author="PR Preview" w:date="2026-01-01T00:00:00Z">
        <w:r>
          <w:delText xml:space="preserve">.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When the set</w:delText>
        </w:r>
      </w:del>
      <w:del w:id="1747" w:author="PR Preview" w:date="2026-01-01T00:00:00Z">
        <w:r>
          <w:delText xml:space="preserve"> </w:delText>
        </w:r>
      </w:del>
      <m:oMath>
        <m:r>
          <m:t>S</m:t>
        </m:r>
      </m:oMath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is clear from context,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the complement of</w:delText>
        </w:r>
      </w:del>
      <w:del w:id="1752" w:author="PR Preview" w:date="2026-01-01T00:00:00Z">
        <w:r>
          <w:delText xml:space="preserve"> </w:delText>
        </w:r>
      </w:del>
      <m:oMath>
        <m:r>
          <m:t>A</m:t>
        </m:r>
      </m:oMath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is written</w:delText>
        </w:r>
      </w:del>
      <w:del w:id="1755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</m:oMath>
      <w:del w:id="1756" w:author="PR Preview" w:date="2026-01-01T00:00:00Z">
        <w:r>
          <w:delText xml:space="preserve">:</w:delText>
        </w:r>
      </w:del>
    </w:p>
    <w:p>
      <w:pPr>
        <w:pStyle w:val="FirstParagraph"/>
      </w:pPr>
      <w:ins w:id="1757" w:author="PR Preview" w:date="2026-01-01T00:00:00Z">
        <w:r>
          <w:rPr>
            <w:b/>
            <w:bCs/>
          </w:rPr>
          <w:t xml:space="preserve">Definition 24 (Complement)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Let</w:t>
        </w:r>
      </w:ins>
      <w:ins w:id="1760" w:author="PR Preview" w:date="2026-01-01T00:00:00Z">
        <w:r>
          <w:t xml:space="preserve"> </w:t>
        </w:r>
      </w:ins>
      <m:oMath>
        <m:r>
          <m:t>A</m:t>
        </m:r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be a</w:t>
        </w:r>
      </w:ins>
      <w:ins w:id="1763" w:author="PR Preview" w:date="2026-01-01T00:00:00Z">
        <w:r>
          <w:t xml:space="preserve"> </w:t>
        </w:r>
      </w:ins>
      <w:hyperlink w:anchor="def-subset">
        <w:ins w:id="1764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of a set</w:t>
        </w:r>
      </w:ins>
      <w:ins w:id="1767" w:author="PR Preview" w:date="2026-01-01T00:00:00Z">
        <w:r>
          <w:t xml:space="preserve"> </w:t>
        </w:r>
      </w:ins>
      <m:oMath>
        <m:r>
          <m:t>S</m:t>
        </m:r>
      </m:oMath>
      <w:ins w:id="1768" w:author="PR Preview" w:date="2026-01-01T00:00:00Z">
        <w:r>
          <w:t xml:space="preserve">.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The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rPr>
            <w:b/>
            <w:bCs/>
          </w:rPr>
          <w:t xml:space="preserve">complement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[12]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of</w:t>
        </w:r>
      </w:ins>
      <w:ins w:id="1777" w:author="PR Preview" w:date="2026-01-01T00:00:00Z">
        <w:r>
          <w:t xml:space="preserve"> </w:t>
        </w:r>
      </w:ins>
      <m:oMath>
        <m:r>
          <m:t>A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in</w:t>
        </w:r>
      </w:ins>
      <w:ins w:id="1780" w:author="PR Preview" w:date="2026-01-01T00:00:00Z">
        <w:r>
          <w:t xml:space="preserve"> </w:t>
        </w:r>
      </w:ins>
      <m:oMath>
        <m:r>
          <m:t>S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is the set difference (</w:t>
        </w:r>
      </w:ins>
      <w:hyperlink w:anchor="def-set-difference">
        <w:ins w:id="1783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784" w:author="PR Preview" w:date="2026-01-01T00:00:00Z">
        <w:r>
          <w:t xml:space="preserve">)</w:t>
        </w:r>
      </w:ins>
      <w:ins w:id="178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\</m:t>
        </m:r>
        <m:r>
          <m:t>A</m:t>
        </m:r>
      </m:oMath>
      <w:ins w:id="1786" w:author="PR Preview" w:date="2026-01-01T00:00:00Z">
        <w:r>
          <w:t xml:space="preserve">: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the elements of</w:t>
        </w:r>
      </w:ins>
      <w:ins w:id="1789" w:author="PR Preview" w:date="2026-01-01T00:00:00Z">
        <w:r>
          <w:t xml:space="preserve"> </w:t>
        </w:r>
      </w:ins>
      <m:oMath>
        <m:r>
          <m:t>S</m:t>
        </m:r>
      </m:oMath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that are not in</w:t>
        </w:r>
      </w:ins>
      <w:ins w:id="1792" w:author="PR Preview" w:date="2026-01-01T00:00:00Z">
        <w:r>
          <w:t xml:space="preserve"> </w:t>
        </w:r>
      </w:ins>
      <m:oMath>
        <m:r>
          <m:t>A</m:t>
        </m:r>
      </m:oMath>
      <w:ins w:id="1793" w:author="PR Preview" w:date="2026-01-01T00:00:00Z">
        <w:r>
          <w:t xml:space="preserve">.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When the set</w:t>
        </w:r>
      </w:ins>
      <w:ins w:id="1796" w:author="PR Preview" w:date="2026-01-01T00:00:00Z">
        <w:r>
          <w:t xml:space="preserve"> </w:t>
        </w:r>
      </w:ins>
      <m:oMath>
        <m:r>
          <m:t>S</m:t>
        </m:r>
      </m:oMath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is clear from context,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the complement of</w:t>
        </w:r>
      </w:ins>
      <w:ins w:id="1801" w:author="PR Preview" w:date="2026-01-01T00:00:00Z">
        <w:r>
          <w:t xml:space="preserve"> </w:t>
        </w:r>
      </w:ins>
      <m:oMath>
        <m:r>
          <m:t>A</m:t>
        </m:r>
      </m:oMath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is written</w:t>
        </w:r>
      </w:ins>
      <w:ins w:id="1804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</m:oMath>
      <w:ins w:id="18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06" w:author="PR Preview" w:date="2026-01-01T00:00:00Z">
        <w:r>
          <w:delText xml:space="preserve">With the complement notation of</w:delText>
        </w:r>
      </w:del>
      <w:del w:id="1807" w:author="PR Preview" w:date="2026-01-01T00:00:00Z">
        <w:r>
          <w:delText xml:space="preserve"> </w:delText>
        </w:r>
      </w:del>
      <w:hyperlink w:anchor="def-complement">
        <w:del w:id="1808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809" w:author="PR Preview" w:date="2026-01-01T00:00:00Z">
        <w:r>
          <w:delText xml:space="preserve">,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these read</w:delText>
        </w:r>
      </w:del>
      <w:del w:id="18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and</w:delText>
        </w:r>
      </w:del>
      <w:del w:id="18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1816" w:author="PR Preview" w:date="2026-01-01T00:00:00Z">
        <w:r>
          <w:delText xml:space="preserve">.</w:delText>
        </w:r>
      </w:del>
    </w:p>
    <w:p>
      <w:pPr>
        <w:pStyle w:val="FirstParagraph"/>
      </w:pPr>
      <w:ins w:id="1817" w:author="PR Preview" w:date="2026-01-01T00:00:00Z">
        <w:r>
          <w:t xml:space="preserve">With the complement notation of</w:t>
        </w:r>
      </w:ins>
      <w:ins w:id="1818" w:author="PR Preview" w:date="2026-01-01T00:00:00Z">
        <w:r>
          <w:t xml:space="preserve"> </w:t>
        </w:r>
      </w:ins>
      <w:hyperlink w:anchor="def-complement">
        <w:ins w:id="1819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820" w:author="PR Preview" w:date="2026-01-01T00:00:00Z">
        <w:r>
          <w:t xml:space="preserve">,</w:t>
        </w:r>
      </w:ins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these read</w:t>
        </w:r>
      </w:ins>
      <w:ins w:id="1823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and</w:t>
        </w:r>
      </w:ins>
      <w:ins w:id="182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1827" w:author="PR Preview" w:date="2026-01-01T00:00:00Z">
        <w:r>
          <w:t xml:space="preserve">.</w:t>
        </w:r>
      </w:ins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del w:id="1828" w:author="PR Preview" w:date="2026-01-01T00:00:00Z">
        <w:r>
          <w:rPr>
            <w:b/>
            <w:bCs/>
          </w:rPr>
          <w:delText xml:space="preserve">Definition 24 (Pairwise disjoint sets (disjoint, mutually disjoint))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Some</w:delText>
        </w:r>
      </w:del>
      <w:del w:id="1831" w:author="PR Preview" w:date="2026-01-01T00:00:00Z">
        <w:r>
          <w:delText xml:space="preserve"> </w:delText>
        </w:r>
      </w:del>
      <w:hyperlink w:anchor="def-set">
        <w:del w:id="1832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183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(a list that may end or go on without end)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are</w:delText>
        </w:r>
      </w:del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rPr>
            <w:b/>
            <w:bCs/>
          </w:rPr>
          <w:delText xml:space="preserve">pairwise disjoint</w:delText>
        </w:r>
      </w:del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[14]</w:delText>
        </w:r>
      </w:del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(also called</w:delText>
        </w:r>
      </w:del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rPr>
            <w:b/>
            <w:bCs/>
          </w:rPr>
          <w:delText xml:space="preserve">disjoint</w:delText>
        </w:r>
      </w:del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or</w:delText>
        </w:r>
      </w:del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rPr>
            <w:b/>
            <w:bCs/>
          </w:rPr>
          <w:delText xml:space="preserve">mutually disjoint</w:delText>
        </w:r>
      </w:del>
      <w:del w:id="1850" w:author="PR Preview" w:date="2026-01-01T00:00:00Z">
        <w:r>
          <w:delText xml:space="preserve">)</w:delText>
        </w:r>
      </w:del>
      <w:del w:id="1851" w:author="PR Preview" w:date="2026-01-01T00:00:00Z">
        <w:r>
          <w:delText xml:space="preserve"> </w:delText>
        </w:r>
      </w:del>
      <w:del w:id="1852" w:author="PR Preview" w:date="2026-01-01T00:00:00Z">
        <w:r>
          <w:delText xml:space="preserve">when no two of them share an element:</w:delText>
        </w:r>
      </w:del>
    </w:p>
    <w:p>
      <w:pPr>
        <w:pStyle w:val="FirstParagraph"/>
      </w:pPr>
      <w:ins w:id="1853" w:author="PR Preview" w:date="2026-01-01T00:00:00Z">
        <w:r>
          <w:rPr>
            <w:b/>
            <w:bCs/>
          </w:rPr>
          <w:t xml:space="preserve">Definition 25 (Pairwise disjoint sets (disjoint, mutually disjoint))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Some</w:t>
        </w:r>
      </w:ins>
      <w:ins w:id="1856" w:author="PR Preview" w:date="2026-01-01T00:00:00Z">
        <w:r>
          <w:t xml:space="preserve"> </w:t>
        </w:r>
      </w:ins>
      <w:hyperlink w:anchor="def-set">
        <w:ins w:id="1857" w:author="PR Preview" w:date="2026-01-01T00:00:00Z">
          <w:r>
            <w:rPr>
              <w:rStyle w:val="Hyperlink"/>
            </w:rPr>
            <w:t xml:space="preserve">sets</w:t>
          </w:r>
        </w:ins>
      </w:hyperlink>
      <w:ins w:id="185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(a list that may end or go on without end)</w:t>
        </w:r>
      </w:ins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are</w:t>
        </w:r>
      </w:ins>
      <w:ins w:id="1863" w:author="PR Preview" w:date="2026-01-01T00:00:00Z">
        <w:r>
          <w:t xml:space="preserve"> </w:t>
        </w:r>
      </w:ins>
      <w:ins w:id="1864" w:author="PR Preview" w:date="2026-01-01T00:00:00Z">
        <w:r>
          <w:rPr>
            <w:b/>
            <w:bCs/>
          </w:rPr>
          <w:t xml:space="preserve">pairwise disjoint</w:t>
        </w:r>
      </w:ins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[14]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(also called</w:t>
        </w:r>
      </w:ins>
      <w:ins w:id="1869" w:author="PR Preview" w:date="2026-01-01T00:00:00Z">
        <w:r>
          <w:t xml:space="preserve"> </w:t>
        </w:r>
      </w:ins>
      <w:ins w:id="1870" w:author="PR Preview" w:date="2026-01-01T00:00:00Z">
        <w:r>
          <w:rPr>
            <w:b/>
            <w:bCs/>
          </w:rPr>
          <w:t xml:space="preserve">disjoint</w:t>
        </w:r>
      </w:ins>
      <w:ins w:id="1871" w:author="PR Preview" w:date="2026-01-01T00:00:00Z">
        <w:r>
          <w:t xml:space="preserve"> </w:t>
        </w:r>
      </w:ins>
      <w:ins w:id="1872" w:author="PR Preview" w:date="2026-01-01T00:00:00Z">
        <w:r>
          <w:t xml:space="preserve">or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rPr>
            <w:b/>
            <w:bCs/>
          </w:rPr>
          <w:t xml:space="preserve">mutually disjoint</w:t>
        </w:r>
      </w:ins>
      <w:ins w:id="1875" w:author="PR Preview" w:date="2026-01-01T00:00:00Z">
        <w:r>
          <w:t xml:space="preserve">)</w:t>
        </w:r>
      </w:ins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when no two of them share an element: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del w:id="1878" w:author="PR Preview" w:date="2026-01-01T00:00:00Z">
        <w:r>
          <w:rPr>
            <w:b/>
            <w:bCs/>
          </w:rPr>
          <w:delText xml:space="preserve">Definition 25 (Ordered pair)</w:delText>
        </w:r>
      </w:del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An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rPr>
            <w:b/>
            <w:bCs/>
          </w:rPr>
          <w:delText xml:space="preserve">ordered pair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[15]</w:delText>
        </w:r>
      </w:del>
      <w:del w:id="18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is a pair of objects listed in order,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with</w:delText>
        </w:r>
      </w:del>
      <w:del w:id="1890" w:author="PR Preview" w:date="2026-01-01T00:00:00Z">
        <w:r>
          <w:delText xml:space="preserve"> </w:delText>
        </w:r>
      </w:del>
      <m:oMath>
        <m:r>
          <m:t>a</m:t>
        </m:r>
      </m:oMath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first and</w:delText>
        </w:r>
      </w:del>
      <w:del w:id="1893" w:author="PR Preview" w:date="2026-01-01T00:00:00Z">
        <w:r>
          <w:delText xml:space="preserve"> </w:delText>
        </w:r>
      </w:del>
      <m:oMath>
        <m:r>
          <m:t>b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second;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two ordered pairs are equal,</w:delText>
        </w:r>
      </w:del>
      <w:del w:id="18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1899" w:author="PR Preview" w:date="2026-01-01T00:00:00Z">
        <w:r>
          <w:delText xml:space="preserve">,</w:delText>
        </w:r>
      </w:del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when</w:delText>
        </w:r>
      </w:del>
      <w:del w:id="190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and</w:delText>
        </w:r>
      </w:del>
      <w:del w:id="19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1906" w:author="PR Preview" w:date="2026-01-01T00:00:00Z">
        <w:r>
          <w:delText xml:space="preserve">.</w:delText>
        </w:r>
      </w:del>
    </w:p>
    <w:p>
      <w:pPr>
        <w:pStyle w:val="BodyText"/>
      </w:pPr>
      <w:del w:id="1907" w:author="PR Preview" w:date="2026-01-01T00:00:00Z">
        <w:r>
          <w:rPr>
            <w:b/>
            <w:bCs/>
          </w:rPr>
          <w:delText xml:space="preserve">Definition 26 (Cartesian product)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The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rPr>
            <w:b/>
            <w:bCs/>
          </w:rPr>
          <w:delText xml:space="preserve">Cartesian product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[16]</w:delText>
        </w:r>
      </w:del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of sets</w:delText>
        </w:r>
      </w:del>
      <w:del w:id="1916" w:author="PR Preview" w:date="2026-01-01T00:00:00Z">
        <w:r>
          <w:delText xml:space="preserve"> </w:delText>
        </w:r>
      </w:del>
      <m:oMath>
        <m:r>
          <m:t>A</m:t>
        </m:r>
      </m:oMath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and</w:delText>
        </w:r>
      </w:del>
      <w:del w:id="1919" w:author="PR Preview" w:date="2026-01-01T00:00:00Z">
        <w:r>
          <w:delText xml:space="preserve"> </w:delText>
        </w:r>
      </w:del>
      <m:oMath>
        <m:r>
          <m:t>B</m:t>
        </m:r>
      </m:oMath>
      <w:del w:id="1920" w:author="PR Preview" w:date="2026-01-01T00:00:00Z">
        <w:r>
          <w:delText xml:space="preserve">,</w:delText>
        </w:r>
      </w:del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written</w:delText>
        </w:r>
      </w:del>
      <w:del w:id="192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924" w:author="PR Preview" w:date="2026-01-01T00:00:00Z">
        <w:r>
          <w:delText xml:space="preserve">,</w:delText>
        </w:r>
      </w:del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is the set of ordered pairs whose first entry is in</w:delText>
        </w:r>
      </w:del>
      <w:del w:id="1927" w:author="PR Preview" w:date="2026-01-01T00:00:00Z">
        <w:r>
          <w:delText xml:space="preserve"> </w:delText>
        </w:r>
      </w:del>
      <m:oMath>
        <m:r>
          <m:t>A</m:t>
        </m:r>
      </m:oMath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and whose second entry is in</w:delText>
        </w:r>
      </w:del>
      <w:del w:id="1930" w:author="PR Preview" w:date="2026-01-01T00:00:00Z">
        <w:r>
          <w:delText xml:space="preserve"> </w:delText>
        </w:r>
      </w:del>
      <m:oMath>
        <m:r>
          <m:t>B</m:t>
        </m:r>
      </m:oMath>
      <w:del w:id="1931" w:author="PR Preview" w:date="2026-01-01T00:00:00Z">
        <w:r>
          <w:delText xml:space="preserve">:</w:delText>
        </w:r>
      </w:del>
    </w:p>
    <w:p>
      <w:pPr>
        <w:pStyle w:val="BodyText"/>
      </w:pPr>
      <w:ins w:id="1932" w:author="PR Preview" w:date="2026-01-01T00:00:00Z">
        <w:r>
          <w:rPr>
            <w:b/>
            <w:bCs/>
          </w:rPr>
          <w:t xml:space="preserve">Definition 26 (Ordered pair)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An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rPr>
            <w:b/>
            <w:bCs/>
          </w:rPr>
          <w:t xml:space="preserve">ordered pair</w:t>
        </w:r>
      </w:ins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[15]</w:t>
        </w:r>
      </w:ins>
      <w:ins w:id="19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is a pair of objects listed in order,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with</w:t>
        </w:r>
      </w:ins>
      <w:ins w:id="1944" w:author="PR Preview" w:date="2026-01-01T00:00:00Z">
        <w:r>
          <w:t xml:space="preserve"> </w:t>
        </w:r>
      </w:ins>
      <m:oMath>
        <m:r>
          <m:t>a</m:t>
        </m:r>
      </m:oMath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first and</w:t>
        </w:r>
      </w:ins>
      <w:ins w:id="1947" w:author="PR Preview" w:date="2026-01-01T00:00:00Z">
        <w:r>
          <w:t xml:space="preserve"> </w:t>
        </w:r>
      </w:ins>
      <m:oMath>
        <m:r>
          <m:t>b</m:t>
        </m:r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second;</w:t>
        </w:r>
      </w:ins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two ordered pairs are equal,</w:t>
        </w:r>
      </w:ins>
      <w:ins w:id="19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1953" w:author="PR Preview" w:date="2026-01-01T00:00:00Z">
        <w:r>
          <w:t xml:space="preserve">,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when</w:t>
        </w:r>
      </w:ins>
      <w:ins w:id="19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and</w:t>
        </w:r>
      </w:ins>
      <w:ins w:id="195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1960" w:author="PR Preview" w:date="2026-01-01T00:00:00Z">
        <w:r>
          <w:t xml:space="preserve">.</w:t>
        </w:r>
      </w:ins>
    </w:p>
    <w:bookmarkEnd w:id="66"/>
    <w:bookmarkStart w:id="67" w:name="def-cartesian-product"/>
    <w:p>
      <w:pPr>
        <w:pStyle w:val="BodyText"/>
      </w:pPr>
      <w:ins w:id="1961" w:author="PR Preview" w:date="2026-01-01T00:00:00Z">
        <w:r>
          <w:rPr>
            <w:b/>
            <w:bCs/>
          </w:rPr>
          <w:t xml:space="preserve">Definition 27 (Cartesian product)</w:t>
        </w:r>
      </w:ins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The</w:t>
        </w:r>
      </w:ins>
      <w:ins w:id="1964" w:author="PR Preview" w:date="2026-01-01T00:00:00Z">
        <w:r>
          <w:t xml:space="preserve"> </w:t>
        </w:r>
      </w:ins>
      <w:ins w:id="1965" w:author="PR Preview" w:date="2026-01-01T00:00:00Z">
        <w:r>
          <w:rPr>
            <w:b/>
            <w:bCs/>
          </w:rPr>
          <w:t xml:space="preserve">Cartesian product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[16]</w:t>
        </w:r>
      </w:ins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of sets</w:t>
        </w:r>
      </w:ins>
      <w:ins w:id="1970" w:author="PR Preview" w:date="2026-01-01T00:00:00Z">
        <w:r>
          <w:t xml:space="preserve"> </w:t>
        </w:r>
      </w:ins>
      <m:oMath>
        <m:r>
          <m:t>A</m:t>
        </m:r>
      </m:oMath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and</w:t>
        </w:r>
      </w:ins>
      <w:ins w:id="1973" w:author="PR Preview" w:date="2026-01-01T00:00:00Z">
        <w:r>
          <w:t xml:space="preserve"> </w:t>
        </w:r>
      </w:ins>
      <m:oMath>
        <m:r>
          <m:t>B</m:t>
        </m:r>
      </m:oMath>
      <w:ins w:id="1974" w:author="PR Preview" w:date="2026-01-01T00:00:00Z">
        <w:r>
          <w:t xml:space="preserve">,</w:t>
        </w:r>
      </w:ins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written</w:t>
        </w:r>
      </w:ins>
      <w:ins w:id="19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978" w:author="PR Preview" w:date="2026-01-01T00:00:00Z">
        <w:r>
          <w:t xml:space="preserve">,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is the set of ordered pairs whose first entry is in</w:t>
        </w:r>
      </w:ins>
      <w:ins w:id="1981" w:author="PR Preview" w:date="2026-01-01T00:00:00Z">
        <w:r>
          <w:t xml:space="preserve"> </w:t>
        </w:r>
      </w:ins>
      <m:oMath>
        <m:r>
          <m:t>A</m:t>
        </m:r>
      </m:oMath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and whose second entry is in</w:t>
        </w:r>
      </w:ins>
      <w:ins w:id="1984" w:author="PR Preview" w:date="2026-01-01T00:00:00Z">
        <w:r>
          <w:t xml:space="preserve"> </w:t>
        </w:r>
      </w:ins>
      <m:oMath>
        <m:r>
          <m:t>B</m:t>
        </m:r>
      </m:oMath>
      <w:ins w:id="198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del w:id="1986" w:author="PR Preview" w:date="2026-01-01T00:00:00Z">
        <w:r>
          <w:rPr>
            <w:b/>
            <w:bCs/>
          </w:rPr>
          <w:delText xml:space="preserve">Definition 27 (Extended non-negative real numbers)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The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1991" w:author="PR Preview" w:date="2026-01-01T00:00:00Z">
        <w:r>
          <w:delText xml:space="preserve">, written</w:delText>
        </w:r>
      </w:del>
      <w:del w:id="199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993" w:author="PR Preview" w:date="2026-01-01T00:00:00Z">
        <w:r>
          <w:delText xml:space="preserve">,</w:delText>
        </w:r>
      </w:del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delText xml:space="preserve">are the non-negative real numbers together with an extra element</w:delText>
        </w:r>
      </w:del>
      <w:del w:id="199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that is greater than every real number:</w:delText>
        </w:r>
      </w:del>
    </w:p>
    <w:p>
      <w:pPr>
        <w:pStyle w:val="FirstParagraph"/>
      </w:pPr>
      <w:ins w:id="1999" w:author="PR Preview" w:date="2026-01-01T00:00:00Z">
        <w:r>
          <w:rPr>
            <w:b/>
            <w:bCs/>
          </w:rPr>
          <w:t xml:space="preserve">Definition 28 (Extended non-negative real numbers)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The</w:t>
        </w:r>
      </w:ins>
      <w:ins w:id="2002" w:author="PR Preview" w:date="2026-01-01T00:00:00Z">
        <w:r>
          <w:t xml:space="preserve"> </w:t>
        </w:r>
      </w:ins>
      <w:ins w:id="2003" w:author="PR Preview" w:date="2026-01-01T00:00:00Z">
        <w:r>
          <w:rPr>
            <w:b/>
            <w:bCs/>
          </w:rPr>
          <w:t xml:space="preserve">extended non-negative real numbers</w:t>
        </w:r>
      </w:ins>
      <w:ins w:id="2004" w:author="PR Preview" w:date="2026-01-01T00:00:00Z">
        <w:r>
          <w:t xml:space="preserve">, written</w:t>
        </w:r>
      </w:ins>
      <w:ins w:id="20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2006" w:author="PR Preview" w:date="2026-01-01T00:00:00Z">
        <w:r>
          <w:t xml:space="preserve">,</w:t>
        </w:r>
      </w:ins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are the non-negative real numbers together with an extra element</w:t>
        </w:r>
      </w:ins>
      <w:ins w:id="2009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del w:id="2012" w:author="PR Preview" w:date="2026-01-01T00:00:00Z">
        <w:r>
          <w:delText xml:space="preserve">[3]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	</w:delText>
        </w:r>
      </w:del>
      <w:del w:id="2015" w:author="PR Preview" w:date="2026-01-01T00:00:00Z">
        <w:r>
          <w:delText xml:space="preserve">Wikipedia contributors,</w:delText>
        </w:r>
      </w:del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“Interval (mathematics) —</w:delText>
        </w:r>
      </w:del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delText xml:space="preserve">Wikipedia</w:delText>
        </w:r>
      </w:del>
      <w:del w:id="2020" w:author="PR Preview" w:date="2026-01-01T00:00:00Z">
        <w:r>
          <w:delText xml:space="preserve">,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the free encyclopedia.”</w:delText>
        </w:r>
      </w:del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2026. Available:</w:delText>
        </w:r>
      </w:del>
      <w:del w:id="2025" w:author="PR Preview" w:date="2026-01-01T00:00:00Z">
        <w:r>
          <w:delText xml:space="preserve"> </w:delText>
        </w:r>
      </w:del>
      <w:hyperlink r:id="rId85">
        <w:del w:id="2026" w:author="PR Preview" w:date="2026-01-01T00:00:00Z">
          <w:r>
            <w:rPr>
              <w:rStyle w:val="Hyperlink"/>
            </w:rPr>
            <w:delText xml:space="preserve">https://en.wikipedia.org/wiki/Interval_(mathematics)</w:delText>
          </w:r>
        </w:del>
      </w:hyperlink>
    </w:p>
    <w:p>
      <w:pPr>
        <w:pStyle w:val="Bibliography"/>
      </w:pPr>
      <w:del w:id="2027" w:author="PR Preview" w:date="2026-01-01T00:00:00Z">
        <w:r>
          <w:delText xml:space="preserve">[4]</w:delText>
        </w:r>
      </w:del>
      <w:del w:id="2028" w:author="PR Preview" w:date="2026-01-01T00:00:00Z">
        <w:r>
          <w:delText xml:space="preserve"> </w:delText>
        </w:r>
      </w:del>
      <w:del w:id="2029" w:author="PR Preview" w:date="2026-01-01T00:00:00Z">
        <w:r>
          <w:delText xml:space="preserve">	</w:delText>
        </w:r>
      </w:del>
      <w:del w:id="2030" w:author="PR Preview" w:date="2026-01-01T00:00:00Z">
        <w:r>
          <w:delText xml:space="preserve">Wikipedia contributors,</w:delText>
        </w:r>
      </w:del>
      <w:del w:id="2031" w:author="PR Preview" w:date="2026-01-01T00:00:00Z">
        <w:r>
          <w:delText xml:space="preserve"> </w:delText>
        </w:r>
      </w:del>
      <w:del w:id="2032" w:author="PR Preview" w:date="2026-01-01T00:00:00Z">
        <w:r>
          <w:delText xml:space="preserve">“Subset —</w:delText>
        </w:r>
      </w:del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Wikipedia</w:delText>
        </w:r>
      </w:del>
      <w:del w:id="2035" w:author="PR Preview" w:date="2026-01-01T00:00:00Z">
        <w:r>
          <w:delText xml:space="preserve">,</w:delText>
        </w:r>
      </w:del>
      <w:del w:id="2036" w:author="PR Preview" w:date="2026-01-01T00:00:00Z">
        <w:r>
          <w:delText xml:space="preserve"> </w:delText>
        </w:r>
      </w:del>
      <w:del w:id="2037" w:author="PR Preview" w:date="2026-01-01T00:00:00Z">
        <w:r>
          <w:delText xml:space="preserve">the free encyclopedia.”</w:delText>
        </w:r>
      </w:del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2026. Available:</w:delText>
        </w:r>
      </w:del>
      <w:del w:id="2040" w:author="PR Preview" w:date="2026-01-01T00:00:00Z">
        <w:r>
          <w:delText xml:space="preserve"> </w:delText>
        </w:r>
      </w:del>
      <w:hyperlink r:id="rId79">
        <w:del w:id="2041" w:author="PR Preview" w:date="2026-01-01T00:00:00Z">
          <w:r>
            <w:rPr>
              <w:rStyle w:val="Hyperlink"/>
            </w:rPr>
            <w:delText xml:space="preserve">https://en.wikipedia.org/wiki/Subset</w:delText>
          </w:r>
        </w:del>
      </w:hyperlink>
    </w:p>
    <w:p>
      <w:pPr>
        <w:pStyle w:val="Bibliography"/>
      </w:pPr>
      <w:del w:id="2042" w:author="PR Preview" w:date="2026-01-01T00:00:00Z">
        <w:r>
          <w:delText xml:space="preserve">[5]</w:delText>
        </w:r>
      </w:del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	</w:delText>
        </w:r>
      </w:del>
      <w:del w:id="2045" w:author="PR Preview" w:date="2026-01-01T00:00:00Z">
        <w:r>
          <w:delText xml:space="preserve">Wikipedia contributors,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“Empty set —</w:delText>
        </w:r>
      </w:del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Wikipedia</w:delText>
        </w:r>
      </w:del>
      <w:del w:id="2050" w:author="PR Preview" w:date="2026-01-01T00:00:00Z">
        <w:r>
          <w:delText xml:space="preserve">,</w:delText>
        </w:r>
      </w:del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the free encyclopedia.”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2026. Available:</w:delText>
        </w:r>
      </w:del>
      <w:del w:id="2055" w:author="PR Preview" w:date="2026-01-01T00:00:00Z">
        <w:r>
          <w:delText xml:space="preserve"> </w:delText>
        </w:r>
      </w:del>
      <w:hyperlink r:id="rId81">
        <w:del w:id="2056" w:author="PR Preview" w:date="2026-01-01T00:00:00Z">
          <w:r>
            <w:rPr>
              <w:rStyle w:val="Hyperlink"/>
            </w:rPr>
            <w:delText xml:space="preserve">https://en.wikipedia.org/wiki/Empty_set</w:delText>
          </w:r>
        </w:del>
      </w:hyperlink>
    </w:p>
    <w:p>
      <w:pPr>
        <w:pStyle w:val="Bibliography"/>
      </w:pPr>
      <w:del w:id="2057" w:author="PR Preview" w:date="2026-01-01T00:00:00Z">
        <w:r>
          <w:delText xml:space="preserve">[6]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	</w:delText>
        </w:r>
      </w:del>
      <w:del w:id="2060" w:author="PR Preview" w:date="2026-01-01T00:00:00Z">
        <w:r>
          <w:delText xml:space="preserve">Wikipedia contributors,</w:delText>
        </w:r>
      </w:del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“Vacuous truth —</w:delText>
        </w:r>
      </w:del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Wikipedia</w:delText>
        </w:r>
      </w:del>
      <w:del w:id="2065" w:author="PR Preview" w:date="2026-01-01T00:00:00Z">
        <w:r>
          <w:delText xml:space="preserve">,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the free encyclopedia.”</w:delText>
        </w:r>
      </w:del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2026. Available:</w:delText>
        </w:r>
      </w:del>
      <w:del w:id="2070" w:author="PR Preview" w:date="2026-01-01T00:00:00Z">
        <w:r>
          <w:delText xml:space="preserve"> </w:delText>
        </w:r>
      </w:del>
      <w:hyperlink r:id="rId83">
        <w:del w:id="2071" w:author="PR Preview" w:date="2026-01-01T00:00:00Z">
          <w:r>
            <w:rPr>
              <w:rStyle w:val="Hyperlink"/>
            </w:rPr>
            <w:delText xml:space="preserve">https://en.wikipedia.org/wiki/Vacuous_truth</w:delText>
          </w:r>
        </w:del>
      </w:hyperlink>
    </w:p>
    <w:p>
      <w:pPr>
        <w:pStyle w:val="Bibliography"/>
      </w:pPr>
      <w:ins w:id="2072" w:author="PR Preview" w:date="2026-01-01T00:00:00Z">
        <w:r>
          <w:t xml:space="preserve">[3]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	</w:t>
        </w:r>
      </w:ins>
      <w:ins w:id="2075" w:author="PR Preview" w:date="2026-01-01T00:00:00Z">
        <w:r>
          <w:t xml:space="preserve">Wikipedia contributors,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“Subset —</w:t>
        </w:r>
      </w:ins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Wikipedia</w:t>
        </w:r>
      </w:ins>
      <w:ins w:id="2080" w:author="PR Preview" w:date="2026-01-01T00:00:00Z">
        <w:r>
          <w:t xml:space="preserve">,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the free encyclopedia.”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2026. Available:</w:t>
        </w:r>
      </w:ins>
      <w:ins w:id="2085" w:author="PR Preview" w:date="2026-01-01T00:00:00Z">
        <w:r>
          <w:t xml:space="preserve"> </w:t>
        </w:r>
      </w:ins>
      <w:hyperlink r:id="rId79">
        <w:ins w:id="2086" w:author="PR Preview" w:date="2026-01-01T00:00:00Z">
          <w:r>
            <w:rPr>
              <w:rStyle w:val="Hyperlink"/>
            </w:rPr>
            <w:t xml:space="preserve">https://en.wikipedia.org/wiki/Subset</w:t>
          </w:r>
        </w:ins>
      </w:hyperlink>
    </w:p>
    <w:bookmarkEnd w:id="80"/>
    <w:bookmarkStart w:id="82" w:name="ref-wikipedia_empty_set"/>
    <w:p>
      <w:pPr>
        <w:pStyle w:val="Bibliography"/>
      </w:pPr>
      <w:ins w:id="2087" w:author="PR Preview" w:date="2026-01-01T00:00:00Z">
        <w:r>
          <w:t xml:space="preserve">[4]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	</w:t>
        </w:r>
      </w:ins>
      <w:ins w:id="2090" w:author="PR Preview" w:date="2026-01-01T00:00:00Z">
        <w:r>
          <w:t xml:space="preserve">Wikipedia contributors,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“Empty set —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Wikipedia</w:t>
        </w:r>
      </w:ins>
      <w:ins w:id="2095" w:author="PR Preview" w:date="2026-01-01T00:00:00Z">
        <w:r>
          <w:t xml:space="preserve">,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the free encyclopedia.”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2026. Available:</w:t>
        </w:r>
      </w:ins>
      <w:ins w:id="2100" w:author="PR Preview" w:date="2026-01-01T00:00:00Z">
        <w:r>
          <w:t xml:space="preserve"> </w:t>
        </w:r>
      </w:ins>
      <w:hyperlink r:id="rId81">
        <w:ins w:id="2101" w:author="PR Preview" w:date="2026-01-01T00:00:00Z">
          <w:r>
            <w:rPr>
              <w:rStyle w:val="Hyperlink"/>
            </w:rPr>
            <w:t xml:space="preserve">https://en.wikipedia.org/wiki/Empty_set</w:t>
          </w:r>
        </w:ins>
      </w:hyperlink>
    </w:p>
    <w:bookmarkEnd w:id="82"/>
    <w:bookmarkStart w:id="84" w:name="ref-wikipedia_vacuous_truth"/>
    <w:p>
      <w:pPr>
        <w:pStyle w:val="Bibliography"/>
      </w:pPr>
      <w:ins w:id="2102" w:author="PR Preview" w:date="2026-01-01T00:00:00Z">
        <w:r>
          <w:t xml:space="preserve">[5]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	</w:t>
        </w:r>
      </w:ins>
      <w:ins w:id="2105" w:author="PR Preview" w:date="2026-01-01T00:00:00Z">
        <w:r>
          <w:t xml:space="preserve">Wikipedia contributors,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“Vacuous truth —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Wikipedia</w:t>
        </w:r>
      </w:ins>
      <w:ins w:id="2110" w:author="PR Preview" w:date="2026-01-01T00:00:00Z">
        <w:r>
          <w:t xml:space="preserve">,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the free encyclopedia.”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2026. Available:</w:t>
        </w:r>
      </w:ins>
      <w:ins w:id="2115" w:author="PR Preview" w:date="2026-01-01T00:00:00Z">
        <w:r>
          <w:t xml:space="preserve"> </w:t>
        </w:r>
      </w:ins>
      <w:hyperlink r:id="rId83">
        <w:ins w:id="2116" w:author="PR Preview" w:date="2026-01-01T00:00:00Z">
          <w:r>
            <w:rPr>
              <w:rStyle w:val="Hyperlink"/>
            </w:rPr>
            <w:t xml:space="preserve">https://en.wikipedia.org/wiki/Vacuous_truth</w:t>
          </w:r>
        </w:ins>
      </w:hyperlink>
    </w:p>
    <w:bookmarkEnd w:id="84"/>
    <w:bookmarkStart w:id="86" w:name="ref-wikipedia_interval_mathematics"/>
    <w:p>
      <w:pPr>
        <w:pStyle w:val="Bibliography"/>
      </w:pPr>
      <w:ins w:id="2117" w:author="PR Preview" w:date="2026-01-01T00:00:00Z">
        <w:r>
          <w:t xml:space="preserve">[6]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	</w:t>
        </w:r>
      </w:ins>
      <w:ins w:id="2120" w:author="PR Preview" w:date="2026-01-01T00:00:00Z">
        <w:r>
          <w:t xml:space="preserve">Wikipedia contributors,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“Interval (mathematics) —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Wikipedia</w:t>
        </w:r>
      </w:ins>
      <w:ins w:id="2125" w:author="PR Preview" w:date="2026-01-01T00:00:00Z">
        <w:r>
          <w:t xml:space="preserve">,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the free encyclopedia.”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2026. Available:</w:t>
        </w:r>
      </w:ins>
      <w:ins w:id="2130" w:author="PR Preview" w:date="2026-01-01T00:00:00Z">
        <w:r>
          <w:t xml:space="preserve"> </w:t>
        </w:r>
      </w:ins>
      <w:hyperlink r:id="rId85">
        <w:ins w:id="2131" w:author="PR Preview" w:date="2026-01-01T00:00:00Z">
          <w:r>
            <w:rPr>
              <w:rStyle w:val="Hyperlink"/>
            </w:rPr>
            <w:t xml:space="preserve">https://en.wikipedia.org/wiki/Interval_(mathematics)</w:t>
          </w:r>
        </w:ins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2026-10-20T07:42:28Z</dcterms:created>
  <dcterms:modified xsi:type="dcterms:W3CDTF">2026-10-20T07:42:28Z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