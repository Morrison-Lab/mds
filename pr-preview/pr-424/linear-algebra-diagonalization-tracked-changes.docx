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del w:id="3" w:author="PR Preview" w:date="2026-01-01T00:00:00Z">
        <w:r>
          <w:delText xml:space="preserve">so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$\mathcal{N}(\mathbf{A}) = \mathopen{}\left\{\mathord{\smash[b]{\underset{\raise.3ex\hbox{$\scriptstyle\sim$}}{0}}\vphantom{0}}_n\right\}\mathclose{}$</w:delText>
        </w:r>
      </w:del>
      <w:del w:id="6" w:author="PR Preview" w:date="2026-01-01T00:00:00Z">
        <w:r>
          <w:delText xml:space="preserve">, the nullity is</w:delText>
        </w:r>
      </w:del>
      <w:del w:id="7" w:author="PR Preview" w:date="2026-01-01T00:00:00Z">
        <w:r>
          <w:delText xml:space="preserve"> </w:delText>
        </w:r>
      </w:del>
      <m:oMath>
        <m:r>
          <m:t>0</m:t>
        </m:r>
      </m:oMath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</w:delText>
        </w:r>
      </w:del>
      <w:hyperlink r:id="rId19">
        <w:del w:id="14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15" w:author="PR Preview" w:date="2026-01-01T00:00:00Z">
        <w:r>
          <w:delText xml:space="preserve">).</w:delText>
        </w:r>
      </w:del>
    </w:p>
    <w:p>
      <w:pPr>
        <w:pStyle w:val="FirstParagraph"/>
      </w:pPr>
      <w:ins w:id="16" w:author="PR Preview" w:date="2026-01-01T00:00:00Z">
        <w:r>
          <w:t xml:space="preserve">so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19" w:author="PR Preview" w:date="2026-01-01T00:00:00Z">
        <w:r>
          <w:t xml:space="preserve">, the nullity is</w:t>
        </w:r>
      </w:ins>
      <w:ins w:id="20" w:author="PR Preview" w:date="2026-01-01T00:00:00Z">
        <w:r>
          <w:t xml:space="preserve"> </w:t>
        </w:r>
      </w:ins>
      <m:oMath>
        <m:r>
          <m:t>0</m:t>
        </m:r>
      </m:oMath>
      <w:ins w:id="21" w:author="PR Preview" w:date="2026-01-01T00:00:00Z">
        <w:r>
          <w:t xml:space="preserve">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</w:t>
        </w:r>
      </w:ins>
      <w:ins w:id="2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</w:t>
        </w:r>
      </w:ins>
      <w:hyperlink r:id="rId19">
        <w:ins w:id="27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28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9" w:author="PR Preview" w:date="2026-01-01T00:00:00Z">
        <w:r>
          <w:delText xml:space="preserve">so every column of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 in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$\mathcal{N}(\mathbf{A}) = \mathopen{}\left\{\mathord{\smash[b]{\underset{\raise.3ex\hbox{$\scriptstyle\sim$}}{0}}\vphantom{0}}_n\right\}\mathclose{}$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(1),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So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satisfies</w:delText>
        </w:r>
      </w:del>
      <w:del w:id="46" w:author="PR Preview" w:date="2026-01-01T00:00:00Z">
        <w:r>
          <w:delText xml:space="preserve"> </w:delText>
        </w:r>
      </w:del>
      <w:hyperlink r:id="rId16">
        <w:del w:id="47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48" w:author="PR Preview" w:date="2026-01-01T00:00:00Z">
        <w:r>
          <w:delText xml:space="preserve">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 two conditions in the statement are equivalent by</w:delText>
        </w:r>
      </w:del>
      <w:del w:id="51" w:author="PR Preview" w:date="2026-01-01T00:00:00Z">
        <w:r>
          <w:delText xml:space="preserve"> </w:delText>
        </w:r>
      </w:del>
      <w:hyperlink r:id="rId19">
        <w:del w:id="52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53" w:author="PR Preview" w:date="2026-01-01T00:00:00Z">
        <w:r>
          <w:delText xml:space="preserve">: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the nullity is</w:delText>
        </w:r>
      </w:del>
      <w:del w:id="56" w:author="PR Preview" w:date="2026-01-01T00:00:00Z">
        <w:r>
          <w:delText xml:space="preserve"> </w:delText>
        </w:r>
      </w:del>
      <m:oMath>
        <m:r>
          <m:t>0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exactly when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$\mathcal{N}(\mathbf{A}) = \mathopen{}\left\{\mathord{\smash[b]{\underset{\raise.3ex\hbox{$\scriptstyle\sim$}}{0}}\vphantom{0}}_n\right\}\mathclose{}$</w:delText>
        </w:r>
      </w:del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because a subspace of dimension</w:delText>
        </w:r>
      </w:del>
      <w:del w:id="64" w:author="PR Preview" w:date="2026-01-01T00:00:00Z">
        <w:r>
          <w:delText xml:space="preserve"> </w:delText>
        </w:r>
      </w:del>
      <m:oMath>
        <m:r>
          <m:t>0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has the empty list as a basis, whose span is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(</w:delText>
        </w:r>
      </w:del>
      <w:hyperlink r:id="rId22">
        <w:del w:id="71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hyperlink r:id="rId23">
        <w:del w:id="74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75" w:author="PR Preview" w:date="2026-01-01T00:00:00Z">
        <w:r>
          <w:delText xml:space="preserve">), and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has dimension</w:delText>
        </w:r>
      </w:del>
      <w:del w:id="80" w:author="PR Preview" w:date="2026-01-01T00:00:00Z">
        <w:r>
          <w:delText xml:space="preserve"> </w:delText>
        </w:r>
      </w:del>
      <m:oMath>
        <m:r>
          <m:t>0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(</w:delText>
        </w:r>
      </w:del>
      <w:hyperlink r:id="rId24">
        <w:del w:id="83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84" w:author="PR Preview" w:date="2026-01-01T00:00:00Z">
        <w:r>
          <w:delText xml:space="preserve">).</w:delText>
        </w:r>
      </w:del>
    </w:p>
    <w:p>
      <w:pPr>
        <w:pStyle w:val="FirstParagraph"/>
      </w:pPr>
      <w:ins w:id="85" w:author="PR Preview" w:date="2026-01-01T00:00:00Z">
        <w:r>
          <w:t xml:space="preserve">so every column of</w:t>
        </w:r>
      </w:ins>
      <w:ins w:id="8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in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(1),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</w:t>
        </w:r>
      </w:ins>
      <w:ins w:id="9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96" w:author="PR Preview" w:date="2026-01-01T00:00:00Z">
        <w:r>
          <w:t xml:space="preserve">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So</w:t>
        </w:r>
      </w:ins>
      <w:ins w:id="9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satisfies</w:t>
        </w:r>
      </w:ins>
      <w:ins w:id="102" w:author="PR Preview" w:date="2026-01-01T00:00:00Z">
        <w:r>
          <w:t xml:space="preserve"> </w:t>
        </w:r>
      </w:ins>
      <w:hyperlink r:id="rId16">
        <w:ins w:id="103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104" w:author="PR Preview" w:date="2026-01-01T00:00:00Z">
        <w:r>
          <w:t xml:space="preserve">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 two conditions in the statement are equivalent by</w:t>
        </w:r>
      </w:ins>
      <w:ins w:id="107" w:author="PR Preview" w:date="2026-01-01T00:00:00Z">
        <w:r>
          <w:t xml:space="preserve"> </w:t>
        </w:r>
      </w:ins>
      <w:hyperlink r:id="rId19">
        <w:ins w:id="108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109" w:author="PR Preview" w:date="2026-01-01T00:00:00Z">
        <w:r>
          <w:t xml:space="preserve">: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 nullity is</w:t>
        </w:r>
      </w:ins>
      <w:ins w:id="112" w:author="PR Preview" w:date="2026-01-01T00:00:00Z">
        <w:r>
          <w:t xml:space="preserve"> </w:t>
        </w:r>
      </w:ins>
      <m:oMath>
        <m:r>
          <m:t>0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exactly when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because a subspace of dimension</w:t>
        </w:r>
      </w:ins>
      <w:ins w:id="120" w:author="PR Preview" w:date="2026-01-01T00:00:00Z">
        <w:r>
          <w:t xml:space="preserve"> </w:t>
        </w:r>
      </w:ins>
      <m:oMath>
        <m:r>
          <m:t>0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has the empty list as a basis, whose span is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</w:t>
        </w:r>
      </w:ins>
      <w:hyperlink r:id="rId22">
        <w:ins w:id="127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128" w:author="PR Preview" w:date="2026-01-01T00:00:00Z">
        <w:r>
          <w:t xml:space="preserve">,</w:t>
        </w:r>
      </w:ins>
      <w:ins w:id="129" w:author="PR Preview" w:date="2026-01-01T00:00:00Z">
        <w:r>
          <w:t xml:space="preserve"> </w:t>
        </w:r>
      </w:ins>
      <w:hyperlink r:id="rId23">
        <w:ins w:id="130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31" w:author="PR Preview" w:date="2026-01-01T00:00:00Z">
        <w:r>
          <w:t xml:space="preserve">), and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has dimension</w:t>
        </w:r>
      </w:ins>
      <w:ins w:id="136" w:author="PR Preview" w:date="2026-01-01T00:00:00Z">
        <w:r>
          <w:t xml:space="preserve"> </w:t>
        </w:r>
      </w:ins>
      <m:oMath>
        <m:r>
          <m:t>0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(</w:t>
        </w:r>
      </w:ins>
      <w:hyperlink r:id="rId24">
        <w:ins w:id="139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40" w:author="PR Preview" w:date="2026-01-01T00:00:00Z">
        <w:r>
          <w:t xml:space="preserve">).</w:t>
        </w:r>
      </w:ins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del w:id="141" w:author="PR Preview" w:date="2026-01-01T00:00:00Z">
        <w:r>
          <w:rPr>
            <w:b/>
            <w:bCs/>
          </w:rPr>
          <w:delText xml:space="preserve">If</w:delText>
        </w:r>
      </w:del>
      <w:del w:id="142" w:author="PR Preview" w:date="2026-01-01T00:00:00Z">
        <w:r>
          <w:rPr>
            <w:b/>
            <w:bCs/>
          </w:rPr>
          <w:delText xml:space="preserve"> </w:delText>
        </w:r>
      </w:del>
      <m:oMath>
        <m:r>
          <m:t>λ</m:t>
        </m:r>
      </m:oMath>
      <w:del w:id="143" w:author="PR Preview" w:date="2026-01-01T00:00:00Z">
        <w:r>
          <w:rPr>
            <w:b/>
            <w:bCs/>
          </w:rP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is not a diagonal entry,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every</w:delText>
        </w:r>
      </w:del>
      <w:del w:id="147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del w:id="148" w:author="PR Preview" w:date="2026-01-01T00:00:00Z">
        <w:r>
          <w:delText xml:space="preserve">, so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$(\mathbf{U} - \lambda\,\mathbf{I}_p)\,\mathord{\smash[b]{\underset{\raise.3ex\hbox{$\scriptstyle\sim$}}{v}}\vphantom{v}} = \mathord{\smash[b]{\underset{\raise.3ex\hbox{$\scriptstyle\sim$}}{0}}\vphantom{0}}$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has exactly one solution,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$\mathord{\smash[b]{\underset{\raise.3ex\hbox{$\scriptstyle\sim$}}{v}}\vphantom{v}} = \mathord{\smash[b]{\underset{\raise.3ex\hbox{$\scriptstyle\sim$}}{0}}\vphantom{0}}$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(</w:delText>
        </w:r>
      </w:del>
      <w:hyperlink r:id="rId43">
        <w:del w:id="157" w:author="PR Preview" w:date="2026-01-01T00:00:00Z">
          <w:r>
            <w:rPr>
              <w:rStyle w:val="Hyperlink"/>
            </w:rPr>
            <w:delText xml:space="preserve">Theorem 16 in Projections and Linear Systems</w:delText>
          </w:r>
        </w:del>
      </w:hyperlink>
      <w:del w:id="158" w:author="PR Preview" w:date="2026-01-01T00:00:00Z">
        <w:r>
          <w:delText xml:space="preserve">),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and</w:delText>
        </w:r>
      </w:del>
      <w:del w:id="161" w:author="PR Preview" w:date="2026-01-01T00:00:00Z">
        <w:r>
          <w:delText xml:space="preserve"> </w:delText>
        </w:r>
      </w:del>
      <m:oMath>
        <m:r>
          <m:t>λ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is not an eigenvalue (</w:delText>
        </w:r>
      </w:del>
      <w:hyperlink w:anchor="thm-eigenvalue-singular">
        <w:del w:id="164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65" w:author="PR Preview" w:date="2026-01-01T00:00:00Z">
        <w:r>
          <w:delText xml:space="preserve">).</w:delText>
        </w:r>
      </w:del>
    </w:p>
    <w:p>
      <w:pPr>
        <w:pStyle w:val="BodyText"/>
      </w:pPr>
      <w:ins w:id="166" w:author="PR Preview" w:date="2026-01-01T00:00:00Z">
        <w:r>
          <w:rPr>
            <w:b/>
            <w:bCs/>
          </w:rPr>
          <w:t xml:space="preserve">If</w:t>
        </w:r>
      </w:ins>
      <w:ins w:id="167" w:author="PR Preview" w:date="2026-01-01T00:00:00Z">
        <w:r>
          <w:rPr>
            <w:b/>
            <w:bCs/>
          </w:rPr>
          <w:t xml:space="preserve"> </w:t>
        </w:r>
      </w:ins>
      <m:oMath>
        <m:r>
          <m:t>λ</m:t>
        </m:r>
      </m:oMath>
      <w:ins w:id="168" w:author="PR Preview" w:date="2026-01-01T00:00:00Z">
        <w:r>
          <w:rPr>
            <w:b/>
            <w:bCs/>
          </w:rPr>
          <w:t xml:space="preserve"> </w:t>
        </w:r>
      </w:ins>
      <w:ins w:id="169" w:author="PR Preview" w:date="2026-01-01T00:00:00Z">
        <w:r>
          <w:rPr>
            <w:b/>
            <w:bCs/>
          </w:rPr>
          <w:t xml:space="preserve">is not a diagonal entry,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every</w:t>
        </w:r>
      </w:ins>
      <w:ins w:id="172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ins w:id="173" w:author="PR Preview" w:date="2026-01-01T00:00:00Z">
        <w:r>
          <w:t xml:space="preserve">, so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$(\mathbf{U} - \lambda\,\mathbf{I}_p)\,\mathord{\smash[b]{\underset{\raise.3ex\hbox{$\scriptstyle\sim$}}{v}}\vphantom{v}} = \mathord{\smash[b]{\underset{\raise.3ex\hbox{$\scriptstyle\sim$}}{0}}\vphantom{0}}$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has exactly one solution,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(</w:t>
        </w:r>
      </w:ins>
      <w:hyperlink r:id="rId43">
        <w:ins w:id="182" w:author="PR Preview" w:date="2026-01-01T00:00:00Z">
          <w:r>
            <w:rPr>
              <w:rStyle w:val="Hyperlink"/>
            </w:rPr>
            <w:t xml:space="preserve">Theorem 17 in Projections and Linear Systems</w:t>
          </w:r>
        </w:ins>
      </w:hyperlink>
      <w:ins w:id="183" w:author="PR Preview" w:date="2026-01-01T00:00:00Z">
        <w:r>
          <w:t xml:space="preserve">),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and</w:t>
        </w:r>
      </w:ins>
      <w:ins w:id="186" w:author="PR Preview" w:date="2026-01-01T00:00:00Z">
        <w:r>
          <w:t xml:space="preserve"> </w:t>
        </w:r>
      </w:ins>
      <m:oMath>
        <m:r>
          <m:t>λ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is not an eigenvalue (</w:t>
        </w:r>
      </w:ins>
      <w:hyperlink w:anchor="thm-eigenvalue-singular">
        <w:ins w:id="18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90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del w:id="191" w:author="PR Preview" w:date="2026-01-01T00:00:00Z">
        <w:r>
          <w:delText xml:space="preserve">for</w:delText>
        </w:r>
      </w:del>
      <w:del w:id="19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k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it is</w:delText>
        </w:r>
      </w:del>
      <w:del w:id="195" w:author="PR Preview" w:date="2026-01-01T00:00:00Z">
        <w:r>
          <w:delText xml:space="preserve"> </w:delText>
        </w:r>
      </w:del>
      <m:oMath>
        <m:r>
          <m:t>0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exactly when</w:delText>
        </w:r>
      </w:del>
      <w:del w:id="19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del w:id="199" w:author="PR Preview" w:date="2026-01-01T00:00:00Z">
        <w:r>
          <w:delText xml:space="preserve">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and these equations fix</w:delText>
        </w:r>
      </w:del>
      <w:del w:id="202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in turn, as in</w:delText>
        </w:r>
      </w:del>
      <w:del w:id="205" w:author="PR Preview" w:date="2026-01-01T00:00:00Z">
        <w:r>
          <w:delText xml:space="preserve"> </w:delText>
        </w:r>
      </w:del>
      <w:hyperlink r:id="rId43">
        <w:del w:id="206" w:author="PR Preview" w:date="2026-01-01T00:00:00Z">
          <w:r>
            <w:rPr>
              <w:rStyle w:val="Hyperlink"/>
            </w:rPr>
            <w:delText xml:space="preserve">Theorem 16 in Projections and Linear Systems</w:delText>
          </w:r>
        </w:del>
      </w:hyperlink>
      <w:del w:id="20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w:ins w:id="208" w:author="PR Preview" w:date="2026-01-01T00:00:00Z">
        <w:r>
          <w:t xml:space="preserve">for</w:t>
        </w:r>
      </w:ins>
      <w:ins w:id="20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it is</w:t>
        </w:r>
      </w:ins>
      <w:ins w:id="212" w:author="PR Preview" w:date="2026-01-01T00:00:00Z">
        <w:r>
          <w:t xml:space="preserve"> </w:t>
        </w:r>
      </w:ins>
      <m:oMath>
        <m:r>
          <m:t>0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exactly when</w:t>
        </w:r>
      </w:ins>
      <w:ins w:id="215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and these equations fix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in turn, as in</w:t>
        </w:r>
      </w:ins>
      <w:ins w:id="222" w:author="PR Preview" w:date="2026-01-01T00:00:00Z">
        <w:r>
          <w:t xml:space="preserve"> </w:t>
        </w:r>
      </w:ins>
      <w:hyperlink r:id="rId43">
        <w:ins w:id="223" w:author="PR Preview" w:date="2026-01-01T00:00:00Z">
          <w:r>
            <w:rPr>
              <w:rStyle w:val="Hyperlink"/>
            </w:rPr>
            <w:t xml:space="preserve">Theorem 17 in Projections and Linear Systems</w:t>
          </w:r>
        </w:ins>
      </w:hyperlink>
      <w:ins w:id="224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del w:id="225" w:author="PR Preview" w:date="2026-01-01T00:00:00Z">
        <w:r>
          <w:rPr>
            <w:b/>
            <w:bCs/>
          </w:rPr>
          <w:delText xml:space="preserve">Example 6 (Eigenvalues read off the diagonal)</w:delText>
        </w:r>
      </w:del>
      <w:del w:id="226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of</w:delText>
        </w:r>
      </w:del>
      <w:del w:id="229" w:author="PR Preview" w:date="2026-01-01T00:00:00Z">
        <w:r>
          <w:delText xml:space="preserve"> </w:delText>
        </w:r>
      </w:del>
      <w:hyperlink r:id="rId44">
        <w:del w:id="230" w:author="PR Preview" w:date="2026-01-01T00:00:00Z">
          <w:r>
            <w:rPr>
              <w:rStyle w:val="Hyperlink"/>
            </w:rPr>
            <w:delText xml:space="preserve">Example 23 in Projections and Linear Systems</w:delText>
          </w:r>
        </w:del>
      </w:hyperlink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has eigenvalues</w:delText>
        </w:r>
      </w:del>
      <w:del w:id="233" w:author="PR Preview" w:date="2026-01-01T00:00:00Z">
        <w:r>
          <w:delText xml:space="preserve"> </w:delText>
        </w:r>
      </w:del>
      <m:oMath>
        <m:r>
          <m:t>2</m:t>
        </m:r>
      </m:oMath>
      <w:del w:id="234" w:author="PR Preview" w:date="2026-01-01T00:00:00Z">
        <w:r>
          <w:delText xml:space="preserve">,</w:delText>
        </w:r>
      </w:del>
      <w:del w:id="235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</w:delText>
        </w:r>
      </w:del>
      <w:del w:id="2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39" w:author="PR Preview" w:date="2026-01-01T00:00:00Z">
        <w:r>
          <w:delText xml:space="preserve">.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For</w:delText>
        </w:r>
      </w:del>
      <w:del w:id="24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(so</w:delText>
        </w:r>
      </w:del>
      <w:del w:id="24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246" w:author="PR Preview" w:date="2026-01-01T00:00:00Z">
        <w:r>
          <w:delText xml:space="preserve">), take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248" w:author="PR Preview" w:date="2026-01-01T00:00:00Z">
        <w:r>
          <w:delText xml:space="preserve">,</w:delText>
        </w:r>
      </w:del>
      <w:del w:id="24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250" w:author="PR Preview" w:date="2026-01-01T00:00:00Z">
        <w:r>
          <w:delText xml:space="preserve">;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row 1 of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$(\mathbf{U} - \tfrac{1}{2}\,\mathbf{I}_3)\,\mathord{\smash[b]{\underset{\raise.3ex\hbox{$\scriptstyle\sim$}}{v}}\vphantom{v}}$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is</w:delText>
        </w:r>
      </w:del>
      <w:del w:id="25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58" w:author="PR Preview" w:date="2026-01-01T00:00:00Z">
        <w:r>
          <w:delText xml:space="preserve">, so</w:delText>
        </w:r>
      </w:del>
      <w:del w:id="25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del w:id="260" w:author="PR Preview" w:date="2026-01-01T00:00:00Z">
        <w:r>
          <w:delText xml:space="preserve">.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Check:</w:delText>
        </w:r>
      </w:del>
    </w:p>
    <w:p>
      <w:pPr>
        <w:pStyle w:val="BodyText"/>
      </w:pPr>
      <w:ins w:id="263" w:author="PR Preview" w:date="2026-01-01T00:00:00Z">
        <w:r>
          <w:rPr>
            <w:b/>
            <w:bCs/>
          </w:rPr>
          <w:t xml:space="preserve">Example 6 (Eigenvalues read off the diagonal)</w:t>
        </w:r>
      </w:ins>
      <w:ins w:id="26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of</w:t>
        </w:r>
      </w:ins>
      <w:ins w:id="267" w:author="PR Preview" w:date="2026-01-01T00:00:00Z">
        <w:r>
          <w:t xml:space="preserve"> </w:t>
        </w:r>
      </w:ins>
      <w:hyperlink r:id="rId44">
        <w:ins w:id="268" w:author="PR Preview" w:date="2026-01-01T00:00:00Z">
          <w:r>
            <w:rPr>
              <w:rStyle w:val="Hyperlink"/>
            </w:rPr>
            <w:t xml:space="preserve">Example 24 in Projections and Linear Systems</w:t>
          </w:r>
        </w:ins>
      </w:hyperlink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has eigenvalues</w:t>
        </w:r>
      </w:ins>
      <w:ins w:id="271" w:author="PR Preview" w:date="2026-01-01T00:00:00Z">
        <w:r>
          <w:t xml:space="preserve"> </w:t>
        </w:r>
      </w:ins>
      <m:oMath>
        <m:r>
          <m:t>2</m:t>
        </m:r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and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77" w:author="PR Preview" w:date="2026-01-01T00:00:00Z">
        <w:r>
          <w:t xml:space="preserve">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For</w:t>
        </w:r>
      </w:ins>
      <w:ins w:id="28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(so</w:t>
        </w:r>
      </w:ins>
      <w:ins w:id="28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284" w:author="PR Preview" w:date="2026-01-01T00:00:00Z">
        <w:r>
          <w:t xml:space="preserve">), take</w:t>
        </w:r>
      </w:ins>
      <w:ins w:id="285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288" w:author="PR Preview" w:date="2026-01-01T00:00:00Z">
        <w:r>
          <w:t xml:space="preserve">;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row 1 of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$(\mathbf{U} - \tfrac{1}{2}\,\mathbf{I}_3)\,\mathord{\smash[b]{\underset{\raise.3ex\hbox{$\scriptstyle\sim$}}{v}}\vphantom{v}}$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</w:t>
        </w:r>
      </w:ins>
      <w:ins w:id="29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96" w:author="PR Preview" w:date="2026-01-01T00:00:00Z">
        <w:r>
          <w:t xml:space="preserve">, so</w:t>
        </w:r>
      </w:ins>
      <w:ins w:id="29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ins w:id="298" w:author="PR Preview" w:date="2026-01-01T00:00:00Z">
        <w:r>
          <w:t xml:space="preserve">.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Check: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del w:id="301" w:author="PR Preview" w:date="2026-01-01T00:00:00Z">
        <w:r>
          <w:rPr>
            <w:b/>
            <w:bCs/>
          </w:rPr>
          <w:delText xml:space="preserve">Only if.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Let</w:delText>
        </w:r>
      </w:del>
      <w:del w:id="3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be positive semidefinite.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It is symmetric, so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(</w:delText>
        </w:r>
      </w:del>
      <w:hyperlink r:id="rId14">
        <w:del w:id="312" w:author="PR Preview" w:date="2026-01-01T00:00:00Z">
          <w:r>
            <w:rPr>
              <w:rStyle w:val="Hyperlink"/>
            </w:rPr>
            <w:delText xml:space="preserve">Theorem 12 in Special Matrices and Decompositions</w:delText>
          </w:r>
        </w:del>
      </w:hyperlink>
      <w:del w:id="313" w:author="PR Preview" w:date="2026-01-01T00:00:00Z">
        <w:r>
          <w:delText xml:space="preserve">),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and every</w:delText>
        </w:r>
      </w:del>
      <w:del w:id="316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(</w:delText>
        </w:r>
      </w:del>
      <w:hyperlink r:id="rId83">
        <w:del w:id="319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320" w:author="PR Preview" w:date="2026-01-01T00:00:00Z">
        <w:r>
          <w:delText xml:space="preserve">).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Let</w:delText>
        </w:r>
      </w:del>
      <w:del w:id="323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del w:id="324" w:author="PR Preview" w:date="2026-01-01T00:00:00Z">
        <w:r>
          <w:delText xml:space="preserve">,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which is symmetric, with</w:delText>
        </w:r>
      </w:del>
      <w:del w:id="327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(the product of diagonal matrices multiplies their diagonals, as in the proof of</w:delText>
        </w:r>
      </w:del>
      <w:del w:id="330" w:author="PR Preview" w:date="2026-01-01T00:00:00Z">
        <w:r>
          <w:delText xml:space="preserve"> </w:delText>
        </w:r>
      </w:del>
      <w:hyperlink w:anchor="thm-diagonalizable-powers">
        <w:del w:id="331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32" w:author="PR Preview" w:date="2026-01-01T00:00:00Z">
        <w:r>
          <w:delText xml:space="preserve">),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and let</w:delText>
        </w:r>
      </w:del>
      <w:del w:id="33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36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7" w:author="PR Preview" w:date="2026-01-01T00:00:00Z">
        <w:r>
          <w:delText xml:space="preserve">If</w:delText>
        </w:r>
      </w:del>
      <w:del w:id="3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is positive definite, it is positive semidefinite (</w:delText>
        </w:r>
      </w:del>
      <w:hyperlink r:id="rId89">
        <w:del w:id="341" w:author="PR Preview" w:date="2026-01-01T00:00:00Z">
          <w:r>
            <w:rPr>
              <w:rStyle w:val="Hyperlink"/>
            </w:rPr>
            <w:delText xml:space="preserve">Remark 19 in Special Matrices and Decompositions</w:delText>
          </w:r>
        </w:del>
      </w:hyperlink>
      <w:del w:id="342" w:author="PR Preview" w:date="2026-01-01T00:00:00Z">
        <w:r>
          <w:delText xml:space="preserve">),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so the same</w:delText>
        </w:r>
      </w:del>
      <w:del w:id="34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gives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349" w:author="PR Preview" w:date="2026-01-01T00:00:00Z">
        <w:r>
          <w:delText xml:space="preserve">; and every</w:delText>
        </w:r>
      </w:del>
      <w:del w:id="350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(</w:delText>
        </w:r>
      </w:del>
      <w:hyperlink r:id="rId83">
        <w:del w:id="353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354" w:author="PR Preview" w:date="2026-01-01T00:00:00Z">
        <w:r>
          <w:delText xml:space="preserve">),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so</w:delText>
        </w:r>
      </w:del>
      <w:del w:id="357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is diagonal with nonzero diagonal, and invertible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(its inverse is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del w:id="363" w:author="PR Preview" w:date="2026-01-01T00:00:00Z">
        <w:r>
          <w:delText xml:space="preserve">);</w:delText>
        </w:r>
      </w:del>
      <w:del w:id="36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is invertible with inverse</w:delText>
        </w:r>
      </w:del>
      <w:del w:id="36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(</w:delText>
        </w:r>
      </w:del>
      <w:hyperlink r:id="rId51">
        <w:del w:id="370" w:author="PR Preview" w:date="2026-01-01T00:00:00Z">
          <w:r>
            <w:rPr>
              <w:rStyle w:val="Hyperlink"/>
            </w:rPr>
            <w:delText xml:space="preserve">Remark 6 in Special Matrices and Decompositions</w:delText>
          </w:r>
        </w:del>
      </w:hyperlink>
      <w:del w:id="371" w:author="PR Preview" w:date="2026-01-01T00:00:00Z">
        <w:r>
          <w:delText xml:space="preserve">).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So</w:delText>
        </w:r>
      </w:del>
      <w:del w:id="37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is invertible (</w:delText>
        </w:r>
      </w:del>
      <w:hyperlink r:id="rId90">
        <w:del w:id="377" w:author="PR Preview" w:date="2026-01-01T00:00:00Z">
          <w:r>
            <w:rPr>
              <w:rStyle w:val="Hyperlink"/>
            </w:rPr>
            <w:delText xml:space="preserve">Theorem 1 in Special Matrices and Decompositions</w:delText>
          </w:r>
        </w:del>
      </w:hyperlink>
      <w:del w:id="378" w:author="PR Preview" w:date="2026-01-01T00:00:00Z">
        <w:r>
          <w:delText xml:space="preserve">),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and its</w:delText>
        </w:r>
      </w:del>
      <w:del w:id="381" w:author="PR Preview" w:date="2026-01-01T00:00:00Z">
        <w:r>
          <w:delText xml:space="preserve"> </w:delText>
        </w:r>
      </w:del>
      <m:oMath>
        <m:r>
          <m:t>p</m:t>
        </m:r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columns are linearly independent (</w:delText>
        </w:r>
      </w:del>
      <w:hyperlink w:anchor="thm-invertible-rank">
        <w:del w:id="38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hyperlink r:id="rId73">
        <w:del w:id="387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388" w:author="PR Preview" w:date="2026-01-01T00:00:00Z">
        <w:r>
          <w:delText xml:space="preserve">).</w:delText>
        </w:r>
      </w:del>
    </w:p>
    <w:p>
      <w:pPr>
        <w:pStyle w:val="BodyText"/>
      </w:pPr>
      <w:ins w:id="389" w:author="PR Preview" w:date="2026-01-01T00:00:00Z">
        <w:r>
          <w:rPr>
            <w:b/>
            <w:bCs/>
          </w:rPr>
          <w:t xml:space="preserve">Only if.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Let</w:t>
        </w:r>
      </w:ins>
      <w:ins w:id="3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be positive semidefinite.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It is symmetric, so</w:t>
        </w:r>
      </w:ins>
      <w:ins w:id="3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(</w:t>
        </w:r>
      </w:ins>
      <w:hyperlink r:id="rId14">
        <w:ins w:id="400" w:author="PR Preview" w:date="2026-01-01T00:00:00Z">
          <w:r>
            <w:rPr>
              <w:rStyle w:val="Hyperlink"/>
            </w:rPr>
            <w:t xml:space="preserve">Theorem 12 in Special Matrices and Decompositions</w:t>
          </w:r>
        </w:ins>
      </w:hyperlink>
      <w:ins w:id="401" w:author="PR Preview" w:date="2026-01-01T00:00:00Z">
        <w:r>
          <w:t xml:space="preserve">),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and every</w:t>
        </w:r>
      </w:ins>
      <w:ins w:id="40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(</w:t>
        </w:r>
      </w:ins>
      <w:hyperlink r:id="rId83">
        <w:ins w:id="407" w:author="PR Preview" w:date="2026-01-01T00:00:00Z">
          <w:r>
            <w:rPr>
              <w:rStyle w:val="Hyperlink"/>
            </w:rPr>
            <w:t xml:space="preserve">Theorem 17 in Special Matrices and Decompositions</w:t>
          </w:r>
        </w:ins>
      </w:hyperlink>
      <w:ins w:id="408" w:author="PR Preview" w:date="2026-01-01T00:00:00Z">
        <w:r>
          <w:t xml:space="preserve">).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Let</w:t>
        </w:r>
      </w:ins>
      <w:ins w:id="41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which is symmetric, with</w:t>
        </w:r>
      </w:ins>
      <w:ins w:id="415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(the product of diagonal matrices multiplies their diagonals, as in the proof of</w:t>
        </w:r>
      </w:ins>
      <w:ins w:id="418" w:author="PR Preview" w:date="2026-01-01T00:00:00Z">
        <w:r>
          <w:t xml:space="preserve"> </w:t>
        </w:r>
      </w:ins>
      <w:hyperlink w:anchor="thm-diagonalizable-powers">
        <w:ins w:id="419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420" w:author="PR Preview" w:date="2026-01-01T00:00:00Z">
        <w:r>
          <w:t xml:space="preserve">),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and let</w:t>
        </w:r>
      </w:ins>
      <w:ins w:id="42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24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25" w:author="PR Preview" w:date="2026-01-01T00:00:00Z">
        <w:r>
          <w:t xml:space="preserve">If</w:t>
        </w:r>
      </w:ins>
      <w:ins w:id="4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is positive definite, it is positive semidefinite (</w:t>
        </w:r>
      </w:ins>
      <w:hyperlink r:id="rId89">
        <w:ins w:id="429" w:author="PR Preview" w:date="2026-01-01T00:00:00Z">
          <w:r>
            <w:rPr>
              <w:rStyle w:val="Hyperlink"/>
            </w:rPr>
            <w:t xml:space="preserve">Remark 19 in Special Matrices and Decompositions</w:t>
          </w:r>
        </w:ins>
      </w:hyperlink>
      <w:ins w:id="430" w:author="PR Preview" w:date="2026-01-01T00:00:00Z">
        <w:r>
          <w:t xml:space="preserve">),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so the same</w:t>
        </w:r>
      </w:ins>
      <w:ins w:id="43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gives</w:t>
        </w:r>
      </w:ins>
      <w:ins w:id="4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437" w:author="PR Preview" w:date="2026-01-01T00:00:00Z">
        <w:r>
          <w:t xml:space="preserve">; and every</w:t>
        </w:r>
      </w:ins>
      <w:ins w:id="43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(</w:t>
        </w:r>
      </w:ins>
      <w:hyperlink r:id="rId83">
        <w:ins w:id="441" w:author="PR Preview" w:date="2026-01-01T00:00:00Z">
          <w:r>
            <w:rPr>
              <w:rStyle w:val="Hyperlink"/>
            </w:rPr>
            <w:t xml:space="preserve">Theorem 17 in Special Matrices and Decompositions</w:t>
          </w:r>
        </w:ins>
      </w:hyperlink>
      <w:ins w:id="442" w:author="PR Preview" w:date="2026-01-01T00:00:00Z">
        <w:r>
          <w:t xml:space="preserve">),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so</w:t>
        </w:r>
      </w:ins>
      <w:ins w:id="445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diagonal with nonzero diagonal, and invertible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(its inverse is</w:t>
        </w:r>
      </w:ins>
      <w:ins w:id="450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451" w:author="PR Preview" w:date="2026-01-01T00:00:00Z">
        <w:r>
          <w:t xml:space="preserve">);</w:t>
        </w:r>
      </w:ins>
      <w:ins w:id="45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is invertible with inverse</w:t>
        </w:r>
      </w:ins>
      <w:ins w:id="45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(</w:t>
        </w:r>
      </w:ins>
      <w:hyperlink r:id="rId51">
        <w:ins w:id="458" w:author="PR Preview" w:date="2026-01-01T00:00:00Z">
          <w:r>
            <w:rPr>
              <w:rStyle w:val="Hyperlink"/>
            </w:rPr>
            <w:t xml:space="preserve">Remark 6 in Special Matrices and Decompositions</w:t>
          </w:r>
        </w:ins>
      </w:hyperlink>
      <w:ins w:id="459" w:author="PR Preview" w:date="2026-01-01T00:00:00Z">
        <w:r>
          <w:t xml:space="preserve">).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So</w:t>
        </w:r>
      </w:ins>
      <w:ins w:id="46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is invertible (</w:t>
        </w:r>
      </w:ins>
      <w:hyperlink r:id="rId90">
        <w:ins w:id="465" w:author="PR Preview" w:date="2026-01-01T00:00:00Z">
          <w:r>
            <w:rPr>
              <w:rStyle w:val="Hyperlink"/>
            </w:rPr>
            <w:t xml:space="preserve">Theorem 1 in Special Matrices and Decompositions</w:t>
          </w:r>
        </w:ins>
      </w:hyperlink>
      <w:ins w:id="466" w:author="PR Preview" w:date="2026-01-01T00:00:00Z">
        <w:r>
          <w:t xml:space="preserve">),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 its</w:t>
        </w:r>
      </w:ins>
      <w:ins w:id="469" w:author="PR Preview" w:date="2026-01-01T00:00:00Z">
        <w:r>
          <w:t xml:space="preserve"> </w:t>
        </w:r>
      </w:ins>
      <m:oMath>
        <m:r>
          <m:t>p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columns are linearly independent (</w:t>
        </w:r>
      </w:ins>
      <w:hyperlink w:anchor="thm-invertible-rank">
        <w:ins w:id="47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73" w:author="PR Preview" w:date="2026-01-01T00:00:00Z">
        <w:r>
          <w:t xml:space="preserve">,</w:t>
        </w:r>
      </w:ins>
      <w:ins w:id="474" w:author="PR Preview" w:date="2026-01-01T00:00:00Z">
        <w:r>
          <w:t xml:space="preserve"> </w:t>
        </w:r>
      </w:ins>
      <w:hyperlink r:id="rId73">
        <w:ins w:id="475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476" w:author="PR Preview" w:date="2026-01-01T00:00:00Z">
        <w:r>
          <w:t xml:space="preserve">).</w:t>
        </w:r>
      </w:ins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del w:id="477" w:author="PR Preview" w:date="2026-01-01T00:00:00Z">
        <w:r>
          <w:delText xml:space="preserve">With</w:delText>
        </w:r>
      </w:del>
      <w:del w:id="478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481" w:author="PR Preview" w:date="2026-01-01T00:00:00Z">
        <w:r>
          <w:delText xml:space="preserve">),</w:delText>
        </w:r>
      </w:del>
      <w:del w:id="48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483" w:author="PR Preview" w:date="2026-01-01T00:00:00Z">
        <w:r>
          <w:delText xml:space="preserve">,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the positive semidefinite matrix of</w:delText>
        </w:r>
      </w:del>
      <w:del w:id="486" w:author="PR Preview" w:date="2026-01-01T00:00:00Z">
        <w:r>
          <w:delText xml:space="preserve"> </w:delText>
        </w:r>
      </w:del>
      <w:hyperlink r:id="rId91">
        <w:del w:id="487" w:author="PR Preview" w:date="2026-01-01T00:00:00Z">
          <w:r>
            <w:rPr>
              <w:rStyle w:val="Hyperlink"/>
            </w:rPr>
            <w:delText xml:space="preserve">Example 29 in Special Matrices and Decompositions</w:delText>
          </w:r>
        </w:del>
      </w:hyperlink>
      <w:del w:id="488" w:author="PR Preview" w:date="2026-01-01T00:00:00Z">
        <w:r>
          <w:delText xml:space="preserve">;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the two columns of</w:delText>
        </w:r>
      </w:del>
      <w:del w:id="491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492" w:author="PR Preview" w:date="2026-01-01T00:00:00Z">
        <w:r>
          <w:delText xml:space="preserve">,</w:delText>
        </w:r>
      </w:del>
      <w:del w:id="493" w:author="PR Preview" w:date="2026-01-01T00:00:00Z">
        <w:r>
          <w:delText xml:space="preserve"> </w:delText>
        </w:r>
      </w:del>
      <m:oMath>
        <m:r>
          <m:t>1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and</w:delText>
        </w:r>
      </w:del>
      <w:del w:id="496" w:author="PR Preview" w:date="2026-01-01T00:00:00Z">
        <w:r>
          <w:delText xml:space="preserve"> </w:delText>
        </w:r>
      </w:del>
      <m:oMath>
        <m:r>
          <m:t>1</m:t>
        </m:r>
      </m:oMath>
      <w:del w:id="497" w:author="PR Preview" w:date="2026-01-01T00:00:00Z">
        <w:r>
          <w:delText xml:space="preserve">, are dependent, so part 2 does not apply to</w:delText>
        </w:r>
      </w:del>
      <w:del w:id="498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499" w:author="PR Preview" w:date="2026-01-01T00:00:00Z">
        <w:r>
          <w:delText xml:space="preserve">;</w:delText>
        </w:r>
      </w:del>
      <w:del w:id="50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is in fact not positive definite (</w:delText>
        </w:r>
      </w:del>
      <w:hyperlink r:id="rId92">
        <w:del w:id="503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50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3"/>
        </w:numPr>
      </w:pPr>
      <w:ins w:id="505" w:author="PR Preview" w:date="2026-01-01T00:00:00Z">
        <w:r>
          <w:t xml:space="preserve">With</w:t>
        </w:r>
      </w:ins>
      <w:ins w:id="506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509" w:author="PR Preview" w:date="2026-01-01T00:00:00Z">
        <w:r>
          <w:t xml:space="preserve">),</w:t>
        </w:r>
      </w:ins>
      <w:ins w:id="51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11" w:author="PR Preview" w:date="2026-01-01T00:00:00Z">
        <w:r>
          <w:t xml:space="preserve">,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the positive semidefinite matrix of</w:t>
        </w:r>
      </w:ins>
      <w:ins w:id="514" w:author="PR Preview" w:date="2026-01-01T00:00:00Z">
        <w:r>
          <w:t xml:space="preserve"> </w:t>
        </w:r>
      </w:ins>
      <w:hyperlink r:id="rId91">
        <w:ins w:id="515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516" w:author="PR Preview" w:date="2026-01-01T00:00:00Z">
        <w:r>
          <w:t xml:space="preserve">;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two columns of</w:t>
        </w:r>
      </w:ins>
      <w:ins w:id="519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520" w:author="PR Preview" w:date="2026-01-01T00:00:00Z">
        <w:r>
          <w:t xml:space="preserve">,</w:t>
        </w:r>
      </w:ins>
      <w:ins w:id="521" w:author="PR Preview" w:date="2026-01-01T00:00:00Z">
        <w:r>
          <w:t xml:space="preserve"> </w:t>
        </w:r>
      </w:ins>
      <m:oMath>
        <m:r>
          <m:t>1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and</w:t>
        </w:r>
      </w:ins>
      <w:ins w:id="524" w:author="PR Preview" w:date="2026-01-01T00:00:00Z">
        <w:r>
          <w:t xml:space="preserve"> </w:t>
        </w:r>
      </w:ins>
      <m:oMath>
        <m:r>
          <m:t>1</m:t>
        </m:r>
      </m:oMath>
      <w:ins w:id="525" w:author="PR Preview" w:date="2026-01-01T00:00:00Z">
        <w:r>
          <w:t xml:space="preserve">, are dependent, so part 2 does not apply to</w:t>
        </w:r>
      </w:ins>
      <w:ins w:id="526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527" w:author="PR Preview" w:date="2026-01-01T00:00:00Z">
        <w:r>
          <w:t xml:space="preserve">;</w:t>
        </w:r>
      </w:ins>
      <w:ins w:id="52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is in fact not positive definite (</w:t>
        </w:r>
      </w:ins>
      <w:hyperlink r:id="rId92">
        <w:ins w:id="531" w:author="PR Preview" w:date="2026-01-01T00:00:00Z">
          <w:r>
            <w:rPr>
              <w:rStyle w:val="Hyperlink"/>
            </w:rPr>
            <w:t xml:space="preserve">Example 32 in Special Matrices and Decompositions</w:t>
          </w:r>
        </w:ins>
      </w:hyperlink>
      <w:ins w:id="53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of</w:delText>
        </w:r>
      </w:del>
      <w:del w:id="535" w:author="PR Preview" w:date="2026-01-01T00:00:00Z">
        <w:r>
          <w:delText xml:space="preserve"> </w:delText>
        </w:r>
      </w:del>
      <w:hyperlink r:id="rId92">
        <w:del w:id="536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is symmetric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but not positive semidefinite, so by part 1 it is not</w:delText>
        </w:r>
      </w:del>
      <w:del w:id="54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for any</w:delText>
        </w:r>
      </w:del>
      <w:del w:id="54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54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of</w:t>
        </w:r>
      </w:ins>
      <w:ins w:id="548" w:author="PR Preview" w:date="2026-01-01T00:00:00Z">
        <w:r>
          <w:t xml:space="preserve"> </w:t>
        </w:r>
      </w:ins>
      <w:hyperlink r:id="rId92">
        <w:ins w:id="549" w:author="PR Preview" w:date="2026-01-01T00:00:00Z">
          <w:r>
            <w:rPr>
              <w:rStyle w:val="Hyperlink"/>
            </w:rPr>
            <w:t xml:space="preserve">Example 32 in Special Matrices and Decompositions</w:t>
          </w:r>
        </w:ins>
      </w:hyperlink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is symmetric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but not positive semidefinite, so by part 1 it is not</w:t>
        </w:r>
      </w:ins>
      <w:ins w:id="55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for any</w:t>
        </w:r>
      </w:ins>
      <w:ins w:id="55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558" w:author="PR Preview" w:date="2026-01-01T00:00:00Z">
        <w:r>
          <w:t xml:space="preserve">.</w:t>
        </w:r>
      </w:ins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del w:id="559" w:author="PR Preview" w:date="2026-01-01T00:00:00Z">
        <w:r>
          <w:delText xml:space="preserve">With</w:delText>
        </w:r>
      </w:del>
      <w:del w:id="560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del w:id="561" w:author="PR Preview" w:date="2026-01-01T00:00:00Z">
        <w:r>
          <w:delText xml:space="preserve">,</w:delText>
        </w:r>
      </w:del>
      <w:del w:id="56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(</w:delText>
        </w:r>
      </w:del>
      <w:hyperlink r:id="rId92">
        <w:del w:id="565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566" w:author="PR Preview" w:date="2026-01-01T00:00:00Z">
        <w:r>
          <w:delText xml:space="preserve">),</w:delText>
        </w:r>
      </w:del>
      <w:del w:id="567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and</w:delText>
        </w:r>
      </w:del>
    </w:p>
    <w:p>
      <w:pPr>
        <w:numPr>
          <w:ilvl w:val="0"/>
          <w:numId w:val="1015"/>
        </w:numPr>
      </w:pPr>
      <w:ins w:id="570" w:author="PR Preview" w:date="2026-01-01T00:00:00Z">
        <w:r>
          <w:t xml:space="preserve">With</w:t>
        </w:r>
      </w:ins>
      <w:ins w:id="571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572" w:author="PR Preview" w:date="2026-01-01T00:00:00Z">
        <w:r>
          <w:t xml:space="preserve">,</w:t>
        </w:r>
      </w:ins>
      <w:ins w:id="57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(</w:t>
        </w:r>
      </w:ins>
      <w:hyperlink r:id="rId92">
        <w:ins w:id="576" w:author="PR Preview" w:date="2026-01-01T00:00:00Z">
          <w:r>
            <w:rPr>
              <w:rStyle w:val="Hyperlink"/>
            </w:rPr>
            <w:t xml:space="preserve">Example 32 in Special Matrices and Decompositions</w:t>
          </w:r>
        </w:ins>
      </w:hyperlink>
      <w:ins w:id="577" w:author="PR Preview" w:date="2026-01-01T00:00:00Z">
        <w:r>
          <w:t xml:space="preserve">),</w:t>
        </w:r>
      </w:ins>
      <w:ins w:id="578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del w:id="581" w:author="PR Preview" w:date="2026-01-01T00:00:00Z">
        <w:r>
          <w:delText xml:space="preserve">The converse fails.</w:delText>
        </w:r>
      </w:del>
      <w:del w:id="582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of</w:delText>
        </w:r>
      </w:del>
      <w:del w:id="585" w:author="PR Preview" w:date="2026-01-01T00:00:00Z">
        <w:r>
          <w:delText xml:space="preserve"> </w:delText>
        </w:r>
      </w:del>
      <w:hyperlink r:id="rId92">
        <w:del w:id="586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is not positive definite,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yet it is invertible:</w:delText>
        </w:r>
      </w:del>
      <w:del w:id="591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592" w:author="PR Preview" w:date="2026-01-01T00:00:00Z">
        <w:r>
          <w:delText xml:space="preserve">.</w:delText>
        </w:r>
      </w:del>
    </w:p>
    <w:p>
      <w:pPr>
        <w:pStyle w:val="BodyText"/>
      </w:pPr>
      <w:ins w:id="593" w:author="PR Preview" w:date="2026-01-01T00:00:00Z">
        <w:r>
          <w:t xml:space="preserve">The converse fails.</w:t>
        </w:r>
      </w:ins>
      <w:ins w:id="594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of</w:t>
        </w:r>
      </w:ins>
      <w:ins w:id="597" w:author="PR Preview" w:date="2026-01-01T00:00:00Z">
        <w:r>
          <w:t xml:space="preserve"> </w:t>
        </w:r>
      </w:ins>
      <w:hyperlink r:id="rId92">
        <w:ins w:id="598" w:author="PR Preview" w:date="2026-01-01T00:00:00Z">
          <w:r>
            <w:rPr>
              <w:rStyle w:val="Hyperlink"/>
            </w:rPr>
            <w:t xml:space="preserve">Example 32 in Special Matrices and Decompositions</w:t>
          </w:r>
        </w:ins>
      </w:hyperlink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not positive definite,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yet it is invertible:</w:t>
        </w:r>
      </w:ins>
      <w:ins w:id="60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604" w:author="PR Preview" w:date="2026-01-01T00:00:00Z">
        <w:r>
          <w:t xml:space="preserve">.</w:t>
        </w:r>
      </w:ins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del w:id="605" w:author="PR Preview" w:date="2026-01-01T00:00:00Z">
        <w:r>
          <w:rPr>
            <w:b/>
            <w:bCs/>
          </w:rPr>
          <w:delText xml:space="preserve">Example 18 (Repairing a singular matrix)</w:delText>
        </w:r>
      </w:del>
      <w:del w:id="60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of</w:delText>
        </w:r>
      </w:del>
      <w:del w:id="609" w:author="PR Preview" w:date="2026-01-01T00:00:00Z">
        <w:r>
          <w:delText xml:space="preserve"> </w:delText>
        </w:r>
      </w:del>
      <w:hyperlink r:id="rId91">
        <w:del w:id="610" w:author="PR Preview" w:date="2026-01-01T00:00:00Z">
          <w:r>
            <w:rPr>
              <w:rStyle w:val="Hyperlink"/>
            </w:rPr>
            <w:delText xml:space="preserve">Example 29 in Special Matrices and Decompositions</w:delText>
          </w:r>
        </w:del>
      </w:hyperlink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is positive semidefinite and singular: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$\mathbf{B} (1, -1) = \mathord{\smash[b]{\underset{\raise.3ex\hbox{$\scriptstyle\sim$}}{0}}\vphantom{0}}_2$</w:delText>
        </w:r>
      </w:del>
      <w:del w:id="615" w:author="PR Preview" w:date="2026-01-01T00:00:00Z">
        <w:r>
          <w:delText xml:space="preserve">.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With</w:delText>
        </w:r>
      </w:del>
      <w:del w:id="618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1</m:t>
        </m:r>
      </m:oMath>
      <w:del w:id="619" w:author="PR Preview" w:date="2026-01-01T00:00:00Z">
        <w:r>
          <w:delText xml:space="preserve">,</w:delText>
        </w:r>
      </w:del>
    </w:p>
    <w:p>
      <w:pPr>
        <w:pStyle w:val="FirstParagraph"/>
      </w:pPr>
      <w:ins w:id="620" w:author="PR Preview" w:date="2026-01-01T00:00:00Z">
        <w:r>
          <w:rPr>
            <w:b/>
            <w:bCs/>
          </w:rPr>
          <w:t xml:space="preserve">Example 18 (Repairing a singular matrix)</w:t>
        </w:r>
      </w:ins>
      <w:ins w:id="62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of</w:t>
        </w:r>
      </w:ins>
      <w:ins w:id="624" w:author="PR Preview" w:date="2026-01-01T00:00:00Z">
        <w:r>
          <w:t xml:space="preserve"> </w:t>
        </w:r>
      </w:ins>
      <w:hyperlink r:id="rId91">
        <w:ins w:id="625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is positive semidefinite and singular: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$\mathbf{B} (1, -1) = \mathord{\smash[b]{\underset{\raise.3ex\hbox{$\scriptstyle\sim$}}{0}}\vphantom{0}}_2$</w:t>
        </w:r>
      </w:ins>
      <w:ins w:id="630" w:author="PR Preview" w:date="2026-01-01T00:00:00Z">
        <w:r>
          <w:t xml:space="preserve">.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With</w:t>
        </w:r>
      </w:ins>
      <w:ins w:id="633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1</m:t>
        </m:r>
      </m:oMath>
      <w:ins w:id="63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del w:id="635" w:author="PR Preview" w:date="2026-01-01T00:00:00Z">
        <w:r>
          <w:delTex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delText>
        </w:r>
      </w:del>
    </w:p>
    <w:p>
      <w:pPr>
        <w:pStyle w:val="BodyText"/>
      </w:pPr>
      <w:ins w:id="636" w:author="PR Preview" w:date="2026-01-01T00:00:00Z">
        <w:r>
  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  </w:r>
      </w:ins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637" w:author="PR Preview" w:date="2026-01-01T00:00:00Z">
        <w:r>
          <w:delText xml:space="preserve">(</w:delText>
        </w:r>
      </w:del>
      <w:hyperlink r:id="rId111">
        <w:del w:id="638" w:author="PR Preview" w:date="2026-01-01T00:00:00Z">
          <w:r>
            <w:rPr>
              <w:rStyle w:val="Hyperlink"/>
            </w:rPr>
            <w:delText xml:space="preserve">Definition 26 in Special Matrices and Decompositions</w:delText>
          </w:r>
        </w:del>
      </w:hyperlink>
      <w:del w:id="639" w:author="PR Preview" w:date="2026-01-01T00:00:00Z">
        <w:r>
          <w:delText xml:space="preserve">);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a positive determinant alone does not make a matrix positive definite.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And positive diagonal entries are not enough:</w:delText>
        </w:r>
      </w:del>
      <w:del w:id="644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of</w:delText>
        </w:r>
      </w:del>
      <w:del w:id="647" w:author="PR Preview" w:date="2026-01-01T00:00:00Z">
        <w:r>
          <w:delText xml:space="preserve"> </w:delText>
        </w:r>
      </w:del>
      <w:hyperlink r:id="rId92">
        <w:del w:id="648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has them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but is not positive definite.</w:delText>
        </w:r>
      </w:del>
    </w:p>
    <w:p>
      <w:pPr>
        <w:pStyle w:val="FirstParagraph"/>
      </w:pPr>
      <w:ins w:id="653" w:author="PR Preview" w:date="2026-01-01T00:00:00Z">
        <w:r>
          <w:t xml:space="preserve">(</w:t>
        </w:r>
      </w:ins>
      <w:hyperlink r:id="rId111">
        <w:ins w:id="654" w:author="PR Preview" w:date="2026-01-01T00:00:00Z">
          <w:r>
            <w:rPr>
              <w:rStyle w:val="Hyperlink"/>
            </w:rPr>
            <w:t xml:space="preserve">Definition 26 in Special Matrices and Decompositions</w:t>
          </w:r>
        </w:ins>
      </w:hyperlink>
      <w:ins w:id="655" w:author="PR Preview" w:date="2026-01-01T00:00:00Z">
        <w:r>
          <w:t xml:space="preserve">);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 positive determinant alone does not make a matrix positive definite.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And positive diagonal entries are not enough:</w:t>
        </w:r>
      </w:ins>
      <w:ins w:id="660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of</w:t>
        </w:r>
      </w:ins>
      <w:ins w:id="663" w:author="PR Preview" w:date="2026-01-01T00:00:00Z">
        <w:r>
          <w:t xml:space="preserve"> </w:t>
        </w:r>
      </w:ins>
      <w:hyperlink r:id="rId92">
        <w:ins w:id="664" w:author="PR Preview" w:date="2026-01-01T00:00:00Z">
          <w:r>
            <w:rPr>
              <w:rStyle w:val="Hyperlink"/>
            </w:rPr>
            <w:t xml:space="preserve">Example 32 in Special Matrices and Decompositions</w:t>
          </w:r>
        </w:ins>
      </w:hyperlink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has them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but is not positive definite.</w:t>
        </w:r>
      </w:ins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del w:id="669" w:author="PR Preview" w:date="2026-01-01T00:00:00Z">
        <w:r>
          <w:rPr>
            <w:i/>
            <w:iCs/>
          </w:rPr>
          <w:delText xml:space="preserve">Proof</w:delText>
        </w:r>
      </w:del>
      <w:del w:id="670" w:author="PR Preview" w:date="2026-01-01T00:00:00Z">
        <w:r>
          <w:delText xml:space="preserve">. </w:delText>
        </w:r>
      </w:del>
      <w:del w:id="671" w:author="PR Preview" w:date="2026-01-01T00:00:00Z">
        <w:r>
          <w:rPr>
            <w:b/>
            <w:bCs/>
          </w:rPr>
          <w:delText xml:space="preserve">If.</w:delText>
        </w:r>
      </w:del>
      <w:del w:id="6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is positive definite, so invertible (</w:delText>
        </w:r>
      </w:del>
      <w:hyperlink r:id="rId121">
        <w:del w:id="675" w:author="PR Preview" w:date="2026-01-01T00:00:00Z">
          <w:r>
            <w:rPr>
              <w:rStyle w:val="Hyperlink"/>
            </w:rPr>
            <w:delText xml:space="preserve">Theorem 16 in Special Matrices and Decompositions</w:delText>
          </w:r>
        </w:del>
      </w:hyperlink>
      <w:del w:id="676" w:author="PR Preview" w:date="2026-01-01T00:00:00Z">
        <w:r>
          <w:delText xml:space="preserve">), and</w:delText>
        </w:r>
      </w:del>
      <w:del w:id="67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is defined.</w:delText>
        </w:r>
      </w:del>
      <w:del w:id="680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is symmetric.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Let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and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delText>
        </w:r>
      </w:del>
      <w:del w:id="691" w:author="PR Preview" w:date="2026-01-01T00:00:00Z">
        <w:r>
          <w:delText xml:space="preserve">.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By</w:delText>
        </w:r>
      </w:del>
      <w:del w:id="694" w:author="PR Preview" w:date="2026-01-01T00:00:00Z">
        <w:r>
          <w:delText xml:space="preserve"> </w:delText>
        </w:r>
      </w:del>
      <w:hyperlink w:anchor="thm-block-quadratic">
        <w:del w:id="695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696" w:author="PR Preview" w:date="2026-01-01T00:00:00Z">
        <w:r>
          <w:delText xml:space="preserve">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delText>
        </w:r>
      </w:del>
      <w:del w:id="699" w:author="PR Preview" w:date="2026-01-01T00:00:00Z">
        <w:r>
          <w:delText xml:space="preserve">,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and both terms are at least</w:delText>
        </w:r>
      </w:del>
      <w:del w:id="702" w:author="PR Preview" w:date="2026-01-01T00:00:00Z">
        <w:r>
          <w:delText xml:space="preserve"> </w:delText>
        </w:r>
      </w:del>
      <m:oMath>
        <m:r>
          <m:t>0</m:t>
        </m:r>
      </m:oMath>
      <w:del w:id="703" w:author="PR Preview" w:date="2026-01-01T00:00:00Z">
        <w:r>
          <w:delText xml:space="preserve">.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If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$\mathord{\smash[b]{\underset{\raise.3ex\hbox{$\scriptstyle\sim$}}{w}}\vphantom{w}} \ne \mathord{\smash[b]{\underset{\raise.3ex\hbox{$\scriptstyle\sim$}}{0}}\vphantom{0}}$</w:delText>
        </w:r>
      </w:del>
      <w:del w:id="708" w:author="PR Preview" w:date="2026-01-01T00:00:00Z">
        <w:r>
          <w:delText xml:space="preserve">, the second term is positive.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If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$\mathord{\smash[b]{\underset{\raise.3ex\hbox{$\scriptstyle\sim$}}{w}}\vphantom{w}} = \mathord{\smash[b]{\underset{\raise.3ex\hbox{$\scriptstyle\sim$}}{0}}\vphantom{0}}$</w:delText>
        </w:r>
      </w:del>
      <w:del w:id="713" w:author="PR Preview" w:date="2026-01-01T00:00:00Z">
        <w:r>
          <w:delText xml:space="preserve">, then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$\mathord{\smash[b]{\underset{\raise.3ex\hbox{$\scriptstyle\sim$}}{u}}\vphantom{u}} \ne \mathord{\smash[b]{\underset{\raise.3ex\hbox{$\scriptstyle\sim$}}{0}}\vphantom{0}}$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and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$\mathord{\smash[b]{\underset{\raise.3ex\hbox{$\scriptstyle\sim$}}{z}}\vphantom{z}} = \mathord{\smash[b]{\underset{\raise.3ex\hbox{$\scriptstyle\sim$}}{u}}\vphantom{u}}$</w:delText>
        </w:r>
      </w:del>
      <w:del w:id="720" w:author="PR Preview" w:date="2026-01-01T00:00:00Z">
        <w:r>
          <w:delText xml:space="preserve">, so the first term is positive.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Either way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${\mathord{\smash[b]{\underset{\raise.3ex\hbox{$\scriptstyle\sim$}}{v}}\vphantom{v}}}^{\top} \mathbf{X} \mathord{\smash[b]{\underset{\raise.3ex\hbox{$\scriptstyle\sim$}}{v}}\vphantom{v}} &gt; 0$</w:delText>
        </w:r>
      </w:del>
      <w:del w:id="725" w:author="PR Preview" w:date="2026-01-01T00:00:00Z">
        <w:r>
          <w:delText xml:space="preserve">.</w:delText>
        </w:r>
      </w:del>
    </w:p>
    <w:p>
      <w:pPr>
        <w:pStyle w:val="BodyText"/>
      </w:pPr>
      <w:del w:id="726" w:author="PR Preview" w:date="2026-01-01T00:00:00Z">
        <w:r>
          <w:rPr>
            <w:b/>
            <w:bCs/>
          </w:rPr>
          <w:delText xml:space="preserve">Only if.</w:delText>
        </w:r>
      </w:del>
      <w:del w:id="7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is the top-left</w:delText>
        </w:r>
      </w:del>
      <w:del w:id="73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block of</w:delText>
        </w:r>
      </w:del>
      <w:del w:id="73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34" w:author="PR Preview" w:date="2026-01-01T00:00:00Z">
        <w:r>
          <w:delText xml:space="preserve">, so it is positive definite (</w:delText>
        </w:r>
      </w:del>
      <w:hyperlink w:anchor="thm-pd-submatrix">
        <w:del w:id="735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736" w:author="PR Preview" w:date="2026-01-01T00:00:00Z">
        <w:r>
          <w:delText xml:space="preserve">),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and invertible (</w:delText>
        </w:r>
      </w:del>
      <w:hyperlink r:id="rId121">
        <w:del w:id="739" w:author="PR Preview" w:date="2026-01-01T00:00:00Z">
          <w:r>
            <w:rPr>
              <w:rStyle w:val="Hyperlink"/>
            </w:rPr>
            <w:delText xml:space="preserve">Theorem 16 in Special Matrices and Decompositions</w:delText>
          </w:r>
        </w:del>
      </w:hyperlink>
      <w:del w:id="740" w:author="PR Preview" w:date="2026-01-01T00:00:00Z">
        <w:r>
          <w:delText xml:space="preserve">).</w:delText>
        </w:r>
      </w:del>
      <w:del w:id="74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is symmetric:</w:delText>
        </w:r>
      </w:del>
    </w:p>
    <w:p>
      <w:pPr>
        <w:pStyle w:val="BodyText"/>
      </w:pPr>
      <w:ins w:id="744" w:author="PR Preview" w:date="2026-01-01T00:00:00Z">
        <w:r>
          <w:rPr>
            <w:i/>
            <w:iCs/>
          </w:rPr>
          <w:t xml:space="preserve">Proof</w:t>
        </w:r>
      </w:ins>
      <w:ins w:id="745" w:author="PR Preview" w:date="2026-01-01T00:00:00Z">
        <w:r>
          <w:t xml:space="preserve">. </w:t>
        </w:r>
      </w:ins>
      <w:ins w:id="746" w:author="PR Preview" w:date="2026-01-01T00:00:00Z">
        <w:r>
          <w:rPr>
            <w:b/>
            <w:bCs/>
          </w:rPr>
          <w:t xml:space="preserve">If.</w:t>
        </w:r>
      </w:ins>
      <w:ins w:id="7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is positive definite, so invertible (</w:t>
        </w:r>
      </w:ins>
      <w:hyperlink r:id="rId121">
        <w:ins w:id="750" w:author="PR Preview" w:date="2026-01-01T00:00:00Z">
          <w:r>
            <w:rPr>
              <w:rStyle w:val="Hyperlink"/>
            </w:rPr>
            <w:t xml:space="preserve">Theorem 18 in Special Matrices and Decompositions</w:t>
          </w:r>
        </w:ins>
      </w:hyperlink>
      <w:ins w:id="751" w:author="PR Preview" w:date="2026-01-01T00:00:00Z">
        <w:r>
          <w:t xml:space="preserve">), and</w:t>
        </w:r>
      </w:ins>
      <w:ins w:id="75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is defined.</w:t>
        </w:r>
      </w:ins>
      <w:ins w:id="75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is symmetric.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Let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  </w:r>
      </w:ins>
      <w:ins w:id="766" w:author="PR Preview" w:date="2026-01-01T00:00:00Z">
        <w:r>
          <w:t xml:space="preserve">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By</w:t>
        </w:r>
      </w:ins>
      <w:ins w:id="769" w:author="PR Preview" w:date="2026-01-01T00:00:00Z">
        <w:r>
          <w:t xml:space="preserve"> </w:t>
        </w:r>
      </w:ins>
      <w:hyperlink w:anchor="thm-block-quadratic">
        <w:ins w:id="770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771" w:author="PR Preview" w:date="2026-01-01T00:00:00Z">
        <w:r>
          <w:t xml:space="preserve">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  </w:r>
      </w:ins>
      <w:ins w:id="774" w:author="PR Preview" w:date="2026-01-01T00:00:00Z">
        <w:r>
          <w:t xml:space="preserve">,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and both terms are at least</w:t>
        </w:r>
      </w:ins>
      <w:ins w:id="777" w:author="PR Preview" w:date="2026-01-01T00:00:00Z">
        <w:r>
          <w:t xml:space="preserve"> </w:t>
        </w:r>
      </w:ins>
      <m:oMath>
        <m:r>
          <m:t>0</m:t>
        </m:r>
      </m:oMath>
      <w:ins w:id="778" w:author="PR Preview" w:date="2026-01-01T00:00:00Z">
        <w:r>
          <w:t xml:space="preserve">.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If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783" w:author="PR Preview" w:date="2026-01-01T00:00:00Z">
        <w:r>
          <w:t xml:space="preserve">, the second term is positive.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If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788" w:author="PR Preview" w:date="2026-01-01T00:00:00Z">
        <w:r>
          <w:t xml:space="preserve">, then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$\mathord{\smash[b]{\underset{\raise.3ex\hbox{$\scriptstyle\sim$}}{u}}\vphantom{u}} \ne \mathord{\smash[b]{\underset{\raise.3ex\hbox{$\scriptstyle\sim$}}{0}}\vphantom{0}}$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and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$\mathord{\smash[b]{\underset{\raise.3ex\hbox{$\scriptstyle\sim$}}{z}}\vphantom{z}} = \mathord{\smash[b]{\underset{\raise.3ex\hbox{$\scriptstyle\sim$}}{u}}\vphantom{u}}$</w:t>
        </w:r>
      </w:ins>
      <w:ins w:id="795" w:author="PR Preview" w:date="2026-01-01T00:00:00Z">
        <w:r>
          <w:t xml:space="preserve">, so the first term is positive.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Either way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${\mathord{\smash[b]{\underset{\raise.3ex\hbox{$\scriptstyle\sim$}}{v}}\vphantom{v}}}^{\top} \mathbf{X} \mathord{\smash[b]{\underset{\raise.3ex\hbox{$\scriptstyle\sim$}}{v}}\vphantom{v}} &gt; 0$</w:t>
        </w:r>
      </w:ins>
      <w:ins w:id="800" w:author="PR Preview" w:date="2026-01-01T00:00:00Z">
        <w:r>
          <w:t xml:space="preserve">.</w:t>
        </w:r>
      </w:ins>
    </w:p>
    <w:p>
      <w:pPr>
        <w:pStyle w:val="BodyText"/>
      </w:pPr>
      <w:ins w:id="801" w:author="PR Preview" w:date="2026-01-01T00:00:00Z">
        <w:r>
          <w:rPr>
            <w:b/>
            <w:bCs/>
          </w:rPr>
          <w:t xml:space="preserve">Only if.</w:t>
        </w:r>
      </w:ins>
      <w:ins w:id="8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is the top-left</w:t>
        </w:r>
      </w:ins>
      <w:ins w:id="80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block of</w:t>
        </w:r>
      </w:ins>
      <w:ins w:id="80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809" w:author="PR Preview" w:date="2026-01-01T00:00:00Z">
        <w:r>
          <w:t xml:space="preserve">, so it is positive definite (</w:t>
        </w:r>
      </w:ins>
      <w:hyperlink w:anchor="thm-pd-submatrix">
        <w:ins w:id="810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811" w:author="PR Preview" w:date="2026-01-01T00:00:00Z">
        <w:r>
          <w:t xml:space="preserve">),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and invertible (</w:t>
        </w:r>
      </w:ins>
      <w:hyperlink r:id="rId121">
        <w:ins w:id="814" w:author="PR Preview" w:date="2026-01-01T00:00:00Z">
          <w:r>
            <w:rPr>
              <w:rStyle w:val="Hyperlink"/>
            </w:rPr>
            <w:t xml:space="preserve">Theorem 18 in Special Matrices and Decompositions</w:t>
          </w:r>
        </w:ins>
      </w:hyperlink>
      <w:ins w:id="815" w:author="PR Preview" w:date="2026-01-01T00:00:00Z">
        <w:r>
          <w:t xml:space="preserve">).</w:t>
        </w:r>
      </w:ins>
      <w:ins w:id="81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is symmetric: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819" w:author="PR Preview" w:date="2026-01-01T00:00:00Z">
        <w:r>
          <w:delText xml:space="preserve">:</w:delText>
        </w:r>
      </w:del>
      <w:del w:id="82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&gt;</m:t>
        </m:r>
        <m:r>
          <m:t>0</m:t>
        </m:r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but</w:delText>
        </w:r>
      </w:del>
      <w:del w:id="82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824" w:author="PR Preview" w:date="2026-01-01T00:00:00Z">
        <w:r>
          <w:delText xml:space="preserve">,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so it is not, as</w:delText>
        </w:r>
      </w:del>
      <w:del w:id="827" w:author="PR Preview" w:date="2026-01-01T00:00:00Z">
        <w:r>
          <w:delText xml:space="preserve"> </w:delText>
        </w:r>
      </w:del>
      <w:hyperlink r:id="rId92">
        <w:del w:id="828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found directly.</w:delText>
        </w:r>
      </w:del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31" w:author="PR Preview" w:date="2026-01-01T00:00:00Z">
        <w:r>
          <w:t xml:space="preserve">:</w:t>
        </w:r>
      </w:ins>
      <w:ins w:id="83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&gt;</m:t>
        </m:r>
        <m:r>
          <m:t>0</m:t>
        </m:r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but</w:t>
        </w:r>
      </w:ins>
      <w:ins w:id="83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836" w:author="PR Preview" w:date="2026-01-01T00:00:00Z">
        <w:r>
          <w:t xml:space="preserve">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so it is not, as</w:t>
        </w:r>
      </w:ins>
      <w:ins w:id="839" w:author="PR Preview" w:date="2026-01-01T00:00:00Z">
        <w:r>
          <w:t xml:space="preserve"> </w:t>
        </w:r>
      </w:ins>
      <w:hyperlink r:id="rId92">
        <w:ins w:id="840" w:author="PR Preview" w:date="2026-01-01T00:00:00Z">
          <w:r>
            <w:rPr>
              <w:rStyle w:val="Hyperlink"/>
            </w:rPr>
            <w:t xml:space="preserve">Example 32 in Special Matrices and Decompositions</w:t>
          </w:r>
        </w:ins>
      </w:hyperlink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found directly.</w:t>
        </w:r>
      </w:ins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del w:id="843" w:author="PR Preview" w:date="2026-01-01T00:00:00Z">
        <w:r>
          <w:rPr>
            <w:i/>
            <w:iCs/>
          </w:rPr>
          <w:delText xml:space="preserve">Proof</w:delText>
        </w:r>
      </w:del>
      <w:del w:id="844" w:author="PR Preview" w:date="2026-01-01T00:00:00Z">
        <w:r>
          <w:delText xml:space="preserve">. </w:delText>
        </w:r>
      </w:del>
      <w:del w:id="845" w:author="PR Preview" w:date="2026-01-01T00:00:00Z">
        <w:r>
          <w:rPr>
            <w:b/>
            <w:bCs/>
          </w:rPr>
          <w:delText xml:space="preserve">If.</w:delText>
        </w:r>
      </w:del>
      <w:del w:id="84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is upper triangular with positive diagonal (</w:delText>
        </w:r>
      </w:del>
      <w:hyperlink r:id="rId88">
        <w:del w:id="849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850" w:author="PR Preview" w:date="2026-01-01T00:00:00Z">
        <w:r>
          <w:delText xml:space="preserve">),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so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${\mathbf{L}}^{\top} \mathord{\smash[b]{\underset{\raise.3ex\hbox{$\scriptstyle\sim$}}{x}}\vphantom{x}}= \mathord{\smash[b]{\underset{\raise.3ex\hbox{$\scriptstyle\sim$}}{0}}\vphantom{0}}$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only for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$\mathord{\smash[b]{\underset{\raise.3ex\hbox{$\scriptstyle\sim$}}{x}}\vphantom{x}}= \mathord{\smash[b]{\underset{\raise.3ex\hbox{$\scriptstyle\sim$}}{0}}\vphantom{0}}$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(</w:delText>
        </w:r>
      </w:del>
      <w:hyperlink r:id="rId43">
        <w:del w:id="861" w:author="PR Preview" w:date="2026-01-01T00:00:00Z">
          <w:r>
            <w:rPr>
              <w:rStyle w:val="Hyperlink"/>
            </w:rPr>
            <w:delText xml:space="preserve">Theorem 16 in Projections and Linear Systems</w:delText>
          </w:r>
        </w:del>
      </w:hyperlink>
      <w:del w:id="862" w:author="PR Preview" w:date="2026-01-01T00:00:00Z">
        <w:r>
          <w:delText xml:space="preserve">),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and the columns of</w:delText>
        </w:r>
      </w:del>
      <w:del w:id="86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are linearly independent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(</w:delText>
        </w:r>
      </w:del>
      <w:hyperlink r:id="rId71">
        <w:del w:id="870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871" w:author="PR Preview" w:date="2026-01-01T00:00:00Z">
        <w:r>
          <w:delText xml:space="preserve">,</w:delText>
        </w:r>
      </w:del>
      <w:del w:id="872" w:author="PR Preview" w:date="2026-01-01T00:00:00Z">
        <w:r>
          <w:delText xml:space="preserve"> </w:delText>
        </w:r>
      </w:del>
      <w:hyperlink r:id="rId64">
        <w:del w:id="873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874" w:author="PR Preview" w:date="2026-01-01T00:00:00Z">
        <w:r>
          <w:delText xml:space="preserve">).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So</w:delText>
        </w:r>
      </w:del>
      <w:del w:id="8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(</w:delText>
        </w:r>
      </w:del>
      <w:hyperlink r:id="rId88">
        <w:del w:id="880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881" w:author="PR Preview" w:date="2026-01-01T00:00:00Z">
        <w:r>
          <w:delText xml:space="preserve">)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is positive definite (</w:delText>
        </w:r>
      </w:del>
      <w:hyperlink w:anchor="thm-pd-gram">
        <w:del w:id="884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885" w:author="PR Preview" w:date="2026-01-01T00:00:00Z">
        <w:r>
          <w:delText xml:space="preserve">, part 2).</w:delText>
        </w:r>
      </w:del>
    </w:p>
    <w:p>
      <w:pPr>
        <w:pStyle w:val="BodyText"/>
      </w:pPr>
      <w:ins w:id="886" w:author="PR Preview" w:date="2026-01-01T00:00:00Z">
        <w:r>
          <w:rPr>
            <w:i/>
            <w:iCs/>
          </w:rPr>
          <w:t xml:space="preserve">Proof</w:t>
        </w:r>
      </w:ins>
      <w:ins w:id="887" w:author="PR Preview" w:date="2026-01-01T00:00:00Z">
        <w:r>
          <w:t xml:space="preserve">. </w:t>
        </w:r>
      </w:ins>
      <w:ins w:id="888" w:author="PR Preview" w:date="2026-01-01T00:00:00Z">
        <w:r>
          <w:rPr>
            <w:b/>
            <w:bCs/>
          </w:rPr>
          <w:t xml:space="preserve">If.</w:t>
        </w:r>
      </w:ins>
      <w:ins w:id="88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is upper triangular with positive diagonal (</w:t>
        </w:r>
      </w:ins>
      <w:hyperlink r:id="rId88">
        <w:ins w:id="892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893" w:author="PR Preview" w:date="2026-01-01T00:00:00Z">
        <w:r>
          <w:t xml:space="preserve">),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so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${\mathbf{L}}^{\top} \mathord{\smash[b]{\underset{\raise.3ex\hbox{$\scriptstyle\sim$}}{x}}\vphantom{x}}= \mathord{\smash[b]{\underset{\raise.3ex\hbox{$\scriptstyle\sim$}}{0}}\vphantom{0}}$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only for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(</w:t>
        </w:r>
      </w:ins>
      <w:hyperlink r:id="rId43">
        <w:ins w:id="904" w:author="PR Preview" w:date="2026-01-01T00:00:00Z">
          <w:r>
            <w:rPr>
              <w:rStyle w:val="Hyperlink"/>
            </w:rPr>
            <w:t xml:space="preserve">Theorem 17 in Projections and Linear Systems</w:t>
          </w:r>
        </w:ins>
      </w:hyperlink>
      <w:ins w:id="905" w:author="PR Preview" w:date="2026-01-01T00:00:00Z">
        <w:r>
          <w:t xml:space="preserve">),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and the columns of</w:t>
        </w:r>
      </w:ins>
      <w:ins w:id="90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are linearly independent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(</w:t>
        </w:r>
      </w:ins>
      <w:hyperlink r:id="rId71">
        <w:ins w:id="913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914" w:author="PR Preview" w:date="2026-01-01T00:00:00Z">
        <w:r>
          <w:t xml:space="preserve">,</w:t>
        </w:r>
      </w:ins>
      <w:ins w:id="915" w:author="PR Preview" w:date="2026-01-01T00:00:00Z">
        <w:r>
          <w:t xml:space="preserve"> </w:t>
        </w:r>
      </w:ins>
      <w:hyperlink r:id="rId64">
        <w:ins w:id="916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917" w:author="PR Preview" w:date="2026-01-01T00:00:00Z">
        <w:r>
          <w:t xml:space="preserve">).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So</w:t>
        </w:r>
      </w:ins>
      <w:ins w:id="9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(</w:t>
        </w:r>
      </w:ins>
      <w:hyperlink r:id="rId88">
        <w:ins w:id="923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924" w:author="PR Preview" w:date="2026-01-01T00:00:00Z">
        <w:r>
          <w:t xml:space="preserve">)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is positive definite (</w:t>
        </w:r>
      </w:ins>
      <w:hyperlink w:anchor="thm-pd-gram">
        <w:ins w:id="92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928" w:author="PR Preview" w:date="2026-01-01T00:00:00Z">
        <w:r>
          <w:t xml:space="preserve">, part 2).</w:t>
        </w:r>
      </w:ins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2026-10-20T07:07:40Z</dcterms:created>
  <dcterms:modified xsi:type="dcterms:W3CDTF">2026-10-20T07:07:40Z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