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5 (Entries and symmetry of a Gram matrix)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an</w:delText>
        </w:r>
      </w:del>
      <w:del w:id="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matrix with columns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$\mathord{\smash[b]{\underset{\raise.3ex\hbox{$\scriptstyle\sim$}}{a}}\vphantom{a}}_1, \ldots, \mathord{\smash[b]{\underset{\raise.3ex\hbox{$\scriptstyle\sim$}}{a}}\vphantom{a}}_n$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let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</w:delText>
        </w:r>
      </w:del>
      <w:hyperlink w:anchor="def-gram-matrix">
        <w:del w:id="2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1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2"/>
        </w:numPr>
      </w:pPr>
      <w:del w:id="22" w:author="PR Preview" w:date="2026-01-01T00:00:00Z">
        <w:r>
          <w:delText xml:space="preserve">Entry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$\mathord{\smash[b]{\underset{\raise.3ex\hbox{$\scriptstyle\sim$}}{a}}\vphantom{a}}_i \cdot \mathord{\smash[b]{\underset{\raise.3ex\hbox{$\scriptstyle\sim$}}{a}}\vphantom{a}}_j$</w:delText>
        </w:r>
      </w:del>
      <w:del w:id="3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symmetric (</w:delText>
        </w:r>
      </w:del>
      <w:hyperlink r:id="rId9">
        <w:del w:id="34" w:author="PR Preview" w:date="2026-01-01T00:00:00Z">
          <w:r>
            <w:rPr>
              <w:rStyle w:val="Hyperlink"/>
            </w:rPr>
            <w:delText xml:space="preserve">Definition 3 in Special Matrices and Decompositions</w:delText>
          </w:r>
        </w:del>
      </w:hyperlink>
      <w:del w:id="35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2"/>
        </w:numPr>
      </w:pPr>
      <w:del w:id="36" w:author="PR Preview" w:date="2026-01-01T00:00:00Z">
        <w:r>
          <w:delTex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for every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$\mathord{\smash[b]{\underset{\raise.3ex\hbox{$\scriptstyle\sim$}}{x}}\vphantom{x}}\in \mathbb{R}^n$</w:delText>
        </w:r>
      </w:del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so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is</w:delText>
        </w:r>
      </w:del>
      <w:del w:id="47" w:author="PR Preview" w:date="2026-01-01T00:00:00Z">
        <w:r>
          <w:delText xml:space="preserve"> </w:delText>
        </w:r>
      </w:del>
      <w:hyperlink r:id="rId10">
        <w:del w:id="48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49" w:author="PR Preview" w:date="2026-01-01T00:00:00Z">
        <w:r>
          <w:delText xml:space="preserve">.</w:delText>
        </w:r>
      </w:del>
    </w:p>
    <w:p>
      <w:pPr>
        <w:pStyle w:val="FirstParagraph"/>
      </w:pPr>
      <w:del w:id="50" w:author="PR Preview" w:date="2026-01-01T00:00:00Z">
        <w:r>
          <w:rPr>
            <w:i/>
            <w:iCs/>
          </w:rPr>
          <w:delText xml:space="preserve">Proof</w:delText>
        </w:r>
      </w:del>
      <w:del w:id="51" w:author="PR Preview" w:date="2026-01-01T00:00:00Z">
        <w:r>
          <w:delText xml:space="preserve">. </w:delText>
        </w:r>
      </w:del>
      <w:del w:id="52" w:author="PR Preview" w:date="2026-01-01T00:00:00Z">
        <w:r>
          <w:rPr>
            <w:b/>
            <w:bCs/>
          </w:rPr>
          <w:delText xml:space="preserve">Entries.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Row</w:delText>
        </w:r>
      </w:del>
      <w:del w:id="55" w:author="PR Preview" w:date="2026-01-01T00:00:00Z">
        <w:r>
          <w:delText xml:space="preserve"> </w:delText>
        </w:r>
      </w:del>
      <m:oMath>
        <m:r>
          <m:t>i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of</w:delText>
        </w:r>
      </w:del>
      <w:del w:id="5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${\mathord{\smash[b]{\underset{\raise.3ex\hbox{$\scriptstyle\sim$}}{a}}\vphantom{a}}_i}^{\top}$</w:delText>
        </w:r>
      </w:del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so entry</w:delText>
        </w:r>
      </w:del>
      <w:del w:id="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of</w:delText>
        </w:r>
      </w:del>
      <w:del w:id="6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is the dot product of that row with column</w:delText>
        </w:r>
      </w:del>
      <w:del w:id="72" w:author="PR Preview" w:date="2026-01-01T00:00:00Z">
        <w:r>
          <w:delText xml:space="preserve"> </w:delText>
        </w:r>
      </w:del>
      <m:oMath>
        <m:r>
          <m:t>j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of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namely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delText>
        </w:r>
      </w:del>
      <w:del w:id="81" w:author="PR Preview" w:date="2026-01-01T00:00:00Z">
        <w:r>
          <w:delText xml:space="preserve">.</w:delText>
        </w:r>
      </w:del>
    </w:p>
    <w:p>
      <w:pPr>
        <w:pStyle w:val="BodyText"/>
      </w:pPr>
      <w:del w:id="82" w:author="PR Preview" w:date="2026-01-01T00:00:00Z">
        <w:r>
          <w:rPr>
            <w:b/>
            <w:bCs/>
          </w:rPr>
          <w:delText xml:space="preserve">Symmetry.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The dot product is commutative, so</w:delText>
        </w:r>
      </w:del>
    </w:p>
    <w:p>
      <w:pPr>
        <w:pStyle w:val="BodyText"/>
      </w:pPr>
      <w:del w:id="85" w:author="PR Preview" w:date="2026-01-01T00:00:00Z">
        <w:r>
          <w:delTex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delText>
        </w:r>
      </w:del>
    </w:p>
    <w:p>
      <w:pPr>
        <w:pStyle w:val="FirstParagraph"/>
      </w:pPr>
      <w:del w:id="86" w:author="PR Preview" w:date="2026-01-01T00:00:00Z">
        <w:r>
          <w:rPr>
            <w:b/>
            <w:bCs/>
          </w:rPr>
          <w:delText xml:space="preserve">Positive semidefiniteness.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For any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$\mathord{\smash[b]{\underset{\raise.3ex\hbox{$\scriptstyle\sim$}}{x}}\vphantom{x}}$</w:delText>
        </w:r>
      </w:del>
      <w:del w:id="91" w:author="PR Preview" w:date="2026-01-01T00:00:00Z">
        <w:r>
          <w:delText xml:space="preserve">,</w:delText>
        </w:r>
      </w:del>
    </w:p>
    <w:p>
      <w:pPr>
        <w:pStyle w:val="BodyText"/>
      </w:pPr>
      <w:del w:id="92" w:author="PR Preview" w:date="2026-01-01T00:00:00Z">
        <w:r>
          <w:delTex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delText>
        </w:r>
      </w:del>
    </w:p>
    <w:p>
      <w:pPr>
        <w:pStyle w:val="FirstParagraph"/>
      </w:pPr>
      <w:del w:id="93" w:author="PR Preview" w:date="2026-01-01T00:00:00Z">
        <w:r>
          <w:rPr>
            <w:b/>
            <w:bCs/>
          </w:rPr>
          <w:delText xml:space="preserve">Example 9 (Checking the properties on a small Gram matrix)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For</w:delText>
        </w:r>
      </w:del>
      <w:del w:id="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in</w:delText>
        </w:r>
      </w:del>
      <w:del w:id="99" w:author="PR Preview" w:date="2026-01-01T00:00:00Z">
        <w:r>
          <w:delText xml:space="preserve"> </w:delText>
        </w:r>
      </w:del>
      <w:hyperlink w:anchor="exm-gram-matrix">
        <w:del w:id="100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01" w:author="PR Preview" w:date="2026-01-01T00:00:00Z">
        <w:r>
          <w:delText xml:space="preserve">,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03" w:author="PR Preview" w:date="2026-01-01T00:00:00Z">
        <w:r>
          <w:delText xml:space="preserve">.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It is symmetric:</w:delText>
        </w:r>
      </w:del>
      <w:del w:id="10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del w:id="107" w:author="PR Preview" w:date="2026-01-01T00:00:00Z">
        <w:r>
          <w:delText xml:space="preserve">.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Take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$\mathord{\smash[b]{\underset{\raise.3ex\hbox{$\scriptstyle\sim$}}{x}}\vphantom{x}}= (1, -1)$</w:delText>
        </w:r>
      </w:del>
      <w:del w:id="112" w:author="PR Preview" w:date="2026-01-01T00:00:00Z">
        <w:r>
          <w:delText xml:space="preserve">. Then</w:delText>
        </w:r>
      </w:del>
    </w:p>
    <w:p>
      <w:pPr>
        <w:pStyle w:val="BodyText"/>
      </w:pPr>
      <w:del w:id="113" w:author="PR Preview" w:date="2026-01-01T00:00:00Z">
        <w:r>
          <w:delTex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delText>
        </w:r>
      </w:del>
    </w:p>
    <w:p>
      <w:pPr>
        <w:pStyle w:val="FirstParagraph"/>
      </w:pPr>
      <w:del w:id="114" w:author="PR Preview" w:date="2026-01-01T00:00:00Z">
        <w:r>
          <w:delText xml:space="preserve">and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$\mathbf{A} \mathord{\smash[b]{\underset{\raise.3ex\hbox{$\scriptstyle\sim$}}{x}}\vphantom{x}}= (1, 0, -1)$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has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$\mathopen{}\left\lVert\mathbf{A} \mathord{\smash[b]{\underset{\raise.3ex\hbox{$\scriptstyle\sim$}}{x}}\vphantom{x}}\right\rVert\mathclose{}^2 = 1 + 0 + 1 = 2$</w:delText>
        </w:r>
      </w:del>
      <w:del w:id="121" w:author="PR Preview" w:date="2026-01-01T00:00:00Z">
        <w:r>
          <w:delText xml:space="preserve">,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as the theorem says.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The converse (every positive semidefinite matrix is a Gram matrix) is</w:delText>
        </w:r>
      </w:del>
      <w:del w:id="126" w:author="PR Preview" w:date="2026-01-01T00:00:00Z">
        <w:r>
          <w:delText xml:space="preserve"> </w:delText>
        </w:r>
      </w:del>
      <w:hyperlink r:id="rId12">
        <w:del w:id="127" w:author="PR Preview" w:date="2026-01-01T00:00:00Z">
          <w:r>
            <w:rPr>
              <w:rStyle w:val="Hyperlink"/>
            </w:rPr>
            <w:delText xml:space="preserve">this theorem</w:delText>
          </w:r>
        </w:del>
      </w:hyperlink>
      <w:del w:id="128" w:author="PR Preview" w:date="2026-01-01T00:00:00Z">
        <w:r>
          <w:delText xml:space="preserve">.</w:delText>
        </w:r>
      </w:del>
    </w:p>
    <w:p>
      <w:pPr>
        <w:pStyle w:val="BodyText"/>
      </w:pPr>
      <w:del w:id="129" w:author="PR Preview" w:date="2026-01-01T00:00:00Z">
        <w:r>
          <w:rPr>
            <w:b/>
            <w:bCs/>
          </w:rPr>
          <w:delText xml:space="preserve">Theorem 6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30" w:author="PR Preview" w:date="2026-01-01T00:00:00Z">
        <w:r>
          <w:rPr>
            <w:b/>
            <w:bCs/>
          </w:rPr>
          <w:delText xml:space="preserve"> </w:delText>
        </w:r>
      </w:del>
      <w:del w:id="131" w:author="PR Preview" w:date="2026-01-01T00:00:00Z">
        <w:r>
          <w:rPr>
            <w:b/>
            <w:bCs/>
          </w:rPr>
          <w:delText xml:space="preserve">has the same null space as</w:delText>
        </w:r>
      </w:del>
      <w:del w:id="13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</m:oMath>
      <w:del w:id="133" w:author="PR Preview" w:date="2026-01-01T00:00:00Z">
        <w:r>
          <w:rPr>
            <w:b/>
            <w:bCs/>
          </w:rPr>
          <w:delText xml:space="preserve">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For any</w:delText>
        </w:r>
      </w:del>
      <w:del w:id="13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matrix</w:delText>
        </w:r>
      </w:del>
      <w:del w:id="1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0" w:author="PR Preview" w:date="2026-01-01T00:00:00Z">
        <w:r>
          <w:delText xml:space="preserve">,</w:delText>
        </w:r>
      </w:del>
    </w:p>
    <w:p>
      <w:pPr>
        <w:pStyle w:val="BodyText"/>
      </w:pPr>
      <w:ins w:id="141" w:author="PR Preview" w:date="2026-01-01T00:00:00Z">
        <w:r>
          <w:rPr>
            <w:b/>
            <w:bCs/>
          </w:rPr>
          <w:t xml:space="preserve">Theorem 5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42" w:author="PR Preview" w:date="2026-01-01T00:00:00Z">
        <w:r>
          <w:rPr>
            <w:b/>
            <w:bCs/>
          </w:rPr>
          <w:t xml:space="preserve"> </w:t>
        </w:r>
      </w:ins>
      <w:ins w:id="143" w:author="PR Preview" w:date="2026-01-01T00:00:00Z">
        <w:r>
          <w:rPr>
            <w:b/>
            <w:bCs/>
          </w:rPr>
          <w:t xml:space="preserve">has the same null space as</w:t>
        </w:r>
      </w:ins>
      <w:ins w:id="14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145" w:author="PR Preview" w:date="2026-01-01T00:00:00Z">
        <w:r>
          <w:rPr>
            <w:b/>
            <w:bCs/>
          </w:rPr>
          <w:t xml:space="preserve">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 any</w:t>
        </w:r>
      </w:ins>
      <w:ins w:id="14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matrix</w:t>
        </w:r>
      </w:ins>
      <w:ins w:id="1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del w:id="153" w:author="PR Preview" w:date="2026-01-01T00:00:00Z">
        <w:r>
          <w:rPr>
            <w:b/>
            <w:bCs/>
          </w:rPr>
          <w:delText xml:space="preserve">Example 10 (The null space of a Gram matrix)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For</w:delText>
        </w:r>
      </w:del>
      <w:del w:id="1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in</w:delText>
        </w:r>
      </w:del>
      <w:del w:id="159" w:author="PR Preview" w:date="2026-01-01T00:00:00Z">
        <w:r>
          <w:delText xml:space="preserve"> </w:delText>
        </w:r>
      </w:del>
      <w:hyperlink w:anchor="exm-column-space">
        <w:del w:id="16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61" w:author="PR Preview" w:date="2026-01-01T00:00:00Z">
        <w:r>
          <w:delText xml:space="preserve">,</w:delText>
        </w:r>
      </w:del>
    </w:p>
    <w:p>
      <w:pPr>
        <w:pStyle w:val="BodyText"/>
      </w:pPr>
      <w:ins w:id="162" w:author="PR Preview" w:date="2026-01-01T00:00:00Z">
        <w:r>
          <w:rPr>
            <w:b/>
            <w:bCs/>
          </w:rPr>
          <w:t xml:space="preserve">Example 9 (The null space of a Gram matrix)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For</w:t>
        </w:r>
      </w:ins>
      <w:ins w:id="1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in</w:t>
        </w:r>
      </w:ins>
      <w:ins w:id="168" w:author="PR Preview" w:date="2026-01-01T00:00:00Z">
        <w:r>
          <w:t xml:space="preserve"> </w:t>
        </w:r>
      </w:ins>
      <w:hyperlink w:anchor="exm-column-space">
        <w:ins w:id="16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7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BodyText"/>
      </w:pPr>
      <w:del w:id="171" w:author="PR Preview" w:date="2026-01-01T00:00:00Z">
        <w:r>
          <w:rPr>
            <w:b/>
            <w:bCs/>
          </w:rPr>
          <w:delText xml:space="preserve">Theorem 7 (The rank is the dimension of the column space)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For any</w:delText>
        </w:r>
      </w:del>
      <w:del w:id="17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matrix</w:delText>
        </w:r>
      </w:del>
      <w:del w:id="1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8" w:author="PR Preview" w:date="2026-01-01T00:00:00Z">
        <w:r>
          <w:delText xml:space="preserve">,</w:delText>
        </w:r>
      </w:del>
    </w:p>
    <w:p>
      <w:pPr>
        <w:pStyle w:val="FirstParagraph"/>
      </w:pPr>
      <w:ins w:id="179" w:author="PR Preview" w:date="2026-01-01T00:00:00Z">
        <w:r>
          <w:rPr>
            <w:b/>
            <w:bCs/>
          </w:rPr>
          <w:t xml:space="preserve">Theorem 6 (The rank is the dimension of the column space)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 any</w:t>
        </w:r>
      </w:ins>
      <w:ins w:id="18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matrix</w:t>
        </w:r>
      </w:ins>
      <w:ins w:id="1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del w:id="187" w:author="PR Preview" w:date="2026-01-01T00:00:00Z">
        <w:r>
          <w:rPr>
            <w:b/>
            <w:bCs/>
          </w:rPr>
          <w:delText xml:space="preserve">Example 11 (The rank of the matrix in</w:delText>
        </w:r>
      </w:del>
      <w:del w:id="188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189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190" w:author="PR Preview" w:date="2026-01-01T00:00:00Z">
        <w:r>
          <w:rPr>
            <w:b/>
            <w:bCs/>
          </w:rPr>
          <w:delText xml:space="preserve">)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For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in</w:delText>
        </w:r>
      </w:del>
      <w:del w:id="196" w:author="PR Preview" w:date="2026-01-01T00:00:00Z">
        <w:r>
          <w:delText xml:space="preserve"> </w:delText>
        </w:r>
      </w:del>
      <w:hyperlink w:anchor="exm-column-space">
        <w:del w:id="19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98" w:author="PR Preview" w:date="2026-01-01T00:00:00Z">
        <w:r>
          <w:delText xml:space="preserve">,</w:delText>
        </w:r>
      </w:del>
      <w:del w:id="1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(</w:delText>
        </w:r>
      </w:del>
      <w:hyperlink w:anchor="exm-column-space-span">
        <w:del w:id="202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03" w:author="PR Preview" w:date="2026-01-01T00:00:00Z">
        <w:r>
          <w:delText xml:space="preserve">),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and</w:delText>
        </w:r>
      </w:del>
      <w:del w:id="2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is linearly independent because it is nonzero,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so it is a basis and</w:delText>
        </w:r>
      </w:del>
      <w:del w:id="2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has dimension</w:delText>
        </w:r>
      </w:del>
      <w:del w:id="214" w:author="PR Preview" w:date="2026-01-01T00:00:00Z">
        <w:r>
          <w:delText xml:space="preserve"> </w:delText>
        </w:r>
      </w:del>
      <m:oMath>
        <m:r>
          <m:t>1</m:t>
        </m:r>
      </m:oMath>
      <w:del w:id="215" w:author="PR Preview" w:date="2026-01-01T00:00:00Z">
        <w:r>
          <w:delText xml:space="preserve">.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So</w:delText>
        </w:r>
      </w:del>
      <w:del w:id="21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19" w:author="PR Preview" w:date="2026-01-01T00:00:00Z">
        <w:r>
          <w:delText xml:space="preserve">, by</w:delText>
        </w:r>
      </w:del>
      <w:del w:id="220" w:author="PR Preview" w:date="2026-01-01T00:00:00Z">
        <w:r>
          <w:delText xml:space="preserve"> </w:delText>
        </w:r>
      </w:del>
      <w:hyperlink w:anchor="thm-rank-dim">
        <w:del w:id="221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22" w:author="PR Preview" w:date="2026-01-01T00:00:00Z">
        <w:r>
          <w:delText xml:space="preserve">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Directly: the first column</w:delText>
        </w:r>
      </w:del>
      <w:del w:id="2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linearly independent on its own,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and any two columns are dependent,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because each column is a multiple of</w:delText>
        </w:r>
      </w:del>
      <w:del w:id="2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33" w:author="PR Preview" w:date="2026-01-01T00:00:00Z">
        <w:r>
          <w:delText xml:space="preserve">.</w:delText>
        </w:r>
      </w:del>
    </w:p>
    <w:p>
      <w:pPr>
        <w:pStyle w:val="BodyText"/>
      </w:pPr>
      <w:ins w:id="234" w:author="PR Preview" w:date="2026-01-01T00:00:00Z">
        <w:r>
          <w:rPr>
            <w:b/>
            <w:bCs/>
          </w:rPr>
          <w:t xml:space="preserve">Example 10 (The rank of the matrix in</w:t>
        </w:r>
      </w:ins>
      <w:ins w:id="235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236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237" w:author="PR Preview" w:date="2026-01-01T00:00:00Z">
        <w:r>
          <w:rPr>
            <w:b/>
            <w:bCs/>
          </w:rPr>
          <w:t xml:space="preserve">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For</w:t>
        </w:r>
      </w:ins>
      <w:ins w:id="2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in</w:t>
        </w:r>
      </w:ins>
      <w:ins w:id="243" w:author="PR Preview" w:date="2026-01-01T00:00:00Z">
        <w:r>
          <w:t xml:space="preserve"> </w:t>
        </w:r>
      </w:ins>
      <w:hyperlink w:anchor="exm-column-space">
        <w:ins w:id="24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exm-column-space-span">
        <w:ins w:id="249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50" w:author="PR Preview" w:date="2026-01-01T00:00:00Z">
        <w:r>
          <w:t xml:space="preserve">),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and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is linearly independent because it is nonzero,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so it is a basis and</w:t>
        </w:r>
      </w:ins>
      <w:ins w:id="2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has dimension</w:t>
        </w:r>
      </w:ins>
      <w:ins w:id="261" w:author="PR Preview" w:date="2026-01-01T00:00:00Z">
        <w:r>
          <w:t xml:space="preserve"> </w:t>
        </w:r>
      </w:ins>
      <m:oMath>
        <m:r>
          <m:t>1</m:t>
        </m:r>
      </m:oMath>
      <w:ins w:id="262" w:author="PR Preview" w:date="2026-01-01T00:00:00Z">
        <w:r>
          <w:t xml:space="preserve">.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So</w:t>
        </w:r>
      </w:ins>
      <w:ins w:id="26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66" w:author="PR Preview" w:date="2026-01-01T00:00:00Z">
        <w:r>
          <w:t xml:space="preserve">, by</w:t>
        </w:r>
      </w:ins>
      <w:ins w:id="267" w:author="PR Preview" w:date="2026-01-01T00:00:00Z">
        <w:r>
          <w:t xml:space="preserve"> </w:t>
        </w:r>
      </w:ins>
      <w:hyperlink w:anchor="thm-rank-dim">
        <w:ins w:id="26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Directly: the first column</w:t>
        </w:r>
      </w:ins>
      <w:ins w:id="2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linearly independent on its own,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any two columns are dependent,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because each column is a multiple of</w:t>
        </w:r>
      </w:ins>
      <w:ins w:id="2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80" w:author="PR Preview" w:date="2026-01-01T00:00:00Z">
        <w:r>
          <w:t xml:space="preserve">.</w:t>
        </w:r>
      </w:ins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del w:id="281" w:author="PR Preview" w:date="2026-01-01T00:00:00Z">
        <w:r>
          <w:rPr>
            <w:b/>
            <w:bCs/>
          </w:rPr>
          <w:delText xml:space="preserve">Example 12 (The nullity of the matrix in</w:delText>
        </w:r>
      </w:del>
      <w:del w:id="282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283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284" w:author="PR Preview" w:date="2026-01-01T00:00:00Z">
        <w:r>
          <w:rPr>
            <w:b/>
            <w:bCs/>
          </w:rPr>
          <w:delText xml:space="preserve">)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For</w:delText>
        </w:r>
      </w:del>
      <w:del w:id="2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in</w:delText>
        </w:r>
      </w:del>
      <w:del w:id="290" w:author="PR Preview" w:date="2026-01-01T00:00:00Z">
        <w:r>
          <w:delText xml:space="preserve"> </w:delText>
        </w:r>
      </w:del>
      <w:hyperlink w:anchor="exm-column-space">
        <w:del w:id="291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92" w:author="PR Preview" w:date="2026-01-01T00:00:00Z">
        <w:r>
          <w:delText xml:space="preserve">,</w:delText>
        </w:r>
      </w:del>
      <w:del w:id="2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(</w:delText>
        </w:r>
      </w:del>
      <w:hyperlink w:anchor="exm-null-space">
        <w:del w:id="29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97" w:author="PR Preview" w:date="2026-01-01T00:00:00Z">
        <w:r>
          <w:delText xml:space="preserve">).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Those two vectors are linearly independent:</w:delText>
        </w:r>
      </w:del>
      <w:del w:id="30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01" w:author="PR Preview" w:date="2026-01-01T00:00:00Z">
        <w:r>
          <w:delText xml:space="preserve">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which is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$\mathord{\smash[b]{\underset{\raise.3ex\hbox{$\scriptstyle\sim$}}{0}}\vphantom{0}}_3$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only if</w:delText>
        </w:r>
      </w:del>
    </w:p>
    <w:p>
      <w:pPr>
        <w:pStyle w:val="FirstParagraph"/>
      </w:pPr>
      <w:ins w:id="308" w:author="PR Preview" w:date="2026-01-01T00:00:00Z">
        <w:r>
          <w:rPr>
            <w:b/>
            <w:bCs/>
          </w:rPr>
          <w:t xml:space="preserve">Example 11 (The nullity of the matrix in</w:t>
        </w:r>
      </w:ins>
      <w:ins w:id="309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310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311" w:author="PR Preview" w:date="2026-01-01T00:00:00Z">
        <w:r>
          <w:rPr>
            <w:b/>
            <w:bCs/>
          </w:rPr>
          <w:t xml:space="preserve">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For</w:t>
        </w:r>
      </w:ins>
      <w:ins w:id="3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in</w:t>
        </w:r>
      </w:ins>
      <w:ins w:id="317" w:author="PR Preview" w:date="2026-01-01T00:00:00Z">
        <w:r>
          <w:t xml:space="preserve"> </w:t>
        </w:r>
      </w:ins>
      <w:hyperlink w:anchor="exm-column-space">
        <w:ins w:id="31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19" w:author="PR Preview" w:date="2026-01-01T00:00:00Z">
        <w:r>
          <w:t xml:space="preserve">,</w:t>
        </w:r>
      </w:ins>
      <w:ins w:id="3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(</w:t>
        </w:r>
      </w:ins>
      <w:hyperlink w:anchor="exm-null-space">
        <w:ins w:id="32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24" w:author="PR Preview" w:date="2026-01-01T00:00:00Z">
        <w:r>
          <w:t xml:space="preserve">).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Those two vectors are linearly independent:</w:t>
        </w:r>
      </w:ins>
      <w:ins w:id="32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28" w:author="PR Preview" w:date="2026-01-01T00:00:00Z">
        <w:r>
          <w:t xml:space="preserve">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which is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$\mathord{\smash[b]{\underset{\raise.3ex\hbox{$\scriptstyle\sim$}}{0}}\vphantom{0}}_3$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del w:id="335" w:author="PR Preview" w:date="2026-01-01T00:00:00Z">
        <w:r>
          <w:rPr>
            <w:b/>
            <w:bCs/>
          </w:rPr>
          <w:delText xml:space="preserve">Theorem 8 (Rank-nullity theorem)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For any</w:delText>
        </w:r>
      </w:del>
      <w:del w:id="33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matrix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2" w:author="PR Preview" w:date="2026-01-01T00:00:00Z">
        <w:r>
          <w:delText xml:space="preserve">,</w:delText>
        </w:r>
      </w:del>
    </w:p>
    <w:p>
      <w:pPr>
        <w:pStyle w:val="BodyText"/>
      </w:pPr>
      <w:ins w:id="343" w:author="PR Preview" w:date="2026-01-01T00:00:00Z">
        <w:r>
          <w:rPr>
            <w:b/>
            <w:bCs/>
          </w:rPr>
          <w:t xml:space="preserve">Theorem 7 (Rank-nullity theorem)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For any</w:t>
        </w:r>
      </w:ins>
      <w:ins w:id="34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matrix</w:t>
        </w:r>
      </w:ins>
      <w:ins w:id="3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351" w:author="PR Preview" w:date="2026-01-01T00:00:00Z">
        <w:r>
          <w:delText xml:space="preserve">So</w:delText>
        </w:r>
      </w:del>
      <w:del w:id="35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del w:id="353" w:author="PR Preview" w:date="2026-01-01T00:00:00Z">
        <w:r>
          <w:delText xml:space="preserve">,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and</w:delText>
        </w:r>
      </w:del>
      <w:del w:id="35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by</w:delText>
        </w:r>
      </w:del>
      <w:del w:id="359" w:author="PR Preview" w:date="2026-01-01T00:00:00Z">
        <w:r>
          <w:delText xml:space="preserve"> </w:delText>
        </w:r>
      </w:del>
      <w:hyperlink w:anchor="thm-rank-dim">
        <w:del w:id="360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61" w:author="PR Preview" w:date="2026-01-01T00:00:00Z">
        <w:r>
          <w:delText xml:space="preserve">.</w:delText>
        </w:r>
      </w:del>
    </w:p>
    <w:p>
      <w:pPr>
        <w:pStyle w:val="BodyText"/>
      </w:pPr>
      <w:del w:id="362" w:author="PR Preview" w:date="2026-01-01T00:00:00Z">
        <w:r>
          <w:rPr>
            <w:b/>
            <w:bCs/>
          </w:rPr>
          <w:delText xml:space="preserve">Example 13 (Checking rank-nullity on the matrix in</w:delText>
        </w:r>
      </w:del>
      <w:del w:id="363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364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365" w:author="PR Preview" w:date="2026-01-01T00:00:00Z">
        <w:r>
          <w:rPr>
            <w:b/>
            <w:bCs/>
          </w:rPr>
          <w:delText xml:space="preserve">)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The matrix</w:delText>
        </w:r>
      </w:del>
      <w:del w:id="3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in</w:delText>
        </w:r>
      </w:del>
      <w:del w:id="371" w:author="PR Preview" w:date="2026-01-01T00:00:00Z">
        <w:r>
          <w:delText xml:space="preserve"> </w:delText>
        </w:r>
      </w:del>
      <w:hyperlink w:anchor="exm-column-space">
        <w:del w:id="372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has</w:delText>
        </w:r>
      </w:del>
      <w:del w:id="37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columns,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rank</w:delText>
        </w:r>
      </w:del>
      <w:del w:id="380" w:author="PR Preview" w:date="2026-01-01T00:00:00Z">
        <w:r>
          <w:delText xml:space="preserve"> </w:delText>
        </w:r>
      </w:del>
      <m:oMath>
        <m:r>
          <m:t>1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(</w:delText>
        </w:r>
      </w:del>
      <w:hyperlink w:anchor="exm-rank-dim">
        <w:del w:id="383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384" w:author="PR Preview" w:date="2026-01-01T00:00:00Z">
        <w:r>
          <w:delText xml:space="preserve">)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and nullity</w:delText>
        </w:r>
      </w:del>
      <w:del w:id="387" w:author="PR Preview" w:date="2026-01-01T00:00:00Z">
        <w:r>
          <w:delText xml:space="preserve"> </w:delText>
        </w:r>
      </w:del>
      <m:oMath>
        <m:r>
          <m:t>2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(</w:delText>
        </w:r>
      </w:del>
      <w:hyperlink w:anchor="exm-nullity">
        <w:del w:id="390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391" w:author="PR Preview" w:date="2026-01-01T00:00:00Z">
        <w:r>
          <w:delText xml:space="preserve">),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and</w:delText>
        </w:r>
      </w:del>
      <w:del w:id="39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395" w:author="PR Preview" w:date="2026-01-01T00:00:00Z">
        <w:r>
          <w:delText xml:space="preserve">.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The</w:delText>
        </w:r>
      </w:del>
      <w:del w:id="39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identity matrix has rank</w:delText>
        </w:r>
      </w:del>
      <w:del w:id="401" w:author="PR Preview" w:date="2026-01-01T00:00:00Z">
        <w:r>
          <w:delText xml:space="preserve"> </w:delText>
        </w:r>
      </w:del>
      <m:oMath>
        <m:r>
          <m:t>2</m:t>
        </m:r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and nullity</w:delText>
        </w:r>
      </w:del>
      <w:del w:id="404" w:author="PR Preview" w:date="2026-01-01T00:00:00Z">
        <w:r>
          <w:delText xml:space="preserve"> </w:delText>
        </w:r>
      </w:del>
      <m:oMath>
        <m:r>
          <m:t>0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(</w:delText>
        </w:r>
      </w:del>
      <w:hyperlink w:anchor="exm-nullity">
        <w:del w:id="407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408" w:author="PR Preview" w:date="2026-01-01T00:00:00Z">
        <w:r>
          <w:delText xml:space="preserve">),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and</w:delText>
        </w:r>
      </w:del>
      <w:del w:id="411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del w:id="412" w:author="PR Preview" w:date="2026-01-01T00:00:00Z">
        <w:r>
          <w:delText xml:space="preserve">.</w:delText>
        </w:r>
      </w:del>
    </w:p>
    <w:p>
      <w:pPr>
        <w:pStyle w:val="BodyText"/>
      </w:pPr>
      <w:del w:id="413" w:author="PR Preview" w:date="2026-01-01T00:00:00Z">
        <w:r>
          <w:rPr>
            <w:b/>
            <w:bCs/>
          </w:rPr>
          <w:delText xml:space="preserve">Theorem 9 (Multiplying on the right cannot increase the rank)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If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is</w:delText>
        </w:r>
      </w:del>
      <w:del w:id="41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and</w:delText>
        </w:r>
      </w:del>
      <w:del w:id="42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is</w:delText>
        </w:r>
      </w:del>
      <w:del w:id="42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k</m:t>
        </m:r>
      </m:oMath>
      <w:del w:id="426" w:author="PR Preview" w:date="2026-01-01T00:00:00Z">
        <w:r>
          <w:delText xml:space="preserve">, then</w:delText>
        </w:r>
      </w:del>
    </w:p>
    <w:p>
      <w:pPr>
        <w:pStyle w:val="BodyText"/>
      </w:pPr>
      <w:ins w:id="427" w:author="PR Preview" w:date="2026-01-01T00:00:00Z">
        <w:r>
          <w:t xml:space="preserve">So</w:t>
        </w:r>
      </w:ins>
      <w:ins w:id="428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429" w:author="PR Preview" w:date="2026-01-01T00:00:00Z">
        <w:r>
          <w:t xml:space="preserve">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and</w:t>
        </w:r>
      </w:ins>
      <w:ins w:id="43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by</w:t>
        </w:r>
      </w:ins>
      <w:ins w:id="435" w:author="PR Preview" w:date="2026-01-01T00:00:00Z">
        <w:r>
          <w:t xml:space="preserve"> </w:t>
        </w:r>
      </w:ins>
      <w:hyperlink w:anchor="thm-rank-dim">
        <w:ins w:id="43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437" w:author="PR Preview" w:date="2026-01-01T00:00:00Z">
        <w:r>
          <w:t xml:space="preserve">.</w:t>
        </w:r>
      </w:ins>
    </w:p>
    <w:bookmarkStart w:id="58" w:name="exm-rank-nullity"/>
    <w:p>
      <w:pPr>
        <w:pStyle w:val="BodyText"/>
      </w:pPr>
      <w:ins w:id="438" w:author="PR Preview" w:date="2026-01-01T00:00:00Z">
        <w:r>
          <w:rPr>
            <w:b/>
            <w:bCs/>
          </w:rPr>
          <w:t xml:space="preserve">Example 12 (Checking rank-nullity on the matrix in</w:t>
        </w:r>
      </w:ins>
      <w:ins w:id="439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440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441" w:author="PR Preview" w:date="2026-01-01T00:00:00Z">
        <w:r>
          <w:rPr>
            <w:b/>
            <w:bCs/>
          </w:rPr>
          <w:t xml:space="preserve">)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 matrix</w:t>
        </w:r>
      </w:ins>
      <w:ins w:id="4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in</w:t>
        </w:r>
      </w:ins>
      <w:ins w:id="447" w:author="PR Preview" w:date="2026-01-01T00:00:00Z">
        <w:r>
          <w:t xml:space="preserve"> </w:t>
        </w:r>
      </w:ins>
      <w:hyperlink w:anchor="exm-column-space">
        <w:ins w:id="44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has</w:t>
        </w:r>
      </w:ins>
      <w:ins w:id="4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columns,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rank</w:t>
        </w:r>
      </w:ins>
      <w:ins w:id="456" w:author="PR Preview" w:date="2026-01-01T00:00:00Z">
        <w:r>
          <w:t xml:space="preserve"> </w:t>
        </w:r>
      </w:ins>
      <m:oMath>
        <m:r>
          <m:t>1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(</w:t>
        </w:r>
      </w:ins>
      <w:hyperlink w:anchor="exm-rank-dim">
        <w:ins w:id="459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460" w:author="PR Preview" w:date="2026-01-01T00:00:00Z">
        <w:r>
          <w:t xml:space="preserve">)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and nullity</w:t>
        </w:r>
      </w:ins>
      <w:ins w:id="463" w:author="PR Preview" w:date="2026-01-01T00:00:00Z">
        <w:r>
          <w:t xml:space="preserve"> </w:t>
        </w:r>
      </w:ins>
      <m:oMath>
        <m:r>
          <m:t>2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(</w:t>
        </w:r>
      </w:ins>
      <w:hyperlink w:anchor="exm-nullity">
        <w:ins w:id="466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67" w:author="PR Preview" w:date="2026-01-01T00:00:00Z">
        <w:r>
          <w:t xml:space="preserve">),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and</w:t>
        </w:r>
      </w:ins>
      <w:ins w:id="4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471" w:author="PR Preview" w:date="2026-01-01T00:00:00Z">
        <w:r>
          <w:t xml:space="preserve">.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The</w:t>
        </w:r>
      </w:ins>
      <w:ins w:id="47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identity matrix has rank</w:t>
        </w:r>
      </w:ins>
      <w:ins w:id="477" w:author="PR Preview" w:date="2026-01-01T00:00:00Z">
        <w:r>
          <w:t xml:space="preserve"> </w:t>
        </w:r>
      </w:ins>
      <m:oMath>
        <m:r>
          <m:t>2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and nullity</w:t>
        </w:r>
      </w:ins>
      <w:ins w:id="480" w:author="PR Preview" w:date="2026-01-01T00:00:00Z">
        <w:r>
          <w:t xml:space="preserve"> </w:t>
        </w:r>
      </w:ins>
      <m:oMath>
        <m:r>
          <m:t>0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(</w:t>
        </w:r>
      </w:ins>
      <w:hyperlink w:anchor="exm-nullity">
        <w:ins w:id="483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84" w:author="PR Preview" w:date="2026-01-01T00:00:00Z">
        <w:r>
          <w:t xml:space="preserve">),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and</w:t>
        </w:r>
      </w:ins>
      <w:ins w:id="48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ins w:id="488" w:author="PR Preview" w:date="2026-01-01T00:00:00Z">
        <w:r>
          <w:t xml:space="preserve">.</w:t>
        </w:r>
      </w:ins>
    </w:p>
    <w:bookmarkEnd w:id="58"/>
    <w:bookmarkStart w:id="59" w:name="thm-rank-product"/>
    <w:p>
      <w:pPr>
        <w:pStyle w:val="BodyText"/>
      </w:pPr>
      <w:ins w:id="489" w:author="PR Preview" w:date="2026-01-01T00:00:00Z">
        <w:r>
          <w:rPr>
            <w:b/>
            <w:bCs/>
          </w:rPr>
          <w:t xml:space="preserve">Theorem 8 (Multiplying on the right cannot increase the rank)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If</w:t>
        </w:r>
      </w:ins>
      <w:ins w:id="4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is</w:t>
        </w:r>
      </w:ins>
      <w:ins w:id="49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and</w:t>
        </w:r>
      </w:ins>
      <w:ins w:id="49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</w:t>
        </w:r>
      </w:ins>
      <w:ins w:id="5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502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del w:id="503" w:author="PR Preview" w:date="2026-01-01T00:00:00Z">
        <w:r>
          <w:rPr>
            <w:b/>
            <w:bCs/>
          </w:rPr>
          <w:delText xml:space="preserve">Example 14 (A product can lose rank)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has rank</w:delText>
        </w:r>
      </w:del>
      <w:del w:id="508" w:author="PR Preview" w:date="2026-01-01T00:00:00Z">
        <w:r>
          <w:delText xml:space="preserve"> </w:delText>
        </w:r>
      </w:del>
      <m:oMath>
        <m:r>
          <m:t>1</m:t>
        </m:r>
      </m:oMath>
      <w:del w:id="509" w:author="PR Preview" w:date="2026-01-01T00:00:00Z">
        <w:r>
          <w:delText xml:space="preserve">, but</w:delText>
        </w:r>
      </w:del>
      <w:del w:id="5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has rank</w:delText>
        </w:r>
      </w:del>
      <w:del w:id="513" w:author="PR Preview" w:date="2026-01-01T00:00:00Z">
        <w:r>
          <w:delText xml:space="preserve"> </w:delText>
        </w:r>
      </w:del>
      <m:oMath>
        <m:r>
          <m:t>0</m:t>
        </m:r>
      </m:oMath>
      <w:del w:id="514" w:author="PR Preview" w:date="2026-01-01T00:00:00Z">
        <w:r>
          <w:delText xml:space="preserve">,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so the inequality in</w:delText>
        </w:r>
      </w:del>
      <w:del w:id="517" w:author="PR Preview" w:date="2026-01-01T00:00:00Z">
        <w:r>
          <w:delText xml:space="preserve"> </w:delText>
        </w:r>
      </w:del>
      <w:hyperlink w:anchor="thm-rank-product">
        <w:del w:id="51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can be strict.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With the</w:delText>
        </w:r>
      </w:del>
      <w:del w:id="52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identity in place of</w:delText>
        </w:r>
      </w:del>
      <w:del w:id="52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527" w:author="PR Preview" w:date="2026-01-01T00:00:00Z">
        <w:r>
          <w:delText xml:space="preserve">,</w:delText>
        </w:r>
      </w:del>
      <w:del w:id="5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keeps rank</w:delText>
        </w:r>
      </w:del>
      <w:del w:id="531" w:author="PR Preview" w:date="2026-01-01T00:00:00Z">
        <w:r>
          <w:delText xml:space="preserve"> </w:delText>
        </w:r>
      </w:del>
      <m:oMath>
        <m:r>
          <m:t>1</m:t>
        </m:r>
      </m:oMath>
      <w:del w:id="532" w:author="PR Preview" w:date="2026-01-01T00:00:00Z">
        <w:r>
          <w:delText xml:space="preserve">, and the inequality is an equality.</w:delText>
        </w:r>
      </w:del>
    </w:p>
    <w:p>
      <w:pPr>
        <w:pStyle w:val="BodyText"/>
      </w:pPr>
      <w:del w:id="533" w:author="PR Preview" w:date="2026-01-01T00:00:00Z">
        <w:r>
          <w:rPr>
            <w:b/>
            <w:bCs/>
          </w:rPr>
          <w:delText xml:space="preserve">Theorem 10 (Fundamental theorem of ranks)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For any</w:delText>
        </w:r>
      </w:del>
      <w:del w:id="53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matrix</w:delText>
        </w:r>
      </w:del>
      <w:del w:id="5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40" w:author="PR Preview" w:date="2026-01-01T00:00:00Z">
        <w:r>
          <w:delText xml:space="preserve">,</w:delText>
        </w:r>
      </w:del>
    </w:p>
    <w:p>
      <w:pPr>
        <w:pStyle w:val="FirstParagraph"/>
      </w:pPr>
      <w:ins w:id="541" w:author="PR Preview" w:date="2026-01-01T00:00:00Z">
        <w:r>
          <w:rPr>
            <w:b/>
            <w:bCs/>
          </w:rPr>
          <w:t xml:space="preserve">Example 13 (A product can lose rank)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has rank</w:t>
        </w:r>
      </w:ins>
      <w:ins w:id="546" w:author="PR Preview" w:date="2026-01-01T00:00:00Z">
        <w:r>
          <w:t xml:space="preserve"> </w:t>
        </w:r>
      </w:ins>
      <m:oMath>
        <m:r>
          <m:t>1</m:t>
        </m:r>
      </m:oMath>
      <w:ins w:id="547" w:author="PR Preview" w:date="2026-01-01T00:00:00Z">
        <w:r>
          <w:t xml:space="preserve">, but</w:t>
        </w:r>
      </w:ins>
      <w:ins w:id="5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has rank</w:t>
        </w:r>
      </w:ins>
      <w:ins w:id="551" w:author="PR Preview" w:date="2026-01-01T00:00:00Z">
        <w:r>
          <w:t xml:space="preserve"> </w:t>
        </w:r>
      </w:ins>
      <m:oMath>
        <m:r>
          <m:t>0</m:t>
        </m:r>
      </m:oMath>
      <w:ins w:id="552" w:author="PR Preview" w:date="2026-01-01T00:00:00Z">
        <w:r>
          <w:t xml:space="preserve">,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so the inequality in</w:t>
        </w:r>
      </w:ins>
      <w:ins w:id="555" w:author="PR Preview" w:date="2026-01-01T00:00:00Z">
        <w:r>
          <w:t xml:space="preserve"> </w:t>
        </w:r>
      </w:ins>
      <w:hyperlink w:anchor="thm-rank-product">
        <w:ins w:id="556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can be strict.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With the</w:t>
        </w:r>
      </w:ins>
      <w:ins w:id="56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identity in place of</w:t>
        </w:r>
      </w:ins>
      <w:ins w:id="56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565" w:author="PR Preview" w:date="2026-01-01T00:00:00Z">
        <w:r>
          <w:t xml:space="preserve">,</w:t>
        </w:r>
      </w:ins>
      <w:ins w:id="5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keeps rank</w:t>
        </w:r>
      </w:ins>
      <w:ins w:id="569" w:author="PR Preview" w:date="2026-01-01T00:00:00Z">
        <w:r>
          <w:t xml:space="preserve"> </w:t>
        </w:r>
      </w:ins>
      <m:oMath>
        <m:r>
          <m:t>1</m:t>
        </m:r>
      </m:oMath>
      <w:ins w:id="570" w:author="PR Preview" w:date="2026-01-01T00:00:00Z">
        <w:r>
          <w:t xml:space="preserve">, and the inequality is an equality.</w:t>
        </w:r>
      </w:ins>
    </w:p>
    <w:bookmarkEnd w:id="60"/>
    <w:bookmarkStart w:id="61" w:name="thm-rank-transpose"/>
    <w:p>
      <w:pPr>
        <w:pStyle w:val="BodyText"/>
      </w:pPr>
      <w:ins w:id="571" w:author="PR Preview" w:date="2026-01-01T00:00:00Z">
        <w:r>
          <w:rPr>
            <w:b/>
            <w:bCs/>
          </w:rPr>
          <w:t xml:space="preserve">Theorem 9 (Fundamental theorem of ranks)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For any</w:t>
        </w:r>
      </w:ins>
      <w:ins w:id="57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matrix</w:t>
        </w:r>
      </w:ins>
      <w:ins w:id="5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7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del w:id="579" w:author="PR Preview" w:date="2026-01-01T00:00:00Z">
        <w:r>
          <w:rPr>
            <w:i/>
            <w:iCs/>
          </w:rPr>
          <w:delText xml:space="preserve">Proof</w:delText>
        </w:r>
      </w:del>
      <w:del w:id="580" w:author="PR Preview" w:date="2026-01-01T00:00:00Z">
        <w:r>
          <w:delText xml:space="preserve">.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81" w:author="PR Preview" w:date="2026-01-01T00:00:00Z">
        <w:r>
          <w:rPr>
            <w:b/>
            <w:bCs/>
          </w:rPr>
          <w:delText xml:space="preserve">.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Both matrices have</w:delText>
        </w:r>
      </w:del>
      <w:del w:id="584" w:author="PR Preview" w:date="2026-01-01T00:00:00Z">
        <w:r>
          <w:delText xml:space="preserve"> </w:delText>
        </w:r>
      </w:del>
      <m:oMath>
        <m:r>
          <m:t>n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columns,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and</w:delText>
        </w:r>
      </w:del>
      <w:del w:id="5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(</w:delText>
        </w:r>
      </w:del>
      <w:hyperlink w:anchor="thm-null-gram">
        <w:del w:id="592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93" w:author="PR Preview" w:date="2026-01-01T00:00:00Z">
        <w:r>
          <w:delText xml:space="preserve">),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so they have the same nullity (</w:delText>
        </w:r>
      </w:del>
      <w:hyperlink w:anchor="def-nullity">
        <w:del w:id="59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97" w:author="PR Preview" w:date="2026-01-01T00:00:00Z">
        <w:r>
          <w:delText xml:space="preserve">).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Then</w:delText>
        </w:r>
      </w:del>
    </w:p>
    <w:p>
      <w:pPr>
        <w:pStyle w:val="BodyText"/>
      </w:pPr>
      <w:ins w:id="600" w:author="PR Preview" w:date="2026-01-01T00:00:00Z">
        <w:r>
          <w:rPr>
            <w:i/>
            <w:iCs/>
          </w:rPr>
          <w:t xml:space="preserve">Proof</w:t>
        </w:r>
      </w:ins>
      <w:ins w:id="601" w:author="PR Preview" w:date="2026-01-01T00:00:00Z">
        <w:r>
          <w:t xml:space="preserve">.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02" w:author="PR Preview" w:date="2026-01-01T00:00:00Z">
        <w:r>
          <w:rPr>
            <w:b/>
            <w:bCs/>
          </w:rPr>
          <w:t xml:space="preserve">.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Both matrices have</w:t>
        </w:r>
      </w:ins>
      <w:ins w:id="605" w:author="PR Preview" w:date="2026-01-01T00:00:00Z">
        <w:r>
          <w:t xml:space="preserve"> </w:t>
        </w:r>
      </w:ins>
      <m:oMath>
        <m:r>
          <m:t>n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columns,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and</w:t>
        </w:r>
      </w:ins>
      <w:ins w:id="6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(</w:t>
        </w:r>
      </w:ins>
      <w:hyperlink w:anchor="thm-null-gram">
        <w:ins w:id="613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14" w:author="PR Preview" w:date="2026-01-01T00:00:00Z">
        <w:r>
          <w:t xml:space="preserve">),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so they have the same nullity (</w:t>
        </w:r>
      </w:ins>
      <w:hyperlink w:anchor="def-nullity">
        <w:ins w:id="61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18" w:author="PR Preview" w:date="2026-01-01T00:00:00Z">
        <w:r>
          <w:t xml:space="preserve">).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del w:id="621" w:author="PR Preview" w:date="2026-01-01T00:00:00Z">
        <w:r>
          <w:rPr>
            <w:b/>
            <w:bCs/>
          </w:rPr>
          <w:delText xml:space="preserve">Example 15 (Four equal ranks)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For</w:delText>
        </w:r>
      </w:del>
      <w:del w:id="6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in</w:delText>
        </w:r>
      </w:del>
      <w:del w:id="627" w:author="PR Preview" w:date="2026-01-01T00:00:00Z">
        <w:r>
          <w:delText xml:space="preserve"> </w:delText>
        </w:r>
      </w:del>
      <w:hyperlink w:anchor="exm-column-space">
        <w:del w:id="628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(</w:delText>
        </w:r>
      </w:del>
      <w:hyperlink w:anchor="exm-rank-dim">
        <w:del w:id="633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634" w:author="PR Preview" w:date="2026-01-01T00:00:00Z">
        <w:r>
          <w:delText xml:space="preserve">).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Its transpose</w:delText>
        </w:r>
      </w:del>
      <w:del w:id="63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has second column</w:delText>
        </w:r>
      </w:del>
      <w:del w:id="640" w:author="PR Preview" w:date="2026-01-01T00:00:00Z">
        <w:r>
          <w:delText xml:space="preserve"> </w:delText>
        </w:r>
      </w:del>
      <m:oMath>
        <m:r>
          <m:t>3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times its first, so its rank is</w:delText>
        </w:r>
      </w:del>
      <w:del w:id="643" w:author="PR Preview" w:date="2026-01-01T00:00:00Z">
        <w:r>
          <w:delText xml:space="preserve"> </w:delText>
        </w:r>
      </w:del>
      <m:oMath>
        <m:r>
          <m:t>1</m:t>
        </m:r>
      </m:oMath>
      <w:del w:id="644" w:author="PR Preview" w:date="2026-01-01T00:00:00Z">
        <w:r>
          <w:delText xml:space="preserve">.</w:delText>
        </w:r>
      </w:del>
      <w:del w:id="64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in</w:delText>
        </w:r>
      </w:del>
      <w:del w:id="648" w:author="PR Preview" w:date="2026-01-01T00:00:00Z">
        <w:r>
          <w:delText xml:space="preserve"> </w:delText>
        </w:r>
      </w:del>
      <w:hyperlink w:anchor="exm-null-gram">
        <w:del w:id="64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has every row a multiple of</w:delText>
        </w:r>
      </w:del>
      <w:del w:id="6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653" w:author="PR Preview" w:date="2026-01-01T00:00:00Z">
        <w:r>
          <w:delText xml:space="preserve">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so its rank is</w:delText>
        </w:r>
      </w:del>
      <w:del w:id="656" w:author="PR Preview" w:date="2026-01-01T00:00:00Z">
        <w:r>
          <w:delText xml:space="preserve"> </w:delText>
        </w:r>
      </w:del>
      <m:oMath>
        <m:r>
          <m:t>1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too, and</w:delText>
        </w:r>
      </w:del>
    </w:p>
    <w:p>
      <w:pPr>
        <w:pStyle w:val="BodyText"/>
      </w:pPr>
      <w:ins w:id="659" w:author="PR Preview" w:date="2026-01-01T00:00:00Z">
        <w:r>
          <w:rPr>
            <w:b/>
            <w:bCs/>
          </w:rPr>
          <w:t xml:space="preserve">Example 14 (Four equal ranks)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For</w:t>
        </w:r>
      </w:ins>
      <w:ins w:id="6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in</w:t>
        </w:r>
      </w:ins>
      <w:ins w:id="665" w:author="PR Preview" w:date="2026-01-01T00:00:00Z">
        <w:r>
          <w:t xml:space="preserve"> </w:t>
        </w:r>
      </w:ins>
      <w:hyperlink w:anchor="exm-column-space">
        <w:ins w:id="66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67" w:author="PR Preview" w:date="2026-01-01T00:00:00Z">
        <w:r>
          <w:t xml:space="preserve">,</w:t>
        </w:r>
      </w:ins>
      <w:ins w:id="66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(</w:t>
        </w:r>
      </w:ins>
      <w:hyperlink w:anchor="exm-rank-dim">
        <w:ins w:id="671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72" w:author="PR Preview" w:date="2026-01-01T00:00:00Z">
        <w:r>
          <w:t xml:space="preserve">).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Its transpose</w:t>
        </w:r>
      </w:ins>
      <w:ins w:id="67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has second column</w:t>
        </w:r>
      </w:ins>
      <w:ins w:id="678" w:author="PR Preview" w:date="2026-01-01T00:00:00Z">
        <w:r>
          <w:t xml:space="preserve"> </w:t>
        </w:r>
      </w:ins>
      <m:oMath>
        <m:r>
          <m:t>3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times its first, so its rank is</w:t>
        </w:r>
      </w:ins>
      <w:ins w:id="681" w:author="PR Preview" w:date="2026-01-01T00:00:00Z">
        <w:r>
          <w:t xml:space="preserve"> </w:t>
        </w:r>
      </w:ins>
      <m:oMath>
        <m:r>
          <m:t>1</m:t>
        </m:r>
      </m:oMath>
      <w:ins w:id="682" w:author="PR Preview" w:date="2026-01-01T00:00:00Z">
        <w:r>
          <w:t xml:space="preserve">.</w:t>
        </w:r>
      </w:ins>
      <w:ins w:id="68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in</w:t>
        </w:r>
      </w:ins>
      <w:ins w:id="686" w:author="PR Preview" w:date="2026-01-01T00:00:00Z">
        <w:r>
          <w:t xml:space="preserve"> </w:t>
        </w:r>
      </w:ins>
      <w:hyperlink w:anchor="exm-null-gram">
        <w:ins w:id="687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has every row a multiple of</w:t>
        </w:r>
      </w:ins>
      <w:ins w:id="6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691" w:author="PR Preview" w:date="2026-01-01T00:00:00Z">
        <w:r>
          <w:t xml:space="preserve">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so its rank is</w:t>
        </w:r>
      </w:ins>
      <w:ins w:id="694" w:author="PR Preview" w:date="2026-01-01T00:00:00Z">
        <w:r>
          <w:t xml:space="preserve"> </w:t>
        </w:r>
      </w:ins>
      <m:oMath>
        <m:r>
          <m:t>1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too,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del w:id="697" w:author="PR Preview" w:date="2026-01-01T00:00:00Z">
        <w:r>
          <w:rPr>
            <w:i/>
            <w:iCs/>
          </w:rPr>
          <w:delText xml:space="preserve">Proof</w:delText>
        </w:r>
      </w:del>
      <w:del w:id="698" w:author="PR Preview" w:date="2026-01-01T00:00:00Z">
        <w:r>
          <w:delText xml:space="preserve">. </w:delText>
        </w:r>
      </w:del>
      <m:oMath>
        <m:r>
          <m:rPr>
            <m:sty m:val="bi"/>
          </m:rPr>
          <m:t>A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has</w:delText>
        </w:r>
      </w:del>
      <w:del w:id="701" w:author="PR Preview" w:date="2026-01-01T00:00:00Z">
        <w:r>
          <w:delText xml:space="preserve"> </w:delText>
        </w:r>
      </w:del>
      <m:oMath>
        <m:r>
          <m:t>n</m:t>
        </m:r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columns,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so at most</w:delText>
        </w:r>
      </w:del>
      <w:del w:id="706" w:author="PR Preview" w:date="2026-01-01T00:00:00Z">
        <w:r>
          <w:delText xml:space="preserve"> </w:delText>
        </w:r>
      </w:del>
      <m:oMath>
        <m:r>
          <m:t>n</m:t>
        </m:r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of them are linearly independent,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and</w:delText>
        </w:r>
      </w:del>
      <w:del w:id="71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(</w:delText>
        </w:r>
      </w:del>
      <w:hyperlink r:id="rId46">
        <w:del w:id="714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715" w:author="PR Preview" w:date="2026-01-01T00:00:00Z">
        <w:r>
          <w:delText xml:space="preserve">).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Likewise</w:delText>
        </w:r>
      </w:del>
      <w:del w:id="71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has</w:delText>
        </w:r>
      </w:del>
      <w:del w:id="721" w:author="PR Preview" w:date="2026-01-01T00:00:00Z">
        <w:r>
          <w:delText xml:space="preserve"> </w:delText>
        </w:r>
      </w:del>
      <m:oMath>
        <m:r>
          <m:t>m</m:t>
        </m:r>
      </m:oMath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columns,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so</w:delText>
        </w:r>
      </w:del>
      <w:del w:id="72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(</w:delText>
        </w:r>
      </w:del>
      <w:hyperlink w:anchor="thm-rank-transpose">
        <w:del w:id="729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730" w:author="PR Preview" w:date="2026-01-01T00:00:00Z">
        <w:r>
          <w:delText xml:space="preserve">).</w:delText>
        </w:r>
      </w:del>
    </w:p>
    <w:p>
      <w:pPr>
        <w:pStyle w:val="BodyText"/>
      </w:pPr>
      <w:del w:id="731" w:author="PR Preview" w:date="2026-01-01T00:00:00Z">
        <w:r>
          <w:rPr>
            <w:b/>
            <w:bCs/>
          </w:rPr>
          <w:delText xml:space="preserve">Example 16 (A</w:delText>
        </w:r>
      </w:del>
      <w:del w:id="732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733" w:author="PR Preview" w:date="2026-01-01T00:00:00Z">
        <w:r>
          <w:rPr>
            <w:b/>
            <w:bCs/>
          </w:rPr>
          <w:delText xml:space="preserve"> </w:delText>
        </w:r>
      </w:del>
      <w:del w:id="734" w:author="PR Preview" w:date="2026-01-01T00:00:00Z">
        <w:r>
          <w:rPr>
            <w:b/>
            <w:bCs/>
          </w:rPr>
          <w:delText xml:space="preserve">matrix has rank at most</w:delText>
        </w:r>
      </w:del>
      <w:del w:id="735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</m:oMath>
      <w:del w:id="736" w:author="PR Preview" w:date="2026-01-01T00:00:00Z">
        <w:r>
          <w:rPr>
            <w:b/>
            <w:bCs/>
          </w:rPr>
          <w:delText xml:space="preserve">)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By</w:delText>
        </w:r>
      </w:del>
      <w:del w:id="739" w:author="PR Preview" w:date="2026-01-01T00:00:00Z">
        <w:r>
          <w:delText xml:space="preserve"> </w:delText>
        </w:r>
      </w:del>
      <w:hyperlink w:anchor="cor-rank-bound">
        <w:del w:id="740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741" w:author="PR Preview" w:date="2026-01-01T00:00:00Z">
        <w:r>
          <w:delText xml:space="preserve">, every</w:delText>
        </w:r>
      </w:del>
      <w:del w:id="74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matrix has rank at most</w:delText>
        </w:r>
      </w:del>
      <w:del w:id="745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746" w:author="PR Preview" w:date="2026-01-01T00:00:00Z">
        <w:r>
          <w:delText xml:space="preserve">,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even though it has</w:delText>
        </w:r>
      </w:del>
      <w:del w:id="749" w:author="PR Preview" w:date="2026-01-01T00:00:00Z">
        <w:r>
          <w:delText xml:space="preserve"> </w:delText>
        </w:r>
      </w:del>
      <m:oMath>
        <m:r>
          <m:t>3</m:t>
        </m:r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columns.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The matrix</w:delText>
        </w:r>
      </w:del>
      <w:del w:id="75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of</w:delText>
        </w:r>
      </w:del>
      <w:del w:id="757" w:author="PR Preview" w:date="2026-01-01T00:00:00Z">
        <w:r>
          <w:delText xml:space="preserve"> </w:delText>
        </w:r>
      </w:del>
      <w:hyperlink r:id="rId64">
        <w:del w:id="758" w:author="PR Preview" w:date="2026-01-01T00:00:00Z">
          <w:r>
            <w:rPr>
              <w:rStyle w:val="Hyperlink"/>
            </w:rPr>
            <w:delText xml:space="preserve">Remark 1 in Subspaces and Rank</w:delText>
          </w:r>
        </w:del>
      </w:hyperlink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reaches that bound: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its first two columns</w:delText>
        </w:r>
      </w:del>
      <w:del w:id="7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and</w:delText>
        </w:r>
      </w:del>
      <w:del w:id="7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are linearly independent,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so its rank is</w:delText>
        </w:r>
      </w:del>
      <w:del w:id="771" w:author="PR Preview" w:date="2026-01-01T00:00:00Z">
        <w:r>
          <w:delText xml:space="preserve"> </w:delText>
        </w:r>
      </w:del>
      <m:oMath>
        <m:r>
          <m:t>2</m:t>
        </m:r>
      </m:oMath>
      <w:del w:id="772" w:author="PR Preview" w:date="2026-01-01T00:00:00Z">
        <w:r>
          <w:delText xml:space="preserve">.</w:delText>
        </w:r>
      </w:del>
    </w:p>
    <w:p>
      <w:pPr>
        <w:pStyle w:val="BodyText"/>
      </w:pPr>
      <w:ins w:id="773" w:author="PR Preview" w:date="2026-01-01T00:00:00Z">
        <w:r>
          <w:rPr>
            <w:i/>
            <w:iCs/>
          </w:rPr>
          <w:t xml:space="preserve">Proof</w:t>
        </w:r>
      </w:ins>
      <w:ins w:id="774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has</w:t>
        </w:r>
      </w:ins>
      <w:ins w:id="777" w:author="PR Preview" w:date="2026-01-01T00:00:00Z">
        <w:r>
          <w:t xml:space="preserve"> </w:t>
        </w:r>
      </w:ins>
      <m:oMath>
        <m:r>
          <m:t>n</m:t>
        </m:r>
      </m:oMath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columns,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so at most</w:t>
        </w:r>
      </w:ins>
      <w:ins w:id="782" w:author="PR Preview" w:date="2026-01-01T00:00:00Z">
        <w:r>
          <w:t xml:space="preserve"> </w:t>
        </w:r>
      </w:ins>
      <m:oMath>
        <m:r>
          <m:t>n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of them are linearly independent,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and</w:t>
        </w:r>
      </w:ins>
      <w:ins w:id="78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(</w:t>
        </w:r>
      </w:ins>
      <w:hyperlink r:id="rId46">
        <w:ins w:id="790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791" w:author="PR Preview" w:date="2026-01-01T00:00:00Z">
        <w:r>
          <w:t xml:space="preserve">).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Likewise</w:t>
        </w:r>
      </w:ins>
      <w:ins w:id="79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has</w:t>
        </w:r>
      </w:ins>
      <w:ins w:id="797" w:author="PR Preview" w:date="2026-01-01T00:00:00Z">
        <w:r>
          <w:t xml:space="preserve"> </w:t>
        </w:r>
      </w:ins>
      <m:oMath>
        <m:r>
          <m:t>m</m:t>
        </m:r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columns,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so</w:t>
        </w:r>
      </w:ins>
      <w:ins w:id="80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(</w:t>
        </w:r>
      </w:ins>
      <w:hyperlink w:anchor="thm-rank-transpose">
        <w:ins w:id="80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806" w:author="PR Preview" w:date="2026-01-01T00:00:00Z">
        <w:r>
          <w:t xml:space="preserve">).</w:t>
        </w:r>
      </w:ins>
    </w:p>
    <w:bookmarkStart w:id="65" w:name="exm-rank-bound"/>
    <w:p>
      <w:pPr>
        <w:pStyle w:val="BodyText"/>
      </w:pPr>
      <w:ins w:id="807" w:author="PR Preview" w:date="2026-01-01T00:00:00Z">
        <w:r>
          <w:rPr>
            <w:b/>
            <w:bCs/>
          </w:rPr>
          <w:t xml:space="preserve">Example 15 (A</w:t>
        </w:r>
      </w:ins>
      <w:ins w:id="808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809" w:author="PR Preview" w:date="2026-01-01T00:00:00Z">
        <w:r>
          <w:rPr>
            <w:b/>
            <w:bCs/>
          </w:rPr>
          <w:t xml:space="preserve"> </w:t>
        </w:r>
      </w:ins>
      <w:ins w:id="810" w:author="PR Preview" w:date="2026-01-01T00:00:00Z">
        <w:r>
          <w:rPr>
            <w:b/>
            <w:bCs/>
          </w:rPr>
          <w:t xml:space="preserve">matrix has rank at most</w:t>
        </w:r>
      </w:ins>
      <w:ins w:id="811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</m:oMath>
      <w:ins w:id="812" w:author="PR Preview" w:date="2026-01-01T00:00:00Z">
        <w:r>
          <w:rPr>
            <w:b/>
            <w:bCs/>
          </w:rPr>
          <w:t xml:space="preserve">)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By</w:t>
        </w:r>
      </w:ins>
      <w:ins w:id="815" w:author="PR Preview" w:date="2026-01-01T00:00:00Z">
        <w:r>
          <w:t xml:space="preserve"> </w:t>
        </w:r>
      </w:ins>
      <w:hyperlink w:anchor="cor-rank-bound">
        <w:ins w:id="816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817" w:author="PR Preview" w:date="2026-01-01T00:00:00Z">
        <w:r>
          <w:t xml:space="preserve">, every</w:t>
        </w:r>
      </w:ins>
      <w:ins w:id="81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matrix has rank at most</w:t>
        </w:r>
      </w:ins>
      <w:ins w:id="821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822" w:author="PR Preview" w:date="2026-01-01T00:00:00Z">
        <w:r>
          <w:t xml:space="preserve">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even though it has</w:t>
        </w:r>
      </w:ins>
      <w:ins w:id="825" w:author="PR Preview" w:date="2026-01-01T00:00:00Z">
        <w:r>
          <w:t xml:space="preserve"> </w:t>
        </w:r>
      </w:ins>
      <m:oMath>
        <m:r>
          <m:t>3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columns.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The matrix</w:t>
        </w:r>
      </w:ins>
      <w:ins w:id="830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of</w:t>
        </w:r>
      </w:ins>
      <w:ins w:id="833" w:author="PR Preview" w:date="2026-01-01T00:00:00Z">
        <w:r>
          <w:t xml:space="preserve"> </w:t>
        </w:r>
      </w:ins>
      <w:hyperlink r:id="rId64">
        <w:ins w:id="834" w:author="PR Preview" w:date="2026-01-01T00:00:00Z">
          <w:r>
            <w:rPr>
              <w:rStyle w:val="Hyperlink"/>
            </w:rPr>
            <w:t xml:space="preserve">Remark 1 in Subspaces and Rank</w:t>
          </w:r>
        </w:ins>
      </w:hyperlink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reaches that bound: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its first two columns</w:t>
        </w:r>
      </w:ins>
      <w:ins w:id="8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and</w:t>
        </w:r>
      </w:ins>
      <w:ins w:id="8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are linearly independent,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so its rank is</w:t>
        </w:r>
      </w:ins>
      <w:ins w:id="847" w:author="PR Preview" w:date="2026-01-01T00:00:00Z">
        <w:r>
          <w:t xml:space="preserve"> </w:t>
        </w:r>
      </w:ins>
      <m:oMath>
        <m:r>
          <m:t>2</m:t>
        </m:r>
      </m:oMath>
      <w:ins w:id="848" w:author="PR Preview" w:date="2026-01-01T00:00:00Z">
        <w:r>
          <w:t xml:space="preserve">.</w:t>
        </w:r>
      </w:ins>
    </w:p>
    <w:bookmarkEnd w:id="65"/>
    <w:bookmarkStart w:id="66" w:name="thm-rank-product-right"/>
    <w:p>
      <w:pPr>
        <w:pStyle w:val="BodyText"/>
      </w:pPr>
      <w:ins w:id="849" w:author="PR Preview" w:date="2026-01-01T00:00:00Z">
        <w:r>
          <w:rPr>
            <w:b/>
            <w:bCs/>
          </w:rPr>
          <w:t xml:space="preserve">Theorem 10 (Multiplying on the left cannot increase the rank)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If</w:t>
        </w:r>
      </w:ins>
      <w:ins w:id="8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is</w:t>
        </w:r>
      </w:ins>
      <w:ins w:id="85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and</w:t>
        </w:r>
      </w:ins>
      <w:ins w:id="85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is</w:t>
        </w:r>
      </w:ins>
      <w:ins w:id="8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862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ins w:id="863" w:author="PR Preview" w:date="2026-01-01T00:00:00Z">
        <w:r>
          <w:rPr>
            <w:i/>
            <w:iCs/>
          </w:rPr>
          <w:t xml:space="preserve">Proof</w:t>
        </w:r>
      </w:ins>
      <w:ins w:id="864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ins w:id="865" w:author="PR Preview" w:date="2026-01-01T00:00:00Z">
        <w:r>
          <w:rPr>
            <w:b/>
            <w:bCs/>
          </w:rPr>
          <w:t xml:space="preserve">Example 16 (A product of rank 1 with a factor of rank 2)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has</w:t>
        </w:r>
      </w:ins>
      <w:ins w:id="870" w:author="PR Preview" w:date="2026-01-01T00:00:00Z">
        <w:r>
          <w:t xml:space="preserve"> </w:t>
        </w:r>
      </w:ins>
      <w:hyperlink r:id="rId46">
        <w:ins w:id="871" w:author="PR Preview" w:date="2026-01-01T00:00:00Z">
          <w:r>
            <w:rPr>
              <w:rStyle w:val="Hyperlink"/>
            </w:rPr>
            <w:t xml:space="preserve">rank</w:t>
          </w:r>
        </w:ins>
      </w:hyperlink>
      <w:ins w:id="872" w:author="PR Preview" w:date="2026-01-01T00:00:00Z">
        <w:r>
          <w:t xml:space="preserve"> </w:t>
        </w:r>
      </w:ins>
      <m:oMath>
        <m:r>
          <m:t>2</m:t>
        </m:r>
      </m:oMath>
      <w:ins w:id="873" w:author="PR Preview" w:date="2026-01-01T00:00:00Z">
        <w:r>
          <w:t xml:space="preserve">, because its columns</w:t>
        </w:r>
      </w:ins>
      <w:ins w:id="8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and</w:t>
        </w:r>
      </w:ins>
      <w:ins w:id="8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are</w:t>
        </w:r>
      </w:ins>
      <w:ins w:id="880" w:author="PR Preview" w:date="2026-01-01T00:00:00Z">
        <w:r>
          <w:t xml:space="preserve"> </w:t>
        </w:r>
      </w:ins>
      <w:hyperlink r:id="rId26">
        <w:ins w:id="881" w:author="PR Preview" w:date="2026-01-01T00:00:00Z">
          <w:r>
            <w:rPr>
              <w:rStyle w:val="Hyperlink"/>
            </w:rPr>
            <w:t xml:space="preserve">linearly independent</w:t>
          </w:r>
        </w:ins>
      </w:hyperlink>
      <w:ins w:id="882" w:author="PR Preview" w:date="2026-01-01T00:00:00Z">
        <w:r>
          <w:t xml:space="preserve">.</w:t>
        </w:r>
      </w:ins>
      <w:ins w:id="88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has rank</w:t>
        </w:r>
      </w:ins>
      <w:ins w:id="886" w:author="PR Preview" w:date="2026-01-01T00:00:00Z">
        <w:r>
          <w:t xml:space="preserve"> </w:t>
        </w:r>
      </w:ins>
      <m:oMath>
        <m:r>
          <m:t>1</m:t>
        </m:r>
      </m:oMath>
      <w:ins w:id="887" w:author="PR Preview" w:date="2026-01-01T00:00:00Z">
        <w:r>
          <w:t xml:space="preserve">, because its second column is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$\mathord{\smash[b]{\underset{\raise.3ex\hbox{$\scriptstyle\sim$}}{0}}\vphantom{0}}_2$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and its first is not,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and</w:t>
        </w:r>
      </w:ins>
      <w:ins w:id="8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has rank</w:t>
        </w:r>
      </w:ins>
      <w:ins w:id="897" w:author="PR Preview" w:date="2026-01-01T00:00:00Z">
        <w:r>
          <w:t xml:space="preserve"> </w:t>
        </w:r>
      </w:ins>
      <m:oMath>
        <m:r>
          <m:t>1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for the same reason.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So</w:t>
        </w:r>
      </w:ins>
      <w:ins w:id="90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(</w:t>
        </w:r>
      </w:ins>
      <w:hyperlink w:anchor="thm-rank-product-right">
        <w:ins w:id="905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906" w:author="PR Preview" w:date="2026-01-01T00:00:00Z">
        <w:r>
          <w:t xml:space="preserve">),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and the bound of</w:t>
        </w:r>
      </w:ins>
      <w:ins w:id="909" w:author="PR Preview" w:date="2026-01-01T00:00:00Z">
        <w:r>
          <w:t xml:space="preserve"> </w:t>
        </w:r>
      </w:ins>
      <w:hyperlink w:anchor="thm-rank-product">
        <w:ins w:id="91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911" w:author="PR Preview" w:date="2026-01-01T00:00:00Z">
        <w:r>
          <w:t xml:space="preserve">,</w:t>
        </w:r>
      </w:ins>
      <w:ins w:id="912" w:author="PR Preview" w:date="2026-01-01T00:00:00Z">
        <w:r>
          <w:t xml:space="preserve"> </w:t>
        </w:r>
      </w:ins>
      <m:oMath>
        <m:r>
          <m:t>2</m:t>
        </m:r>
      </m:oMath>
      <w:ins w:id="913" w:author="PR Preview" w:date="2026-01-01T00:00:00Z">
        <w:r>
          <w:t xml:space="preserve">, is not the tighter one.</w:t>
        </w:r>
      </w:ins>
    </w:p>
    <w:bookmarkEnd w:id="67"/>
    <w:bookmarkStart w:id="68" w:name="cor-rank-product-full-rank"/>
    <w:p>
      <w:pPr>
        <w:pStyle w:val="BodyText"/>
      </w:pPr>
      <w:ins w:id="914" w:author="PR Preview" w:date="2026-01-01T00:00:00Z">
        <w:r>
          <w:rPr>
            <w:b/>
            <w:bCs/>
          </w:rPr>
          <w:t xml:space="preserve">Corollary 2 (Multiplying by a matrix of full rank does not change the rank)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Let</w:t>
        </w:r>
      </w:ins>
      <w:ins w:id="91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be</w:t>
        </w:r>
      </w:ins>
      <w:ins w:id="92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and</w:t>
        </w:r>
      </w:ins>
      <w:ins w:id="92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be</w:t>
        </w:r>
      </w:ins>
      <w:ins w:id="92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92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928" w:author="PR Preview" w:date="2026-01-01T00:00:00Z">
        <w:r>
          <w:t xml:space="preserve">If</w:t>
        </w:r>
      </w:ins>
      <w:ins w:id="9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has full column rank (</w:t>
        </w:r>
      </w:ins>
      <w:hyperlink r:id="rId27">
        <w:ins w:id="932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933" w:author="PR Preview" w:date="2026-01-01T00:00:00Z">
        <w:r>
          <w:t xml:space="preserve">), then</w:t>
        </w:r>
      </w:ins>
      <w:ins w:id="93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936" w:author="PR Preview" w:date="2026-01-01T00:00:00Z">
        <w:r>
          <w:t xml:space="preserve">If</w:t>
        </w:r>
      </w:ins>
      <w:ins w:id="93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938" w:author="PR Preview" w:date="2026-01-01T00:00:00Z">
        <w:r>
          <w:t xml:space="preserve">, then</w:t>
        </w:r>
      </w:ins>
      <w:ins w:id="93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940" w:author="PR Preview" w:date="2026-01-01T00:00:00Z">
        <w:r>
          <w:t xml:space="preserve">.</w:t>
        </w:r>
      </w:ins>
    </w:p>
    <w:bookmarkEnd w:id="68"/>
    <w:p>
      <w:pPr>
        <w:pStyle w:val="FirstParagraph"/>
      </w:pPr>
      <w:ins w:id="941" w:author="PR Preview" w:date="2026-01-01T00:00:00Z">
        <w:r>
          <w:rPr>
            <w:i/>
            <w:iCs/>
          </w:rPr>
          <w:t xml:space="preserve">Proof</w:t>
        </w:r>
      </w:ins>
      <w:ins w:id="942" w:author="PR Preview" w:date="2026-01-01T00:00:00Z">
        <w:r>
          <w:t xml:space="preserve">. </w:t>
        </w:r>
      </w:ins>
      <w:ins w:id="943" w:author="PR Preview" w:date="2026-01-01T00:00:00Z">
        <w:r>
          <w:rPr>
            <w:b/>
            <w:bCs/>
          </w:rPr>
          <w:t xml:space="preserve">Part 1.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Because</w:t>
        </w:r>
      </w:ins>
      <w:ins w:id="9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has</w:t>
        </w:r>
      </w:ins>
      <w:ins w:id="949" w:author="PR Preview" w:date="2026-01-01T00:00:00Z">
        <w:r>
          <w:t xml:space="preserve"> </w:t>
        </w:r>
      </w:ins>
      <w:hyperlink r:id="rId27">
        <w:ins w:id="950" w:author="PR Preview" w:date="2026-01-01T00:00:00Z">
          <w:r>
            <w:rPr>
              <w:rStyle w:val="Hyperlink"/>
            </w:rPr>
            <w:t xml:space="preserve">full column rank</w:t>
          </w:r>
        </w:ins>
      </w:hyperlink>
      <w:ins w:id="951" w:author="PR Preview" w:date="2026-01-01T00:00:00Z">
        <w:r>
          <w:t xml:space="preserve">,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$\mathbf{A} \mathord{\smash[b]{\underset{\raise.3ex\hbox{$\scriptstyle\sim$}}{y}}\vphantom{y}} = \mathord{\smash[b]{\underset{\raise.3ex\hbox{$\scriptstyle\sim$}}{0}}\vphantom{0}}_m$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only for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$\mathord{\smash[b]{\underset{\raise.3ex\hbox{$\scriptstyle\sim$}}{y}}\vphantom{y}} = \mathord{\smash[b]{\underset{\raise.3ex\hbox{$\scriptstyle\sim$}}{0}}\vphantom{0}}_n$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(</w:t>
        </w:r>
      </w:ins>
      <w:hyperlink w:anchor="thm-independent-null-space">
        <w:ins w:id="96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961" w:author="PR Preview" w:date="2026-01-01T00:00:00Z">
        <w:r>
          <w:t xml:space="preserve">).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So for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$\mathord{\smash[b]{\underset{\raise.3ex\hbox{$\scriptstyle\sim$}}{x}}\vphantom{x}} \in \mathbb{R}^k$</w:t>
        </w:r>
      </w:ins>
      <w:ins w:id="966" w:author="PR Preview" w:date="2026-01-01T00:00:00Z">
        <w:r>
          <w:t xml:space="preserve">,</w:t>
        </w:r>
      </w:ins>
    </w:p>
    <w:p>
      <w:pPr>
        <w:pStyle w:val="BodyText"/>
      </w:pPr>
      <w:ins w:id="967" w:author="PR Preview" w:date="2026-01-01T00:00:00Z">
        <w:r>
  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  </w:r>
      </w:ins>
    </w:p>
    <w:p>
      <w:pPr>
        <w:pStyle w:val="FirstParagraph"/>
      </w:pPr>
      <w:ins w:id="968" w:author="PR Preview" w:date="2026-01-01T00:00:00Z">
        <w:r>
          <w:t xml:space="preserve">so</w:t>
        </w:r>
      </w:ins>
      <w:ins w:id="96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(</w:t>
        </w:r>
      </w:ins>
      <w:hyperlink w:anchor="def-null-space">
        <w:ins w:id="97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973" w:author="PR Preview" w:date="2026-01-01T00:00:00Z">
        <w:r>
          <w:t xml:space="preserve">),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and the two matrices have the same nullity (</w:t>
        </w:r>
      </w:ins>
      <w:hyperlink w:anchor="def-nullity">
        <w:ins w:id="97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77" w:author="PR Preview" w:date="2026-01-01T00:00:00Z">
        <w:r>
          <w:t xml:space="preserve">).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Both have</w:t>
        </w:r>
      </w:ins>
      <w:ins w:id="980" w:author="PR Preview" w:date="2026-01-01T00:00:00Z">
        <w:r>
          <w:t xml:space="preserve"> </w:t>
        </w:r>
      </w:ins>
      <m:oMath>
        <m:r>
          <m:t>k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columns, so by</w:t>
        </w:r>
      </w:ins>
      <w:ins w:id="983" w:author="PR Preview" w:date="2026-01-01T00:00:00Z">
        <w:r>
          <w:t xml:space="preserve"> </w:t>
        </w:r>
      </w:ins>
      <w:hyperlink w:anchor="thm-rank-nullity">
        <w:ins w:id="984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they have the same</w:t>
        </w:r>
      </w:ins>
      <w:ins w:id="987" w:author="PR Preview" w:date="2026-01-01T00:00:00Z">
        <w:r>
          <w:t xml:space="preserve"> </w:t>
        </w:r>
      </w:ins>
      <w:hyperlink r:id="rId46">
        <w:ins w:id="988" w:author="PR Preview" w:date="2026-01-01T00:00:00Z">
          <w:r>
            <w:rPr>
              <w:rStyle w:val="Hyperlink"/>
            </w:rPr>
            <w:t xml:space="preserve">rank</w:t>
          </w:r>
        </w:ins>
      </w:hyperlink>
      <w:ins w:id="989" w:author="PR Preview" w:date="2026-01-01T00:00:00Z">
        <w:r>
          <w:t xml:space="preserve">.</w:t>
        </w:r>
      </w:ins>
    </w:p>
    <w:p>
      <w:pPr>
        <w:pStyle w:val="BodyText"/>
      </w:pPr>
      <w:ins w:id="990" w:author="PR Preview" w:date="2026-01-01T00:00:00Z">
        <w:r>
          <w:rPr>
            <w:b/>
            <w:bCs/>
          </w:rPr>
          <w:t xml:space="preserve">Part 2.</w:t>
        </w:r>
      </w:ins>
      <w:ins w:id="9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is a</w:t>
        </w:r>
      </w:ins>
      <w:ins w:id="994" w:author="PR Preview" w:date="2026-01-01T00:00:00Z">
        <w:r>
          <w:t xml:space="preserve"> </w:t>
        </w:r>
      </w:ins>
      <w:hyperlink r:id="rId22">
        <w:ins w:id="995" w:author="PR Preview" w:date="2026-01-01T00:00:00Z">
          <w:r>
            <w:rPr>
              <w:rStyle w:val="Hyperlink"/>
            </w:rPr>
            <w:t xml:space="preserve">subspace</w:t>
          </w:r>
        </w:ins>
      </w:hyperlink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of</w:t>
        </w:r>
      </w:ins>
      <w:ins w:id="99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(</w:t>
        </w:r>
      </w:ins>
      <w:hyperlink w:anchor="thm-column-space-span">
        <w:ins w:id="100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002" w:author="PR Preview" w:date="2026-01-01T00:00:00Z">
        <w:r>
          <w:t xml:space="preserve">) of</w:t>
        </w:r>
      </w:ins>
      <w:ins w:id="1003" w:author="PR Preview" w:date="2026-01-01T00:00:00Z">
        <w:r>
          <w:t xml:space="preserve"> </w:t>
        </w:r>
      </w:ins>
      <w:hyperlink r:id="rId49">
        <w:ins w:id="1004" w:author="PR Preview" w:date="2026-01-01T00:00:00Z">
          <w:r>
            <w:rPr>
              <w:rStyle w:val="Hyperlink"/>
            </w:rPr>
            <w:t xml:space="preserve">dimension</w:t>
          </w:r>
        </w:ins>
      </w:hyperlink>
      <w:ins w:id="1005" w:author="PR Preview" w:date="2026-01-01T00:00:00Z">
        <w:r>
          <w:t xml:space="preserve"> </w:t>
        </w:r>
      </w:ins>
      <m:oMath>
        <m:r>
          <m:t>n</m:t>
        </m:r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(</w:t>
        </w:r>
      </w:ins>
      <w:hyperlink w:anchor="thm-rank-dim">
        <w:ins w:id="100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009" w:author="PR Preview" w:date="2026-01-01T00:00:00Z">
        <w:r>
          <w:t xml:space="preserve">),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so</w:t>
        </w:r>
      </w:ins>
      <w:ins w:id="10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(</w:t>
        </w:r>
      </w:ins>
      <w:hyperlink r:id="rId69">
        <w:ins w:id="1015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1016" w:author="PR Preview" w:date="2026-01-01T00:00:00Z">
        <w:r>
          <w:t xml:space="preserve">).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Every vector of</w:t>
        </w:r>
      </w:ins>
      <w:ins w:id="10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is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$\mathbf{A}\,(\mathbf{B} \mathord{\smash[b]{\underset{\raise.3ex\hbox{$\scriptstyle\sim$}}{x}}\vphantom{x}})$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for some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$\mathord{\smash[b]{\underset{\raise.3ex\hbox{$\scriptstyle\sim$}}{x}}\vphantom{x}}$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(</w:t>
        </w:r>
      </w:ins>
      <w:hyperlink w:anchor="def-column-space">
        <w:ins w:id="103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31" w:author="PR Preview" w:date="2026-01-01T00:00:00Z">
        <w:r>
          <w:t xml:space="preserve">),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and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$\mathbf{B} \mathord{\smash[b]{\underset{\raise.3ex\hbox{$\scriptstyle\sim$}}{x}}\vphantom{x}}$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takes every vector of</w:t>
        </w:r>
      </w:ins>
      <w:ins w:id="103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039" w:author="PR Preview" w:date="2026-01-01T00:00:00Z">
        <w:r>
          <w:t xml:space="preserve">,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so</w:t>
        </w:r>
      </w:ins>
      <w:ins w:id="10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and the two matrices have the same rank (</w:t>
        </w:r>
      </w:ins>
      <w:hyperlink w:anchor="thm-rank-dim">
        <w:ins w:id="1045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046" w:author="PR Preview" w:date="2026-01-01T00:00:00Z">
        <w:r>
          <w:t xml:space="preserve">).</w:t>
        </w:r>
      </w:ins>
    </w:p>
    <w:bookmarkStart w:id="70" w:name="exm-rank-product-full-rank"/>
    <w:p>
      <w:pPr>
        <w:pStyle w:val="BodyText"/>
      </w:pPr>
      <w:ins w:id="1047" w:author="PR Preview" w:date="2026-01-01T00:00:00Z">
        <w:r>
          <w:rPr>
            <w:b/>
            <w:bCs/>
          </w:rPr>
          <w:t xml:space="preserve">Example 17 (Ranks of products with a full-rank factor)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Let</w:t>
        </w:r>
      </w:ins>
      <w:ins w:id="105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051" w:author="PR Preview" w:date="2026-01-01T00:00:00Z">
        <w:r>
          <w:t xml:space="preserve">, which has</w:t>
        </w:r>
      </w:ins>
      <w:ins w:id="1052" w:author="PR Preview" w:date="2026-01-01T00:00:00Z">
        <w:r>
          <w:t xml:space="preserve"> </w:t>
        </w:r>
      </w:ins>
      <w:hyperlink r:id="rId46">
        <w:ins w:id="1053" w:author="PR Preview" w:date="2026-01-01T00:00:00Z">
          <w:r>
            <w:rPr>
              <w:rStyle w:val="Hyperlink"/>
            </w:rPr>
            <w:t xml:space="preserve">rank</w:t>
          </w:r>
        </w:ins>
      </w:hyperlink>
      <w:ins w:id="1054" w:author="PR Preview" w:date="2026-01-01T00:00:00Z">
        <w:r>
          <w:t xml:space="preserve"> </w:t>
        </w:r>
      </w:ins>
      <m:oMath>
        <m:r>
          <m:t>1</m:t>
        </m:r>
      </m:oMath>
      <w:ins w:id="105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1056" w:author="PR Preview" w:date="2026-01-01T00:00:00Z">
        <w:r>
          <w:t xml:space="preserve">Part 1:</w:t>
        </w:r>
      </w:ins>
      <w:ins w:id="10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has two</w:t>
        </w:r>
      </w:ins>
      <w:ins w:id="1060" w:author="PR Preview" w:date="2026-01-01T00:00:00Z">
        <w:r>
          <w:t xml:space="preserve"> </w:t>
        </w:r>
      </w:ins>
      <w:hyperlink r:id="rId26">
        <w:ins w:id="1061" w:author="PR Preview" w:date="2026-01-01T00:00:00Z">
          <w:r>
            <w:rPr>
              <w:rStyle w:val="Hyperlink"/>
            </w:rPr>
            <w:t xml:space="preserve">linearly independent</w:t>
          </w:r>
        </w:ins>
      </w:hyperlink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columns, so it has</w:t>
        </w:r>
      </w:ins>
      <w:ins w:id="1064" w:author="PR Preview" w:date="2026-01-01T00:00:00Z">
        <w:r>
          <w:t xml:space="preserve"> </w:t>
        </w:r>
      </w:ins>
      <w:hyperlink r:id="rId27">
        <w:ins w:id="1065" w:author="PR Preview" w:date="2026-01-01T00:00:00Z">
          <w:r>
            <w:rPr>
              <w:rStyle w:val="Hyperlink"/>
            </w:rPr>
            <w:t xml:space="preserve">full column rank</w:t>
          </w:r>
        </w:ins>
      </w:hyperlink>
      <w:ins w:id="1066" w:author="PR Preview" w:date="2026-01-01T00:00:00Z">
        <w:r>
          <w:t xml:space="preserve">, and</w:t>
        </w:r>
      </w:ins>
      <w:ins w:id="10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has rank</w:t>
        </w:r>
      </w:ins>
      <w:ins w:id="10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107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1072" w:author="PR Preview" w:date="2026-01-01T00:00:00Z">
        <w:r>
          <w:t xml:space="preserve">Part 2: let</w:t>
        </w:r>
      </w:ins>
      <w:ins w:id="10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074" w:author="PR Preview" w:date="2026-01-01T00:00:00Z">
        <w:r>
          <w:t xml:space="preserve">, which has rank</w:t>
        </w:r>
      </w:ins>
      <w:ins w:id="1075" w:author="PR Preview" w:date="2026-01-01T00:00:00Z">
        <w:r>
          <w:t xml:space="preserve"> </w:t>
        </w:r>
      </w:ins>
      <m:oMath>
        <m:r>
          <m:t>1</m:t>
        </m:r>
      </m:oMath>
      <w:ins w:id="1076" w:author="PR Preview" w:date="2026-01-01T00:00:00Z">
        <w:r>
          <w:t xml:space="preserve">, and let</w:t>
        </w:r>
      </w:ins>
      <w:ins w:id="107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078" w:author="PR Preview" w:date="2026-01-01T00:00:00Z">
        <w:r>
          <w:t xml:space="preserve">, which has rank</w:t>
        </w:r>
      </w:ins>
      <w:ins w:id="1079" w:author="PR Preview" w:date="2026-01-01T00:00:00Z">
        <w:r>
          <w:t xml:space="preserve"> </w:t>
        </w:r>
      </w:ins>
      <m:oMath>
        <m:r>
          <m:t>2</m:t>
        </m:r>
      </m:oMath>
      <w:ins w:id="1080" w:author="PR Preview" w:date="2026-01-01T00:00:00Z">
        <w:r>
          <w:t xml:space="preserve">.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Then</w:t>
        </w:r>
      </w:ins>
      <w:ins w:id="10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has rank</w:t>
        </w:r>
      </w:ins>
      <w:ins w:id="108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087" w:author="PR Preview" w:date="2026-01-01T00:00:00Z">
        <w:r>
          <w:t xml:space="preserve">.</w:t>
        </w:r>
      </w:ins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del w:id="1088" w:author="PR Preview" w:date="2026-01-01T00:00:00Z">
        <w:r>
          <w:delText xml:space="preserve">Transposing,</w:delText>
        </w:r>
      </w:del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${\mathbf{X}_c}^{\top}\mathord{\smash[b]{\underset{\raise.3ex\hbox{$\scriptstyle\sim$}}{1}}\vphantom{1}} = \mathord{\smash[b]{\underset{\raise.3ex\hbox{$\scriptstyle\sim$}}{0}}\vphantom{0}}_p$</w:delText>
        </w:r>
      </w:del>
      <w:del w:id="1091" w:author="PR Preview" w:date="2026-01-01T00:00:00Z">
        <w:r>
          <w:delText xml:space="preserve">.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The ones vector is nonzero, so it is in the null space of the</w:delText>
        </w:r>
      </w:del>
      <w:del w:id="109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n</m:t>
        </m:r>
      </m:oMath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matrix</w:delText>
        </w:r>
      </w:del>
      <w:del w:id="1097" w:author="PR Preview" w:date="2026-01-01T00:00:00Z">
        <w:r>
          <w:delText xml:space="preserve"> </w:delText>
        </w:r>
      </w:del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1098" w:author="PR Preview" w:date="2026-01-01T00:00:00Z">
        <w:r>
          <w:delText xml:space="preserve">,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and</w:delText>
        </w:r>
      </w:del>
      <w:del w:id="1101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del w:id="1102" w:author="PR Preview" w:date="2026-01-01T00:00:00Z">
        <w:r>
          <w:delText xml:space="preserve">.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By</w:delText>
        </w:r>
      </w:del>
      <w:del w:id="1105" w:author="PR Preview" w:date="2026-01-01T00:00:00Z">
        <w:r>
          <w:delText xml:space="preserve"> </w:delText>
        </w:r>
      </w:del>
      <w:hyperlink w:anchor="thm-rank-nullity">
        <w:del w:id="1106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107" w:author="PR Preview" w:date="2026-01-01T00:00:00Z">
        <w:r>
          <w:delText xml:space="preserve">, applied to the</w:delText>
        </w:r>
      </w:del>
      <w:del w:id="1108" w:author="PR Preview" w:date="2026-01-01T00:00:00Z">
        <w:r>
          <w:delText xml:space="preserve"> </w:delText>
        </w:r>
      </w:del>
      <m:oMath>
        <m:r>
          <m:t>n</m:t>
        </m:r>
      </m:oMath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columns of</w:delText>
        </w:r>
      </w:del>
      <w:del w:id="1111" w:author="PR Preview" w:date="2026-01-01T00:00:00Z">
        <w:r>
          <w:delText xml:space="preserve"> </w:delText>
        </w:r>
      </w:del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111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13" w:author="PR Preview" w:date="2026-01-01T00:00:00Z">
        <w:r>
          <w:rPr>
            <w:b/>
            <w:bCs/>
          </w:rPr>
          <w:delText xml:space="preserve">Example 17 (Two points in three dimensions)</w:delText>
        </w:r>
      </w:del>
      <w:del w:id="111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has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$\bar{\mathord{\smash[b]{\underset{\raise.3ex\hbox{$\scriptstyle\sim$}}{x}}\vphantom{x}}} = (2, 2, 2)$</w:delText>
        </w:r>
      </w:del>
      <w:del w:id="1119" w:author="PR Preview" w:date="2026-01-01T00:00:00Z">
        <w:r>
          <w:delText xml:space="preserve">, so</w:delText>
        </w:r>
      </w:del>
    </w:p>
    <w:p>
      <w:pPr>
        <w:pStyle w:val="FirstParagraph"/>
      </w:pPr>
      <w:ins w:id="1120" w:author="PR Preview" w:date="2026-01-01T00:00:00Z">
        <w:r>
          <w:t xml:space="preserve">Transposing,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${\mathbf{X}_c}^{\top}\mathord{\smash[b]{\underset{\raise.3ex\hbox{$\scriptstyle\sim$}}{1}}\vphantom{1}} = \mathord{\smash[b]{\underset{\raise.3ex\hbox{$\scriptstyle\sim$}}{0}}\vphantom{0}}_p$</w:t>
        </w:r>
      </w:ins>
      <w:ins w:id="1123" w:author="PR Preview" w:date="2026-01-01T00:00:00Z">
        <w:r>
          <w:t xml:space="preserve">.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The ones vector is nonzero, so it is in the null space of the</w:t>
        </w:r>
      </w:ins>
      <w:ins w:id="11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matrix</w:t>
        </w:r>
      </w:ins>
      <w:ins w:id="1129" w:author="PR Preview" w:date="2026-01-01T00:00:00Z">
        <w:r>
          <w:t xml:space="preserve"> </w:t>
        </w:r>
      </w:ins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1130" w:author="PR Preview" w:date="2026-01-01T00:00:00Z">
        <w:r>
          <w:t xml:space="preserve">,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and</w:t>
        </w:r>
      </w:ins>
      <w:ins w:id="1133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ins w:id="1134" w:author="PR Preview" w:date="2026-01-01T00:00:00Z">
        <w:r>
          <w:t xml:space="preserve">.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By</w:t>
        </w:r>
      </w:ins>
      <w:ins w:id="1137" w:author="PR Preview" w:date="2026-01-01T00:00:00Z">
        <w:r>
          <w:t xml:space="preserve"> </w:t>
        </w:r>
      </w:ins>
      <w:hyperlink w:anchor="thm-rank-nullity">
        <w:ins w:id="113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139" w:author="PR Preview" w:date="2026-01-01T00:00:00Z">
        <w:r>
          <w:t xml:space="preserve">, applied to the</w:t>
        </w:r>
      </w:ins>
      <w:ins w:id="1140" w:author="PR Preview" w:date="2026-01-01T00:00:00Z">
        <w:r>
          <w:t xml:space="preserve"> </w:t>
        </w:r>
      </w:ins>
      <m:oMath>
        <m:r>
          <m:t>n</m:t>
        </m:r>
      </m:oMath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columns of</w:t>
        </w:r>
      </w:ins>
      <w:ins w:id="1143" w:author="PR Preview" w:date="2026-01-01T00:00:00Z">
        <w:r>
          <w:t xml:space="preserve"> </w:t>
        </w:r>
      </w:ins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114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ins w:id="1145" w:author="PR Preview" w:date="2026-01-01T00:00:00Z">
        <w:r>
          <w:rPr>
            <w:b/>
            <w:bCs/>
          </w:rPr>
          <w:t xml:space="preserve">Example 18 (Two points in three dimensions)</w:t>
        </w:r>
      </w:ins>
      <w:ins w:id="114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has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$\bar{\mathord{\smash[b]{\underset{\raise.3ex\hbox{$\scriptstyle\sim$}}{x}}\vphantom{x}}} = (2, 2, 2)$</w:t>
        </w:r>
      </w:ins>
      <w:ins w:id="115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del w:id="1152" w:author="PR Preview" w:date="2026-01-01T00:00:00Z">
        <w:r>
          <w:rPr>
            <w:b/>
            <w:bCs/>
          </w:rPr>
          <w:delText xml:space="preserve">Corollary 2 (A sample covariance matrix from</w:delText>
        </w:r>
      </w:del>
      <w:del w:id="1153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  <m:r>
          <m:rPr>
            <m:sty m:val="p"/>
          </m:rPr>
          <m:t>≤</m:t>
        </m:r>
        <m:r>
          <m:t>p</m:t>
        </m:r>
      </m:oMath>
      <w:del w:id="1154" w:author="PR Preview" w:date="2026-01-01T00:00:00Z">
        <w:r>
          <w:rPr>
            <w:b/>
            <w:bCs/>
          </w:rPr>
          <w:delText xml:space="preserve"> </w:delText>
        </w:r>
      </w:del>
      <w:del w:id="1155" w:author="PR Preview" w:date="2026-01-01T00:00:00Z">
        <w:r>
          <w:rPr>
            <w:b/>
            <w:bCs/>
          </w:rPr>
          <w:delText xml:space="preserve">points is singular)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With</w:delText>
        </w:r>
      </w:del>
      <w:del w:id="115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as in</w:delText>
        </w:r>
      </w:del>
      <w:del w:id="1161" w:author="PR Preview" w:date="2026-01-01T00:00:00Z">
        <w:r>
          <w:delText xml:space="preserve"> </w:delText>
        </w:r>
      </w:del>
      <w:hyperlink w:anchor="thm-centered-data-rank">
        <w:del w:id="116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163" w:author="PR Preview" w:date="2026-01-01T00:00:00Z">
        <w:r>
          <w:delText xml:space="preserve">, the sample covariance matrix</w:delText>
        </w:r>
      </w:del>
    </w:p>
    <w:p>
      <w:pPr>
        <w:pStyle w:val="BodyText"/>
      </w:pPr>
      <w:ins w:id="1164" w:author="PR Preview" w:date="2026-01-01T00:00:00Z">
        <w:r>
          <w:rPr>
            <w:b/>
            <w:bCs/>
          </w:rPr>
          <w:t xml:space="preserve">Corollary 3 (A sample covariance matrix from</w:t>
        </w:r>
      </w:ins>
      <w:ins w:id="1165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p</m:t>
        </m:r>
      </m:oMath>
      <w:ins w:id="1166" w:author="PR Preview" w:date="2026-01-01T00:00:00Z">
        <w:r>
          <w:rPr>
            <w:b/>
            <w:bCs/>
          </w:rPr>
          <w:t xml:space="preserve"> </w:t>
        </w:r>
      </w:ins>
      <w:ins w:id="1167" w:author="PR Preview" w:date="2026-01-01T00:00:00Z">
        <w:r>
          <w:rPr>
            <w:b/>
            <w:bCs/>
          </w:rPr>
          <w:t xml:space="preserve">points is singular)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With</w:t>
        </w:r>
      </w:ins>
      <w:ins w:id="117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as in</w:t>
        </w:r>
      </w:ins>
      <w:ins w:id="1173" w:author="PR Preview" w:date="2026-01-01T00:00:00Z">
        <w:r>
          <w:t xml:space="preserve"> </w:t>
        </w:r>
      </w:ins>
      <w:hyperlink w:anchor="thm-centered-data-rank">
        <w:ins w:id="1174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175" w:author="PR Preview" w:date="2026-01-01T00:00:00Z">
        <w:r>
          <w:t xml:space="preserve">, the sample covariance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del w:id="1176" w:author="PR Preview" w:date="2026-01-01T00:00:00Z">
        <w:r>
          <w:rPr>
            <w:b/>
            <w:bCs/>
          </w:rPr>
          <w:delText xml:space="preserve">Example 18 (As many points as dimensions)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The</w:delText>
        </w:r>
      </w:del>
      <w:del w:id="117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points</w:delText>
        </w:r>
      </w:del>
      <w:del w:id="11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83" w:author="PR Preview" w:date="2026-01-01T00:00:00Z">
        <w:r>
          <w:delText xml:space="preserve">,</w:delText>
        </w:r>
      </w:del>
      <w:del w:id="11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and</w:delText>
        </w:r>
      </w:del>
      <w:del w:id="118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in</w:delText>
        </w:r>
      </w:del>
      <w:del w:id="119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dimensions have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$\bar{\mathord{\smash[b]{\underset{\raise.3ex\hbox{$\scriptstyle\sim$}}{x}}\vphantom{x}}} = \frac{1}{3}(1, 1, 1)$</w:delText>
        </w:r>
      </w:del>
      <w:del w:id="1195" w:author="PR Preview" w:date="2026-01-01T00:00:00Z">
        <w:r>
          <w:delText xml:space="preserve">, so</w:delText>
        </w:r>
      </w:del>
    </w:p>
    <w:p>
      <w:pPr>
        <w:pStyle w:val="BodyText"/>
      </w:pPr>
      <w:ins w:id="1196" w:author="PR Preview" w:date="2026-01-01T00:00:00Z">
        <w:r>
          <w:rPr>
            <w:b/>
            <w:bCs/>
          </w:rPr>
          <w:t xml:space="preserve">Example 19 (As many points as dimensions)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The</w:t>
        </w:r>
      </w:ins>
      <w:ins w:id="119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points</w:t>
        </w:r>
      </w:ins>
      <w:ins w:id="12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03" w:author="PR Preview" w:date="2026-01-01T00:00:00Z">
        <w:r>
          <w:t xml:space="preserve">,</w:t>
        </w:r>
      </w:ins>
      <w:ins w:id="12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and</w:t>
        </w:r>
      </w:ins>
      <w:ins w:id="12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in</w:t>
        </w:r>
      </w:ins>
      <w:ins w:id="121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dimensions have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$\bar{\mathord{\smash[b]{\underset{\raise.3ex\hbox{$\scriptstyle\sim$}}{x}}\vphantom{x}}} = \frac{1}{3}(1, 1, 1)$</w:t>
        </w:r>
      </w:ins>
      <w:ins w:id="1215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del w:id="1216" w:author="PR Preview" w:date="2026-01-01T00:00:00Z">
        <w:r>
          <w:rPr>
            <w:b/>
            <w:bCs/>
          </w:rPr>
          <w:delText xml:space="preserve">Example 19 (A line that misses the origin is an affine subspace)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The line</w:delText>
        </w:r>
      </w:del>
      <w:del w:id="12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of</w:delText>
        </w:r>
      </w:del>
      <w:del w:id="1222" w:author="PR Preview" w:date="2026-01-01T00:00:00Z">
        <w:r>
          <w:delText xml:space="preserve"> </w:delText>
        </w:r>
      </w:del>
      <w:hyperlink r:id="rId80">
        <w:del w:id="1223" w:author="PR Preview" w:date="2026-01-01T00:00:00Z">
          <w:r>
            <w:rPr>
              <w:rStyle w:val="Hyperlink"/>
            </w:rPr>
            <w:delText xml:space="preserve">Example 4 in Subspaces and Rank</w:delText>
          </w:r>
        </w:del>
      </w:hyperlink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is not a subspace,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but it is an affine subspace,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with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$\mathord{\smash[b]{\underset{\raise.3ex\hbox{$\scriptstyle\sim$}}{x}}\vphantom{x}}_0 = (0, 1)$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and</w:delText>
        </w:r>
      </w:del>
      <w:del w:id="12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(</w:delText>
        </w:r>
      </w:del>
      <w:hyperlink r:id="rId15">
        <w:del w:id="1237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1238" w:author="PR Preview" w:date="2026-01-01T00:00:00Z">
        <w:r>
          <w:delText xml:space="preserve">):</w:delText>
        </w:r>
      </w:del>
    </w:p>
    <w:p>
      <w:pPr>
        <w:pStyle w:val="BodyText"/>
      </w:pPr>
      <w:ins w:id="1239" w:author="PR Preview" w:date="2026-01-01T00:00:00Z">
        <w:r>
          <w:rPr>
            <w:b/>
            <w:bCs/>
          </w:rPr>
          <w:t xml:space="preserve">Example 20 (A line that misses the origin is an affine subspace)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The line</w:t>
        </w:r>
      </w:ins>
      <w:ins w:id="12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of</w:t>
        </w:r>
      </w:ins>
      <w:ins w:id="1245" w:author="PR Preview" w:date="2026-01-01T00:00:00Z">
        <w:r>
          <w:t xml:space="preserve"> </w:t>
        </w:r>
      </w:ins>
      <w:hyperlink r:id="rId80">
        <w:ins w:id="1246" w:author="PR Preview" w:date="2026-01-01T00:00:00Z">
          <w:r>
            <w:rPr>
              <w:rStyle w:val="Hyperlink"/>
            </w:rPr>
            <w:t xml:space="preserve">Example 4 in Subspaces and Rank</w:t>
          </w:r>
        </w:ins>
      </w:hyperlink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is not a subspace,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but it is an affine subspace,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with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$\mathord{\smash[b]{\underset{\raise.3ex\hbox{$\scriptstyle\sim$}}{x}}\vphantom{x}}_0 = (0, 1)$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and</w:t>
        </w:r>
      </w:ins>
      <w:ins w:id="12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(</w:t>
        </w:r>
      </w:ins>
      <w:hyperlink r:id="rId15">
        <w:ins w:id="1260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261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del w:id="1262" w:author="PR Preview" w:date="2026-01-01T00:00:00Z">
        <w:r>
          <w:delTex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delText>
        </w:r>
      </w:del>
    </w:p>
    <w:p>
      <w:pPr>
        <w:pStyle w:val="BodyText"/>
      </w:pPr>
      <w:ins w:id="1263" w:author="PR Preview" w:date="2026-01-01T00:00:00Z">
        <w:r>
  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  </w:r>
      </w:ins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del w:id="1264" w:author="PR Preview" w:date="2026-01-01T00:00:00Z">
        <w:r>
          <w:rPr>
            <w:b/>
            <w:bCs/>
          </w:rPr>
          <w:delText xml:space="preserve">Example 20 (The plane</w:delText>
        </w:r>
      </w:del>
      <w:del w:id="1265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1266" w:author="PR Preview" w:date="2026-01-01T00:00:00Z">
        <w:r>
          <w:rPr>
            <w:b/>
            <w:bCs/>
          </w:rPr>
          <w:delText xml:space="preserve"> </w:delText>
        </w:r>
      </w:del>
      <w:del w:id="1267" w:author="PR Preview" w:date="2026-01-01T00:00:00Z">
        <w:r>
          <w:rPr>
            <w:b/>
            <w:bCs/>
          </w:rPr>
          <w:delText xml:space="preserve">in</w:delText>
        </w:r>
      </w:del>
      <w:del w:id="126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269" w:author="PR Preview" w:date="2026-01-01T00:00:00Z">
        <w:r>
          <w:rPr>
            <w:b/>
            <w:bCs/>
          </w:rPr>
          <w:delText xml:space="preserve">)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Take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$\mathord{\smash[b]{\underset{\raise.3ex\hbox{$\scriptstyle\sim$}}{w}}\vphantom{w}} = (1, 1, 1)$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and</w:delText>
        </w:r>
      </w:del>
      <w:del w:id="127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277" w:author="PR Preview" w:date="2026-01-01T00:00:00Z">
        <w:r>
          <w:delText xml:space="preserve">,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so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$\mathcal{H} = \mathopen{}\left\{\mathord{\smash[b]{\underset{\raise.3ex\hbox{$\scriptstyle\sim$}}{x}}\vphantom{x}}: x_1 + x_2 + x_3 - 1 = 0\right\}\mathclose{}$</w:delText>
        </w:r>
      </w:del>
      <w:del w:id="1282" w:author="PR Preview" w:date="2026-01-01T00:00:00Z">
        <w:r>
          <w:delText xml:space="preserve">,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the plane that</w:delText>
        </w:r>
      </w:del>
      <w:del w:id="1285" w:author="PR Preview" w:date="2026-01-01T00:00:00Z">
        <w:r>
          <w:delText xml:space="preserve"> </w:delText>
        </w:r>
      </w:del>
      <w:hyperlink r:id="rId86">
        <w:del w:id="1286" w:author="PR Preview" w:date="2026-01-01T00:00:00Z">
          <w:r>
            <w:rPr>
              <w:rStyle w:val="Hyperlink"/>
            </w:rPr>
            <w:delText xml:space="preserve">Example 5 in Subspaces and Rank</w:delText>
          </w:r>
        </w:del>
      </w:hyperlink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showed is not a subspace.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By part 1,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$\mathcal{H}_0 = \mathopen{}\left\{\mathord{\smash[b]{\underset{\raise.3ex\hbox{$\scriptstyle\sim$}}{x}}\vphantom{x}}: x_1 + x_2 + x_3 = 0\right\}\mathclose{}$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is a subspace of dimension</w:delText>
        </w:r>
      </w:del>
      <w:del w:id="1295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1296" w:author="PR Preview" w:date="2026-01-01T00:00:00Z">
        <w:r>
          <w:delText xml:space="preserve">.</w:delText>
        </w:r>
      </w:del>
    </w:p>
    <w:p>
      <w:pPr>
        <w:pStyle w:val="FirstParagraph"/>
      </w:pPr>
      <w:ins w:id="1297" w:author="PR Preview" w:date="2026-01-01T00:00:00Z">
        <w:r>
          <w:rPr>
            <w:b/>
            <w:bCs/>
          </w:rPr>
          <w:t xml:space="preserve">Example 21 (The plane</w:t>
        </w:r>
      </w:ins>
      <w:ins w:id="129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1299" w:author="PR Preview" w:date="2026-01-01T00:00:00Z">
        <w:r>
          <w:rPr>
            <w:b/>
            <w:bCs/>
          </w:rPr>
          <w:t xml:space="preserve"> </w:t>
        </w:r>
      </w:ins>
      <w:ins w:id="1300" w:author="PR Preview" w:date="2026-01-01T00:00:00Z">
        <w:r>
          <w:rPr>
            <w:b/>
            <w:bCs/>
          </w:rPr>
          <w:t xml:space="preserve">in</w:t>
        </w:r>
      </w:ins>
      <w:ins w:id="130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302" w:author="PR Preview" w:date="2026-01-01T00:00:00Z">
        <w:r>
          <w:rPr>
            <w:b/>
            <w:bCs/>
          </w:rPr>
          <w:t xml:space="preserve">)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Take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$\mathord{\smash[b]{\underset{\raise.3ex\hbox{$\scriptstyle\sim$}}{w}}\vphantom{w}} = (1, 1, 1)$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and</w:t>
        </w:r>
      </w:ins>
      <w:ins w:id="130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310" w:author="PR Preview" w:date="2026-01-01T00:00:00Z">
        <w:r>
          <w:t xml:space="preserve">,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so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$\mathcal{H} = \mathopen{}\left\{\mathord{\smash[b]{\underset{\raise.3ex\hbox{$\scriptstyle\sim$}}{x}}\vphantom{x}}: x_1 + x_2 + x_3 - 1 = 0\right\}\mathclose{}$</w:t>
        </w:r>
      </w:ins>
      <w:ins w:id="1315" w:author="PR Preview" w:date="2026-01-01T00:00:00Z">
        <w:r>
          <w:t xml:space="preserve">,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the plane that</w:t>
        </w:r>
      </w:ins>
      <w:ins w:id="1318" w:author="PR Preview" w:date="2026-01-01T00:00:00Z">
        <w:r>
          <w:t xml:space="preserve"> </w:t>
        </w:r>
      </w:ins>
      <w:hyperlink r:id="rId86">
        <w:ins w:id="1319" w:author="PR Preview" w:date="2026-01-01T00:00:00Z">
          <w:r>
            <w:rPr>
              <w:rStyle w:val="Hyperlink"/>
            </w:rPr>
            <w:t xml:space="preserve">Example 5 in Subspaces and Rank</w:t>
          </w:r>
        </w:ins>
      </w:hyperlink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showed is not a subspace.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By part 1,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$\mathcal{H}_0 = \mathopen{}\left\{\mathord{\smash[b]{\underset{\raise.3ex\hbox{$\scriptstyle\sim$}}{x}}\vphantom{x}}: x_1 + x_2 + x_3 = 0\right\}\mathclose{}$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is a subspace of dimension</w:t>
        </w:r>
      </w:ins>
      <w:ins w:id="132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1329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del w:id="1330" w:author="PR Preview" w:date="2026-01-01T00:00:00Z">
        <w:r>
          <w:rPr>
            <w:b/>
            <w:bCs/>
          </w:rPr>
          <w:delText xml:space="preserve">Example 21 (A line in</w:delText>
        </w:r>
      </w:del>
      <w:del w:id="133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332" w:author="PR Preview" w:date="2026-01-01T00:00:00Z">
        <w:r>
          <w:rPr>
            <w:b/>
            <w:bCs/>
          </w:rPr>
          <w:delText xml:space="preserve"> </w:delText>
        </w:r>
      </w:del>
      <w:del w:id="1333" w:author="PR Preview" w:date="2026-01-01T00:00:00Z">
        <w:r>
          <w:rPr>
            <w:b/>
            <w:bCs/>
          </w:rPr>
          <w:delText xml:space="preserve">and a plane in</w:delText>
        </w:r>
      </w:del>
      <w:del w:id="1334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335" w:author="PR Preview" w:date="2026-01-01T00:00:00Z">
        <w:r>
          <w:rPr>
            <w:b/>
            <w:bCs/>
          </w:rPr>
          <w:delText xml:space="preserve">, checked on a grid of points)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In</w:delText>
        </w:r>
      </w:del>
      <w:del w:id="133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339" w:author="PR Preview" w:date="2026-01-01T00:00:00Z">
        <w:r>
          <w:delText xml:space="preserve">, take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$\mathord{\smash[b]{\underset{\raise.3ex\hbox{$\scriptstyle\sim$}}{w}}\vphantom{w}} = (1, 1)$</w:delText>
        </w:r>
      </w:del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and</w:delText>
        </w:r>
      </w:del>
      <w:del w:id="134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345" w:author="PR Preview" w:date="2026-01-01T00:00:00Z">
        <w:r>
          <w:delText xml:space="preserve">, the line of</w:delText>
        </w:r>
      </w:del>
      <w:del w:id="1346" w:author="PR Preview" w:date="2026-01-01T00:00:00Z">
        <w:r>
          <w:delText xml:space="preserve"> </w:delText>
        </w:r>
      </w:del>
      <w:hyperlink r:id="rId89">
        <w:del w:id="1347" w:author="PR Preview" w:date="2026-01-01T00:00:00Z">
          <w:r>
            <w:rPr>
              <w:rStyle w:val="Hyperlink"/>
            </w:rPr>
            <w:delText xml:space="preserve">Example 20 in Matrices</w:delText>
          </w:r>
        </w:del>
      </w:hyperlink>
      <w:del w:id="1348" w:author="PR Preview" w:date="2026-01-01T00:00:00Z">
        <w:r>
          <w:delText xml:space="preserve">.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The point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delText>
        </w:r>
      </w:del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is on it,</w:delText>
        </w:r>
      </w:del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and the vector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$\mathord{\smash[b]{\underset{\raise.3ex\hbox{$\scriptstyle\sim$}}{v}}\vphantom{v}} = (-w_2, w_1)$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is nonzero with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$\mathord{\smash[b]{\underset{\raise.3ex\hbox{$\scriptstyle\sim$}}{w}}\vphantom{w}} \cdot \mathord{\smash[b]{\underset{\raise.3ex\hbox{$\scriptstyle\sim$}}{v}}\vphantom{v}} = 0$</w:delText>
        </w:r>
      </w:del>
      <w:del w:id="1363" w:author="PR Preview" w:date="2026-01-01T00:00:00Z">
        <w:r>
          <w:delText xml:space="preserve">,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so it spans the subspace</w:delText>
        </w:r>
      </w:del>
      <w:del w:id="13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of</w:delText>
        </w:r>
      </w:del>
      <w:del w:id="1369" w:author="PR Preview" w:date="2026-01-01T00:00:00Z">
        <w:r>
          <w:delText xml:space="preserve"> </w:delText>
        </w:r>
      </w:del>
      <w:hyperlink w:anchor="thm-hyperplane-subspace">
        <w:del w:id="137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371" w:author="PR Preview" w:date="2026-01-01T00:00:00Z">
        <w:r>
          <w:delText xml:space="preserve">.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In</w:delText>
        </w:r>
      </w:del>
      <w:del w:id="137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375" w:author="PR Preview" w:date="2026-01-01T00:00:00Z">
        <w:r>
          <w:delText xml:space="preserve">, take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$\mathord{\smash[b]{\underset{\raise.3ex\hbox{$\scriptstyle\sim$}}{w}}\vphantom{w}} = (1, 1, 1)$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and</w:delText>
        </w:r>
      </w:del>
      <w:del w:id="138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381" w:author="PR Preview" w:date="2026-01-01T00:00:00Z">
        <w:r>
          <w:delText xml:space="preserve">, the plane of</w:delText>
        </w:r>
      </w:del>
      <w:del w:id="1382" w:author="PR Preview" w:date="2026-01-01T00:00:00Z">
        <w:r>
          <w:delText xml:space="preserve"> </w:delText>
        </w:r>
      </w:del>
      <w:hyperlink w:anchor="exm-hyperplane-subspace">
        <w:del w:id="1383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384" w:author="PR Preview" w:date="2026-01-01T00:00:00Z">
        <w:r>
          <w:delText xml:space="preserve">,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with the independent vectors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$\mathord{\smash[b]{\underset{\raise.3ex\hbox{$\scriptstyle\sim$}}{v}}\vphantom{v}}_1 = (1, -1, 0)$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and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$\mathord{\smash[b]{\underset{\raise.3ex\hbox{$\scriptstyle\sim$}}{v}}\vphantom{v}}_2 = (0, 1, -1)$</w:delText>
        </w:r>
      </w:del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in</w:delText>
        </w:r>
      </w:del>
      <w:del w:id="13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396" w:author="PR Preview" w:date="2026-01-01T00:00:00Z">
        <w:r>
          <w:delText xml:space="preserve">.</w:delText>
        </w:r>
      </w:del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The code evaluates</w:delText>
        </w:r>
      </w:del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b$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at the origin</w:delText>
        </w:r>
      </w:del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and at points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$\mathord{\smash[b]{\underset{\raise.3ex\hbox{$\scriptstyle\sim$}}{x}}\vphantom{x}}_0 + t\,\mathord{\smash[b]{\underset{\raise.3ex\hbox{$\scriptstyle\sim$}}{v}}\vphantom{v}}$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and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delText>
        </w:r>
      </w:del>
      <w:del w:id="1411" w:author="PR Preview" w:date="2026-01-01T00:00:00Z">
        <w:r>
          <w:delText xml:space="preserve">.</w:delText>
        </w:r>
      </w:del>
    </w:p>
    <w:p>
      <w:pPr>
        <w:pStyle w:val="BodyText"/>
      </w:pPr>
      <w:ins w:id="1412" w:author="PR Preview" w:date="2026-01-01T00:00:00Z">
        <w:r>
          <w:rPr>
            <w:b/>
            <w:bCs/>
          </w:rPr>
          <w:t xml:space="preserve">Example 22 (A line in</w:t>
        </w:r>
      </w:ins>
      <w:ins w:id="141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414" w:author="PR Preview" w:date="2026-01-01T00:00:00Z">
        <w:r>
          <w:rPr>
            <w:b/>
            <w:bCs/>
          </w:rPr>
          <w:t xml:space="preserve"> </w:t>
        </w:r>
      </w:ins>
      <w:ins w:id="1415" w:author="PR Preview" w:date="2026-01-01T00:00:00Z">
        <w:r>
          <w:rPr>
            <w:b/>
            <w:bCs/>
          </w:rPr>
          <w:t xml:space="preserve">and a plane in</w:t>
        </w:r>
      </w:ins>
      <w:ins w:id="141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417" w:author="PR Preview" w:date="2026-01-01T00:00:00Z">
        <w:r>
          <w:rPr>
            <w:b/>
            <w:bCs/>
          </w:rPr>
          <w:t xml:space="preserve">, checked on a grid of points)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In</w:t>
        </w:r>
      </w:ins>
      <w:ins w:id="142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421" w:author="PR Preview" w:date="2026-01-01T00:00:00Z">
        <w:r>
          <w:t xml:space="preserve">, take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$\mathord{\smash[b]{\underset{\raise.3ex\hbox{$\scriptstyle\sim$}}{w}}\vphantom{w}} = (1, 1)$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and</w:t>
        </w:r>
      </w:ins>
      <w:ins w:id="142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427" w:author="PR Preview" w:date="2026-01-01T00:00:00Z">
        <w:r>
          <w:t xml:space="preserve">, the line of</w:t>
        </w:r>
      </w:ins>
      <w:ins w:id="1428" w:author="PR Preview" w:date="2026-01-01T00:00:00Z">
        <w:r>
          <w:t xml:space="preserve"> </w:t>
        </w:r>
      </w:ins>
      <w:hyperlink r:id="rId89">
        <w:ins w:id="1429" w:author="PR Preview" w:date="2026-01-01T00:00:00Z">
          <w:r>
            <w:rPr>
              <w:rStyle w:val="Hyperlink"/>
            </w:rPr>
            <w:t xml:space="preserve">Example 20 in Matrices</w:t>
          </w:r>
        </w:ins>
      </w:hyperlink>
      <w:ins w:id="1430" w:author="PR Preview" w:date="2026-01-01T00:00:00Z">
        <w:r>
          <w:t xml:space="preserve">.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The point</w:t>
        </w:r>
      </w:ins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is on it,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and the vector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$\mathord{\smash[b]{\underset{\raise.3ex\hbox{$\scriptstyle\sim$}}{v}}\vphantom{v}} = (-w_2, w_1)$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is nonzero with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$\mathord{\smash[b]{\underset{\raise.3ex\hbox{$\scriptstyle\sim$}}{w}}\vphantom{w}} \cdot \mathord{\smash[b]{\underset{\raise.3ex\hbox{$\scriptstyle\sim$}}{v}}\vphantom{v}} = 0$</w:t>
        </w:r>
      </w:ins>
      <w:ins w:id="1445" w:author="PR Preview" w:date="2026-01-01T00:00:00Z">
        <w:r>
          <w:t xml:space="preserve">,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so it spans the subspace</w:t>
        </w:r>
      </w:ins>
      <w:ins w:id="14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of</w:t>
        </w:r>
      </w:ins>
      <w:ins w:id="1451" w:author="PR Preview" w:date="2026-01-01T00:00:00Z">
        <w:r>
          <w:t xml:space="preserve"> </w:t>
        </w:r>
      </w:ins>
      <w:hyperlink w:anchor="thm-hyperplane-subspace">
        <w:ins w:id="145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53" w:author="PR Preview" w:date="2026-01-01T00:00:00Z">
        <w:r>
          <w:t xml:space="preserve">.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In</w:t>
        </w:r>
      </w:ins>
      <w:ins w:id="145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457" w:author="PR Preview" w:date="2026-01-01T00:00:00Z">
        <w:r>
          <w:t xml:space="preserve">, take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$\mathord{\smash[b]{\underset{\raise.3ex\hbox{$\scriptstyle\sim$}}{w}}\vphantom{w}} = (1, 1, 1)$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and</w:t>
        </w:r>
      </w:ins>
      <w:ins w:id="14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463" w:author="PR Preview" w:date="2026-01-01T00:00:00Z">
        <w:r>
          <w:t xml:space="preserve">, the plane of</w:t>
        </w:r>
      </w:ins>
      <w:ins w:id="1464" w:author="PR Preview" w:date="2026-01-01T00:00:00Z">
        <w:r>
          <w:t xml:space="preserve"> </w:t>
        </w:r>
      </w:ins>
      <w:hyperlink w:anchor="exm-hyperplane-subspace">
        <w:ins w:id="1465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466" w:author="PR Preview" w:date="2026-01-01T00:00:00Z">
        <w:r>
          <w:t xml:space="preserve">,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with the independent vectors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$\mathord{\smash[b]{\underset{\raise.3ex\hbox{$\scriptstyle\sim$}}{v}}\vphantom{v}}_1 = (1, -1, 0)$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and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$\mathord{\smash[b]{\underset{\raise.3ex\hbox{$\scriptstyle\sim$}}{v}}\vphantom{v}}_2 = (0, 1, -1)$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in</w:t>
        </w:r>
      </w:ins>
      <w:ins w:id="14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478" w:author="PR Preview" w:date="2026-01-01T00:00:00Z">
        <w:r>
          <w:t xml:space="preserve">.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The code evaluates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at the origin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and at points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$\mathord{\smash[b]{\underset{\raise.3ex\hbox{$\scriptstyle\sim$}}{x}}\vphantom{x}}_0 + t\,\mathord{\smash[b]{\underset{\raise.3ex\hbox{$\scriptstyle\sim$}}{v}}\vphantom{v}}$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and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  </w:r>
      </w:ins>
      <w:ins w:id="1493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del w:id="1494" w:author="PR Preview" w:date="2026-01-01T00:00:00Z">
        <w:r>
          <w:rPr>
            <w:b/>
            <w:bCs/>
          </w:rPr>
          <w:delText xml:space="preserve">Example 22 (Half-spaces of a line in the plane)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Let</w:delText>
        </w:r>
      </w:del>
      <w:del w:id="149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be the line in</w:delText>
        </w:r>
      </w:del>
      <w:del w:id="150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501" w:author="PR Preview" w:date="2026-01-01T00:00:00Z">
        <w:r>
          <w:delText xml:space="preserve"> </w:delText>
        </w:r>
      </w:del>
      <w:del w:id="1502" w:author="PR Preview" w:date="2026-01-01T00:00:00Z">
        <w:r>
          <w:delText xml:space="preserve">with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$\mathord{\smash[b]{\underset{\raise.3ex\hbox{$\scriptstyle\sim$}}{w}}\vphantom{w}} = (1, 2)$</w:delText>
        </w:r>
      </w:del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and</w:delText>
        </w:r>
      </w:del>
      <w:del w:id="150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(</w:delText>
        </w:r>
      </w:del>
      <w:hyperlink r:id="rId82">
        <w:del w:id="1510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511" w:author="PR Preview" w:date="2026-01-01T00:00:00Z">
        <w:r>
          <w:delText xml:space="preserve">),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so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$\mathcal{H} = \mathopen{}\left\{\mathord{\smash[b]{\underset{\raise.3ex\hbox{$\scriptstyle\sim$}}{x}}\vphantom{x}}: x_1 + 2 x_2 - 2 = 0\right\}\mathclose{}$</w:delText>
        </w:r>
      </w:del>
      <w:del w:id="1516" w:author="PR Preview" w:date="2026-01-01T00:00:00Z">
        <w:r>
          <w:delText xml:space="preserve">.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Evaluate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b$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at three points (</w:delText>
        </w:r>
      </w:del>
      <w:hyperlink w:anchor="def-half-space">
        <w:del w:id="152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524" w:author="PR Preview" w:date="2026-01-01T00:00:00Z">
        <w:r>
          <w:delText xml:space="preserve">):</w:delText>
        </w:r>
      </w:del>
    </w:p>
    <w:p>
      <w:pPr>
        <w:pStyle w:val="BodyText"/>
      </w:pPr>
      <w:ins w:id="1525" w:author="PR Preview" w:date="2026-01-01T00:00:00Z">
        <w:r>
          <w:rPr>
            <w:b/>
            <w:bCs/>
          </w:rPr>
          <w:t xml:space="preserve">Example 23 (Half-spaces of a line in the plane)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Let</w:t>
        </w:r>
      </w:ins>
      <w:ins w:id="15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be the line in</w:t>
        </w:r>
      </w:ins>
      <w:ins w:id="153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with</w:t>
        </w:r>
      </w:ins>
      <w:ins w:id="1534" w:author="PR Preview" w:date="2026-01-01T00:00:00Z">
        <w:r>
          <w:t xml:space="preserve"> </w:t>
        </w:r>
      </w:ins>
      <w:ins w:id="1535" w:author="PR Preview" w:date="2026-01-01T00:00:00Z">
        <w:r>
          <w:t xml:space="preserve">$\mathord{\smash[b]{\underset{\raise.3ex\hbox{$\scriptstyle\sim$}}{w}}\vphantom{w}} = (1, 2)$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and</w:t>
        </w:r>
      </w:ins>
      <w:ins w:id="153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(</w:t>
        </w:r>
      </w:ins>
      <w:hyperlink r:id="rId82">
        <w:ins w:id="1541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1542" w:author="PR Preview" w:date="2026-01-01T00:00:00Z">
        <w:r>
          <w:t xml:space="preserve">),</w:t>
        </w:r>
      </w:ins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so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$\mathcal{H} = \mathopen{}\left\{\mathord{\smash[b]{\underset{\raise.3ex\hbox{$\scriptstyle\sim$}}{x}}\vphantom{x}}: x_1 + 2 x_2 - 2 = 0\right\}\mathclose{}$</w:t>
        </w:r>
      </w:ins>
      <w:ins w:id="1547" w:author="PR Preview" w:date="2026-01-01T00:00:00Z">
        <w:r>
          <w:t xml:space="preserve">.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Evaluate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at three points (</w:t>
        </w:r>
      </w:ins>
      <w:hyperlink w:anchor="def-half-space">
        <w:ins w:id="155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555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del w:id="1556" w:author="PR Preview" w:date="2026-01-01T00:00:00Z">
        <w:r>
          <w:rPr>
            <w:i/>
            <w:iCs/>
          </w:rPr>
          <w:delText xml:space="preserve">Proof</w:delText>
        </w:r>
      </w:del>
      <w:del w:id="1557" w:author="PR Preview" w:date="2026-01-01T00:00:00Z">
        <w:r>
          <w:delText xml:space="preserve">. </w:delText>
        </w:r>
      </w:del>
      <w:del w:id="1558" w:author="PR Preview" w:date="2026-01-01T00:00:00Z">
        <w:r>
          <w:rPr>
            <w:b/>
            <w:bCs/>
          </w:rPr>
          <w:delText xml:space="preserve">Part 1.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Let</w:delText>
        </w:r>
      </w:del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\mathcal{H}$</w:delText>
        </w:r>
      </w:del>
      <w:del w:id="1563" w:author="PR Preview" w:date="2026-01-01T00:00:00Z">
        <w:r>
          <w:delText xml:space="preserve">.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By</w:delText>
        </w:r>
      </w:del>
      <w:del w:id="1566" w:author="PR Preview" w:date="2026-01-01T00:00:00Z">
        <w:r>
          <w:delText xml:space="preserve"> </w:delText>
        </w:r>
      </w:del>
      <w:hyperlink w:anchor="thm-hyperplane-subspace">
        <w:del w:id="1567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part 3,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delText>
        </w:r>
      </w:del>
      <w:del w:id="1572" w:author="PR Preview" w:date="2026-01-01T00:00:00Z">
        <w:r>
          <w:delText xml:space="preserve">,</w:delText>
        </w:r>
      </w:del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so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delText>
        </w:r>
      </w:del>
      <w:del w:id="1577" w:author="PR Preview" w:date="2026-01-01T00:00:00Z">
        <w:r>
          <w:delText xml:space="preserve">.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Conversely, fix any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$\mathord{\smash[b]{\underset{\raise.3ex\hbox{$\scriptstyle\sim$}}{x}}\vphantom{x}}_0 \in \mathcal{H}$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(it exists by</w:delText>
        </w:r>
      </w:del>
      <w:del w:id="1584" w:author="PR Preview" w:date="2026-01-01T00:00:00Z">
        <w:r>
          <w:delText xml:space="preserve"> </w:delText>
        </w:r>
      </w:del>
      <w:hyperlink w:anchor="thm-hyperplane-subspace">
        <w:del w:id="158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part 2).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For any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$\mathord{\smash[b]{\underset{\raise.3ex\hbox{$\scriptstyle\sim$}}{s}}\vphantom{s}} \in \mathcal{H}_0$</w:delText>
        </w:r>
      </w:del>
      <w:del w:id="1592" w:author="PR Preview" w:date="2026-01-01T00:00:00Z">
        <w:r>
          <w:delText xml:space="preserve">, the point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$\mathord{\smash[b]{\underset{\raise.3ex\hbox{$\scriptstyle\sim$}}{x}}\vphantom{x}}_0 + \mathord{\smash[b]{\underset{\raise.3ex\hbox{$\scriptstyle\sim$}}{s}}\vphantom{s}}$</w:delText>
        </w:r>
      </w:del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is in</w:delText>
        </w:r>
      </w:del>
      <w:del w:id="159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by the same part,</w:delText>
        </w:r>
      </w:del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and</w:delText>
        </w:r>
      </w:del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delText>
        </w:r>
      </w:del>
      <w:del w:id="1604" w:author="PR Preview" w:date="2026-01-01T00:00:00Z">
        <w:r>
          <w:delText xml:space="preserve">.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So</w:delText>
        </w:r>
      </w:del>
      <w:del w:id="160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608" w:author="PR Preview" w:date="2026-01-01T00:00:00Z">
        <w:r>
          <w:delText xml:space="preserve">, which has dimension</w:delText>
        </w:r>
      </w:del>
      <w:del w:id="160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by</w:delText>
        </w:r>
      </w:del>
      <w:del w:id="1612" w:author="PR Preview" w:date="2026-01-01T00:00:00Z">
        <w:r>
          <w:delText xml:space="preserve"> </w:delText>
        </w:r>
      </w:del>
      <w:hyperlink w:anchor="thm-hyperplane-subspace">
        <w:del w:id="161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part 1.</w:delText>
        </w:r>
      </w:del>
    </w:p>
    <w:p>
      <w:pPr>
        <w:pStyle w:val="BodyText"/>
      </w:pPr>
      <w:del w:id="1616" w:author="PR Preview" w:date="2026-01-01T00:00:00Z">
        <w:r>
          <w:rPr>
            <w:b/>
            <w:bCs/>
          </w:rPr>
          <w:delText xml:space="preserve">Part 2.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Every difference is in</w:delText>
        </w:r>
      </w:del>
      <w:del w:id="161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20" w:author="PR Preview" w:date="2026-01-01T00:00:00Z">
        <w:r>
          <w:delText xml:space="preserve">, so</w:delText>
        </w:r>
      </w:del>
      <w:del w:id="162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22" w:author="PR Preview" w:date="2026-01-01T00:00:00Z">
        <w:r>
          <w:delText xml:space="preserve">.</w:delText>
        </w:r>
      </w:del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For the other direction, fix any</w:delText>
        </w:r>
      </w:del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$\mathord{\smash[b]{\underset{\raise.3ex\hbox{$\scriptstyle\sim$}}{x}}\vphantom{x}}_0 \in \mathcal{H}$</w:delText>
        </w:r>
      </w:del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and any</w:delText>
        </w:r>
      </w:del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$\mathord{\smash[b]{\underset{\raise.3ex\hbox{$\scriptstyle\sim$}}{v}}\vphantom{v}} \in \mathbb{R}^p$</w:delText>
        </w:r>
      </w:del>
      <w:del w:id="1631" w:author="PR Preview" w:date="2026-01-01T00:00:00Z">
        <w:r>
          <w:delText xml:space="preserve">.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For a number</w:delText>
        </w:r>
      </w:del>
      <w:del w:id="163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to be chosen, let</w:delText>
        </w:r>
      </w:del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delText>
        </w:r>
      </w:del>
      <w:del w:id="1639" w:author="PR Preview" w:date="2026-01-01T00:00:00Z">
        <w:r>
          <w:delText xml:space="preserve">.</w:delText>
        </w:r>
      </w:del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Then</w:delText>
        </w:r>
      </w:del>
    </w:p>
    <w:p>
      <w:pPr>
        <w:pStyle w:val="BodyText"/>
      </w:pPr>
      <w:ins w:id="1642" w:author="PR Preview" w:date="2026-01-01T00:00:00Z">
        <w:r>
          <w:rPr>
            <w:i/>
            <w:iCs/>
          </w:rPr>
          <w:t xml:space="preserve">Proof</w:t>
        </w:r>
      </w:ins>
      <w:ins w:id="1643" w:author="PR Preview" w:date="2026-01-01T00:00:00Z">
        <w:r>
          <w:t xml:space="preserve">. </w:t>
        </w:r>
      </w:ins>
      <w:ins w:id="1644" w:author="PR Preview" w:date="2026-01-01T00:00:00Z">
        <w:r>
          <w:rPr>
            <w:b/>
            <w:bCs/>
          </w:rPr>
          <w:t xml:space="preserve">Part 1.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Let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1649" w:author="PR Preview" w:date="2026-01-01T00:00:00Z">
        <w:r>
          <w:t xml:space="preserve">.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By</w:t>
        </w:r>
      </w:ins>
      <w:ins w:id="1652" w:author="PR Preview" w:date="2026-01-01T00:00:00Z">
        <w:r>
          <w:t xml:space="preserve"> </w:t>
        </w:r>
      </w:ins>
      <w:hyperlink w:anchor="thm-hyperplane-subspace">
        <w:ins w:id="165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part 3,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  </w:r>
      </w:ins>
      <w:ins w:id="1658" w:author="PR Preview" w:date="2026-01-01T00:00:00Z">
        <w:r>
          <w:t xml:space="preserve">,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so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  </w:r>
      </w:ins>
      <w:ins w:id="1663" w:author="PR Preview" w:date="2026-01-01T00:00:00Z">
        <w:r>
          <w:t xml:space="preserve">.</w:t>
        </w:r>
      </w:ins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Conversely, take any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$\mathord{\smash[b]{\underset{\raise.3ex\hbox{$\scriptstyle\sim$}}{x}}\vphantom{x}}_0 \in \mathcal{H}$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(</w:t>
        </w:r>
      </w:ins>
      <w:hyperlink w:anchor="thm-hyperplane-subspace">
        <w:ins w:id="167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part 2 gives such a point).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For any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$\mathord{\smash[b]{\underset{\raise.3ex\hbox{$\scriptstyle\sim$}}{s}}\vphantom{s}} \in \mathcal{H}_0$</w:t>
        </w:r>
      </w:ins>
      <w:ins w:id="1677" w:author="PR Preview" w:date="2026-01-01T00:00:00Z">
        <w:r>
          <w:t xml:space="preserve">, the point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$\mathord{\smash[b]{\underset{\raise.3ex\hbox{$\scriptstyle\sim$}}{x}}\vphantom{x}}_0 + \mathord{\smash[b]{\underset{\raise.3ex\hbox{$\scriptstyle\sim$}}{s}}\vphantom{s}}$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is in</w:t>
        </w:r>
      </w:ins>
      <w:ins w:id="168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by the same part,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and</w:t>
        </w:r>
      </w:ins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  </w:r>
      </w:ins>
      <w:ins w:id="1689" w:author="PR Preview" w:date="2026-01-01T00:00:00Z">
        <w:r>
          <w:t xml:space="preserve">.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So</w:t>
        </w:r>
      </w:ins>
      <w:ins w:id="169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693" w:author="PR Preview" w:date="2026-01-01T00:00:00Z">
        <w:r>
          <w:t xml:space="preserve">, which has dimension</w:t>
        </w:r>
      </w:ins>
      <w:ins w:id="16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by</w:t>
        </w:r>
      </w:ins>
      <w:ins w:id="1697" w:author="PR Preview" w:date="2026-01-01T00:00:00Z">
        <w:r>
          <w:t xml:space="preserve"> </w:t>
        </w:r>
      </w:ins>
      <w:hyperlink w:anchor="thm-hyperplane-subspace">
        <w:ins w:id="1698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part 1.</w:t>
        </w:r>
      </w:ins>
    </w:p>
    <w:p>
      <w:pPr>
        <w:pStyle w:val="BodyText"/>
      </w:pPr>
      <w:ins w:id="1701" w:author="PR Preview" w:date="2026-01-01T00:00:00Z">
        <w:r>
          <w:rPr>
            <w:b/>
            <w:bCs/>
          </w:rPr>
          <w:t xml:space="preserve">Part 2.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Every difference is in</w:t>
        </w:r>
      </w:ins>
      <w:ins w:id="170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05" w:author="PR Preview" w:date="2026-01-01T00:00:00Z">
        <w:r>
          <w:t xml:space="preserve">, so</w:t>
        </w:r>
      </w:ins>
      <w:ins w:id="170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07" w:author="PR Preview" w:date="2026-01-01T00:00:00Z">
        <w:r>
          <w:t xml:space="preserve">.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For the reverse inclusion, take any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$\mathord{\smash[b]{\underset{\raise.3ex\hbox{$\scriptstyle\sim$}}{x}}\vphantom{x}}_0 \in \mathcal{H}$</w:t>
        </w:r>
      </w:ins>
      <w:ins w:id="1712" w:author="PR Preview" w:date="2026-01-01T00:00:00Z">
        <w:r>
          <w:t xml:space="preserve">.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Take any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$\mathord{\smash[b]{\underset{\raise.3ex\hbox{$\scriptstyle\sim$}}{v}}\vphantom{v}} \in \mathbb{R}^p$</w:t>
        </w:r>
      </w:ins>
      <w:ins w:id="1717" w:author="PR Preview" w:date="2026-01-01T00:00:00Z">
        <w:r>
          <w:t xml:space="preserve">.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For a number</w:t>
        </w:r>
      </w:ins>
      <w:ins w:id="172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to be chosen, let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  </w:r>
      </w:ins>
      <w:ins w:id="1725" w:author="PR Preview" w:date="2026-01-01T00:00:00Z">
        <w:r>
          <w:t xml:space="preserve">.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del w:id="1728" w:author="PR Preview" w:date="2026-01-01T00:00:00Z">
        <w:r>
          <w:rPr>
            <w:b/>
            <w:bCs/>
          </w:rPr>
          <w:delText xml:space="preserve">Example 23 (Two iris species on either side of a line)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The</w:delText>
        </w:r>
      </w:del>
      <w:del w:id="1731" w:author="PR Preview" w:date="2026-01-01T00:00:00Z">
        <w:r>
          <w:delText xml:space="preserve"> </w:delText>
        </w:r>
      </w:del>
      <w:del w:id="1732" w:author="PR Preview" w:date="2026-01-01T00:00:00Z">
        <w:r>
          <w:rPr>
            <w:rStyle w:val="VerbatimChar"/>
          </w:rPr>
          <w:delText xml:space="preserve">iris</w:delText>
        </w:r>
      </w:del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data set in R has the petal length and petal width, in centimeters, of 150 irises.</w:delText>
        </w:r>
      </w:del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Take the 100 flowers of the species versicolor and virginica,</w:delText>
        </w:r>
      </w:del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and let</w:delText>
        </w:r>
      </w:del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$\mathord{\smash[b]{\underset{\raise.3ex\hbox{$\scriptstyle\sim$}}{x}}\vphantom{x}}= (x_1, x_2)$</w:delText>
        </w:r>
      </w:del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be the petal length and petal width of one flower.</w:delText>
        </w:r>
      </w:del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A logistic regression of the species on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$\mathord{\smash[b]{\underset{\raise.3ex\hbox{$\scriptstyle\sim$}}{x}}\vphantom{x}}$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gives a coefficient vector</w:delText>
        </w:r>
      </w:del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delText xml:space="preserve">$\mathord{\smash[b]{\underset{\raise.3ex\hbox{$\scriptstyle\sim$}}{w}}\vphantom{w}}$</w:delText>
        </w:r>
      </w:del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and an intercept</w:delText>
        </w:r>
      </w:del>
      <w:del w:id="1753" w:author="PR Preview" w:date="2026-01-01T00:00:00Z">
        <w:r>
          <w:delText xml:space="preserve"> </w:delText>
        </w:r>
      </w:del>
      <m:oMath>
        <m:r>
          <m:t>b</m:t>
        </m:r>
      </m:oMath>
      <w:del w:id="1754" w:author="PR Preview" w:date="2026-01-01T00:00:00Z">
        <w:r>
          <w:delText xml:space="preserve">.</w:delText>
        </w:r>
      </w:del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The line</w:delText>
        </w:r>
      </w:del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 = 0$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is a hyperplane in</w:delText>
        </w:r>
      </w:del>
      <w:del w:id="176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delText xml:space="preserve">(</w:delText>
        </w:r>
      </w:del>
      <w:hyperlink r:id="rId82">
        <w:del w:id="1764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765" w:author="PR Preview" w:date="2026-01-01T00:00:00Z">
        <w:r>
          <w:delText xml:space="preserve">),</w:delText>
        </w:r>
      </w:del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and the two species mostly fall in its two open half-spaces (</w:delText>
        </w:r>
      </w:del>
      <w:hyperlink w:anchor="def-half-space">
        <w:del w:id="176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769" w:author="PR Preview" w:date="2026-01-01T00:00:00Z">
        <w:r>
          <w:delText xml:space="preserve">).</w:delText>
        </w:r>
      </w:del>
      <w:del w:id="1770" w:author="PR Preview" w:date="2026-01-01T00:00:00Z">
        <w:r>
          <w:delText xml:space="preserve"> </w:delText>
        </w:r>
      </w:del>
      <w:hyperlink w:anchor="fig-half-space-iris">
        <w:del w:id="1771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shows the line and the flowers.</w:delText>
        </w:r>
      </w:del>
    </w:p>
    <w:p>
      <w:pPr>
        <w:pStyle w:val="BodyText"/>
      </w:pPr>
      <w:ins w:id="1774" w:author="PR Preview" w:date="2026-01-01T00:00:00Z">
        <w:r>
          <w:rPr>
            <w:b/>
            <w:bCs/>
          </w:rPr>
          <w:t xml:space="preserve">Example 24 (Two iris species on either side of a line)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The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rPr>
            <w:rStyle w:val="VerbatimChar"/>
          </w:rPr>
          <w:t xml:space="preserve">iris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data set in R has the petal length and petal width, in centimeters, of 150 irises.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Take the 100 flowers of the species versicolor and virginica,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and let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$\mathord{\smash[b]{\underset{\raise.3ex\hbox{$\scriptstyle\sim$}}{x}}\vphantom{x}}= (x_1, x_2)$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be the petal length and petal width of one flower.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A logistic regression of the species on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$\mathord{\smash[b]{\underset{\raise.3ex\hbox{$\scriptstyle\sim$}}{x}}\vphantom{x}}$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gives a coefficient vector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$\mathord{\smash[b]{\underset{\raise.3ex\hbox{$\scriptstyle\sim$}}{w}}\vphantom{w}}$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and an intercept</w:t>
        </w:r>
      </w:ins>
      <w:ins w:id="1799" w:author="PR Preview" w:date="2026-01-01T00:00:00Z">
        <w:r>
          <w:t xml:space="preserve"> </w:t>
        </w:r>
      </w:ins>
      <m:oMath>
        <m:r>
          <m:t>b</m:t>
        </m:r>
      </m:oMath>
      <w:ins w:id="1800" w:author="PR Preview" w:date="2026-01-01T00:00:00Z">
        <w:r>
          <w:t xml:space="preserve">.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The line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 = 0$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is a hyperplane in</w:t>
        </w:r>
      </w:ins>
      <w:ins w:id="180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(</w:t>
        </w:r>
      </w:ins>
      <w:hyperlink r:id="rId82">
        <w:ins w:id="1810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1811" w:author="PR Preview" w:date="2026-01-01T00:00:00Z">
        <w:r>
          <w:t xml:space="preserve">),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and the two species mostly fall in its two open half-spaces (</w:t>
        </w:r>
      </w:ins>
      <w:hyperlink w:anchor="def-half-space">
        <w:ins w:id="181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815" w:author="PR Preview" w:date="2026-01-01T00:00:00Z">
        <w:r>
          <w:t xml:space="preserve">).</w:t>
        </w:r>
      </w:ins>
      <w:ins w:id="1816" w:author="PR Preview" w:date="2026-01-01T00:00:00Z">
        <w:r>
          <w:t xml:space="preserve"> </w:t>
        </w:r>
      </w:ins>
      <w:hyperlink w:anchor="fig-half-space-iris">
        <w:ins w:id="1817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shows the line and the flowers.</w:t>
        </w:r>
      </w:ins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del w:id="1820" w:author="PR Preview" w:date="2026-01-01T00:00:00Z">
        <w:r>
          <w:rPr>
            <w:b/>
            <w:bCs/>
          </w:rPr>
          <w:delText xml:space="preserve">Exercise 1 (Which side of the plane?)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Let</w:delText>
        </w:r>
      </w:del>
      <w:del w:id="18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be the plane in</w:delText>
        </w:r>
      </w:del>
      <w:del w:id="182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with</w:delText>
        </w:r>
      </w:del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$\mathord{\smash[b]{\underset{\raise.3ex\hbox{$\scriptstyle\sim$}}{w}}\vphantom{w}} = (1, 1, 1)$</w:delText>
        </w:r>
      </w:del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and</w:delText>
        </w:r>
      </w:del>
      <w:del w:id="183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(</w:delText>
        </w:r>
      </w:del>
      <w:hyperlink w:anchor="exm-hyperplane-subspace">
        <w:del w:id="1836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837" w:author="PR Preview" w:date="2026-01-01T00:00:00Z">
        <w:r>
          <w:delText xml:space="preserve">).</w:delText>
        </w:r>
      </w:del>
    </w:p>
    <w:p>
      <w:pPr>
        <w:pStyle w:val="BodyText"/>
      </w:pPr>
      <w:ins w:id="1838" w:author="PR Preview" w:date="2026-01-01T00:00:00Z">
        <w:r>
          <w:rPr>
            <w:b/>
            <w:bCs/>
          </w:rPr>
          <w:t xml:space="preserve">Exercise 1 (Which side of the plane?)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Let</w:t>
        </w:r>
      </w:ins>
      <w:ins w:id="18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be the plane in</w:t>
        </w:r>
      </w:ins>
      <w:ins w:id="184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with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$\mathord{\smash[b]{\underset{\raise.3ex\hbox{$\scriptstyle\sim$}}{w}}\vphantom{w}} = (1, 1, 1)$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and</w:t>
        </w:r>
      </w:ins>
      <w:ins w:id="185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(</w:t>
        </w:r>
      </w:ins>
      <w:hyperlink w:anchor="exm-hyperplane-subspace">
        <w:ins w:id="1854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85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del w:id="1856" w:author="PR Preview" w:date="2026-01-01T00:00:00Z">
        <w:r>
          <w:rPr>
            <w:b/>
            <w:bCs/>
          </w:rPr>
          <w:delText xml:space="preserve">Example 24 (A rank factorization of a rank-one matrix)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The matrix</w:delText>
        </w:r>
      </w:del>
      <w:del w:id="185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in</w:delText>
        </w:r>
      </w:del>
      <w:del w:id="1862" w:author="PR Preview" w:date="2026-01-01T00:00:00Z">
        <w:r>
          <w:delText xml:space="preserve"> </w:delText>
        </w:r>
      </w:del>
      <w:hyperlink w:anchor="exm-column-space">
        <w:del w:id="1863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has rank</w:delText>
        </w:r>
      </w:del>
      <w:del w:id="1866" w:author="PR Preview" w:date="2026-01-01T00:00:00Z">
        <w:r>
          <w:delText xml:space="preserve"> </w:delText>
        </w:r>
      </w:del>
      <m:oMath>
        <m:r>
          <m:t>1</m:t>
        </m:r>
      </m:oMath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(</w:delText>
        </w:r>
      </w:del>
      <w:hyperlink w:anchor="exm-rank-dim">
        <w:del w:id="1869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870" w:author="PR Preview" w:date="2026-01-01T00:00:00Z">
        <w:r>
          <w:delText xml:space="preserve">), and</w:delText>
        </w:r>
      </w:del>
    </w:p>
    <w:p>
      <w:pPr>
        <w:pStyle w:val="FirstParagraph"/>
      </w:pPr>
      <w:ins w:id="1871" w:author="PR Preview" w:date="2026-01-01T00:00:00Z">
        <w:r>
          <w:rPr>
            <w:b/>
            <w:bCs/>
          </w:rPr>
          <w:t xml:space="preserve">Example 25 (A rank factorization of a rank-one matrix)</w:t>
        </w:r>
      </w:ins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The matrix</w:t>
        </w:r>
      </w:ins>
      <w:ins w:id="18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in</w:t>
        </w:r>
      </w:ins>
      <w:ins w:id="1877" w:author="PR Preview" w:date="2026-01-01T00:00:00Z">
        <w:r>
          <w:t xml:space="preserve"> </w:t>
        </w:r>
      </w:ins>
      <w:hyperlink w:anchor="exm-column-space">
        <w:ins w:id="187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has rank</w:t>
        </w:r>
      </w:ins>
      <w:ins w:id="1881" w:author="PR Preview" w:date="2026-01-01T00:00:00Z">
        <w:r>
          <w:t xml:space="preserve"> </w:t>
        </w:r>
      </w:ins>
      <m:oMath>
        <m:r>
          <m:t>1</m:t>
        </m:r>
      </m:oMath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(</w:t>
        </w:r>
      </w:ins>
      <w:hyperlink w:anchor="exm-rank-dim">
        <w:ins w:id="1884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885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del w:id="1886" w:author="PR Preview" w:date="2026-01-01T00:00:00Z">
        <w:r>
          <w:rPr>
            <w:i/>
            <w:iCs/>
          </w:rPr>
          <w:delText xml:space="preserve">Proof</w:delText>
        </w:r>
      </w:del>
      <w:del w:id="1887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has dimension</w:delText>
        </w:r>
      </w:del>
      <w:del w:id="1890" w:author="PR Preview" w:date="2026-01-01T00:00:00Z">
        <w:r>
          <w:delText xml:space="preserve"> </w:delText>
        </w:r>
      </w:del>
      <m:oMath>
        <m:r>
          <m:t>r</m:t>
        </m:r>
      </m:oMath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(</w:delText>
        </w:r>
      </w:del>
      <w:hyperlink w:anchor="thm-rank-dim">
        <w:del w:id="1893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1894" w:author="PR Preview" w:date="2026-01-01T00:00:00Z">
        <w:r>
          <w:delText xml:space="preserve">),</w:delText>
        </w:r>
      </w:del>
      <w:del w:id="1895" w:author="PR Preview" w:date="2026-01-01T00:00:00Z">
        <w:r>
          <w:delText xml:space="preserve"> </w:delText>
        </w:r>
      </w:del>
      <w:del w:id="1896" w:author="PR Preview" w:date="2026-01-01T00:00:00Z">
        <w:r>
          <w:delText xml:space="preserve">so it has a basis</w:delText>
        </w:r>
      </w:del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$\mathord{\smash[b]{\underset{\raise.3ex\hbox{$\scriptstyle\sim$}}{c}}\vphantom{c}}_1, \ldots, \mathord{\smash[b]{\underset{\raise.3ex\hbox{$\scriptstyle\sim$}}{c}}\vphantom{c}}_r$</w:delText>
        </w:r>
      </w:del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(</w:delText>
        </w:r>
      </w:del>
      <w:hyperlink r:id="rId54">
        <w:del w:id="1901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1902" w:author="PR Preview" w:date="2026-01-01T00:00:00Z">
        <w:r>
          <w:delText xml:space="preserve">);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let</w:delText>
        </w:r>
      </w:del>
      <w:del w:id="190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be the</w:delText>
        </w:r>
      </w:del>
      <w:del w:id="190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matrix with these columns.</w:delText>
        </w:r>
      </w:del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Each column</w:delText>
        </w:r>
      </w:del>
      <w:del w:id="1913" w:author="PR Preview" w:date="2026-01-01T00:00:00Z">
        <w:r>
          <w:delText xml:space="preserve"> </w:delText>
        </w:r>
      </w:del>
      <w:del w:id="1914" w:author="PR Preview" w:date="2026-01-01T00:00:00Z">
        <w:r>
          <w:delText xml:space="preserve">$\mathord{\smash[b]{\underset{\raise.3ex\hbox{$\scriptstyle\sim$}}{a}}\vphantom{a}}_j$</w:delText>
        </w:r>
      </w:del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of</w:delText>
        </w:r>
      </w:del>
      <w:del w:id="19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is in</w:delText>
        </w:r>
      </w:del>
      <w:del w:id="19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921" w:author="PR Preview" w:date="2026-01-01T00:00:00Z">
        <w:r>
          <w:delText xml:space="preserve">,</w:delText>
        </w:r>
      </w:del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so</w:delText>
        </w:r>
      </w:del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delText>
        </w:r>
      </w:del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for some numbers</w:delText>
        </w:r>
      </w:del>
      <w:del w:id="1928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1929" w:author="PR Preview" w:date="2026-01-01T00:00:00Z">
        <w:r>
          <w:delText xml:space="preserve">,</w:delText>
        </w:r>
      </w:del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because the basis spans</w:delText>
        </w:r>
      </w:del>
      <w:del w:id="19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933" w:author="PR Preview" w:date="2026-01-01T00:00:00Z">
        <w:r>
          <w:delText xml:space="preserve">.</w:delText>
        </w:r>
      </w:del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Let</w:delText>
        </w:r>
      </w:del>
      <w:del w:id="1936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be the</w:delText>
        </w:r>
      </w:del>
      <w:del w:id="193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matrix with entries</w:delText>
        </w:r>
      </w:del>
      <w:del w:id="1942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1943" w:author="PR Preview" w:date="2026-01-01T00:00:00Z">
        <w:r>
          <w:delText xml:space="preserve">,</w:delText>
        </w:r>
      </w:del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whose column</w:delText>
        </w:r>
      </w:del>
      <w:del w:id="1946" w:author="PR Preview" w:date="2026-01-01T00:00:00Z">
        <w:r>
          <w:delText xml:space="preserve"> </w:delText>
        </w:r>
      </w:del>
      <m:oMath>
        <m:r>
          <m:t>j</m:t>
        </m:r>
      </m:oMath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is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$\mathord{\smash[b]{\underset{\raise.3ex\hbox{$\scriptstyle\sim$}}{r}}\vphantom{r}}_j = (r_{1j}, \ldots, r_{rj})$</w:delText>
        </w:r>
      </w:del>
      <w:del w:id="1951" w:author="PR Preview" w:date="2026-01-01T00:00:00Z">
        <w:r>
          <w:delText xml:space="preserve">.</w:delText>
        </w:r>
      </w:del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Then column</w:delText>
        </w:r>
      </w:del>
      <w:del w:id="1954" w:author="PR Preview" w:date="2026-01-01T00:00:00Z">
        <w:r>
          <w:delText xml:space="preserve"> </w:delText>
        </w:r>
      </w:del>
      <m:oMath>
        <m:r>
          <m:t>j</m:t>
        </m:r>
      </m:oMath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of</w:delText>
        </w:r>
      </w:del>
      <w:del w:id="1957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is</w:delText>
        </w:r>
      </w:del>
    </w:p>
    <w:p>
      <w:pPr>
        <w:pStyle w:val="BodyText"/>
      </w:pPr>
      <w:ins w:id="1960" w:author="PR Preview" w:date="2026-01-01T00:00:00Z">
        <w:r>
          <w:rPr>
            <w:i/>
            <w:iCs/>
          </w:rPr>
          <w:t xml:space="preserve">Proof</w:t>
        </w:r>
      </w:ins>
      <w:ins w:id="1961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has dimension</w:t>
        </w:r>
      </w:ins>
      <w:ins w:id="1964" w:author="PR Preview" w:date="2026-01-01T00:00:00Z">
        <w:r>
          <w:t xml:space="preserve"> </w:t>
        </w:r>
      </w:ins>
      <m:oMath>
        <m:r>
          <m:t>r</m:t>
        </m:r>
      </m:oMath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(</w:t>
        </w:r>
      </w:ins>
      <w:hyperlink w:anchor="thm-rank-dim">
        <w:ins w:id="1967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968" w:author="PR Preview" w:date="2026-01-01T00:00:00Z">
        <w:r>
          <w:t xml:space="preserve">),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so it has a basis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$\mathord{\smash[b]{\underset{\raise.3ex\hbox{$\scriptstyle\sim$}}{c}}\vphantom{c}}_1, \ldots, \mathord{\smash[b]{\underset{\raise.3ex\hbox{$\scriptstyle\sim$}}{c}}\vphantom{c}}_r$</w:t>
        </w:r>
      </w:ins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(</w:t>
        </w:r>
      </w:ins>
      <w:hyperlink r:id="rId54">
        <w:ins w:id="1975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1976" w:author="PR Preview" w:date="2026-01-01T00:00:00Z">
        <w:r>
          <w:t xml:space="preserve">);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let</w:t>
        </w:r>
      </w:ins>
      <w:ins w:id="197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be the</w:t>
        </w:r>
      </w:ins>
      <w:ins w:id="198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matrix with these columns.</w:t>
        </w:r>
      </w:ins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Each column</w:t>
        </w:r>
      </w:ins>
      <w:ins w:id="1987" w:author="PR Preview" w:date="2026-01-01T00:00:00Z">
        <w:r>
          <w:t xml:space="preserve"> </w:t>
        </w:r>
      </w:ins>
      <w:ins w:id="1988" w:author="PR Preview" w:date="2026-01-01T00:00:00Z">
        <w:r>
          <w:t xml:space="preserve">$\mathord{\smash[b]{\underset{\raise.3ex\hbox{$\scriptstyle\sim$}}{a}}\vphantom{a}}_j$</w:t>
        </w:r>
      </w:ins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of</w:t>
        </w:r>
      </w:ins>
      <w:ins w:id="199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is in</w:t>
        </w:r>
      </w:ins>
      <w:ins w:id="19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95" w:author="PR Preview" w:date="2026-01-01T00:00:00Z">
        <w:r>
          <w:t xml:space="preserve">,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so</w:t>
        </w:r>
      </w:ins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for some numbers</w:t>
        </w:r>
      </w:ins>
      <w:ins w:id="2002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2003" w:author="PR Preview" w:date="2026-01-01T00:00:00Z">
        <w:r>
          <w:t xml:space="preserve">,</w:t>
        </w:r>
      </w:ins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because the basis spans</w:t>
        </w:r>
      </w:ins>
      <w:ins w:id="20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007" w:author="PR Preview" w:date="2026-01-01T00:00:00Z">
        <w:r>
          <w:t xml:space="preserve">.</w:t>
        </w:r>
      </w:ins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Let</w:t>
        </w:r>
      </w:ins>
      <w:ins w:id="2010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be the</w:t>
        </w:r>
      </w:ins>
      <w:ins w:id="201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matrix with entries</w:t>
        </w:r>
      </w:ins>
      <w:ins w:id="2016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2017" w:author="PR Preview" w:date="2026-01-01T00:00:00Z">
        <w:r>
          <w:t xml:space="preserve">,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whose column</w:t>
        </w:r>
      </w:ins>
      <w:ins w:id="2020" w:author="PR Preview" w:date="2026-01-01T00:00:00Z">
        <w:r>
          <w:t xml:space="preserve"> </w:t>
        </w:r>
      </w:ins>
      <m:oMath>
        <m:r>
          <m:t>j</m:t>
        </m:r>
      </m:oMath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is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$\mathord{\smash[b]{\underset{\raise.3ex\hbox{$\scriptstyle\sim$}}{r}}\vphantom{r}}_j = (r_{1j}, \ldots, r_{rj})$</w:t>
        </w:r>
      </w:ins>
      <w:ins w:id="2025" w:author="PR Preview" w:date="2026-01-01T00:00:00Z">
        <w:r>
          <w:t xml:space="preserve">.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Then column</w:t>
        </w:r>
      </w:ins>
      <w:ins w:id="2028" w:author="PR Preview" w:date="2026-01-01T00:00:00Z">
        <w:r>
          <w:t xml:space="preserve"> </w:t>
        </w:r>
      </w:ins>
      <m:oMath>
        <m:r>
          <m:t>j</m:t>
        </m:r>
      </m:oMath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of</w:t>
        </w:r>
      </w:ins>
      <w:ins w:id="2031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del w:id="2034" w:author="PR Preview" w:date="2026-01-01T00:00:00Z">
        <w:r>
          <w:rPr>
            <w:b/>
            <w:bCs/>
          </w:rPr>
          <w:delText xml:space="preserve">Example 25 (Building a rank factorization from a basis)</w:delText>
        </w:r>
      </w:del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For</w:delText>
        </w:r>
      </w:del>
      <w:del w:id="20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in</w:delText>
        </w:r>
      </w:del>
      <w:del w:id="2040" w:author="PR Preview" w:date="2026-01-01T00:00:00Z">
        <w:r>
          <w:delText xml:space="preserve"> </w:delText>
        </w:r>
      </w:del>
      <w:hyperlink w:anchor="exm-column-space">
        <w:del w:id="2041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042" w:author="PR Preview" w:date="2026-01-01T00:00:00Z">
        <w:r>
          <w:delText xml:space="preserve">,</w:delText>
        </w:r>
      </w:del>
      <w:del w:id="20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delText xml:space="preserve">spans</w:delText>
        </w:r>
      </w:del>
      <w:del w:id="204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(</w:delText>
        </w:r>
      </w:del>
      <w:hyperlink w:anchor="exm-column-space-span">
        <w:del w:id="2049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050" w:author="PR Preview" w:date="2026-01-01T00:00:00Z">
        <w:r>
          <w:delText xml:space="preserve">),</w:delText>
        </w:r>
      </w:del>
      <w:del w:id="2051" w:author="PR Preview" w:date="2026-01-01T00:00:00Z">
        <w:r>
          <w:delText xml:space="preserve"> </w:delText>
        </w:r>
      </w:del>
      <w:del w:id="2052" w:author="PR Preview" w:date="2026-01-01T00:00:00Z">
        <w:r>
          <w:delText xml:space="preserve">and it is linearly independent because it is nonzero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(</w:delText>
        </w:r>
      </w:del>
      <w:del w:id="2055" w:author="PR Preview" w:date="2026-01-01T00:00:00Z">
        <w:r>
          <w:delText xml:space="preserve">$c\,(1, 3) = \mathord{\smash[b]{\underset{\raise.3ex\hbox{$\scriptstyle\sim$}}{0}}\vphantom{0}}_2$</w:delText>
        </w:r>
      </w:del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forces</w:delText>
        </w:r>
      </w:del>
      <w:del w:id="205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059" w:author="PR Preview" w:date="2026-01-01T00:00:00Z">
        <w:r>
          <w:delText xml:space="preserve">),</w:delText>
        </w:r>
      </w:del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so it is a basis of</w:delText>
        </w:r>
      </w:del>
      <w:del w:id="20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63" w:author="PR Preview" w:date="2026-01-01T00:00:00Z">
        <w:r>
          <w:delText xml:space="preserve">.</w:delText>
        </w:r>
      </w:del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The columns of</w:delText>
        </w:r>
      </w:del>
      <w:del w:id="206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are</w:delText>
        </w:r>
      </w:del>
      <w:del w:id="20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070" w:author="PR Preview" w:date="2026-01-01T00:00:00Z">
        <w:r>
          <w:delText xml:space="preserve">,</w:delText>
        </w:r>
      </w:del>
      <w:del w:id="20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and</w:delText>
        </w:r>
      </w:del>
      <w:del w:id="20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075" w:author="PR Preview" w:date="2026-01-01T00:00:00Z">
        <w:r>
          <w:delText xml:space="preserve">,</w:delText>
        </w:r>
      </w:del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so the construction in</w:delText>
        </w:r>
      </w:del>
      <w:del w:id="2078" w:author="PR Preview" w:date="2026-01-01T00:00:00Z">
        <w:r>
          <w:delText xml:space="preserve"> </w:delText>
        </w:r>
      </w:del>
      <w:hyperlink w:anchor="thm-rank-factorization">
        <w:del w:id="207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gives</w:delText>
        </w:r>
      </w:del>
      <w:del w:id="2082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2083" w:author="PR Preview" w:date="2026-01-01T00:00:00Z">
        <w:r>
          <w:delText xml:space="preserve"> </w:delText>
        </w:r>
      </w:del>
      <w:del w:id="2084" w:author="PR Preview" w:date="2026-01-01T00:00:00Z">
        <w:r>
          <w:delText xml:space="preserve">and</w:delText>
        </w:r>
      </w:del>
      <w:del w:id="2085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2086" w:author="PR Preview" w:date="2026-01-01T00:00:00Z">
        <w:r>
          <w:delText xml:space="preserve">,</w:delText>
        </w:r>
      </w:del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the factorization in</w:delText>
        </w:r>
      </w:del>
      <w:del w:id="2089" w:author="PR Preview" w:date="2026-01-01T00:00:00Z">
        <w:r>
          <w:delText xml:space="preserve"> </w:delText>
        </w:r>
      </w:del>
      <w:hyperlink w:anchor="exm-rank-factorization">
        <w:del w:id="2090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091" w:author="PR Preview" w:date="2026-01-01T00:00:00Z">
        <w:r>
          <w:delText xml:space="preserve">.</w:delText>
        </w:r>
      </w:del>
    </w:p>
    <w:p>
      <w:pPr>
        <w:pStyle w:val="BodyText"/>
      </w:pPr>
      <w:ins w:id="2092" w:author="PR Preview" w:date="2026-01-01T00:00:00Z">
        <w:r>
          <w:rPr>
            <w:b/>
            <w:bCs/>
          </w:rPr>
          <w:t xml:space="preserve">Example 26 (Building a rank factorization from a basis)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For</w:t>
        </w:r>
      </w:ins>
      <w:ins w:id="20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in</w:t>
        </w:r>
      </w:ins>
      <w:ins w:id="2098" w:author="PR Preview" w:date="2026-01-01T00:00:00Z">
        <w:r>
          <w:t xml:space="preserve"> </w:t>
        </w:r>
      </w:ins>
      <w:hyperlink w:anchor="exm-column-space">
        <w:ins w:id="209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100" w:author="PR Preview" w:date="2026-01-01T00:00:00Z">
        <w:r>
          <w:t xml:space="preserve">,</w:t>
        </w:r>
      </w:ins>
      <w:ins w:id="21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spans</w:t>
        </w:r>
      </w:ins>
      <w:ins w:id="21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(</w:t>
        </w:r>
      </w:ins>
      <w:hyperlink w:anchor="exm-column-space-span">
        <w:ins w:id="2107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108" w:author="PR Preview" w:date="2026-01-01T00:00:00Z">
        <w:r>
          <w:t xml:space="preserve">),</w:t>
        </w:r>
      </w:ins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and it is linearly independent because it is nonzero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(</w:t>
        </w:r>
      </w:ins>
      <w:ins w:id="2113" w:author="PR Preview" w:date="2026-01-01T00:00:00Z">
        <w:r>
          <w:t xml:space="preserve">$c\,(1, 3) = \mathord{\smash[b]{\underset{\raise.3ex\hbox{$\scriptstyle\sim$}}{0}}\vphantom{0}}_2$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forces</w:t>
        </w:r>
      </w:ins>
      <w:ins w:id="211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117" w:author="PR Preview" w:date="2026-01-01T00:00:00Z">
        <w:r>
          <w:t xml:space="preserve">),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so it is a basis of</w:t>
        </w:r>
      </w:ins>
      <w:ins w:id="21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21" w:author="PR Preview" w:date="2026-01-01T00:00:00Z">
        <w:r>
          <w:t xml:space="preserve">.</w:t>
        </w:r>
      </w:ins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The columns of</w:t>
        </w:r>
      </w:ins>
      <w:ins w:id="21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are</w:t>
        </w:r>
      </w:ins>
      <w:ins w:id="21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128" w:author="PR Preview" w:date="2026-01-01T00:00:00Z">
        <w:r>
          <w:t xml:space="preserve">,</w:t>
        </w:r>
      </w:ins>
      <w:ins w:id="21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and</w:t>
        </w:r>
      </w:ins>
      <w:ins w:id="21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133" w:author="PR Preview" w:date="2026-01-01T00:00:00Z">
        <w:r>
          <w:t xml:space="preserve">,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so the construction in</w:t>
        </w:r>
      </w:ins>
      <w:ins w:id="2136" w:author="PR Preview" w:date="2026-01-01T00:00:00Z">
        <w:r>
          <w:t xml:space="preserve"> </w:t>
        </w:r>
      </w:ins>
      <w:hyperlink w:anchor="thm-rank-factorization">
        <w:ins w:id="213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gives</w:t>
        </w:r>
      </w:ins>
      <w:ins w:id="214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and</w:t>
        </w:r>
      </w:ins>
      <w:ins w:id="2143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2144" w:author="PR Preview" w:date="2026-01-01T00:00:00Z">
        <w:r>
          <w:t xml:space="preserve">,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the factorization in</w:t>
        </w:r>
      </w:ins>
      <w:ins w:id="2147" w:author="PR Preview" w:date="2026-01-01T00:00:00Z">
        <w:r>
          <w:t xml:space="preserve"> </w:t>
        </w:r>
      </w:ins>
      <w:hyperlink w:anchor="exm-rank-factorization">
        <w:ins w:id="2148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2149" w:author="PR Preview" w:date="2026-01-01T00:00:00Z">
        <w:r>
          <w:t xml:space="preserve">.</w:t>
        </w:r>
      </w:ins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97" Type="http://schemas.openxmlformats.org/officeDocument/2006/relationships/image" Target="media/rId97.png"/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Relationship Id="rId9" Type="http://schemas.openxmlformats.org/officeDocument/2006/relationships/hyperlink" Target="linear-algebra-special-matrices.html#def-symmetric-matrix" TargetMode="External"/><Relationship Id="rId10" Type="http://schemas.openxmlformats.org/officeDocument/2006/relationships/hyperlink" Target="linear-algebra-special-matrices.html#def-positive-semidefinite" TargetMode="External"/><Relationship Id="rId12" Type="http://schemas.openxmlformats.org/officeDocument/2006/relationships/hyperlink" Target="linear-algebra-diagonalization.html#thm-pd-gram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2026-10-20T07:18:05Z</dcterms:created>
  <dcterms:modified xsi:type="dcterms:W3CDTF">2026-10-20T07:18:05Z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