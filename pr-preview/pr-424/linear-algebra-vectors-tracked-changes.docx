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(Linear combination)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linear combination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numbers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coefficients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w:anchor="def-lincom-coefficient">
        <w:del w:id="1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9 (Linear combination)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linear combination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the numbers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with coefficients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2026-10-20T07:24:13Z</dcterms:created>
  <dcterms:modified xsi:type="dcterms:W3CDTF">2026-10-20T07:24:13Z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