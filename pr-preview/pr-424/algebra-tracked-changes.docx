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33 (Commutative operation)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 operation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on a set</w:delText>
        </w:r>
      </w:del>
      <w:del w:id="9" w:author="PR Preview" w:date="2026-01-01T00:00:00Z">
        <w:r>
          <w:delText xml:space="preserve"> </w:delText>
        </w:r>
      </w:del>
      <m:oMath>
        <m:r>
          <m:t>S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</w:delText>
        </w:r>
      </w:del>
      <w:hyperlink w:anchor="def-identity-element">
        <w:del w:id="12" w:author="PR Preview" w:date="2026-01-01T00:00:00Z">
          <w:r>
            <w:rPr>
              <w:rStyle w:val="Hyperlink"/>
            </w:rPr>
            <w:delText xml:space="preserve">Definition 32</w:delText>
          </w:r>
        </w:del>
      </w:hyperlink>
      <w:del w:id="13" w:author="PR Preview" w:date="2026-01-01T00:00:00Z">
        <w:r>
          <w:delText xml:space="preserve">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commutative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[19]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if</w:delText>
        </w:r>
      </w:del>
      <w:del w:id="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for all</w:delText>
        </w:r>
      </w:del>
      <w:del w:id="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26" w:author="PR Preview" w:date="2026-01-01T00:00:00Z">
        <w:r>
          <w:delText xml:space="preserve">: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order of the two inputs does not matter.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Some sources, including the titles of</w:delText>
        </w:r>
      </w:del>
      <w:del w:id="31" w:author="PR Preview" w:date="2026-01-01T00:00:00Z">
        <w:r>
          <w:delText xml:space="preserve"> </w:delText>
        </w:r>
      </w:del>
      <w:hyperlink w:anchor="thm-sum-symmetric">
        <w:del w:id="3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</w:delText>
        </w:r>
      </w:del>
      <w:del w:id="35" w:author="PR Preview" w:date="2026-01-01T00:00:00Z">
        <w:r>
          <w:delText xml:space="preserve"> </w:delText>
        </w:r>
      </w:del>
      <w:hyperlink w:anchor="thm-prod-symmetric">
        <w:del w:id="3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call a commutative operation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symmetric</w:delText>
        </w:r>
      </w:del>
      <w:del w:id="42" w:author="PR Preview" w:date="2026-01-01T00:00:00Z">
        <w:r>
          <w:delText xml:space="preserve">.</w:delText>
        </w:r>
      </w:del>
    </w:p>
    <w:p>
      <w:pPr>
        <w:pStyle w:val="FirstParagraph"/>
      </w:pPr>
      <w:ins w:id="43" w:author="PR Preview" w:date="2026-01-01T00:00:00Z">
        <w:r>
          <w:rPr>
            <w:b/>
            <w:bCs/>
          </w:rPr>
          <w:t xml:space="preserve">Definition 33 (Commutative operation)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 operation</w:t>
        </w:r>
      </w:ins>
      <w:ins w:id="4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on a set</w:t>
        </w:r>
      </w:ins>
      <w:ins w:id="49" w:author="PR Preview" w:date="2026-01-01T00:00:00Z">
        <w:r>
          <w:t xml:space="preserve"> </w:t>
        </w:r>
      </w:ins>
      <m:oMath>
        <m:r>
          <m:t>S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</w:t>
        </w:r>
      </w:ins>
      <w:hyperlink w:anchor="def-identity-element">
        <w:ins w:id="52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53" w:author="PR Preview" w:date="2026-01-01T00:00:00Z">
        <w:r>
          <w:t xml:space="preserve">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is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commutative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[19]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if</w:t>
        </w:r>
      </w:ins>
      <w:ins w:id="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for all</w:t>
        </w:r>
      </w:ins>
      <w:ins w:id="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66" w:author="PR Preview" w:date="2026-01-01T00:00:00Z">
        <w:r>
          <w:t xml:space="preserve">: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 order of the two inputs does not matter.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Some sources call a commutative operation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symmetric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as in the theorem titles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“Sums are symmetric”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and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“Products are symmetric”</w:t>
        </w:r>
      </w:ins>
      <w:ins w:id="82" w:author="PR Preview" w:date="2026-01-01T00:00:00Z">
        <w:r>
          <w:t xml:space="preserve">.</w:t>
        </w:r>
      </w:ins>
      <w:ins w:id="83" w:author="PR Preview" w:date="2026-01-01T00:00:00Z">
        <w:r>
          <w:t xml:space="preserve"> </w:t>
        </w:r>
      </w:ins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ins w:id="84" w:author="PR Preview" w:date="2026-01-01T00:00:00Z">
        <w:r>
          <w:rPr>
            <w:b/>
            <w:bCs/>
          </w:rPr>
          <w:t xml:space="preserve">Theorem 17 (Multiplication is distributive)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5" w:author="PR Preview" w:date="2026-01-01T00:00:00Z">
        <w:r>
          <w:rPr>
            <w:b/>
            <w:bCs/>
          </w:rPr>
          <w:delText xml:space="preserve">Theorem 17 (Multiplication is distributive)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86" w:author="PR Preview" w:date="2026-01-01T00:00:00Z">
        <w:r>
          <w:delText xml:space="preserve">The numbers</w:delText>
        </w:r>
      </w:del>
      <w:del w:id="87" w:author="PR Preview" w:date="2026-01-01T00:00:00Z">
        <w:r>
          <w:delText xml:space="preserve"> </w:delText>
        </w:r>
      </w:del>
      <m:oMath>
        <m:r>
          <m:t>m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and</w:delText>
        </w:r>
      </w:del>
      <w:del w:id="90" w:author="PR Preview" w:date="2026-01-01T00:00:00Z">
        <w:r>
          <w:delText xml:space="preserve"> </w:delText>
        </w:r>
      </w:del>
      <m:oMath>
        <m:r>
          <m:t>n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are its lower and upper limits,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defined in the</w:delText>
        </w:r>
      </w:del>
      <w:del w:id="95" w:author="PR Preview" w:date="2026-01-01T00:00:00Z">
        <w:r>
          <w:delText xml:space="preserve"> </w:delText>
        </w:r>
      </w:del>
      <w:hyperlink w:anchor="def-lower-upper-limits">
        <w:del w:id="96" w:author="PR Preview" w:date="2026-01-01T00:00:00Z">
          <w:r>
            <w:rPr>
              <w:rStyle w:val="Hyperlink"/>
            </w:rPr>
            <w:delText xml:space="preserve">notation for limits of a sum</w:delText>
          </w:r>
        </w:del>
      </w:hyperlink>
      <w:del w:id="97" w:author="PR Preview" w:date="2026-01-01T00:00:00Z">
        <w:r>
          <w:delText xml:space="preserve">.</w:delText>
        </w:r>
      </w:del>
    </w:p>
    <w:p>
      <w:pPr>
        <w:pStyle w:val="FirstParagraph"/>
      </w:pPr>
      <w:ins w:id="98" w:author="PR Preview" w:date="2026-01-01T00:00:00Z">
        <w:r>
          <w:t xml:space="preserve">The numbers</w:t>
        </w:r>
      </w:ins>
      <w:ins w:id="99" w:author="PR Preview" w:date="2026-01-01T00:00:00Z">
        <w:r>
          <w:t xml:space="preserve"> </w:t>
        </w:r>
      </w:ins>
      <m:oMath>
        <m:r>
          <m:t>m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</w:t>
        </w:r>
      </w:ins>
      <w:ins w:id="102" w:author="PR Preview" w:date="2026-01-01T00:00:00Z">
        <w:r>
          <w:t xml:space="preserve"> </w:t>
        </w:r>
      </w:ins>
      <m:oMath>
        <m:r>
          <m:t>n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are its lower and upper limits: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 first and last values of the index.</w:t>
        </w:r>
      </w:ins>
      <w:ins w:id="108" w:author="PR Preview" w:date="2026-01-01T00:00:00Z">
        <w:r>
          <w:t xml:space="preserve"> </w:t>
        </w:r>
      </w:ins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109" w:author="PR Preview" w:date="2026-01-01T00:00:00Z">
        <w:r>
          <w:delText xml:space="preserve">Here the limit is a real number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when the partial sums are real numbers that</w:delText>
        </w:r>
      </w:del>
      <w:del w:id="112" w:author="PR Preview" w:date="2026-01-01T00:00:00Z">
        <w:r>
          <w:delText xml:space="preserve"> </w:delText>
        </w:r>
      </w:del>
      <w:hyperlink w:anchor="def-convergent-sequence">
        <w:del w:id="113" w:author="PR Preview" w:date="2026-01-01T00:00:00Z">
          <w:r>
            <w:rPr>
              <w:rStyle w:val="Hyperlink"/>
            </w:rPr>
            <w:delText xml:space="preserve">converge</w:delText>
          </w:r>
        </w:del>
      </w:hyperlink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to it,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 it is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when the partial sums</w:delText>
        </w:r>
      </w:del>
      <w:del w:id="121" w:author="PR Preview" w:date="2026-01-01T00:00:00Z">
        <w:r>
          <w:delText xml:space="preserve"> </w:delText>
        </w:r>
      </w:del>
      <w:hyperlink w:anchor="def-diverges-to-infinity">
        <w:del w:id="122" w:author="PR Preview" w:date="2026-01-01T00:00:00Z">
          <w:r>
            <w:rPr>
              <w:rStyle w:val="Hyperlink"/>
            </w:rPr>
            <w:delText xml:space="preserve">diverge to</w:delText>
          </w:r>
        </w:del>
        <w:del w:id="12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rPr>
              <m:sty m:val="p"/>
            </m:rPr>
            <m:t>∞</m:t>
          </m:r>
        </m:oMath>
      </w:hyperlink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or some partial sum is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27" w:author="PR Preview" w:date="2026-01-01T00:00:00Z">
        <w:r>
          <w:delText xml:space="preserve">;</w:delText>
        </w:r>
      </w:del>
      <w:del w:id="128" w:author="PR Preview" w:date="2026-01-01T00:00:00Z">
        <w:r>
          <w:delText xml:space="preserve"> </w:delText>
        </w:r>
      </w:del>
      <w:hyperlink w:anchor="lem-nonneg-series">
        <w:del w:id="1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30" w:author="PR Preview" w:date="2026-01-01T00:00:00Z">
        <w:r>
          <w:delText xml:space="preserve">, next, shows that one of these always happens.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Sums with other index ranges, such as</w:delText>
        </w:r>
      </w:del>
      <w:del w:id="13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del w:id="134" w:author="PR Preview" w:date="2026-01-01T00:00:00Z">
        <w:r>
          <w:delText xml:space="preserve">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are defined the same way.</w:delText>
        </w:r>
      </w:del>
    </w:p>
    <w:p>
      <w:pPr>
        <w:pStyle w:val="FirstParagraph"/>
      </w:pPr>
      <w:ins w:id="137" w:author="PR Preview" w:date="2026-01-01T00:00:00Z">
        <w:r>
          <w:t xml:space="preserve">Here the limit is a real number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when the partial sums are real numbers that</w:t>
        </w:r>
      </w:ins>
      <w:ins w:id="140" w:author="PR Preview" w:date="2026-01-01T00:00:00Z">
        <w:r>
          <w:t xml:space="preserve"> </w:t>
        </w:r>
      </w:ins>
      <w:hyperlink w:anchor="def-convergent-sequence">
        <w:ins w:id="141" w:author="PR Preview" w:date="2026-01-01T00:00:00Z">
          <w:r>
            <w:rPr>
              <w:rStyle w:val="Hyperlink"/>
            </w:rPr>
            <w:t xml:space="preserve">converge</w:t>
          </w:r>
        </w:ins>
      </w:hyperlink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to it,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and it is</w:t>
        </w:r>
      </w:ins>
      <w:ins w:id="14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when the partial sums</w:t>
        </w:r>
      </w:ins>
      <w:ins w:id="149" w:author="PR Preview" w:date="2026-01-01T00:00:00Z">
        <w:r>
          <w:t xml:space="preserve"> </w:t>
        </w:r>
      </w:ins>
      <w:hyperlink w:anchor="def-diverges-to-infinity">
        <w:ins w:id="150" w:author="PR Preview" w:date="2026-01-01T00:00:00Z">
          <w:r>
            <w:rPr>
              <w:rStyle w:val="Hyperlink"/>
            </w:rPr>
            <w:t xml:space="preserve">diverge to</w:t>
          </w:r>
        </w:ins>
        <w:ins w:id="15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rPr>
              <m:sty m:val="p"/>
            </m:rPr>
            <m:t>∞</m:t>
          </m:r>
        </m:oMath>
      </w:hyperlink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or some partial sum is</w:t>
        </w:r>
      </w:ins>
      <w:ins w:id="15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Sums with other index ranges, such as</w:t>
        </w:r>
      </w:ins>
      <w:ins w:id="15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ins w:id="160" w:author="PR Preview" w:date="2026-01-01T00:00:00Z">
        <w:r>
          <w:t xml:space="preserve">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are defined the same way.</w:t>
        </w:r>
      </w:ins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2026-10-20T06:49:49Z</dcterms:created>
  <dcterms:modified xsi:type="dcterms:W3CDTF">2026-10-20T06:49:49Z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