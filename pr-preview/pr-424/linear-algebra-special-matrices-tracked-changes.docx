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2026-10-19 23:31:34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23:35:06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8 (Orthogonal projection matrix)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square matrix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an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rPr>
            <w:b/>
            <w:bCs/>
          </w:rPr>
          <w:delText xml:space="preserve">orthogonal projection matrix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if it is both symmetric (</w:delText>
        </w:r>
      </w:del>
      <w:hyperlink w:anchor="def-symmetric-matrix">
        <w:del w:id="13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4" w:author="PR Preview" w:date="2026-01-01T00:00:00Z">
        <w:r>
          <w:delText xml:space="preserve">)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idempotent (</w:delText>
        </w:r>
      </w:del>
      <w:hyperlink w:anchor="def-idempotent-matrix">
        <w:del w:id="17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8" w:author="PR Preview" w:date="2026-01-01T00:00:00Z">
        <w:r>
          <w:delText xml:space="preserve">):</w:delText>
        </w:r>
      </w:del>
    </w:p>
    <w:p>
      <w:pPr>
        <w:pStyle w:val="BodyText"/>
      </w:pPr>
      <w:ins w:id="19" w:author="PR Preview" w:date="2026-01-01T00:00:00Z">
        <w:r>
          <w:rPr>
            <w:b/>
            <w:bCs/>
          </w:rPr>
          <w:t xml:space="preserve">Definition 8 (Orthogonal projection matrix)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 square matrix</w:t>
        </w:r>
      </w:ins>
      <w:ins w:id="22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an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b/>
            <w:bCs/>
          </w:rPr>
          <w:t xml:space="preserve">orthogonal projection matrix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(also called an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b/>
            <w:bCs/>
          </w:rPr>
          <w:t xml:space="preserve">orthogonal projector</w:t>
        </w:r>
      </w:ins>
      <w:ins w:id="31" w:author="PR Preview" w:date="2026-01-01T00:00:00Z">
        <w:r>
          <w:t xml:space="preserve">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if it is both symmetric (</w:t>
        </w:r>
      </w:ins>
      <w:hyperlink w:anchor="def-symmetric-matrix">
        <w:ins w:id="3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5" w:author="PR Preview" w:date="2026-01-01T00:00:00Z">
        <w:r>
          <w:t xml:space="preserve">)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and idempotent (</w:t>
        </w:r>
      </w:ins>
      <w:hyperlink w:anchor="def-idempotent-matrix">
        <w:ins w:id="3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9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ins w:id="40" w:author="PR Preview" w:date="2026-01-01T00:00:00Z">
        <w:r>
          <w:rPr>
            <w:b/>
            <w:bCs/>
          </w:rPr>
          <w:t xml:space="preserve">Theorem 13 (Eigenvectors of a symmetric matrix for distinct eigenvalues are orthogonal)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Let</w:t>
        </w:r>
      </w:ins>
      <w:ins w:id="4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be a symmetric</w:t>
        </w:r>
      </w:ins>
      <w:ins w:id="4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matrix (</w:t>
        </w:r>
      </w:ins>
      <w:hyperlink w:anchor="def-symmetric-matrix">
        <w:ins w:id="4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0" w:author="PR Preview" w:date="2026-01-01T00:00:00Z">
        <w:r>
          <w:t xml:space="preserve">),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and let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$\mathord{\smash[b]{\underset{\raise.3ex\hbox{$\scriptstyle\sim$}}{u}}\vphantom{u}}$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and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$\mathord{\smash[b]{\underset{\raise.3ex\hbox{$\scriptstyle\sim$}}{v}}\vphantom{v}}$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be</w:t>
        </w:r>
      </w:ins>
      <w:ins w:id="61" w:author="PR Preview" w:date="2026-01-01T00:00:00Z">
        <w:r>
          <w:t xml:space="preserve"> </w:t>
        </w:r>
      </w:ins>
      <w:hyperlink r:id="rId109">
        <w:ins w:id="62" w:author="PR Preview" w:date="2026-01-01T00:00:00Z">
          <w:r>
            <w:rPr>
              <w:rStyle w:val="Hyperlink"/>
            </w:rPr>
            <w:t xml:space="preserve">eigenvectors</w:t>
          </w:r>
        </w:ins>
      </w:hyperlink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of</w:t>
        </w:r>
      </w:ins>
      <w:ins w:id="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(</w:t>
        </w:r>
      </w:ins>
      <w:hyperlink w:anchor="def-eigenvector">
        <w:ins w:id="68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69" w:author="PR Preview" w:date="2026-01-01T00:00:00Z">
        <w:r>
          <w:t xml:space="preserve">)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for</w:t>
        </w:r>
      </w:ins>
      <w:ins w:id="72" w:author="PR Preview" w:date="2026-01-01T00:00:00Z">
        <w:r>
          <w:t xml:space="preserve"> </w:t>
        </w:r>
      </w:ins>
      <w:hyperlink r:id="rId110">
        <w:ins w:id="73" w:author="PR Preview" w:date="2026-01-01T00:00:00Z">
          <w:r>
            <w:rPr>
              <w:rStyle w:val="Hyperlink"/>
            </w:rPr>
            <w:t xml:space="preserve">eigenvalues</w:t>
          </w:r>
        </w:ins>
      </w:hyperlink>
      <w:ins w:id="74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ins w:id="75" w:author="PR Preview" w:date="2026-01-01T00:00:00Z">
        <w:r>
          <w:t xml:space="preserve">.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Then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$\mathord{\smash[b]{\underset{\raise.3ex\hbox{$\scriptstyle\sim$}}{u}}\vphantom{u}} \perp \mathord{\smash[b]{\underset{\raise.3ex\hbox{$\scriptstyle\sim$}}{v}}\vphantom{v}}$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(</w:t>
        </w:r>
      </w:ins>
      <w:hyperlink r:id="rId111">
        <w:ins w:id="82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83" w:author="PR Preview" w:date="2026-01-01T00:00:00Z">
        <w:r>
          <w:t xml:space="preserve">).</w:t>
        </w:r>
      </w:ins>
    </w:p>
    <w:bookmarkEnd w:id="112"/>
    <w:p>
      <w:pPr>
        <w:pStyle w:val="BodyText"/>
      </w:pPr>
      <w:ins w:id="84" w:author="PR Preview" w:date="2026-01-01T00:00:00Z">
        <w:r>
          <w:rPr>
            <w:i/>
            <w:iCs/>
          </w:rPr>
          <w:t xml:space="preserve">Proof</w:t>
        </w:r>
      </w:ins>
      <w:ins w:id="85" w:author="PR Preview" w:date="2026-01-01T00:00:00Z">
        <w:r>
          <w:t xml:space="preserve">. </w:t>
        </w:r>
      </w:ins>
    </w:p>
    <w:p>
      <w:pPr>
        <w:pStyle w:val="BodyText"/>
      </w:pPr>
      <w:ins w:id="86" w:author="PR Preview" w:date="2026-01-01T00:00:00Z">
        <w:r>
  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  </w:r>
      </w:ins>
    </w:p>
    <w:p>
      <w:pPr>
        <w:pStyle w:val="FirstParagraph"/>
      </w:pPr>
      <w:ins w:id="87" w:author="PR Preview" w:date="2026-01-01T00:00:00Z">
        <w:r>
          <w:t xml:space="preserve">So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$(\lambda_1 - \lambda_2)\,(\mathord{\smash[b]{\underset{\raise.3ex\hbox{$\scriptstyle\sim$}}{u}}\vphantom{u}} \cdot \mathord{\smash[b]{\underset{\raise.3ex\hbox{$\scriptstyle\sim$}}{v}}\vphantom{v}}) = 0$</w:t>
        </w:r>
      </w:ins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and</w:t>
        </w:r>
      </w:ins>
      <w:ins w:id="93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94" w:author="PR Preview" w:date="2026-01-01T00:00:00Z">
        <w:r>
          <w:t xml:space="preserve">, so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$\mathord{\smash[b]{\underset{\raise.3ex\hbox{$\scriptstyle\sim$}}{u}}\vphantom{u}} \cdot \mathord{\smash[b]{\underset{\raise.3ex\hbox{$\scriptstyle\sim$}}{v}}\vphantom{v}} = 0$</w:t>
        </w:r>
      </w:ins>
      <w:ins w:id="97" w:author="PR Preview" w:date="2026-01-01T00:00:00Z">
        <w:r>
          <w:t xml:space="preserve">.</w:t>
        </w:r>
      </w:ins>
    </w:p>
    <w:bookmarkStart w:id="114" w:name="exm-symmetric-eigenvectors-orthogonal"/>
    <w:p>
      <w:pPr>
        <w:pStyle w:val="BodyText"/>
      </w:pPr>
      <w:ins w:id="98" w:author="PR Preview" w:date="2026-01-01T00:00:00Z">
        <w:r>
          <w:rPr>
            <w:b/>
            <w:bCs/>
          </w:rPr>
          <w:t xml:space="preserve">Example 26 (Eigenvectors of a symmetric</w:t>
        </w:r>
      </w:ins>
      <w:ins w:id="99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00" w:author="PR Preview" w:date="2026-01-01T00:00:00Z">
        <w:r>
          <w:rPr>
            <w:b/>
            <w:bCs/>
          </w:rPr>
          <w:t xml:space="preserve"> </w:t>
        </w:r>
      </w:ins>
      <w:ins w:id="101" w:author="PR Preview" w:date="2026-01-01T00:00:00Z">
        <w:r>
          <w:rPr>
            <w:b/>
            <w:bCs/>
          </w:rPr>
          <w:t xml:space="preserve">matrix)</w:t>
        </w:r>
      </w:ins>
      <w:ins w:id="1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is</w:t>
        </w:r>
      </w:ins>
      <w:ins w:id="105" w:author="PR Preview" w:date="2026-01-01T00:00:00Z">
        <w:r>
          <w:t xml:space="preserve"> </w:t>
        </w:r>
      </w:ins>
      <w:hyperlink r:id="rId113">
        <w:ins w:id="106" w:author="PR Preview" w:date="2026-01-01T00:00:00Z">
          <w:r>
            <w:rPr>
              <w:rStyle w:val="Hyperlink"/>
            </w:rPr>
            <w:t xml:space="preserve">symmetric</w:t>
          </w:r>
        </w:ins>
      </w:hyperlink>
      <w:ins w:id="107" w:author="PR Preview" w:date="2026-01-01T00:00:00Z">
        <w:r>
          <w:t xml:space="preserve">.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Its</w:t>
        </w:r>
      </w:ins>
      <w:ins w:id="110" w:author="PR Preview" w:date="2026-01-01T00:00:00Z">
        <w:r>
          <w:t xml:space="preserve"> </w:t>
        </w:r>
      </w:ins>
      <w:hyperlink r:id="rId109">
        <w:ins w:id="111" w:author="PR Preview" w:date="2026-01-01T00:00:00Z">
          <w:r>
            <w:rPr>
              <w:rStyle w:val="Hyperlink"/>
            </w:rPr>
            <w:t xml:space="preserve">eigenvectors</w:t>
          </w:r>
        </w:ins>
      </w:hyperlink>
      <w:ins w:id="1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for</w:t>
        </w:r>
      </w:ins>
      <w:ins w:id="115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and</w:t>
        </w:r>
      </w:ins>
      <w:ins w:id="1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for</w:t>
        </w:r>
      </w:ins>
      <w:ins w:id="121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(</w:t>
        </w:r>
      </w:ins>
      <w:hyperlink w:anchor="exm-eigenvalue">
        <w:ins w:id="124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125" w:author="PR Preview" w:date="2026-01-01T00:00:00Z">
        <w:r>
          <w:t xml:space="preserve">) satisfy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del w:id="126" w:author="PR Preview" w:date="2026-01-01T00:00:00Z">
        <w:r>
          <w:rPr>
            <w:b/>
            <w:bCs/>
          </w:rPr>
          <w:delText xml:space="preserve">Example 26 (An eigendecomposition of a</w:delText>
        </w:r>
      </w:del>
      <w:del w:id="127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28" w:author="PR Preview" w:date="2026-01-01T00:00:00Z">
        <w:r>
          <w:rPr>
            <w:b/>
            <w:bCs/>
          </w:rPr>
          <w:delText xml:space="preserve"> </w:delText>
        </w:r>
      </w:del>
      <w:del w:id="129" w:author="PR Preview" w:date="2026-01-01T00:00:00Z">
        <w:r>
          <w:rPr>
            <w:b/>
            <w:bCs/>
          </w:rPr>
          <w:delText xml:space="preserve">symmetric matrix)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For</w:delText>
        </w:r>
      </w:del>
      <w:del w:id="13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33" w:author="PR Preview" w:date="2026-01-01T00:00:00Z">
        <w:r>
          <w:delText xml:space="preserve">,</w:delText>
        </w:r>
      </w:del>
      <w:del w:id="134" w:author="PR Preview" w:date="2026-01-01T00:00:00Z">
        <w:r>
          <w:delText xml:space="preserve"> </w:delText>
        </w:r>
      </w:del>
      <w:hyperlink w:anchor="exm-eigenvalue">
        <w:del w:id="135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found the eigenvectors</w:delText>
        </w:r>
      </w:del>
      <w:del w:id="13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for</w:delText>
        </w:r>
      </w:del>
      <w:del w:id="141" w:author="PR Preview" w:date="2026-01-01T00:00:00Z">
        <w:r>
          <w:delText xml:space="preserve"> </w:delText>
        </w:r>
      </w:del>
      <m:oMath>
        <m:r>
          <m:t>3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and</w:delText>
        </w:r>
      </w:del>
      <w:del w:id="1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for</w:delText>
        </w:r>
      </w:del>
      <w:del w:id="147" w:author="PR Preview" w:date="2026-01-01T00:00:00Z">
        <w:r>
          <w:delText xml:space="preserve"> </w:delText>
        </w:r>
      </w:del>
      <m:oMath>
        <m:r>
          <m:t>1</m:t>
        </m:r>
      </m:oMath>
      <w:del w:id="148" w:author="PR Preview" w:date="2026-01-01T00:00:00Z">
        <w:r>
          <w:delText xml:space="preserve">.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They are orthogonal (</w:delText>
        </w:r>
      </w:del>
      <w:hyperlink r:id="rId111">
        <w:del w:id="151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152" w:author="PR Preview" w:date="2026-01-01T00:00:00Z">
        <w:r>
          <w:delText xml:space="preserve">):</w:delText>
        </w:r>
      </w:del>
    </w:p>
    <w:p>
      <w:pPr>
        <w:pStyle w:val="BodyText"/>
      </w:pPr>
      <w:ins w:id="153" w:author="PR Preview" w:date="2026-01-01T00:00:00Z">
        <w:r>
          <w:rPr>
            <w:b/>
            <w:bCs/>
          </w:rPr>
          <w:t xml:space="preserve">Example 27 (An eigendecomposition of a</w:t>
        </w:r>
      </w:ins>
      <w:ins w:id="154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55" w:author="PR Preview" w:date="2026-01-01T00:00:00Z">
        <w:r>
          <w:rPr>
            <w:b/>
            <w:bCs/>
          </w:rPr>
          <w:t xml:space="preserve"> </w:t>
        </w:r>
      </w:ins>
      <w:ins w:id="156" w:author="PR Preview" w:date="2026-01-01T00:00:00Z">
        <w:r>
          <w:rPr>
            <w:b/>
            <w:bCs/>
          </w:rPr>
          <w:t xml:space="preserve">symmetric matrix)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For</w:t>
        </w:r>
      </w:ins>
      <w:ins w:id="1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60" w:author="PR Preview" w:date="2026-01-01T00:00:00Z">
        <w:r>
          <w:t xml:space="preserve">,</w:t>
        </w:r>
      </w:ins>
      <w:ins w:id="161" w:author="PR Preview" w:date="2026-01-01T00:00:00Z">
        <w:r>
          <w:t xml:space="preserve"> </w:t>
        </w:r>
      </w:ins>
      <w:hyperlink w:anchor="exm-eigenvalue">
        <w:ins w:id="162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found the eigenvectors</w:t>
        </w:r>
      </w:ins>
      <w:ins w:id="1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for</w:t>
        </w:r>
      </w:ins>
      <w:ins w:id="168" w:author="PR Preview" w:date="2026-01-01T00:00:00Z">
        <w:r>
          <w:t xml:space="preserve"> </w:t>
        </w:r>
      </w:ins>
      <m:oMath>
        <m:r>
          <m:t>3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and</w:t>
        </w:r>
      </w:ins>
      <w:ins w:id="1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for</w:t>
        </w:r>
      </w:ins>
      <w:ins w:id="174" w:author="PR Preview" w:date="2026-01-01T00:00:00Z">
        <w:r>
          <w:t xml:space="preserve"> </w:t>
        </w:r>
      </w:ins>
      <m:oMath>
        <m:r>
          <m:t>1</m:t>
        </m:r>
      </m:oMath>
      <w:ins w:id="175" w:author="PR Preview" w:date="2026-01-01T00:00:00Z">
        <w:r>
          <w:t xml:space="preserve">.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They are orthogonal (</w:t>
        </w:r>
      </w:ins>
      <w:hyperlink r:id="rId111">
        <w:ins w:id="178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179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del w:id="180" w:author="PR Preview" w:date="2026-01-01T00:00:00Z">
        <w:r>
          <w:delText xml:space="preserve">For example, take</w:delText>
        </w:r>
      </w:del>
      <w:del w:id="18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from</w:delText>
        </w:r>
      </w:del>
      <w:del w:id="184" w:author="PR Preview" w:date="2026-01-01T00:00:00Z">
        <w:r>
          <w:delText xml:space="preserve"> </w:delText>
        </w:r>
      </w:del>
      <w:hyperlink w:anchor="exm-spectral">
        <w:del w:id="185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186" w:author="PR Preview" w:date="2026-01-01T00:00:00Z">
        <w:r>
          <w:delText xml:space="preserve">.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Swapping the two eigenvalues and the two columns gives</w:delText>
        </w:r>
      </w:del>
    </w:p>
    <w:p>
      <w:pPr>
        <w:pStyle w:val="BodyText"/>
      </w:pPr>
      <w:ins w:id="189" w:author="PR Preview" w:date="2026-01-01T00:00:00Z">
        <w:r>
          <w:t xml:space="preserve">For example, take</w:t>
        </w:r>
      </w:ins>
      <w:ins w:id="1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from</w:t>
        </w:r>
      </w:ins>
      <w:ins w:id="193" w:author="PR Preview" w:date="2026-01-01T00:00:00Z">
        <w:r>
          <w:t xml:space="preserve"> </w:t>
        </w:r>
      </w:ins>
      <w:hyperlink w:anchor="exm-spectral">
        <w:ins w:id="194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195" w:author="PR Preview" w:date="2026-01-01T00:00:00Z">
        <w:r>
          <w:t xml:space="preserve">.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Swapping the two eigenvalues and the two columns gives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del w:id="198" w:author="PR Preview" w:date="2026-01-01T00:00:00Z">
        <w:r>
          <w:rPr>
            <w:b/>
            <w:bCs/>
          </w:rPr>
          <w:delText xml:space="preserve">Theorem 13 (Singular value decomposition)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Let</w:delText>
        </w:r>
      </w:del>
      <w:del w:id="20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be an</w:delText>
        </w:r>
      </w:del>
      <w:del w:id="20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matrix with real entries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and</w:delText>
        </w:r>
      </w:del>
      <w:del w:id="209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(</w:delText>
        </w:r>
      </w:del>
      <w:hyperlink r:id="rId118">
        <w:del w:id="212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213" w:author="PR Preview" w:date="2026-01-01T00:00:00Z">
        <w:r>
          <w:delText xml:space="preserve">).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Then there are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an</w:delText>
        </w:r>
      </w:del>
      <w:del w:id="21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orthogonal matrix</w:delText>
        </w:r>
      </w:del>
      <w:del w:id="221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222" w:author="PR Preview" w:date="2026-01-01T00:00:00Z">
        <w:r>
          <w:delText xml:space="preserve">,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a</w:delText>
        </w:r>
      </w:del>
      <w:del w:id="22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orthogonal matrix</w:delText>
        </w:r>
      </w:del>
      <w:del w:id="228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(</w:delText>
        </w:r>
      </w:del>
      <w:hyperlink w:anchor="def-orthogonal-matrix">
        <w:del w:id="231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232" w:author="PR Preview" w:date="2026-01-01T00:00:00Z">
        <w:r>
          <w:delText xml:space="preserve">),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and numbers</w:delText>
        </w:r>
      </w:del>
      <w:del w:id="235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such that</w:delText>
        </w:r>
      </w:del>
    </w:p>
    <w:p>
      <w:pPr>
        <w:pStyle w:val="FirstParagraph"/>
      </w:pPr>
      <w:ins w:id="238" w:author="PR Preview" w:date="2026-01-01T00:00:00Z">
        <w:r>
          <w:rPr>
            <w:b/>
            <w:bCs/>
          </w:rPr>
          <w:t xml:space="preserve">Theorem 14 (Singular value decomposition)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Let</w:t>
        </w:r>
      </w:ins>
      <w:ins w:id="24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be an</w:t>
        </w:r>
      </w:ins>
      <w:ins w:id="24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matrix with real entries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and</w:t>
        </w:r>
      </w:ins>
      <w:ins w:id="24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(</w:t>
        </w:r>
      </w:ins>
      <w:hyperlink r:id="rId118">
        <w:ins w:id="252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253" w:author="PR Preview" w:date="2026-01-01T00:00:00Z">
        <w:r>
          <w:t xml:space="preserve">).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Then there are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an</w:t>
        </w:r>
      </w:ins>
      <w:ins w:id="25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orthogonal matrix</w:t>
        </w:r>
      </w:ins>
      <w:ins w:id="261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62" w:author="PR Preview" w:date="2026-01-01T00:00:00Z">
        <w:r>
          <w:t xml:space="preserve">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</w:t>
        </w:r>
      </w:ins>
      <w:ins w:id="26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orthogonal matrix</w:t>
        </w:r>
      </w:ins>
      <w:ins w:id="268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(</w:t>
        </w:r>
      </w:ins>
      <w:hyperlink w:anchor="def-orthogonal-matrix">
        <w:ins w:id="27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72" w:author="PR Preview" w:date="2026-01-01T00:00:00Z">
        <w:r>
          <w:t xml:space="preserve">),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and numbers</w:t>
        </w:r>
      </w:ins>
      <w:ins w:id="275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del w:id="278" w:author="PR Preview" w:date="2026-01-01T00:00:00Z">
        <w:r>
          <w:rPr>
            <w:i/>
            <w:iCs/>
          </w:rPr>
          <w:delText xml:space="preserve">Remark 15</w:delText>
        </w:r>
      </w:del>
      <w:del w:id="279" w:author="PR Preview" w:date="2026-01-01T00:00:00Z">
        <w:r>
          <w:delText xml:space="preserve"> (The SVD applies to every real matrix). </w:delText>
        </w:r>
      </w:del>
      <w:del w:id="280" w:author="PR Preview" w:date="2026-01-01T00:00:00Z">
        <w:r>
          <w:delText xml:space="preserve">The proof is outside the scope of these notes;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see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Banerjee and Roy [6, Ch. 12], Theorem 12.1, p. 373</w:delText>
        </w:r>
      </w:del>
      <w:del w:id="285" w:author="PR Preview" w:date="2026-01-01T00:00:00Z">
        <w:r>
          <w:delText xml:space="preserve">.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Unlike the spectral theorem (</w:delText>
        </w:r>
      </w:del>
      <w:hyperlink w:anchor="thm-spectral">
        <w:del w:id="288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289" w:author="PR Preview" w:date="2026-01-01T00:00:00Z">
        <w:r>
          <w:delText xml:space="preserve">),</w:delText>
        </w:r>
      </w:del>
      <w:del w:id="290" w:author="PR Preview" w:date="2026-01-01T00:00:00Z">
        <w:r>
          <w:delText xml:space="preserve"> </w:delText>
        </w:r>
      </w:del>
      <w:hyperlink w:anchor="thm-svd">
        <w:del w:id="291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applies to every real matrix,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including one that is not square or not symmetric.</w:delText>
        </w:r>
      </w:del>
    </w:p>
    <w:p>
      <w:pPr>
        <w:pStyle w:val="BodyText"/>
      </w:pPr>
      <w:del w:id="296" w:author="PR Preview" w:date="2026-01-01T00:00:00Z">
        <w:r>
          <w:delText xml:space="preserve">For example, the</w:delText>
        </w:r>
      </w:del>
      <w:del w:id="29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matrix</w:delText>
        </w:r>
      </w:del>
      <w:del w:id="30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is not square, so</w:delText>
        </w:r>
      </w:del>
      <w:del w:id="303" w:author="PR Preview" w:date="2026-01-01T00:00:00Z">
        <w:r>
          <w:delText xml:space="preserve"> </w:delText>
        </w:r>
      </w:del>
      <w:hyperlink w:anchor="thm-spectral">
        <w:del w:id="304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does not apply to it.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It has rank</w:delText>
        </w:r>
      </w:del>
      <w:del w:id="309" w:author="PR Preview" w:date="2026-01-01T00:00:00Z">
        <w:r>
          <w:delText xml:space="preserve"> </w:delText>
        </w:r>
      </w:del>
      <m:oMath>
        <m:r>
          <m:t>1</m:t>
        </m:r>
      </m:oMath>
      <w:del w:id="310" w:author="PR Preview" w:date="2026-01-01T00:00:00Z">
        <w:r>
          <w:delText xml:space="preserve">, and</w:delText>
        </w:r>
      </w:del>
      <w:del w:id="311" w:author="PR Preview" w:date="2026-01-01T00:00:00Z">
        <w:r>
          <w:delText xml:space="preserve"> </w:delText>
        </w:r>
      </w:del>
      <w:hyperlink w:anchor="thm-svd">
        <w:del w:id="312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holds with</w:delText>
        </w:r>
      </w:del>
      <w:del w:id="315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del w:id="316" w:author="PR Preview" w:date="2026-01-01T00:00:00Z">
        <w:r>
          <w:delText xml:space="preserve">,</w:delText>
        </w:r>
      </w:del>
      <w:del w:id="317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del w:id="318" w:author="PR Preview" w:date="2026-01-01T00:00:00Z">
        <w:r>
          <w:delText xml:space="preserve">,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and</w:delText>
        </w:r>
      </w:del>
      <w:del w:id="321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the orthogonal matrix</w:delText>
        </w:r>
      </w:del>
      <w:del w:id="324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from</w:delText>
        </w:r>
      </w:del>
      <w:del w:id="327" w:author="PR Preview" w:date="2026-01-01T00:00:00Z">
        <w:r>
          <w:delText xml:space="preserve"> </w:delText>
        </w:r>
      </w:del>
      <w:hyperlink w:anchor="exm-spectral">
        <w:del w:id="328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329" w:author="PR Preview" w:date="2026-01-01T00:00:00Z">
        <w:r>
          <w:delText xml:space="preserve">,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which is symmetric, so</w:delText>
        </w:r>
      </w:del>
      <w:del w:id="33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del w:id="333" w:author="PR Preview" w:date="2026-01-01T00:00:00Z">
        <w:r>
          <w:delText xml:space="preserve">:</w:delText>
        </w:r>
      </w:del>
    </w:p>
    <w:p>
      <w:pPr>
        <w:pStyle w:val="BodyText"/>
      </w:pPr>
      <w:ins w:id="334" w:author="PR Preview" w:date="2026-01-01T00:00:00Z">
        <w:r>
          <w:rPr>
            <w:i/>
            <w:iCs/>
          </w:rPr>
          <w:t xml:space="preserve">Remark 15</w:t>
        </w:r>
      </w:ins>
      <w:ins w:id="335" w:author="PR Preview" w:date="2026-01-01T00:00:00Z">
        <w:r>
          <w:t xml:space="preserve"> (The SVD applies to every real matrix). </w:t>
        </w:r>
      </w:ins>
      <w:ins w:id="336" w:author="PR Preview" w:date="2026-01-01T00:00:00Z">
        <w:r>
          <w:t xml:space="preserve">The proof is outside the scope of these notes;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see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Banerjee and Roy [6, Ch. 12], Theorem 12.1, p. 373</w:t>
        </w:r>
      </w:ins>
      <w:ins w:id="341" w:author="PR Preview" w:date="2026-01-01T00:00:00Z">
        <w:r>
          <w:t xml:space="preserve">.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Unlike the spectral theorem (</w:t>
        </w:r>
      </w:ins>
      <w:hyperlink w:anchor="thm-spectral">
        <w:ins w:id="344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345" w:author="PR Preview" w:date="2026-01-01T00:00:00Z">
        <w:r>
          <w:t xml:space="preserve">),</w:t>
        </w:r>
      </w:ins>
      <w:ins w:id="346" w:author="PR Preview" w:date="2026-01-01T00:00:00Z">
        <w:r>
          <w:t xml:space="preserve"> </w:t>
        </w:r>
      </w:ins>
      <w:hyperlink w:anchor="thm-svd">
        <w:ins w:id="347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applies to every real matrix,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including one that is not square or not symmetric.</w:t>
        </w:r>
      </w:ins>
    </w:p>
    <w:p>
      <w:pPr>
        <w:pStyle w:val="BodyText"/>
      </w:pPr>
      <w:ins w:id="352" w:author="PR Preview" w:date="2026-01-01T00:00:00Z">
        <w:r>
          <w:t xml:space="preserve">For example, the</w:t>
        </w:r>
      </w:ins>
      <w:ins w:id="35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matrix</w:t>
        </w:r>
      </w:ins>
      <w:ins w:id="35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is not square, so</w:t>
        </w:r>
      </w:ins>
      <w:ins w:id="359" w:author="PR Preview" w:date="2026-01-01T00:00:00Z">
        <w:r>
          <w:t xml:space="preserve"> </w:t>
        </w:r>
      </w:ins>
      <w:hyperlink w:anchor="thm-spectral">
        <w:ins w:id="36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does not apply to it.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It has rank</w:t>
        </w:r>
      </w:ins>
      <w:ins w:id="365" w:author="PR Preview" w:date="2026-01-01T00:00:00Z">
        <w:r>
          <w:t xml:space="preserve"> </w:t>
        </w:r>
      </w:ins>
      <m:oMath>
        <m:r>
          <m:t>1</m:t>
        </m:r>
      </m:oMath>
      <w:ins w:id="366" w:author="PR Preview" w:date="2026-01-01T00:00:00Z">
        <w:r>
          <w:t xml:space="preserve">, and</w:t>
        </w:r>
      </w:ins>
      <w:ins w:id="367" w:author="PR Preview" w:date="2026-01-01T00:00:00Z">
        <w:r>
          <w:t xml:space="preserve"> </w:t>
        </w:r>
      </w:ins>
      <w:hyperlink w:anchor="thm-svd">
        <w:ins w:id="368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holds with</w:t>
        </w:r>
      </w:ins>
      <w:ins w:id="371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ins w:id="372" w:author="PR Preview" w:date="2026-01-01T00:00:00Z">
        <w:r>
          <w:t xml:space="preserve">,</w:t>
        </w:r>
      </w:ins>
      <w:ins w:id="373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ins w:id="374" w:author="PR Preview" w:date="2026-01-01T00:00:00Z">
        <w:r>
          <w:t xml:space="preserve">,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and</w:t>
        </w:r>
      </w:ins>
      <w:ins w:id="377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the orthogonal matrix</w:t>
        </w:r>
      </w:ins>
      <w:ins w:id="380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from</w:t>
        </w:r>
      </w:ins>
      <w:ins w:id="383" w:author="PR Preview" w:date="2026-01-01T00:00:00Z">
        <w:r>
          <w:t xml:space="preserve"> </w:t>
        </w:r>
      </w:ins>
      <w:hyperlink w:anchor="exm-spectral">
        <w:ins w:id="384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385" w:author="PR Preview" w:date="2026-01-01T00:00:00Z">
        <w:r>
          <w:t xml:space="preserve">,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which is symmetric, so</w:t>
        </w:r>
      </w:ins>
      <w:ins w:id="38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ins w:id="38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del w:id="390" w:author="PR Preview" w:date="2026-01-01T00:00:00Z">
        <w:r>
          <w:rPr>
            <w:b/>
            <w:bCs/>
          </w:rPr>
          <w:delText xml:space="preserve">Definition 19 (Singular value decomposition)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Let</w:delText>
        </w:r>
      </w:del>
      <w:del w:id="3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be an</w:delText>
        </w:r>
      </w:del>
      <w:del w:id="39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matrix with real entries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and</w:delText>
        </w:r>
      </w:del>
      <w:del w:id="40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del w:id="402" w:author="PR Preview" w:date="2026-01-01T00:00:00Z">
        <w:r>
          <w:delText xml:space="preserve">.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A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rPr>
            <w:b/>
            <w:bCs/>
          </w:rPr>
          <w:delText xml:space="preserve">singular value decomposition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[11]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(SVD) of</w:delText>
        </w:r>
      </w:del>
      <w:del w:id="41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is a factorization</w:delText>
        </w:r>
      </w:del>
      <w:del w:id="41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with</w:delText>
        </w:r>
      </w:del>
      <w:del w:id="417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418" w:author="PR Preview" w:date="2026-01-01T00:00:00Z">
        <w:r>
          <w:delText xml:space="preserve">,</w:delText>
        </w:r>
      </w:del>
      <w:del w:id="419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</m:oMath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and</w:delText>
        </w:r>
      </w:del>
      <w:del w:id="422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as in</w:delText>
        </w:r>
      </w:del>
      <w:del w:id="425" w:author="PR Preview" w:date="2026-01-01T00:00:00Z">
        <w:r>
          <w:delText xml:space="preserve"> </w:delText>
        </w:r>
      </w:del>
      <w:hyperlink w:anchor="thm-svd">
        <w:del w:id="426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427" w:author="PR Preview" w:date="2026-01-01T00:00:00Z">
        <w:r>
          <w:delText xml:space="preserve">.</w:delText>
        </w:r>
      </w:del>
    </w:p>
    <w:p>
      <w:pPr>
        <w:pStyle w:val="BodyText"/>
      </w:pPr>
      <w:ins w:id="428" w:author="PR Preview" w:date="2026-01-01T00:00:00Z">
        <w:r>
          <w:rPr>
            <w:b/>
            <w:bCs/>
          </w:rPr>
          <w:t xml:space="preserve">Definition 19 (Singular value decomposition)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Let</w:t>
        </w:r>
      </w:ins>
      <w:ins w:id="4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be an</w:t>
        </w:r>
      </w:ins>
      <w:ins w:id="4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matrix with real entries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and</w:t>
        </w:r>
      </w:ins>
      <w:ins w:id="43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440" w:author="PR Preview" w:date="2026-01-01T00:00:00Z">
        <w:r>
          <w:t xml:space="preserve">.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A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rPr>
            <w:b/>
            <w:bCs/>
          </w:rPr>
          <w:t xml:space="preserve">singular value decomposition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[11]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(SVD) of</w:t>
        </w:r>
      </w:ins>
      <w:ins w:id="4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is a factorization</w:t>
        </w:r>
      </w:ins>
      <w:ins w:id="4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with</w:t>
        </w:r>
      </w:ins>
      <w:ins w:id="455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456" w:author="PR Preview" w:date="2026-01-01T00:00:00Z">
        <w:r>
          <w:t xml:space="preserve">,</w:t>
        </w:r>
      </w:ins>
      <w:ins w:id="457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and</w:t>
        </w:r>
      </w:ins>
      <w:ins w:id="460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as in</w:t>
        </w:r>
      </w:ins>
      <w:ins w:id="463" w:author="PR Preview" w:date="2026-01-01T00:00:00Z">
        <w:r>
          <w:t xml:space="preserve"> </w:t>
        </w:r>
      </w:ins>
      <w:hyperlink w:anchor="thm-svd">
        <w:ins w:id="464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465" w:author="PR Preview" w:date="2026-01-01T00:00:00Z">
        <w:r>
          <w:t xml:space="preserve">.</w:t>
        </w:r>
      </w:ins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del w:id="466" w:author="PR Preview" w:date="2026-01-01T00:00:00Z">
        <w:r>
          <w:rPr>
            <w:b/>
            <w:bCs/>
          </w:rPr>
          <w:delText xml:space="preserve">Example 27 (An SVD of a</w:delText>
        </w:r>
      </w:del>
      <w:del w:id="467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468" w:author="PR Preview" w:date="2026-01-01T00:00:00Z">
        <w:r>
          <w:rPr>
            <w:b/>
            <w:bCs/>
          </w:rPr>
          <w:delText xml:space="preserve"> </w:delText>
        </w:r>
      </w:del>
      <w:del w:id="469" w:author="PR Preview" w:date="2026-01-01T00:00:00Z">
        <w:r>
          <w:rPr>
            <w:b/>
            <w:bCs/>
          </w:rPr>
          <w:delText xml:space="preserve">matrix)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Let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is the orthogonal matrix</w:delText>
        </w:r>
      </w:del>
      <w:del w:id="474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from</w:delText>
        </w:r>
      </w:del>
      <w:del w:id="477" w:author="PR Preview" w:date="2026-01-01T00:00:00Z">
        <w:r>
          <w:delText xml:space="preserve"> </w:delText>
        </w:r>
      </w:del>
      <w:hyperlink w:anchor="exm-spectral">
        <w:del w:id="478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479" w:author="PR Preview" w:date="2026-01-01T00:00:00Z">
        <w:r>
          <w:delText xml:space="preserve">.</w:delText>
        </w:r>
      </w:del>
      <w:del w:id="480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is orthogonal too.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Entry</w:delText>
        </w:r>
      </w:del>
      <w:del w:id="4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of</w:delText>
        </w:r>
      </w:del>
      <w:del w:id="48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is the dot product of columns</w:delText>
        </w:r>
      </w:del>
      <w:del w:id="491" w:author="PR Preview" w:date="2026-01-01T00:00:00Z">
        <w:r>
          <w:delText xml:space="preserve"> </w:delText>
        </w:r>
      </w:del>
      <m:oMath>
        <m:r>
          <m:t>i</m:t>
        </m:r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and</w:delText>
        </w:r>
      </w:del>
      <w:del w:id="494" w:author="PR Preview" w:date="2026-01-01T00:00:00Z">
        <w:r>
          <w:delText xml:space="preserve"> </w:delText>
        </w:r>
      </w:del>
      <m:oMath>
        <m:r>
          <m:t>j</m:t>
        </m:r>
      </m:oMath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of</w:delText>
        </w:r>
      </w:del>
      <w:del w:id="497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498" w:author="PR Preview" w:date="2026-01-01T00:00:00Z">
        <w:r>
          <w:delText xml:space="preserve">,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and those columns are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$\mathord{\smash[b]{\underset{\raise.3ex\hbox{$\scriptstyle\sim$}}{u}}\vphantom{u}}_1 = (\frac{1}{\sqrt{2}}, 0, \frac{1}{\sqrt{2}})$</w:delText>
        </w:r>
      </w:del>
      <w:del w:id="503" w:author="PR Preview" w:date="2026-01-01T00:00:00Z">
        <w:r>
          <w:delText xml:space="preserve">,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$\mathord{\smash[b]{\underset{\raise.3ex\hbox{$\scriptstyle\sim$}}{u}}\vphantom{u}}_2 = (0, 1, 0)$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and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$\mathord{\smash[b]{\underset{\raise.3ex\hbox{$\scriptstyle\sim$}}{u}}\vphantom{u}}_3 = (\frac{1}{\sqrt{2}}, 0, -\frac{1}{\sqrt{2}})$</w:delText>
        </w:r>
      </w:del>
      <w:del w:id="510" w:author="PR Preview" w:date="2026-01-01T00:00:00Z">
        <w:r>
          <w:delText xml:space="preserve">:</w:delText>
        </w:r>
      </w:del>
    </w:p>
    <w:p>
      <w:pPr>
        <w:pStyle w:val="BodyText"/>
      </w:pPr>
      <w:ins w:id="511" w:author="PR Preview" w:date="2026-01-01T00:00:00Z">
        <w:r>
          <w:rPr>
            <w:b/>
            <w:bCs/>
          </w:rPr>
          <w:t xml:space="preserve">Example 28 (An SVD of a</w:t>
        </w:r>
      </w:ins>
      <w:ins w:id="512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513" w:author="PR Preview" w:date="2026-01-01T00:00:00Z">
        <w:r>
          <w:rPr>
            <w:b/>
            <w:bCs/>
          </w:rPr>
          <w:t xml:space="preserve"> </w:t>
        </w:r>
      </w:ins>
      <w:ins w:id="514" w:author="PR Preview" w:date="2026-01-01T00:00:00Z">
        <w:r>
          <w:rPr>
            <w:b/>
            <w:bCs/>
          </w:rPr>
          <w:t xml:space="preserve">matrix)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is the orthogonal matrix</w:t>
        </w:r>
      </w:ins>
      <w:ins w:id="51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from</w:t>
        </w:r>
      </w:ins>
      <w:ins w:id="522" w:author="PR Preview" w:date="2026-01-01T00:00:00Z">
        <w:r>
          <w:t xml:space="preserve"> </w:t>
        </w:r>
      </w:ins>
      <w:hyperlink w:anchor="exm-spectral">
        <w:ins w:id="523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524" w:author="PR Preview" w:date="2026-01-01T00:00:00Z">
        <w:r>
          <w:t xml:space="preserve">.</w:t>
        </w:r>
      </w:ins>
      <w:ins w:id="525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is orthogonal too.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Entry</w:t>
        </w:r>
      </w:ins>
      <w:ins w:id="5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of</w:t>
        </w:r>
      </w:ins>
      <w:ins w:id="53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is the dot product of columns</w:t>
        </w:r>
      </w:ins>
      <w:ins w:id="536" w:author="PR Preview" w:date="2026-01-01T00:00:00Z">
        <w:r>
          <w:t xml:space="preserve"> </w:t>
        </w:r>
      </w:ins>
      <m:oMath>
        <m:r>
          <m:t>i</m:t>
        </m:r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and</w:t>
        </w:r>
      </w:ins>
      <w:ins w:id="539" w:author="PR Preview" w:date="2026-01-01T00:00:00Z">
        <w:r>
          <w:t xml:space="preserve"> </w:t>
        </w:r>
      </w:ins>
      <m:oMath>
        <m:r>
          <m:t>j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of</w:t>
        </w:r>
      </w:ins>
      <w:ins w:id="542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543" w:author="PR Preview" w:date="2026-01-01T00:00:00Z">
        <w:r>
          <w:t xml:space="preserve">,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and those columns are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$\mathord{\smash[b]{\underset{\raise.3ex\hbox{$\scriptstyle\sim$}}{u}}\vphantom{u}}_1 = (\frac{1}{\sqrt{2}}, 0, \frac{1}{\sqrt{2}})$</w:t>
        </w:r>
      </w:ins>
      <w:ins w:id="548" w:author="PR Preview" w:date="2026-01-01T00:00:00Z">
        <w:r>
          <w:t xml:space="preserve">,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$\mathord{\smash[b]{\underset{\raise.3ex\hbox{$\scriptstyle\sim$}}{u}}\vphantom{u}}_2 = (0, 1, 0)$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and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$\mathord{\smash[b]{\underset{\raise.3ex\hbox{$\scriptstyle\sim$}}{u}}\vphantom{u}}_3 = (\frac{1}{\sqrt{2}}, 0, -\frac{1}{\sqrt{2}})$</w:t>
        </w:r>
      </w:ins>
      <w:ins w:id="555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del w:id="556" w:author="PR Preview" w:date="2026-01-01T00:00:00Z">
        <w:r>
          <w:delText xml:space="preserve">For example, in</w:delText>
        </w:r>
      </w:del>
      <w:del w:id="557" w:author="PR Preview" w:date="2026-01-01T00:00:00Z">
        <w:r>
          <w:delText xml:space="preserve"> </w:delText>
        </w:r>
      </w:del>
      <w:hyperlink w:anchor="exm-svd">
        <w:del w:id="558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559" w:author="PR Preview" w:date="2026-01-01T00:00:00Z">
        <w:r>
          <w:delText xml:space="preserve">,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multiplying the first columns of</w:delText>
        </w:r>
      </w:del>
      <w:del w:id="562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and</w:delText>
        </w:r>
      </w:del>
      <w:del w:id="565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by</w:delText>
        </w:r>
      </w:del>
      <w:del w:id="56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gives</w:delText>
        </w:r>
      </w:del>
    </w:p>
    <w:p>
      <w:pPr>
        <w:pStyle w:val="BodyText"/>
      </w:pPr>
      <w:ins w:id="571" w:author="PR Preview" w:date="2026-01-01T00:00:00Z">
        <w:r>
          <w:t xml:space="preserve">For example, in</w:t>
        </w:r>
      </w:ins>
      <w:ins w:id="572" w:author="PR Preview" w:date="2026-01-01T00:00:00Z">
        <w:r>
          <w:t xml:space="preserve"> </w:t>
        </w:r>
      </w:ins>
      <w:hyperlink w:anchor="exm-svd">
        <w:ins w:id="573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574" w:author="PR Preview" w:date="2026-01-01T00:00:00Z">
        <w:r>
          <w:t xml:space="preserve">,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multiplying the first columns of</w:t>
        </w:r>
      </w:ins>
      <w:ins w:id="577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and</w:t>
        </w:r>
      </w:ins>
      <w:ins w:id="580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by</w:t>
        </w:r>
      </w:ins>
      <w:ins w:id="58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del w:id="586" w:author="PR Preview" w:date="2026-01-01T00:00:00Z">
        <w:r>
          <w:rPr>
            <w:b/>
            <w:bCs/>
          </w:rPr>
          <w:delText xml:space="preserve">Theorem 14 (An SVD gives an eigendecomposition of</w:delText>
        </w:r>
      </w:del>
      <w:del w:id="58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588" w:author="PR Preview" w:date="2026-01-01T00:00:00Z">
        <w:r>
          <w:rPr>
            <w:b/>
            <w:bCs/>
          </w:rPr>
          <w:delText xml:space="preserve">)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Let</w:delText>
        </w:r>
      </w:del>
      <w:del w:id="5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be a singular value decomposition (</w:delText>
        </w:r>
      </w:del>
      <w:hyperlink w:anchor="def-svd">
        <w:del w:id="594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595" w:author="PR Preview" w:date="2026-01-01T00:00:00Z">
        <w:r>
          <w:delText xml:space="preserve">) of an</w:delText>
        </w:r>
      </w:del>
      <w:del w:id="59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matrix</w:delText>
        </w:r>
      </w:del>
      <w:del w:id="59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with singular values</w:delText>
        </w:r>
      </w:del>
      <w:del w:id="602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del w:id="603" w:author="PR Preview" w:date="2026-01-01T00:00:00Z">
        <w:r>
          <w:delText xml:space="preserve">.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Then</w:delText>
        </w:r>
      </w:del>
      <w:del w:id="60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is symmetric (</w:delText>
        </w:r>
      </w:del>
      <w:hyperlink w:anchor="def-symmetric-matrix">
        <w:del w:id="609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610" w:author="PR Preview" w:date="2026-01-01T00:00:00Z">
        <w:r>
          <w:delText xml:space="preserve">), and</w:delText>
        </w:r>
      </w:del>
    </w:p>
    <w:p>
      <w:pPr>
        <w:pStyle w:val="BodyText"/>
      </w:pPr>
      <w:ins w:id="611" w:author="PR Preview" w:date="2026-01-01T00:00:00Z">
        <w:r>
          <w:rPr>
            <w:b/>
            <w:bCs/>
          </w:rPr>
          <w:t xml:space="preserve">Theorem 15 (An SVD gives an eigendecomposition of</w:t>
        </w:r>
      </w:ins>
      <w:ins w:id="61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613" w:author="PR Preview" w:date="2026-01-01T00:00:00Z">
        <w:r>
          <w:rPr>
            <w:b/>
            <w:bCs/>
          </w:rPr>
          <w:t xml:space="preserve">)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Let</w:t>
        </w:r>
      </w:ins>
      <w:ins w:id="61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be a singular value decomposition (</w:t>
        </w:r>
      </w:ins>
      <w:hyperlink w:anchor="def-svd">
        <w:ins w:id="619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620" w:author="PR Preview" w:date="2026-01-01T00:00:00Z">
        <w:r>
          <w:t xml:space="preserve">) of an</w:t>
        </w:r>
      </w:ins>
      <w:ins w:id="62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matrix</w:t>
        </w:r>
      </w:ins>
      <w:ins w:id="62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with singular values</w:t>
        </w:r>
      </w:ins>
      <w:ins w:id="627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ins w:id="628" w:author="PR Preview" w:date="2026-01-01T00:00:00Z">
        <w:r>
          <w:t xml:space="preserve">.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Then</w:t>
        </w:r>
      </w:ins>
      <w:ins w:id="63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is symmetric (</w:t>
        </w:r>
      </w:ins>
      <w:hyperlink w:anchor="def-symmetric-matrix">
        <w:ins w:id="63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635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del w:id="636" w:author="PR Preview" w:date="2026-01-01T00:00:00Z">
        <w:r>
          <w:rPr>
            <w:b/>
            <w:bCs/>
          </w:rPr>
          <w:delText xml:space="preserve">Example 28 (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637" w:author="PR Preview" w:date="2026-01-01T00:00:00Z">
        <w:r>
          <w:rPr>
            <w:b/>
            <w:bCs/>
          </w:rPr>
          <w:delText xml:space="preserve"> </w:delText>
        </w:r>
      </w:del>
      <w:del w:id="638" w:author="PR Preview" w:date="2026-01-01T00:00:00Z">
        <w:r>
          <w:rPr>
            <w:b/>
            <w:bCs/>
          </w:rPr>
          <w:delText xml:space="preserve">for the matrix of the SVD example)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For</w:delText>
        </w:r>
      </w:del>
      <w:del w:id="64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in</w:delText>
        </w:r>
      </w:del>
      <w:del w:id="644" w:author="PR Preview" w:date="2026-01-01T00:00:00Z">
        <w:r>
          <w:delText xml:space="preserve"> </w:delText>
        </w:r>
      </w:del>
      <w:hyperlink w:anchor="exm-svd">
        <w:del w:id="645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64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del w:id="647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says its eigenvalues are</w:delText>
        </w:r>
      </w:del>
      <w:del w:id="650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and</w:delText>
        </w:r>
      </w:del>
      <w:del w:id="653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del w:id="654" w:author="PR Preview" w:date="2026-01-01T00:00:00Z">
        <w:r>
          <w:delText xml:space="preserve">,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with the columns of</w:delText>
        </w:r>
      </w:del>
      <w:del w:id="657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as eigenvectors.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Checking the first column, up to its factor</w:delText>
        </w:r>
      </w:del>
      <w:del w:id="66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663" w:author="PR Preview" w:date="2026-01-01T00:00:00Z">
        <w:r>
          <w:delText xml:space="preserve">:</w:delText>
        </w:r>
      </w:del>
    </w:p>
    <w:p>
      <w:pPr>
        <w:pStyle w:val="BodyText"/>
      </w:pPr>
      <w:ins w:id="664" w:author="PR Preview" w:date="2026-01-01T00:00:00Z">
        <w:r>
          <w:rPr>
            <w:b/>
            <w:bCs/>
          </w:rPr>
          <w:t xml:space="preserve">Example 29 (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665" w:author="PR Preview" w:date="2026-01-01T00:00:00Z">
        <w:r>
          <w:rPr>
            <w:b/>
            <w:bCs/>
          </w:rPr>
          <w:t xml:space="preserve"> </w:t>
        </w:r>
      </w:ins>
      <w:ins w:id="666" w:author="PR Preview" w:date="2026-01-01T00:00:00Z">
        <w:r>
          <w:rPr>
            <w:b/>
            <w:bCs/>
          </w:rPr>
          <w:t xml:space="preserve">for the matrix of the SVD example)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For</w:t>
        </w:r>
      </w:ins>
      <w:ins w:id="66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in</w:t>
        </w:r>
      </w:ins>
      <w:ins w:id="672" w:author="PR Preview" w:date="2026-01-01T00:00:00Z">
        <w:r>
          <w:t xml:space="preserve"> </w:t>
        </w:r>
      </w:ins>
      <w:hyperlink w:anchor="exm-svd">
        <w:ins w:id="673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67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ins w:id="675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says its eigenvalues are</w:t>
        </w:r>
      </w:ins>
      <w:ins w:id="678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and</w:t>
        </w:r>
      </w:ins>
      <w:ins w:id="681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ins w:id="682" w:author="PR Preview" w:date="2026-01-01T00:00:00Z">
        <w:r>
          <w:t xml:space="preserve">,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with the columns of</w:t>
        </w:r>
      </w:ins>
      <w:ins w:id="685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as eigenvectors.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Checking the first column, up to its factor</w:t>
        </w:r>
      </w:ins>
      <w:ins w:id="69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69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del w:id="692" w:author="PR Preview" w:date="2026-01-01T00:00:00Z">
        <w:r>
          <w:rPr>
            <w:i/>
            <w:iCs/>
          </w:rPr>
          <w:delText xml:space="preserve">Remark 18</w:delText>
        </w:r>
      </w:del>
      <w:del w:id="693" w:author="PR Preview" w:date="2026-01-01T00:00:00Z">
        <w:r>
          <w:delText xml:space="preserve"> (Building an SVD from an eigendecomposition). </w:delText>
        </w:r>
      </w:del>
      <w:hyperlink w:anchor="thm-svd-evd">
        <w:del w:id="694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matches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Banerjee and Roy [6, Ch. 12], pp. 372-373</w:delText>
        </w:r>
      </w:del>
      <w:del w:id="699" w:author="PR Preview" w:date="2026-01-01T00:00:00Z">
        <w:r>
          <w:delText xml:space="preserve">,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which works in the other direction: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it constructs an SVD from a spectral decomposition of</w:delText>
        </w:r>
      </w:del>
      <w:del w:id="70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and sets</w:delText>
        </w:r>
      </w:del>
      <w:del w:id="707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del w:id="708" w:author="PR Preview" w:date="2026-01-01T00:00:00Z">
        <w:r>
          <w:delText xml:space="preserve">.</w:delText>
        </w:r>
      </w:del>
    </w:p>
    <w:p>
      <w:pPr>
        <w:pStyle w:val="BodyText"/>
      </w:pPr>
      <w:del w:id="709" w:author="PR Preview" w:date="2026-01-01T00:00:00Z">
        <w:r>
          <w:delText xml:space="preserve">For example, in</w:delText>
        </w:r>
      </w:del>
      <w:del w:id="710" w:author="PR Preview" w:date="2026-01-01T00:00:00Z">
        <w:r>
          <w:delText xml:space="preserve"> </w:delText>
        </w:r>
      </w:del>
      <w:hyperlink w:anchor="exm-svd-evd">
        <w:del w:id="711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the eigenvalues of</w:delText>
        </w:r>
      </w:del>
      <w:del w:id="71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are</w:delText>
        </w:r>
      </w:del>
      <w:del w:id="717" w:author="PR Preview" w:date="2026-01-01T00:00:00Z">
        <w:r>
          <w:delText xml:space="preserve"> </w:delText>
        </w:r>
      </w:del>
      <m:oMath>
        <m:r>
          <m:t>4</m:t>
        </m:r>
      </m:oMath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and</w:delText>
        </w:r>
      </w:del>
      <w:del w:id="720" w:author="PR Preview" w:date="2026-01-01T00:00:00Z">
        <w:r>
          <w:delText xml:space="preserve"> </w:delText>
        </w:r>
      </w:del>
      <m:oMath>
        <m:r>
          <m:t>2</m:t>
        </m:r>
      </m:oMath>
      <w:del w:id="721" w:author="PR Preview" w:date="2026-01-01T00:00:00Z">
        <w:r>
          <w:delText xml:space="preserve">,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and</w:delText>
        </w:r>
      </w:del>
      <w:del w:id="724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and</w:delText>
        </w:r>
      </w:del>
      <w:del w:id="727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are the singular values</w:delText>
        </w:r>
      </w:del>
      <w:del w:id="730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</m:oMath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and</w:delText>
        </w:r>
      </w:del>
      <w:del w:id="733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2</m:t>
            </m:r>
          </m:sub>
        </m:sSub>
      </m:oMath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of</w:delText>
        </w:r>
      </w:del>
      <w:del w:id="73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from</w:delText>
        </w:r>
      </w:del>
      <w:del w:id="739" w:author="PR Preview" w:date="2026-01-01T00:00:00Z">
        <w:r>
          <w:delText xml:space="preserve"> </w:delText>
        </w:r>
      </w:del>
      <w:hyperlink w:anchor="exm-svd">
        <w:del w:id="740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741" w:author="PR Preview" w:date="2026-01-01T00:00:00Z">
        <w:r>
          <w:delText xml:space="preserve">.</w:delText>
        </w:r>
      </w:del>
    </w:p>
    <w:p>
      <w:pPr>
        <w:pStyle w:val="FirstParagraph"/>
      </w:pPr>
      <w:ins w:id="742" w:author="PR Preview" w:date="2026-01-01T00:00:00Z">
        <w:r>
          <w:rPr>
            <w:i/>
            <w:iCs/>
          </w:rPr>
          <w:t xml:space="preserve">Remark 18</w:t>
        </w:r>
      </w:ins>
      <w:ins w:id="743" w:author="PR Preview" w:date="2026-01-01T00:00:00Z">
        <w:r>
          <w:t xml:space="preserve"> (Building an SVD from an eigendecomposition). </w:t>
        </w:r>
      </w:ins>
      <w:hyperlink w:anchor="thm-svd-evd">
        <w:ins w:id="744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matches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Banerjee and Roy [6, Ch. 12], pp. 372-373</w:t>
        </w:r>
      </w:ins>
      <w:ins w:id="749" w:author="PR Preview" w:date="2026-01-01T00:00:00Z">
        <w:r>
          <w:t xml:space="preserve">,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which works in the other direction: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it constructs an SVD from a spectral decomposition of</w:t>
        </w:r>
      </w:ins>
      <w:ins w:id="75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and sets</w:t>
        </w:r>
      </w:ins>
      <w:ins w:id="757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758" w:author="PR Preview" w:date="2026-01-01T00:00:00Z">
        <w:r>
          <w:t xml:space="preserve">.</w:t>
        </w:r>
      </w:ins>
    </w:p>
    <w:p>
      <w:pPr>
        <w:pStyle w:val="BodyText"/>
      </w:pPr>
      <w:ins w:id="759" w:author="PR Preview" w:date="2026-01-01T00:00:00Z">
        <w:r>
          <w:t xml:space="preserve">For example, in</w:t>
        </w:r>
      </w:ins>
      <w:ins w:id="760" w:author="PR Preview" w:date="2026-01-01T00:00:00Z">
        <w:r>
          <w:t xml:space="preserve"> </w:t>
        </w:r>
      </w:ins>
      <w:hyperlink w:anchor="exm-svd-evd">
        <w:ins w:id="761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the eigenvalues of</w:t>
        </w:r>
      </w:ins>
      <w:ins w:id="76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are</w:t>
        </w:r>
      </w:ins>
      <w:ins w:id="767" w:author="PR Preview" w:date="2026-01-01T00:00:00Z">
        <w:r>
          <w:t xml:space="preserve"> </w:t>
        </w:r>
      </w:ins>
      <m:oMath>
        <m:r>
          <m:t>4</m:t>
        </m:r>
      </m:oMath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and</w:t>
        </w:r>
      </w:ins>
      <w:ins w:id="770" w:author="PR Preview" w:date="2026-01-01T00:00:00Z">
        <w:r>
          <w:t xml:space="preserve"> </w:t>
        </w:r>
      </w:ins>
      <m:oMath>
        <m:r>
          <m:t>2</m:t>
        </m:r>
      </m:oMath>
      <w:ins w:id="771" w:author="PR Preview" w:date="2026-01-01T00:00:00Z">
        <w:r>
          <w:t xml:space="preserve">,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and</w:t>
        </w:r>
      </w:ins>
      <w:ins w:id="774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and</w:t>
        </w:r>
      </w:ins>
      <w:ins w:id="777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are the singular values</w:t>
        </w:r>
      </w:ins>
      <w:ins w:id="780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</m:oMath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and</w:t>
        </w:r>
      </w:ins>
      <w:ins w:id="783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2</m:t>
            </m:r>
          </m:sub>
        </m:sSub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of</w:t>
        </w:r>
      </w:ins>
      <w:ins w:id="7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from</w:t>
        </w:r>
      </w:ins>
      <w:ins w:id="789" w:author="PR Preview" w:date="2026-01-01T00:00:00Z">
        <w:r>
          <w:t xml:space="preserve"> </w:t>
        </w:r>
      </w:ins>
      <w:hyperlink w:anchor="exm-svd">
        <w:ins w:id="790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791" w:author="PR Preview" w:date="2026-01-01T00:00:00Z">
        <w:r>
          <w:t xml:space="preserve">.</w:t>
        </w:r>
      </w:ins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del w:id="792" w:author="PR Preview" w:date="2026-01-01T00:00:00Z">
        <w:r>
          <w:rPr>
            <w:b/>
            <w:bCs/>
          </w:rPr>
          <w:delText xml:space="preserve">Example 29 (A positive semidefinite matrix)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Let</w:delText>
        </w:r>
      </w:del>
      <w:del w:id="79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796" w:author="PR Preview" w:date="2026-01-01T00:00:00Z">
        <w:r>
          <w:delText xml:space="preserve">,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which is symmetric.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For any</w:delText>
        </w:r>
      </w:del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$\mathord{\smash[b]{\underset{\raise.3ex\hbox{$\scriptstyle\sim$}}{x}}\vphantom{x}}= (x_1, x_2)$</w:delText>
        </w:r>
      </w:del>
      <w:del w:id="803" w:author="PR Preview" w:date="2026-01-01T00:00:00Z">
        <w:r>
          <w:delText xml:space="preserve">:</w:delText>
        </w:r>
      </w:del>
    </w:p>
    <w:p>
      <w:pPr>
        <w:pStyle w:val="FirstParagraph"/>
      </w:pPr>
      <w:ins w:id="804" w:author="PR Preview" w:date="2026-01-01T00:00:00Z">
        <w:r>
          <w:rPr>
            <w:b/>
            <w:bCs/>
          </w:rPr>
          <w:t xml:space="preserve">Example 30 (A positive semidefinite matrix)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Let</w:t>
        </w:r>
      </w:ins>
      <w:ins w:id="80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808" w:author="PR Preview" w:date="2026-01-01T00:00:00Z">
        <w:r>
          <w:t xml:space="preserve">,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which is symmetric.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For any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$\mathord{\smash[b]{\underset{\raise.3ex\hbox{$\scriptstyle\sim$}}{x}}\vphantom{x}}= (x_1, x_2)$</w:t>
        </w:r>
      </w:ins>
      <w:ins w:id="815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ins w:id="816" w:author="PR Preview" w:date="2026-01-01T00:00:00Z">
        <w:r>
          <w:rPr>
            <w:b/>
            <w:bCs/>
          </w:rPr>
          <w:t xml:space="preserve">Theorem 16 (Entries and symmetry of a Gram matrix)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Let</w:t>
        </w:r>
      </w:ins>
      <w:ins w:id="81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be an</w:t>
        </w:r>
      </w:ins>
      <w:ins w:id="82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matrix with columns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\mathord{\smash[b]{\underset{\raise.3ex\hbox{$\scriptstyle\sim$}}{a}}\vphantom{a}}_n$</w:t>
        </w:r>
      </w:ins>
      <w:ins w:id="827" w:author="PR Preview" w:date="2026-01-01T00:00:00Z">
        <w:r>
          <w:t xml:space="preserve">,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and let</w:t>
        </w:r>
      </w:ins>
      <w:ins w:id="830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(</w:t>
        </w:r>
      </w:ins>
      <w:hyperlink r:id="rId134">
        <w:ins w:id="833" w:author="PR Preview" w:date="2026-01-01T00:00:00Z">
          <w:r>
            <w:rPr>
              <w:rStyle w:val="Hyperlink"/>
            </w:rPr>
            <w:t xml:space="preserve">Definition 6 in Column Space, Null Space and Rank-Nullity</w:t>
          </w:r>
        </w:ins>
      </w:hyperlink>
      <w:ins w:id="83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6"/>
        </w:numPr>
      </w:pPr>
      <w:ins w:id="835" w:author="PR Preview" w:date="2026-01-01T00:00:00Z">
        <w:r>
          <w:t xml:space="preserve">Entry</w:t>
        </w:r>
      </w:ins>
      <w:ins w:id="8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of</w:t>
        </w:r>
      </w:ins>
      <w:ins w:id="839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is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$\mathord{\smash[b]{\underset{\raise.3ex\hbox{$\scriptstyle\sim$}}{a}}\vphantom{a}}_i \cdot \mathord{\smash[b]{\underset{\raise.3ex\hbox{$\scriptstyle\sim$}}{a}}\vphantom{a}}_j$</w:t>
        </w:r>
      </w:ins>
      <w:ins w:id="84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is symmetric (</w:t>
        </w:r>
      </w:ins>
      <w:hyperlink w:anchor="def-symmetric-matrix">
        <w:ins w:id="84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84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6"/>
        </w:numPr>
      </w:pPr>
      <w:ins w:id="849" w:author="PR Preview" w:date="2026-01-01T00:00:00Z">
        <w:r>
  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for every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$\mathord{\smash[b]{\underset{\raise.3ex\hbox{$\scriptstyle\sim$}}{x}}\vphantom{x}}\in \mathbb{R}^n$</w:t>
        </w:r>
      </w:ins>
      <w:ins w:id="854" w:author="PR Preview" w:date="2026-01-01T00:00:00Z">
        <w:r>
          <w:t xml:space="preserve">,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so</w:t>
        </w:r>
      </w:ins>
      <w:ins w:id="857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is positive semidefinite (</w:t>
        </w:r>
      </w:ins>
      <w:hyperlink w:anchor="def-positive-semidefinite">
        <w:ins w:id="86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861" w:author="PR Preview" w:date="2026-01-01T00:00:00Z">
        <w:r>
          <w:t xml:space="preserve">).</w:t>
        </w:r>
      </w:ins>
    </w:p>
    <w:bookmarkEnd w:id="135"/>
    <w:p>
      <w:pPr>
        <w:pStyle w:val="FirstParagraph"/>
      </w:pPr>
      <w:ins w:id="862" w:author="PR Preview" w:date="2026-01-01T00:00:00Z">
        <w:r>
          <w:rPr>
            <w:i/>
            <w:iCs/>
          </w:rPr>
          <w:t xml:space="preserve">Proof</w:t>
        </w:r>
      </w:ins>
      <w:ins w:id="863" w:author="PR Preview" w:date="2026-01-01T00:00:00Z">
        <w:r>
          <w:t xml:space="preserve">. </w:t>
        </w:r>
      </w:ins>
      <w:ins w:id="864" w:author="PR Preview" w:date="2026-01-01T00:00:00Z">
        <w:r>
          <w:rPr>
            <w:b/>
            <w:bCs/>
          </w:rPr>
          <w:t xml:space="preserve">Entries.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Row</w:t>
        </w:r>
      </w:ins>
      <w:ins w:id="867" w:author="PR Preview" w:date="2026-01-01T00:00:00Z">
        <w:r>
          <w:t xml:space="preserve"> </w:t>
        </w:r>
      </w:ins>
      <m:oMath>
        <m:r>
          <m:t>i</m:t>
        </m:r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of</w:t>
        </w:r>
      </w:ins>
      <w:ins w:id="87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is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${\mathord{\smash[b]{\underset{\raise.3ex\hbox{$\scriptstyle\sim$}}{a}}\vphantom{a}}_i}^{\top}$</w:t>
        </w:r>
      </w:ins>
      <w:ins w:id="875" w:author="PR Preview" w:date="2026-01-01T00:00:00Z">
        <w:r>
          <w:t xml:space="preserve">,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so entry</w:t>
        </w:r>
      </w:ins>
      <w:ins w:id="8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of</w:t>
        </w:r>
      </w:ins>
      <w:ins w:id="88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is the dot product of that row with column</w:t>
        </w:r>
      </w:ins>
      <w:ins w:id="884" w:author="PR Preview" w:date="2026-01-01T00:00:00Z">
        <w:r>
          <w:t xml:space="preserve"> </w:t>
        </w:r>
      </w:ins>
      <m:oMath>
        <m:r>
          <m:t>j</m:t>
        </m:r>
      </m:oMath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of</w:t>
        </w:r>
      </w:ins>
      <w:ins w:id="88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88" w:author="PR Preview" w:date="2026-01-01T00:00:00Z">
        <w:r>
          <w:t xml:space="preserve">,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namely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  </w:r>
      </w:ins>
      <w:ins w:id="893" w:author="PR Preview" w:date="2026-01-01T00:00:00Z">
        <w:r>
          <w:t xml:space="preserve">.</w:t>
        </w:r>
      </w:ins>
    </w:p>
    <w:p>
      <w:pPr>
        <w:pStyle w:val="BodyText"/>
      </w:pPr>
      <w:ins w:id="894" w:author="PR Preview" w:date="2026-01-01T00:00:00Z">
        <w:r>
          <w:rPr>
            <w:b/>
            <w:bCs/>
          </w:rPr>
          <w:t xml:space="preserve">Symmetry.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The dot product is commutative, so</w:t>
        </w:r>
      </w:ins>
    </w:p>
    <w:p>
      <w:pPr>
        <w:pStyle w:val="BodyText"/>
      </w:pPr>
      <w:ins w:id="897" w:author="PR Preview" w:date="2026-01-01T00:00:00Z">
        <w:r>
  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  </w:r>
      </w:ins>
    </w:p>
    <w:p>
      <w:pPr>
        <w:pStyle w:val="FirstParagraph"/>
      </w:pPr>
      <w:ins w:id="898" w:author="PR Preview" w:date="2026-01-01T00:00:00Z">
        <w:r>
          <w:rPr>
            <w:b/>
            <w:bCs/>
          </w:rPr>
          <w:t xml:space="preserve">Positive semidefiniteness.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For any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$\mathord{\smash[b]{\underset{\raise.3ex\hbox{$\scriptstyle\sim$}}{x}}\vphantom{x}}$</w:t>
        </w:r>
      </w:ins>
      <w:ins w:id="903" w:author="PR Preview" w:date="2026-01-01T00:00:00Z">
        <w:r>
          <w:t xml:space="preserve">,</w:t>
        </w:r>
      </w:ins>
    </w:p>
    <w:p>
      <w:pPr>
        <w:pStyle w:val="BodyText"/>
      </w:pPr>
      <w:ins w:id="904" w:author="PR Preview" w:date="2026-01-01T00:00:00Z">
        <w:r>
  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  </w:r>
      </w:ins>
    </w:p>
    <w:bookmarkStart w:id="138" w:name="exm-gram-properties"/>
    <w:p>
      <w:pPr>
        <w:pStyle w:val="FirstParagraph"/>
      </w:pPr>
      <w:ins w:id="905" w:author="PR Preview" w:date="2026-01-01T00:00:00Z">
        <w:r>
          <w:rPr>
            <w:b/>
            <w:bCs/>
          </w:rPr>
          <w:t xml:space="preserve">Example 31 (Checking the properties on a small Gram matrix)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For</w:t>
        </w:r>
      </w:ins>
      <w:ins w:id="90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in</w:t>
        </w:r>
      </w:ins>
      <w:ins w:id="911" w:author="PR Preview" w:date="2026-01-01T00:00:00Z">
        <w:r>
          <w:t xml:space="preserve"> </w:t>
        </w:r>
      </w:ins>
      <w:hyperlink r:id="rId136">
        <w:ins w:id="912" w:author="PR Preview" w:date="2026-01-01T00:00:00Z">
          <w:r>
            <w:rPr>
              <w:rStyle w:val="Hyperlink"/>
            </w:rPr>
            <w:t xml:space="preserve">Example 8 in Column Space, Null Space and Rank-Nullity</w:t>
          </w:r>
        </w:ins>
      </w:hyperlink>
      <w:ins w:id="913" w:author="PR Preview" w:date="2026-01-01T00:00:00Z">
        <w:r>
          <w:t xml:space="preserve">,</w:t>
        </w:r>
      </w:ins>
      <w:ins w:id="914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915" w:author="PR Preview" w:date="2026-01-01T00:00:00Z">
        <w:r>
          <w:t xml:space="preserve">.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It is symmetric:</w:t>
        </w:r>
      </w:ins>
      <w:ins w:id="91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ins w:id="919" w:author="PR Preview" w:date="2026-01-01T00:00:00Z">
        <w:r>
          <w:t xml:space="preserve">.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Take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$\mathord{\smash[b]{\underset{\raise.3ex\hbox{$\scriptstyle\sim$}}{x}}\vphantom{x}}= (1, -1)$</w:t>
        </w:r>
      </w:ins>
      <w:ins w:id="924" w:author="PR Preview" w:date="2026-01-01T00:00:00Z">
        <w:r>
          <w:t xml:space="preserve">. Then</w:t>
        </w:r>
      </w:ins>
    </w:p>
    <w:p>
      <w:pPr>
        <w:pStyle w:val="BodyText"/>
      </w:pPr>
      <w:ins w:id="925" w:author="PR Preview" w:date="2026-01-01T00:00:00Z">
        <w:r>
  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  </w:r>
      </w:ins>
    </w:p>
    <w:p>
      <w:pPr>
        <w:pStyle w:val="FirstParagraph"/>
      </w:pPr>
      <w:ins w:id="926" w:author="PR Preview" w:date="2026-01-01T00:00:00Z">
        <w:r>
          <w:t xml:space="preserve">and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$\mathbf{A} \mathord{\smash[b]{\underset{\raise.3ex\hbox{$\scriptstyle\sim$}}{x}}\vphantom{x}}= (1, 0, -1)$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has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$\mathopen{}\left\lVert\mathbf{A} \mathord{\smash[b]{\underset{\raise.3ex\hbox{$\scriptstyle\sim$}}{x}}\vphantom{x}}\right\rVert\mathclose{}^2 = 1 + 0 + 1 = 2$</w:t>
        </w:r>
      </w:ins>
      <w:ins w:id="933" w:author="PR Preview" w:date="2026-01-01T00:00:00Z">
        <w:r>
          <w:t xml:space="preserve">,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as the theorem says.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The converse (every positive semidefinite matrix is a Gram matrix) is</w:t>
        </w:r>
      </w:ins>
      <w:ins w:id="938" w:author="PR Preview" w:date="2026-01-01T00:00:00Z">
        <w:r>
          <w:t xml:space="preserve"> </w:t>
        </w:r>
      </w:ins>
      <w:hyperlink r:id="rId137">
        <w:ins w:id="939" w:author="PR Preview" w:date="2026-01-01T00:00:00Z">
          <w:r>
            <w:rPr>
              <w:rStyle w:val="Hyperlink"/>
            </w:rPr>
            <w:t xml:space="preserve">this theorem</w:t>
          </w:r>
        </w:ins>
      </w:hyperlink>
      <w:ins w:id="940" w:author="PR Preview" w:date="2026-01-01T00:00:00Z">
        <w:r>
          <w:t xml:space="preserve">.</w:t>
        </w:r>
      </w:ins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del w:id="941" w:author="PR Preview" w:date="2026-01-01T00:00:00Z">
        <w:r>
          <w:rPr>
            <w:b/>
            <w:bCs/>
          </w:rPr>
          <w:delText xml:space="preserve">Example 30 (Positive definite, semidefinite, and neither)</w:delText>
        </w:r>
      </w:del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 </w:delText>
        </w:r>
      </w:del>
    </w:p>
    <w:p>
      <w:pPr>
        <w:pStyle w:val="FirstParagraph"/>
      </w:pPr>
      <w:ins w:id="944" w:author="PR Preview" w:date="2026-01-01T00:00:00Z">
        <w:r>
          <w:rPr>
            <w:b/>
            <w:bCs/>
          </w:rPr>
          <w:t xml:space="preserve">Example 32 (Positive definite, semidefinite, and neither)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 </w:t>
        </w:r>
      </w:ins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from</w:delText>
        </w:r>
      </w:del>
      <w:del w:id="949" w:author="PR Preview" w:date="2026-01-01T00:00:00Z">
        <w:r>
          <w:delText xml:space="preserve"> </w:delText>
        </w:r>
      </w:del>
      <w:hyperlink w:anchor="exm-positive-semidefinite">
        <w:del w:id="950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is positive semidefinite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but not positive definite: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at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$\mathord{\smash[b]{\underset{\raise.3ex\hbox{$\scriptstyle\sim$}}{x}}\vphantom{x}}= (1, -1) \neq \mathord{\smash[b]{\underset{\raise.3ex\hbox{$\scriptstyle\sim$}}{0}}\vphantom{0}}$</w:delText>
        </w:r>
      </w:del>
      <w:del w:id="959" w:author="PR Preview" w:date="2026-01-01T00:00:00Z">
        <w:r>
          <w:delText xml:space="preserve">,</w:delText>
        </w:r>
      </w:del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from</w:t>
        </w:r>
      </w:ins>
      <w:ins w:id="962" w:author="PR Preview" w:date="2026-01-01T00:00:00Z">
        <w:r>
          <w:t xml:space="preserve"> </w:t>
        </w:r>
      </w:ins>
      <w:hyperlink w:anchor="exm-positive-semidefinite">
        <w:ins w:id="963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is positive semidefinite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but not positive definite: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at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$\mathord{\smash[b]{\underset{\raise.3ex\hbox{$\scriptstyle\sim$}}{x}}\vphantom{x}}= (1, -1) \neq \mathord{\smash[b]{\underset{\raise.3ex\hbox{$\scriptstyle\sim$}}{0}}\vphantom{0}}$</w:t>
        </w:r>
      </w:ins>
      <w:ins w:id="972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del w:id="973" w:author="PR Preview" w:date="2026-01-01T00:00:00Z">
        <w:r>
          <w:rPr>
            <w:i/>
            <w:iCs/>
          </w:rPr>
          <w:delText xml:space="preserve">Remark 19</w:delText>
        </w:r>
      </w:del>
      <w:del w:id="974" w:author="PR Preview" w:date="2026-01-01T00:00:00Z">
        <w:r>
          <w:delText xml:space="preserve"> (Why the definition requires symmetry). </w:delText>
        </w:r>
      </w:del>
      <w:del w:id="975" w:author="PR Preview" w:date="2026-01-01T00:00:00Z">
        <w:r>
          <w:delText xml:space="preserve">A positive definite matrix is positive semidefinite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(</w:delText>
        </w:r>
      </w:del>
      <w:hyperlink w:anchor="def-positive-semidefinite">
        <w:del w:id="978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979" w:author="PR Preview" w:date="2026-01-01T00:00:00Z">
        <w:r>
          <w:delText xml:space="preserve">):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${\mathord{\smash[b]{\underset{\raise.3ex\hbox{$\scriptstyle\sim$}}{x}}\vphantom{x}}}^{\top} \mathbf{A} \mathord{\smash[b]{\underset{\raise.3ex\hbox{$\scriptstyle\sim$}}{x}}\vphantom{x}} &gt; 0$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for every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$\mathord{\smash[b]{\underset{\raise.3ex\hbox{$\scriptstyle\sim$}}{x}}\vphantom{x}}\neq \mathord{\smash[b]{\underset{\raise.3ex\hbox{$\scriptstyle\sim$}}{0}}\vphantom{0}}$</w:delText>
        </w:r>
      </w:del>
      <w:del w:id="986" w:author="PR Preview" w:date="2026-01-01T00:00:00Z">
        <w:r>
          <w:delText xml:space="preserve">,</w:delText>
        </w:r>
      </w:del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and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${\mathord{\smash[b]{\underset{\raise.3ex\hbox{$\scriptstyle\sim$}}{0}}\vphantom{0}}}^{\top}\mathbf{A}\mathord{\smash[b]{\underset{\raise.3ex\hbox{$\scriptstyle\sim$}}{0}}\vphantom{0}}= 0$</w:delText>
        </w:r>
      </w:del>
      <w:del w:id="991" w:author="PR Preview" w:date="2026-01-01T00:00:00Z">
        <w:r>
          <w:delText xml:space="preserve">.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For example,</w:delText>
        </w:r>
      </w:del>
      <w:del w:id="994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in</w:delText>
        </w:r>
      </w:del>
      <w:del w:id="997" w:author="PR Preview" w:date="2026-01-01T00:00:00Z">
        <w:r>
          <w:delText xml:space="preserve"> </w:delText>
        </w:r>
      </w:del>
      <w:hyperlink w:anchor="exm-positive-definite">
        <w:del w:id="998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is both.</w:delText>
        </w:r>
      </w:del>
    </w:p>
    <w:p>
      <w:pPr>
        <w:pStyle w:val="FirstParagraph"/>
      </w:pPr>
      <w:ins w:id="1001" w:author="PR Preview" w:date="2026-01-01T00:00:00Z">
        <w:r>
          <w:rPr>
            <w:i/>
            <w:iCs/>
          </w:rPr>
          <w:t xml:space="preserve">Remark 19</w:t>
        </w:r>
      </w:ins>
      <w:ins w:id="1002" w:author="PR Preview" w:date="2026-01-01T00:00:00Z">
        <w:r>
          <w:t xml:space="preserve"> (Why the definition requires symmetry). </w:t>
        </w:r>
      </w:ins>
      <w:ins w:id="1003" w:author="PR Preview" w:date="2026-01-01T00:00:00Z">
        <w:r>
          <w:t xml:space="preserve">A positive definite matrix is positive semidefinite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(</w:t>
        </w:r>
      </w:ins>
      <w:hyperlink w:anchor="def-positive-semidefinite">
        <w:ins w:id="1006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007" w:author="PR Preview" w:date="2026-01-01T00:00:00Z">
        <w:r>
          <w:t xml:space="preserve">):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${\mathord{\smash[b]{\underset{\raise.3ex\hbox{$\scriptstyle\sim$}}{x}}\vphantom{x}}}^{\top} \mathbf{A} \mathord{\smash[b]{\underset{\raise.3ex\hbox{$\scriptstyle\sim$}}{x}}\vphantom{x}} &gt; 0$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for every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1014" w:author="PR Preview" w:date="2026-01-01T00:00:00Z">
        <w:r>
          <w:t xml:space="preserve">,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and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${\mathord{\smash[b]{\underset{\raise.3ex\hbox{$\scriptstyle\sim$}}{0}}\vphantom{0}}}^{\top}\mathbf{A}\mathord{\smash[b]{\underset{\raise.3ex\hbox{$\scriptstyle\sim$}}{0}}\vphantom{0}}= 0$</w:t>
        </w:r>
      </w:ins>
      <w:ins w:id="1019" w:author="PR Preview" w:date="2026-01-01T00:00:00Z">
        <w:r>
          <w:t xml:space="preserve">.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For example,</w:t>
        </w:r>
      </w:ins>
      <w:ins w:id="1022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in</w:t>
        </w:r>
      </w:ins>
      <w:ins w:id="1025" w:author="PR Preview" w:date="2026-01-01T00:00:00Z">
        <w:r>
          <w:t xml:space="preserve"> </w:t>
        </w:r>
      </w:ins>
      <w:hyperlink w:anchor="exm-positive-definite">
        <w:ins w:id="1026" w:author="PR Preview" w:date="2026-01-01T00:00:00Z">
          <w:r>
            <w:rPr>
              <w:rStyle w:val="Hyperlink"/>
            </w:rPr>
            <w:t xml:space="preserve">Example 32</w:t>
          </w:r>
        </w:ins>
      </w:hyperlink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is both.</w:t>
        </w:r>
      </w:ins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del w:id="1029" w:author="PR Preview" w:date="2026-01-01T00:00:00Z">
        <w:r>
          <w:rPr>
            <w:b/>
            <w:bCs/>
          </w:rPr>
          <w:delText xml:space="preserve">Theorem 15 (Definiteness and eigenvalues)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Let</w:delText>
        </w:r>
      </w:del>
      <w:del w:id="103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be a</w:delText>
        </w:r>
      </w:del>
      <w:del w:id="103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symmetric matrix with real entries,</w:delText>
        </w:r>
      </w:del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with eigendecomposition</w:delText>
        </w:r>
      </w:del>
      <w:del w:id="104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(</w:delText>
        </w:r>
      </w:del>
      <w:hyperlink w:anchor="def-eigendecomposition">
        <w:del w:id="1043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044" w:author="PR Preview" w:date="2026-01-01T00:00:00Z">
        <w:r>
          <w:delText xml:space="preserve">)</w:delText>
        </w:r>
      </w:del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and eigenvalues</w:delText>
        </w:r>
      </w:del>
      <w:del w:id="1047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on the diagonal of</w:delText>
        </w:r>
      </w:del>
      <w:del w:id="1050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1051" w:author="PR Preview" w:date="2026-01-01T00:00:00Z">
        <w:r>
          <w:delText xml:space="preserve">.</w:delText>
        </w:r>
      </w:del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Then:</w:delText>
        </w:r>
      </w:del>
    </w:p>
    <w:p>
      <w:pPr>
        <w:pStyle w:val="BodyText"/>
      </w:pPr>
      <w:ins w:id="1054" w:author="PR Preview" w:date="2026-01-01T00:00:00Z">
        <w:r>
          <w:rPr>
            <w:b/>
            <w:bCs/>
          </w:rPr>
          <w:t xml:space="preserve">Theorem 17 (Definiteness and eigenvalues)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Let</w:t>
        </w:r>
      </w:ins>
      <w:ins w:id="105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be a</w:t>
        </w:r>
      </w:ins>
      <w:ins w:id="106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symmetric matrix with real entries,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with eigendecomposition</w:t>
        </w:r>
      </w:ins>
      <w:ins w:id="10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(</w:t>
        </w:r>
      </w:ins>
      <w:hyperlink w:anchor="def-eigendecomposition">
        <w:ins w:id="1068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069" w:author="PR Preview" w:date="2026-01-01T00:00:00Z">
        <w:r>
          <w:t xml:space="preserve">)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and eigenvalues</w:t>
        </w:r>
      </w:ins>
      <w:ins w:id="1072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on the diagonal of</w:t>
        </w:r>
      </w:ins>
      <w:ins w:id="1075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076" w:author="PR Preview" w:date="2026-01-01T00:00:00Z">
        <w:r>
          <w:t xml:space="preserve">.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del w:id="1079" w:author="PR Preview" w:date="2026-01-01T00:00:00Z">
        <w:r>
          <w:rPr>
            <w:b/>
            <w:bCs/>
          </w:rPr>
          <w:delText xml:space="preserve">Example 31 (Reading definiteness off the eigenvalues)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 </w:delText>
        </w:r>
      </w:del>
    </w:p>
    <w:p>
      <w:pPr>
        <w:pStyle w:val="BodyText"/>
      </w:pPr>
      <w:ins w:id="1082" w:author="PR Preview" w:date="2026-01-01T00:00:00Z">
        <w:r>
          <w:rPr>
            <w:b/>
            <w:bCs/>
          </w:rPr>
          <w:t xml:space="preserve">Example 33 (Reading definiteness off the eigenvalues)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has eigenvalues</w:delText>
        </w:r>
      </w:del>
      <w:del w:id="1087" w:author="PR Preview" w:date="2026-01-01T00:00:00Z">
        <w:r>
          <w:delText xml:space="preserve"> </w:delText>
        </w:r>
      </w:del>
      <m:oMath>
        <m:r>
          <m:t>2</m:t>
        </m:r>
      </m:oMath>
      <w:del w:id="1088" w:author="PR Preview" w:date="2026-01-01T00:00:00Z">
        <w:r>
          <w:delText xml:space="preserve">, for the eigenvector</w:delText>
        </w:r>
      </w:del>
      <w:del w:id="108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90" w:author="PR Preview" w:date="2026-01-01T00:00:00Z">
        <w:r>
          <w:delText xml:space="preserve">,</w:delText>
        </w:r>
      </w:del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delText xml:space="preserve">and</w:delText>
        </w:r>
      </w:del>
      <w:del w:id="1093" w:author="PR Preview" w:date="2026-01-01T00:00:00Z">
        <w:r>
          <w:delText xml:space="preserve"> </w:delText>
        </w:r>
      </w:del>
      <m:oMath>
        <m:r>
          <m:t>0</m:t>
        </m:r>
      </m:oMath>
      <w:del w:id="1094" w:author="PR Preview" w:date="2026-01-01T00:00:00Z">
        <w:r>
          <w:delText xml:space="preserve">, for the eigenvector</w:delText>
        </w:r>
      </w:del>
      <w:del w:id="10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096" w:author="PR Preview" w:date="2026-01-01T00:00:00Z">
        <w:r>
          <w:delText xml:space="preserve">,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so it is positive semidefinite but not positive definite,</w:delText>
        </w:r>
      </w:del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as</w:delText>
        </w:r>
      </w:del>
      <w:del w:id="1101" w:author="PR Preview" w:date="2026-01-01T00:00:00Z">
        <w:r>
          <w:delText xml:space="preserve"> </w:delText>
        </w:r>
      </w:del>
      <w:hyperlink w:anchor="exm-positive-definite">
        <w:del w:id="1102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found directly.</w:delText>
        </w:r>
      </w:del>
    </w:p>
    <w:p>
      <w:pPr>
        <w:pStyle w:val="FirstParagraph"/>
      </w:pPr>
      <w:del w:id="1105" w:author="PR Preview" w:date="2026-01-01T00:00:00Z">
        <w:r>
          <w:rPr>
            <w:b/>
            <w:bCs/>
          </w:rPr>
          <w:delText xml:space="preserve">Theorem 16 (A positive definite matrix has a positive definite inverse)</w:delText>
        </w:r>
      </w:del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Let</w:delText>
        </w:r>
      </w:del>
      <w:del w:id="110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be a</w:delText>
        </w:r>
      </w:del>
      <w:del w:id="111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positive definite matrix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(</w:delText>
        </w:r>
      </w:del>
      <w:hyperlink w:anchor="def-positive-definite">
        <w:del w:id="1116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117" w:author="PR Preview" w:date="2026-01-01T00:00:00Z">
        <w:r>
          <w:delText xml:space="preserve">) with real entries,</w:delText>
        </w:r>
      </w:del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with eigendecomposition</w:delText>
        </w:r>
      </w:del>
      <w:del w:id="112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(</w:delText>
        </w:r>
      </w:del>
      <w:hyperlink w:anchor="def-eigendecomposition">
        <w:del w:id="1123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124" w:author="PR Preview" w:date="2026-01-01T00:00:00Z">
        <w:r>
          <w:delText xml:space="preserve">)</w:delText>
        </w:r>
      </w:del>
      <w:del w:id="1125" w:author="PR Preview" w:date="2026-01-01T00:00:00Z">
        <w:r>
          <w:delText xml:space="preserve"> </w:delText>
        </w:r>
      </w:del>
      <w:del w:id="1126" w:author="PR Preview" w:date="2026-01-01T00:00:00Z">
        <w:r>
          <w:delText xml:space="preserve">and eigenvalues</w:delText>
        </w:r>
      </w:del>
      <w:del w:id="1127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1128" w:author="PR Preview" w:date="2026-01-01T00:00:00Z">
        <w:r>
          <w:delText xml:space="preserve">.</w:delText>
        </w:r>
      </w:del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Then</w:delText>
        </w:r>
      </w:del>
      <w:del w:id="113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is invertible (</w:delText>
        </w:r>
      </w:del>
      <w:hyperlink w:anchor="def-invertible-matrix">
        <w:del w:id="1134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135" w:author="PR Preview" w:date="2026-01-01T00:00:00Z">
        <w:r>
          <w:delText xml:space="preserve">),</w:delText>
        </w:r>
      </w:del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has eigenvalues</w:t>
        </w:r>
      </w:ins>
      <w:ins w:id="1138" w:author="PR Preview" w:date="2026-01-01T00:00:00Z">
        <w:r>
          <w:t xml:space="preserve"> </w:t>
        </w:r>
      </w:ins>
      <m:oMath>
        <m:r>
          <m:t>2</m:t>
        </m:r>
      </m:oMath>
      <w:ins w:id="1139" w:author="PR Preview" w:date="2026-01-01T00:00:00Z">
        <w:r>
          <w:t xml:space="preserve">, for the eigenvector</w:t>
        </w:r>
      </w:ins>
      <w:ins w:id="11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41" w:author="PR Preview" w:date="2026-01-01T00:00:00Z">
        <w:r>
          <w:t xml:space="preserve">,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and</w:t>
        </w:r>
      </w:ins>
      <w:ins w:id="1144" w:author="PR Preview" w:date="2026-01-01T00:00:00Z">
        <w:r>
          <w:t xml:space="preserve"> </w:t>
        </w:r>
      </w:ins>
      <m:oMath>
        <m:r>
          <m:t>0</m:t>
        </m:r>
      </m:oMath>
      <w:ins w:id="1145" w:author="PR Preview" w:date="2026-01-01T00:00:00Z">
        <w:r>
          <w:t xml:space="preserve">, for the eigenvector</w:t>
        </w:r>
      </w:ins>
      <w:ins w:id="11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147" w:author="PR Preview" w:date="2026-01-01T00:00:00Z">
        <w:r>
          <w:t xml:space="preserve">,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so it is positive semidefinite but not positive definite,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as</w:t>
        </w:r>
      </w:ins>
      <w:ins w:id="1152" w:author="PR Preview" w:date="2026-01-01T00:00:00Z">
        <w:r>
          <w:t xml:space="preserve"> </w:t>
        </w:r>
      </w:ins>
      <w:hyperlink w:anchor="exm-positive-definite">
        <w:ins w:id="1153" w:author="PR Preview" w:date="2026-01-01T00:00:00Z">
          <w:r>
            <w:rPr>
              <w:rStyle w:val="Hyperlink"/>
            </w:rPr>
            <w:t xml:space="preserve">Example 32</w:t>
          </w:r>
        </w:ins>
      </w:hyperlink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found directly.</w:t>
        </w:r>
      </w:ins>
    </w:p>
    <w:bookmarkEnd w:id="143"/>
    <w:bookmarkStart w:id="144" w:name="thm-pd-inverse"/>
    <w:p>
      <w:pPr>
        <w:pStyle w:val="FirstParagraph"/>
      </w:pPr>
      <w:ins w:id="1156" w:author="PR Preview" w:date="2026-01-01T00:00:00Z">
        <w:r>
          <w:rPr>
            <w:b/>
            <w:bCs/>
          </w:rPr>
          <w:t xml:space="preserve">Theorem 18 (A positive definite matrix has a positive definite inverse)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Let</w:t>
        </w:r>
      </w:ins>
      <w:ins w:id="11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be a</w:t>
        </w:r>
      </w:ins>
      <w:ins w:id="116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positive definite matrix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(</w:t>
        </w:r>
      </w:ins>
      <w:hyperlink w:anchor="def-positive-definite">
        <w:ins w:id="116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168" w:author="PR Preview" w:date="2026-01-01T00:00:00Z">
        <w:r>
          <w:t xml:space="preserve">) with real entries,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with eigendecomposition</w:t>
        </w:r>
      </w:ins>
      <w:ins w:id="117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(</w:t>
        </w:r>
      </w:ins>
      <w:hyperlink w:anchor="def-eigendecomposition">
        <w:ins w:id="1174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175" w:author="PR Preview" w:date="2026-01-01T00:00:00Z">
        <w:r>
          <w:t xml:space="preserve">)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and eigenvalues</w:t>
        </w:r>
      </w:ins>
      <w:ins w:id="1178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1179" w:author="PR Preview" w:date="2026-01-01T00:00:00Z">
        <w:r>
          <w:t xml:space="preserve">.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Then</w:t>
        </w:r>
      </w:ins>
      <w:ins w:id="11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is invertible (</w:t>
        </w:r>
      </w:ins>
      <w:hyperlink w:anchor="def-invertible-matrix">
        <w:ins w:id="1185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186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del w:id="1187" w:author="PR Preview" w:date="2026-01-01T00:00:00Z">
        <w:r>
          <w:rPr>
            <w:i/>
            <w:iCs/>
          </w:rPr>
          <w:delText xml:space="preserve">Proof</w:delText>
        </w:r>
      </w:del>
      <w:del w:id="1188" w:author="PR Preview" w:date="2026-01-01T00:00:00Z">
        <w:r>
          <w:delText xml:space="preserve">. </w:delText>
        </w:r>
      </w:del>
      <w:del w:id="1189" w:author="PR Preview" w:date="2026-01-01T00:00:00Z">
        <w:r>
          <w:delText xml:space="preserve">By</w:delText>
        </w:r>
      </w:del>
      <w:del w:id="1190" w:author="PR Preview" w:date="2026-01-01T00:00:00Z">
        <w:r>
          <w:delText xml:space="preserve"> </w:delText>
        </w:r>
      </w:del>
      <w:hyperlink w:anchor="thm-definite-eigenvalues">
        <w:del w:id="1191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192" w:author="PR Preview" w:date="2026-01-01T00:00:00Z">
        <w:r>
          <w:delText xml:space="preserve">, every</w:delText>
        </w:r>
      </w:del>
      <w:del w:id="1193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1194" w:author="PR Preview" w:date="2026-01-01T00:00:00Z">
        <w:r>
          <w:delText xml:space="preserve">,</w:delText>
        </w:r>
      </w:del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so</w:delText>
        </w:r>
      </w:del>
      <w:del w:id="1197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is well defined,</w:delText>
        </w:r>
      </w:del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and multiplying the two diagonal matrices entry by entry</w:delText>
        </w:r>
      </w:del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gives</w:delText>
        </w:r>
      </w:del>
    </w:p>
    <w:p>
      <w:pPr>
        <w:pStyle w:val="BodyText"/>
      </w:pPr>
      <w:ins w:id="1204" w:author="PR Preview" w:date="2026-01-01T00:00:00Z">
        <w:r>
          <w:rPr>
            <w:i/>
            <w:iCs/>
          </w:rPr>
          <w:t xml:space="preserve">Proof</w:t>
        </w:r>
      </w:ins>
      <w:ins w:id="1205" w:author="PR Preview" w:date="2026-01-01T00:00:00Z">
        <w:r>
          <w:t xml:space="preserve">. </w:t>
        </w:r>
      </w:ins>
      <w:ins w:id="1206" w:author="PR Preview" w:date="2026-01-01T00:00:00Z">
        <w:r>
          <w:t xml:space="preserve">By</w:t>
        </w:r>
      </w:ins>
      <w:ins w:id="1207" w:author="PR Preview" w:date="2026-01-01T00:00:00Z">
        <w:r>
          <w:t xml:space="preserve"> </w:t>
        </w:r>
      </w:ins>
      <w:hyperlink w:anchor="thm-definite-eigenvalues">
        <w:ins w:id="1208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209" w:author="PR Preview" w:date="2026-01-01T00:00:00Z">
        <w:r>
          <w:t xml:space="preserve">, every</w:t>
        </w:r>
      </w:ins>
      <w:ins w:id="121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1211" w:author="PR Preview" w:date="2026-01-01T00:00:00Z">
        <w:r>
          <w:t xml:space="preserve">,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so</w:t>
        </w:r>
      </w:ins>
      <w:ins w:id="1214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is well defined,</w:t>
        </w:r>
      </w:ins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and multiplying the two diagonal matrices entry by entry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is symmetric by</w:delText>
        </w:r>
      </w:del>
      <w:del w:id="1223" w:author="PR Preview" w:date="2026-01-01T00:00:00Z">
        <w:r>
          <w:delText xml:space="preserve"> </w:delText>
        </w:r>
      </w:del>
      <w:hyperlink w:anchor="cor-inverse-symmetric">
        <w:del w:id="1224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1225" w:author="PR Preview" w:date="2026-01-01T00:00:00Z">
        <w:r>
          <w:delText xml:space="preserve">.</w:delText>
        </w:r>
      </w:del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For</w:delText>
        </w:r>
      </w:del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$\mathord{\smash[b]{\underset{\raise.3ex\hbox{$\scriptstyle\sim$}}{x}}\vphantom{x}}\neq \mathord{\smash[b]{\underset{\raise.3ex\hbox{$\scriptstyle\sim$}}{0}}\vphantom{0}}$</w:delText>
        </w:r>
      </w:del>
      <w:del w:id="1230" w:author="PR Preview" w:date="2026-01-01T00:00:00Z">
        <w:r>
          <w:delText xml:space="preserve">, let</w:delText>
        </w:r>
      </w:del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$\mathord{\smash[b]{\underset{\raise.3ex\hbox{$\scriptstyle\sim$}}{y}}\vphantom{y}} = {\mathbf{Q}}^{\top}\mathord{\smash[b]{\underset{\raise.3ex\hbox{$\scriptstyle\sim$}}{x}}\vphantom{x}}$</w:delText>
        </w:r>
      </w:del>
      <w:del w:id="1233" w:author="PR Preview" w:date="2026-01-01T00:00:00Z">
        <w:r>
          <w:delText xml:space="preserve">,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which is not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$\mathord{\smash[b]{\underset{\raise.3ex\hbox{$\scriptstyle\sim$}}{0}}\vphantom{0}}$</w:delText>
        </w:r>
      </w:del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because</w:delText>
        </w:r>
      </w:del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$\mathord{\smash[b]{\underset{\raise.3ex\hbox{$\scriptstyle\sim$}}{x}}\vphantom{x}}= \mathbf{Q}\mathord{\smash[b]{\underset{\raise.3ex\hbox{$\scriptstyle\sim$}}{y}}\vphantom{y}}$</w:delText>
        </w:r>
      </w:del>
      <w:del w:id="1242" w:author="PR Preview" w:date="2026-01-01T00:00:00Z">
        <w:r>
          <w:delText xml:space="preserve">.</w:delText>
        </w:r>
      </w:del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As in the proof of</w:delText>
        </w:r>
      </w:del>
      <w:del w:id="1245" w:author="PR Preview" w:date="2026-01-01T00:00:00Z">
        <w:r>
          <w:delText xml:space="preserve"> </w:delText>
        </w:r>
      </w:del>
      <w:hyperlink w:anchor="thm-definite-eigenvalues">
        <w:del w:id="1246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247" w:author="PR Preview" w:date="2026-01-01T00:00:00Z">
        <w:r>
          <w:delText xml:space="preserve">:</w:delText>
        </w:r>
      </w:del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is symmetric by</w:t>
        </w:r>
      </w:ins>
      <w:ins w:id="1250" w:author="PR Preview" w:date="2026-01-01T00:00:00Z">
        <w:r>
          <w:t xml:space="preserve"> </w:t>
        </w:r>
      </w:ins>
      <w:hyperlink w:anchor="cor-inverse-symmetric">
        <w:ins w:id="1251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252" w:author="PR Preview" w:date="2026-01-01T00:00:00Z">
        <w:r>
          <w:t xml:space="preserve">.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For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1257" w:author="PR Preview" w:date="2026-01-01T00:00:00Z">
        <w:r>
          <w:t xml:space="preserve">, let</w:t>
        </w:r>
      </w:ins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$\mathord{\smash[b]{\underset{\raise.3ex\hbox{$\scriptstyle\sim$}}{y}}\vphantom{y}} = {\mathbf{Q}}^{\top}\mathord{\smash[b]{\underset{\raise.3ex\hbox{$\scriptstyle\sim$}}{x}}\vphantom{x}}$</w:t>
        </w:r>
      </w:ins>
      <w:ins w:id="1260" w:author="PR Preview" w:date="2026-01-01T00:00:00Z">
        <w:r>
          <w:t xml:space="preserve">,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which is not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$\mathord{\smash[b]{\underset{\raise.3ex\hbox{$\scriptstyle\sim$}}{0}}\vphantom{0}}$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because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$\mathord{\smash[b]{\underset{\raise.3ex\hbox{$\scriptstyle\sim$}}{x}}\vphantom{x}}= \mathbf{Q}\mathord{\smash[b]{\underset{\raise.3ex\hbox{$\scriptstyle\sim$}}{y}}\vphantom{y}}$</w:t>
        </w:r>
      </w:ins>
      <w:ins w:id="1269" w:author="PR Preview" w:date="2026-01-01T00:00:00Z">
        <w:r>
          <w:t xml:space="preserve">.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As in the proof of</w:t>
        </w:r>
      </w:ins>
      <w:ins w:id="1272" w:author="PR Preview" w:date="2026-01-01T00:00:00Z">
        <w:r>
          <w:t xml:space="preserve"> </w:t>
        </w:r>
      </w:ins>
      <w:hyperlink w:anchor="thm-definite-eigenvalues">
        <w:ins w:id="1273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274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del w:id="1275" w:author="PR Preview" w:date="2026-01-01T00:00:00Z">
        <w:r>
          <w:rPr>
            <w:b/>
            <w:bCs/>
          </w:rPr>
          <w:delText xml:space="preserve">Example 32 (Inverting a positive definite matrix)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delText xml:space="preserve">For</w:delText>
        </w:r>
      </w:del>
      <w:del w:id="127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279" w:author="PR Preview" w:date="2026-01-01T00:00:00Z">
        <w:r>
          <w:delText xml:space="preserve">,</w:delText>
        </w:r>
      </w:del>
      <w:del w:id="1280" w:author="PR Preview" w:date="2026-01-01T00:00:00Z">
        <w:r>
          <w:delText xml:space="preserve"> </w:delText>
        </w:r>
      </w:del>
      <w:hyperlink w:anchor="exm-spectral">
        <w:del w:id="1281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gives</w:delText>
        </w:r>
      </w:del>
      <w:del w:id="1284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and eigenvalues</w:delText>
        </w:r>
      </w:del>
      <w:del w:id="1287" w:author="PR Preview" w:date="2026-01-01T00:00:00Z">
        <w:r>
          <w:delText xml:space="preserve"> </w:delText>
        </w:r>
      </w:del>
      <m:oMath>
        <m:r>
          <m:t>3</m:t>
        </m:r>
      </m:oMath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and</w:delText>
        </w:r>
      </w:del>
      <w:del w:id="1290" w:author="PR Preview" w:date="2026-01-01T00:00:00Z">
        <w:r>
          <w:delText xml:space="preserve"> </w:delText>
        </w:r>
      </w:del>
      <m:oMath>
        <m:r>
          <m:t>1</m:t>
        </m:r>
      </m:oMath>
      <w:del w:id="1291" w:author="PR Preview" w:date="2026-01-01T00:00:00Z">
        <w:r>
          <w:delText xml:space="preserve">, so:</w:delText>
        </w:r>
      </w:del>
    </w:p>
    <w:p>
      <w:pPr>
        <w:pStyle w:val="BodyText"/>
      </w:pPr>
      <w:ins w:id="1292" w:author="PR Preview" w:date="2026-01-01T00:00:00Z">
        <w:r>
          <w:rPr>
            <w:b/>
            <w:bCs/>
          </w:rPr>
          <w:t xml:space="preserve">Example 34 (Inverting a positive definite matrix)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For</w:t>
        </w:r>
      </w:ins>
      <w:ins w:id="129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296" w:author="PR Preview" w:date="2026-01-01T00:00:00Z">
        <w:r>
          <w:t xml:space="preserve">,</w:t>
        </w:r>
      </w:ins>
      <w:ins w:id="1297" w:author="PR Preview" w:date="2026-01-01T00:00:00Z">
        <w:r>
          <w:t xml:space="preserve"> </w:t>
        </w:r>
      </w:ins>
      <w:hyperlink w:anchor="exm-spectral">
        <w:ins w:id="1298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gives</w:t>
        </w:r>
      </w:ins>
      <w:ins w:id="130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and eigenvalues</w:t>
        </w:r>
      </w:ins>
      <w:ins w:id="1304" w:author="PR Preview" w:date="2026-01-01T00:00:00Z">
        <w:r>
          <w:t xml:space="preserve"> </w:t>
        </w:r>
      </w:ins>
      <m:oMath>
        <m:r>
          <m:t>3</m:t>
        </m:r>
      </m:oMath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and</w:t>
        </w:r>
      </w:ins>
      <w:ins w:id="1307" w:author="PR Preview" w:date="2026-01-01T00:00:00Z">
        <w:r>
          <w:t xml:space="preserve"> </w:t>
        </w:r>
      </w:ins>
      <m:oMath>
        <m:r>
          <m:t>1</m:t>
        </m:r>
      </m:oMath>
      <w:ins w:id="1308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del w:id="1309" w:author="PR Preview" w:date="2026-01-01T00:00:00Z">
        <w:r>
          <w:rPr>
            <w:b/>
            <w:bCs/>
          </w:rPr>
          <w:delText xml:space="preserve">Example 33 (A bowl with its lowest point at the origin)</w:delText>
        </w:r>
      </w:del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Take</w:delText>
        </w:r>
      </w:del>
      <w:del w:id="131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313" w:author="PR Preview" w:date="2026-01-01T00:00:00Z">
        <w:r>
          <w:delText xml:space="preserve">,</w:delText>
        </w:r>
      </w:del>
      <w:del w:id="131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1315" w:author="PR Preview" w:date="2026-01-01T00:00:00Z">
        <w:r>
          <w:delText xml:space="preserve">,</w:delText>
        </w:r>
      </w:del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$\mathord{\smash[b]{\underset{\raise.3ex\hbox{$\scriptstyle\sim$}}{b}}\vphantom{b}} = \mathord{\smash[b]{\underset{\raise.3ex\hbox{$\scriptstyle\sim$}}{0}}\vphantom{0}}_{2 \times 1}$</w:delText>
        </w:r>
      </w:del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and</w:delText>
        </w:r>
      </w:del>
      <w:del w:id="132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1321" w:author="PR Preview" w:date="2026-01-01T00:00:00Z">
        <w:r>
          <w:delText xml:space="preserve">.</w:delText>
        </w:r>
      </w:del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Then</w:delText>
        </w:r>
      </w:del>
      <w:del w:id="132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is positive definite (</w:delText>
        </w:r>
      </w:del>
      <w:hyperlink w:anchor="exm-positive-definite">
        <w:del w:id="1327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1328" w:author="PR Preview" w:date="2026-01-01T00:00:00Z">
        <w:r>
          <w:delText xml:space="preserve">),</w:delText>
        </w:r>
      </w:del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delText xml:space="preserve">so the graph of</w:delText>
        </w:r>
      </w:del>
    </w:p>
    <w:p>
      <w:pPr>
        <w:pStyle w:val="BodyText"/>
      </w:pPr>
      <w:ins w:id="1331" w:author="PR Preview" w:date="2026-01-01T00:00:00Z">
        <w:r>
          <w:rPr>
            <w:b/>
            <w:bCs/>
          </w:rPr>
          <w:t xml:space="preserve">Example 35 (A bowl with its lowest point at the origin)</w:t>
        </w:r>
      </w:ins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Take</w:t>
        </w:r>
      </w:ins>
      <w:ins w:id="133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335" w:author="PR Preview" w:date="2026-01-01T00:00:00Z">
        <w:r>
          <w:t xml:space="preserve">,</w:t>
        </w:r>
      </w:ins>
      <w:ins w:id="133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1337" w:author="PR Preview" w:date="2026-01-01T00:00:00Z">
        <w:r>
          <w:t xml:space="preserve">,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$\mathord{\smash[b]{\underset{\raise.3ex\hbox{$\scriptstyle\sim$}}{b}}\vphantom{b}} = \mathord{\smash[b]{\underset{\raise.3ex\hbox{$\scriptstyle\sim$}}{0}}\vphantom{0}}_{2 \times 1}$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and</w:t>
        </w:r>
      </w:ins>
      <w:ins w:id="134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343" w:author="PR Preview" w:date="2026-01-01T00:00:00Z">
        <w:r>
          <w:t xml:space="preserve">.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Then</w:t>
        </w:r>
      </w:ins>
      <w:ins w:id="134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is positive definite (</w:t>
        </w:r>
      </w:ins>
      <w:hyperlink w:anchor="exm-positive-definite">
        <w:ins w:id="1349" w:author="PR Preview" w:date="2026-01-01T00:00:00Z">
          <w:r>
            <w:rPr>
              <w:rStyle w:val="Hyperlink"/>
            </w:rPr>
            <w:t xml:space="preserve">Example 32</w:t>
          </w:r>
        </w:ins>
      </w:hyperlink>
      <w:ins w:id="1350" w:author="PR Preview" w:date="2026-01-01T00:00:00Z">
        <w:r>
          <w:t xml:space="preserve">),</w:t>
        </w:r>
      </w:ins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so the graph of</w:t>
        </w:r>
      </w:ins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50"/>
    <w:bookmarkStart w:id="151" w:name="exm-matrix-induced-inner-product"/>
    <w:p>
      <w:pPr>
        <w:pStyle w:val="FirstParagraph"/>
      </w:pPr>
      <w:del w:id="1353" w:author="PR Preview" w:date="2026-01-01T00:00:00Z">
        <w:r>
          <w:rPr>
            <w:b/>
            <w:bCs/>
          </w:rPr>
          <w:delText xml:space="preserve">Example 34 (A matrix-induced inner product calculation)</w:delText>
        </w:r>
      </w:del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Consider the symmetric matrix</w:delText>
        </w:r>
      </w:del>
    </w:p>
    <w:p>
      <w:pPr>
        <w:pStyle w:val="FirstParagraph"/>
      </w:pPr>
      <w:ins w:id="1356" w:author="PR Preview" w:date="2026-01-01T00:00:00Z">
        <w:r>
          <w:rPr>
            <w:b/>
            <w:bCs/>
          </w:rPr>
          <w:t xml:space="preserve">Example 36 (A matrix-induced inner product calculation)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Consider the symmetric matrix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51"/>
    <w:bookmarkStart w:id="156" w:name="thm-matrix-induced-inner-product"/>
    <w:p>
      <w:pPr>
        <w:pStyle w:val="BodyText"/>
      </w:pPr>
      <w:del w:id="1359" w:author="PR Preview" w:date="2026-01-01T00:00:00Z">
        <w:r>
          <w:rPr>
            <w:b/>
            <w:bCs/>
          </w:rPr>
          <w:delText xml:space="preserve">Theorem 17 (Properties of the matrix-induced inner product)</w:delText>
        </w:r>
      </w:del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For every</w:delText>
        </w:r>
      </w:del>
      <w:del w:id="136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symmetric positive definite matrix</w:delText>
        </w:r>
      </w:del>
      <w:del w:id="136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66" w:author="PR Preview" w:date="2026-01-01T00:00:00Z">
        <w:r>
          <w:delText xml:space="preserve">,</w:delText>
        </w:r>
      </w:del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the function</w:delText>
        </w:r>
      </w:del>
      <w:del w:id="1369" w:author="PR Preview" w:date="2026-01-01T00:00:00Z">
        <w:r>
          <w:delText xml:space="preserve"> </w:delText>
        </w:r>
      </w:del>
      <w:del w:id="1370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delText>
        </w:r>
      </w:del>
      <w:del w:id="1371" w:author="PR Preview" w:date="2026-01-01T00:00:00Z">
        <w:r>
          <w:delText xml:space="preserve"> </w:delText>
        </w:r>
      </w:del>
      <w:del w:id="1372" w:author="PR Preview" w:date="2026-01-01T00:00:00Z">
        <w:r>
          <w:delText xml:space="preserve">satisfies the four inner product axioms (</w:delText>
        </w:r>
      </w:del>
      <w:hyperlink r:id="rId152">
        <w:del w:id="1373" w:author="PR Preview" w:date="2026-01-01T00:00:00Z">
          <w:r>
            <w:rPr>
              <w:rStyle w:val="Hyperlink"/>
            </w:rPr>
            <w:delText xml:space="preserve">Definition 1 in Inner Products and Orthogonality</w:delText>
          </w:r>
        </w:del>
      </w:hyperlink>
      <w:del w:id="1374" w:author="PR Preview" w:date="2026-01-01T00:00:00Z">
        <w:r>
          <w:delText xml:space="preserve">):</w:delText>
        </w:r>
      </w:del>
      <w:del w:id="1375" w:author="PR Preview" w:date="2026-01-01T00:00:00Z">
        <w:r>
          <w:delText xml:space="preserve"> </w:delText>
        </w:r>
      </w:del>
      <w:del w:id="1376" w:author="PR Preview" w:date="2026-01-01T00:00:00Z">
        <w:r>
          <w:delText xml:space="preserve">positivity, definiteness, linearity in the first slot, and symmetry.</w:delText>
        </w:r>
      </w:del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Thus</w:delText>
        </w:r>
      </w:del>
      <w:del w:id="137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is an inner product space (</w:delText>
        </w:r>
      </w:del>
      <w:hyperlink r:id="rId153">
        <w:del w:id="1382" w:author="PR Preview" w:date="2026-01-01T00:00:00Z">
          <w:r>
            <w:rPr>
              <w:rStyle w:val="Hyperlink"/>
            </w:rPr>
            <w:delText xml:space="preserve">Definition 2 in Inner Products and Orthogonality</w:delText>
          </w:r>
        </w:del>
      </w:hyperlink>
      <w:del w:id="1383" w:author="PR Preview" w:date="2026-01-01T00:00:00Z">
        <w:r>
          <w:delText xml:space="preserve">).</w:delText>
        </w:r>
      </w:del>
    </w:p>
    <w:p>
      <w:pPr>
        <w:pStyle w:val="BodyText"/>
      </w:pPr>
      <w:ins w:id="1384" w:author="PR Preview" w:date="2026-01-01T00:00:00Z">
        <w:r>
          <w:rPr>
            <w:b/>
            <w:bCs/>
          </w:rPr>
          <w:t xml:space="preserve">Theorem 19 (Properties of the matrix-induced inner product)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For every</w:t>
        </w:r>
      </w:ins>
      <w:ins w:id="138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symmetric positive definite matrix</w:t>
        </w:r>
      </w:ins>
      <w:ins w:id="13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91" w:author="PR Preview" w:date="2026-01-01T00:00:00Z">
        <w:r>
          <w:t xml:space="preserve">,</w:t>
        </w:r>
      </w:ins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the function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satisfies the four inner product axioms (</w:t>
        </w:r>
      </w:ins>
      <w:hyperlink r:id="rId152">
        <w:ins w:id="1398" w:author="PR Preview" w:date="2026-01-01T00:00:00Z">
          <w:r>
            <w:rPr>
              <w:rStyle w:val="Hyperlink"/>
            </w:rPr>
            <w:t xml:space="preserve">Definition 1 in Inner Products and Orthogonality</w:t>
          </w:r>
        </w:ins>
      </w:hyperlink>
      <w:ins w:id="1399" w:author="PR Preview" w:date="2026-01-01T00:00:00Z">
        <w:r>
          <w:t xml:space="preserve">):</w:t>
        </w:r>
      </w:ins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positivity, definiteness, linearity in the first slot, and symmetry.</w:t>
        </w:r>
      </w:ins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Thus</w:t>
        </w:r>
      </w:ins>
      <w:ins w:id="14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is an inner product space (</w:t>
        </w:r>
      </w:ins>
      <w:hyperlink r:id="rId153">
        <w:ins w:id="1407" w:author="PR Preview" w:date="2026-01-01T00:00:00Z">
          <w:r>
            <w:rPr>
              <w:rStyle w:val="Hyperlink"/>
            </w:rPr>
            <w:t xml:space="preserve">Definition 2 in Inner Products and Orthogonality</w:t>
          </w:r>
        </w:ins>
      </w:hyperlink>
      <w:ins w:id="1408" w:author="PR Preview" w:date="2026-01-01T00:00:00Z">
        <w:r>
          <w:t xml:space="preserve">).</w:t>
        </w:r>
      </w:ins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del w:id="1409" w:author="PR Preview" w:date="2026-01-01T00:00:00Z">
        <w:r>
          <w:rPr>
            <w:b/>
            <w:bCs/>
          </w:rPr>
          <w:delText xml:space="preserve">Example 35 (Checking the inner product axioms, and recovering the matrix from the inner product)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Take</w:delText>
        </w:r>
      </w:del>
      <w:del w:id="141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from</w:delText>
        </w:r>
      </w:del>
      <w:del w:id="1415" w:author="PR Preview" w:date="2026-01-01T00:00:00Z">
        <w:r>
          <w:delText xml:space="preserve"> </w:delText>
        </w:r>
      </w:del>
      <w:hyperlink w:anchor="exm-matrix-induced-inner-product">
        <w:del w:id="1416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1417" w:author="PR Preview" w:date="2026-01-01T00:00:00Z">
        <w:r>
          <w:delText xml:space="preserve">,</w:delText>
        </w:r>
      </w:del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the vectors</w:delText>
        </w:r>
      </w:del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$\mathord{\smash[b]{\underset{\raise.3ex\hbox{$\scriptstyle\sim$}}{x}}\vphantom{x}}= (1, 2)$</w:delText>
        </w:r>
      </w:del>
      <w:del w:id="1422" w:author="PR Preview" w:date="2026-01-01T00:00:00Z">
        <w:r>
          <w:delText xml:space="preserve">,</w:delText>
        </w:r>
      </w:del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$\mathord{\smash[b]{\underset{\raise.3ex\hbox{$\scriptstyle\sim$}}{y}}\vphantom{y}}= (3, -1)$</w:delText>
        </w:r>
      </w:del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delText xml:space="preserve">and</w:delText>
        </w:r>
      </w:del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$\mathord{\smash[b]{\underset{\raise.3ex\hbox{$\scriptstyle\sim$}}{z}}\vphantom{z}} = (0, 4)$</w:delText>
        </w:r>
      </w:del>
      <w:del w:id="1429" w:author="PR Preview" w:date="2026-01-01T00:00:00Z">
        <w:r>
          <w:delText xml:space="preserve">,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and the numbers</w:delText>
        </w:r>
      </w:del>
      <w:del w:id="143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and</w:delText>
        </w:r>
      </w:del>
      <w:del w:id="143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del w:id="1436" w:author="PR Preview" w:date="2026-01-01T00:00:00Z">
        <w:r>
          <w:delText xml:space="preserve">.</w:delText>
        </w:r>
      </w:del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The code computes both sides of each axiom in</w:delText>
        </w:r>
      </w:del>
      <w:del w:id="1439" w:author="PR Preview" w:date="2026-01-01T00:00:00Z">
        <w:r>
          <w:delText xml:space="preserve"> </w:delText>
        </w:r>
      </w:del>
      <w:hyperlink w:anchor="thm-matrix-induced-inner-product">
        <w:del w:id="1440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441" w:author="PR Preview" w:date="2026-01-01T00:00:00Z">
        <w:r>
          <w:delText xml:space="preserve">,</w:delText>
        </w:r>
      </w:del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and then the numbers</w:delText>
        </w:r>
      </w:del>
      <w:del w:id="1444" w:author="PR Preview" w:date="2026-01-01T00:00:00Z">
        <w:r>
          <w:delText xml:space="preserve"> </w:delText>
        </w:r>
      </w:del>
      <w:del w:id="1445" w:author="PR Preview" w:date="2026-01-01T00:00:00Z">
        <w:r>
          <w:delText xml:space="preserve">$\mathopen{}\left\langle \mathord{\smash[b]{\underset{\raise.3ex\hbox{$\scriptstyle\sim$}}{e}}\vphantom{e}}_i, \mathord{\smash[b]{\underset{\raise.3ex\hbox{$\scriptstyle\sim$}}{e}}\vphantom{e}}_j\right\rangle\mathclose{}_{\mathbf{A}}$</w:delText>
        </w:r>
      </w:del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for the standard basis vectors.</w:delText>
        </w:r>
      </w:del>
    </w:p>
    <w:p>
      <w:pPr>
        <w:pStyle w:val="BodyText"/>
      </w:pPr>
      <w:ins w:id="1448" w:author="PR Preview" w:date="2026-01-01T00:00:00Z">
        <w:r>
          <w:rPr>
            <w:b/>
            <w:bCs/>
          </w:rPr>
          <w:t xml:space="preserve">Example 37 (Checking the inner product axioms, and recovering the matrix from the inner product)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Take</w:t>
        </w:r>
      </w:ins>
      <w:ins w:id="145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from</w:t>
        </w:r>
      </w:ins>
      <w:ins w:id="1454" w:author="PR Preview" w:date="2026-01-01T00:00:00Z">
        <w:r>
          <w:t xml:space="preserve"> </w:t>
        </w:r>
      </w:ins>
      <w:hyperlink w:anchor="exm-matrix-induced-inner-product">
        <w:ins w:id="1455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1456" w:author="PR Preview" w:date="2026-01-01T00:00:00Z">
        <w:r>
          <w:t xml:space="preserve">,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the vectors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$\mathord{\smash[b]{\underset{\raise.3ex\hbox{$\scriptstyle\sim$}}{x}}\vphantom{x}}= (1, 2)$</w:t>
        </w:r>
      </w:ins>
      <w:ins w:id="1461" w:author="PR Preview" w:date="2026-01-01T00:00:00Z">
        <w:r>
          <w:t xml:space="preserve">,</w:t>
        </w:r>
      </w:ins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$\mathord{\smash[b]{\underset{\raise.3ex\hbox{$\scriptstyle\sim$}}{y}}\vphantom{y}}= (3, -1)$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and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$\mathord{\smash[b]{\underset{\raise.3ex\hbox{$\scriptstyle\sim$}}{z}}\vphantom{z}} = (0, 4)$</w:t>
        </w:r>
      </w:ins>
      <w:ins w:id="1468" w:author="PR Preview" w:date="2026-01-01T00:00:00Z">
        <w:r>
          <w:t xml:space="preserve">,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and the numbers</w:t>
        </w:r>
      </w:ins>
      <w:ins w:id="14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and</w:t>
        </w:r>
      </w:ins>
      <w:ins w:id="147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1475" w:author="PR Preview" w:date="2026-01-01T00:00:00Z">
        <w:r>
          <w:t xml:space="preserve">.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The code computes both sides of each axiom in</w:t>
        </w:r>
      </w:ins>
      <w:ins w:id="1478" w:author="PR Preview" w:date="2026-01-01T00:00:00Z">
        <w:r>
          <w:t xml:space="preserve"> </w:t>
        </w:r>
      </w:ins>
      <w:hyperlink w:anchor="thm-matrix-induced-inner-product">
        <w:ins w:id="1479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1480" w:author="PR Preview" w:date="2026-01-01T00:00:00Z">
        <w:r>
          <w:t xml:space="preserve">,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and then the numbers</w:t>
        </w:r>
      </w:ins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for the standard basis vectors.</w:t>
        </w:r>
      </w:ins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del w:id="1487" w:author="PR Preview" w:date="2026-01-01T00:00:00Z">
        <w:r>
          <w:delText xml:space="preserve">The inner product of</w:delText>
        </w:r>
      </w:del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$\mathord{\smash[b]{\underset{\raise.3ex\hbox{$\scriptstyle\sim$}}{x}}\vphantom{x}}$</w:delText>
        </w:r>
      </w:del>
      <w:del w:id="1490" w:author="PR Preview" w:date="2026-01-01T00:00:00Z">
        <w:r>
          <w:delText xml:space="preserve"> </w:delText>
        </w:r>
      </w:del>
      <w:del w:id="1491" w:author="PR Preview" w:date="2026-01-01T00:00:00Z">
        <w:r>
          <w:delText xml:space="preserve">with itself is 14, which is positive.</w:delText>
        </w:r>
      </w:del>
      <w:del w:id="1492" w:author="PR Preview" w:date="2026-01-01T00:00:00Z">
        <w:r>
          <w:delText xml:space="preserve"> </w:delText>
        </w:r>
      </w:del>
      <w:del w:id="1493" w:author="PR Preview" w:date="2026-01-01T00:00:00Z">
        <w:r>
          <w:delText xml:space="preserve">The two orders give the same number, 7 and 7.</w:delText>
        </w:r>
      </w:del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delText xml:space="preserve">Both sides of the linearity axiom equal 28.</w:delText>
        </w:r>
      </w:del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The matrix of numbers</w:delText>
        </w:r>
      </w:del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$\mathopen{}\left\langle \mathord{\smash[b]{\underset{\raise.3ex\hbox{$\scriptstyle\sim$}}{e}}\vphantom{e}}_i, \mathord{\smash[b]{\underset{\raise.3ex\hbox{$\scriptstyle\sim$}}{e}}\vphantom{e}}_j\right\rangle\mathclose{}_{\mathbf{A}}$</w:delText>
        </w:r>
      </w:del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is</w:delText>
        </w:r>
      </w:del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equal to</w:delText>
        </w:r>
      </w:del>
      <w:del w:id="150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05" w:author="PR Preview" w:date="2026-01-01T00:00:00Z">
        <w:r>
          <w:delText xml:space="preserve">,</w:delText>
        </w:r>
      </w:del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as the converse in</w:delText>
        </w:r>
      </w:del>
      <w:del w:id="1508" w:author="PR Preview" w:date="2026-01-01T00:00:00Z">
        <w:r>
          <w:delText xml:space="preserve"> </w:delText>
        </w:r>
      </w:del>
      <w:hyperlink w:anchor="thm-matrix-induced-inner-product">
        <w:del w:id="1509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says.</w:delText>
        </w:r>
      </w:del>
    </w:p>
    <w:p>
      <w:pPr>
        <w:pStyle w:val="FirstParagraph"/>
      </w:pPr>
      <w:ins w:id="1512" w:author="PR Preview" w:date="2026-01-01T00:00:00Z">
        <w:r>
          <w:t xml:space="preserve">The inner product of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$\mathord{\smash[b]{\underset{\raise.3ex\hbox{$\scriptstyle\sim$}}{x}}\vphantom{x}}$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with itself is 14, which is positive.</w:t>
        </w:r>
      </w:ins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The two orders give the same number, 7 and 7.</w:t>
        </w:r>
      </w:ins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Both sides of the linearity axiom equal 28.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The matrix of numbers</w:t>
        </w:r>
      </w:ins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is</w:t>
        </w:r>
      </w:ins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equal to</w:t>
        </w:r>
      </w:ins>
      <w:ins w:id="15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30" w:author="PR Preview" w:date="2026-01-01T00:00:00Z">
        <w:r>
          <w:t xml:space="preserve">,</w:t>
        </w:r>
      </w:ins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as the converse in</w:t>
        </w:r>
      </w:ins>
      <w:ins w:id="1533" w:author="PR Preview" w:date="2026-01-01T00:00:00Z">
        <w:r>
          <w:t xml:space="preserve"> </w:t>
        </w:r>
      </w:ins>
      <w:hyperlink w:anchor="thm-matrix-induced-inner-product">
        <w:ins w:id="1534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says.</w:t>
        </w:r>
      </w:ins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del w:id="1537" w:author="PR Preview" w:date="2026-01-01T00:00:00Z">
        <w:r>
          <w:rPr>
            <w:i/>
            <w:iCs/>
          </w:rPr>
          <w:delText xml:space="preserve">Proof</w:delText>
        </w:r>
      </w:del>
      <w:del w:id="1538" w:author="PR Preview" w:date="2026-01-01T00:00:00Z">
        <w:r>
          <w:delText xml:space="preserve">. </w:delText>
        </w:r>
      </w:del>
      <w:del w:id="1539" w:author="PR Preview" w:date="2026-01-01T00:00:00Z">
        <w:r>
          <w:delText xml:space="preserve">By the spectral theorem (</w:delText>
        </w:r>
      </w:del>
      <w:hyperlink w:anchor="thm-spectral">
        <w:del w:id="154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541" w:author="PR Preview" w:date="2026-01-01T00:00:00Z">
        <w:r>
          <w:delText xml:space="preserve">),</w:delText>
        </w:r>
      </w:del>
      <w:del w:id="154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with</w:delText>
        </w:r>
      </w:del>
      <w:del w:id="1545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546" w:author="PR Preview" w:date="2026-01-01T00:00:00Z">
        <w:r>
          <w:delText xml:space="preserve"> </w:delText>
        </w:r>
      </w:del>
      <w:del w:id="1547" w:author="PR Preview" w:date="2026-01-01T00:00:00Z">
        <w:r>
          <w:delText xml:space="preserve">orthogonal and</w:delText>
        </w:r>
      </w:del>
      <w:del w:id="1548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diagonal with the eigenvalues</w:delText>
        </w:r>
      </w:del>
      <w:del w:id="1551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</m:oMath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of</w:delText>
        </w:r>
      </w:del>
      <w:del w:id="15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on its diagonal.</w:delText>
        </w:r>
      </w:del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delText xml:space="preserve">These are positive (</w:delText>
        </w:r>
      </w:del>
      <w:hyperlink w:anchor="thm-definite-eigenvalues">
        <w:del w:id="1559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560" w:author="PR Preview" w:date="2026-01-01T00:00:00Z">
        <w:r>
          <w:delText xml:space="preserve">),</w:delText>
        </w:r>
      </w:del>
      <w:del w:id="1561" w:author="PR Preview" w:date="2026-01-01T00:00:00Z">
        <w:r>
          <w:delText xml:space="preserve"> </w:delText>
        </w:r>
      </w:del>
      <w:del w:id="1562" w:author="PR Preview" w:date="2026-01-01T00:00:00Z">
        <w:r>
          <w:delText xml:space="preserve">so</w:delText>
        </w:r>
      </w:del>
      <w:del w:id="1563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1564" w:author="PR Preview" w:date="2026-01-01T00:00:00Z">
        <w:r>
          <w:delText xml:space="preserve">, the diagonal matrix with entries</w:delText>
        </w:r>
      </w:del>
      <w:del w:id="1565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del w:id="1566" w:author="PR Preview" w:date="2026-01-01T00:00:00Z">
        <w:r>
          <w:delText xml:space="preserve">, is defined.</w:delText>
        </w:r>
      </w:del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Take</w:delText>
        </w:r>
      </w:del>
      <w:del w:id="1569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70" w:author="PR Preview" w:date="2026-01-01T00:00:00Z">
        <w:r>
          <w:delText xml:space="preserve">.</w:delText>
        </w:r>
      </w:del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Since</w:delText>
        </w:r>
      </w:del>
      <w:del w:id="1573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1574" w:author="PR Preview" w:date="2026-01-01T00:00:00Z">
        <w:r>
          <w:delText xml:space="preserve"> </w:delText>
        </w:r>
      </w:del>
      <w:del w:id="1575" w:author="PR Preview" w:date="2026-01-01T00:00:00Z">
        <w:r>
          <w:delText xml:space="preserve">is diagonal,</w:delText>
        </w:r>
      </w:del>
      <w:del w:id="157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1577" w:author="PR Preview" w:date="2026-01-01T00:00:00Z">
        <w:r>
          <w:delText xml:space="preserve">, and</w:delText>
        </w:r>
      </w:del>
    </w:p>
    <w:p>
      <w:pPr>
        <w:pStyle w:val="BodyText"/>
      </w:pPr>
      <w:ins w:id="1578" w:author="PR Preview" w:date="2026-01-01T00:00:00Z">
        <w:r>
          <w:rPr>
            <w:i/>
            <w:iCs/>
          </w:rPr>
          <w:t xml:space="preserve">Proof</w:t>
        </w:r>
      </w:ins>
      <w:ins w:id="1579" w:author="PR Preview" w:date="2026-01-01T00:00:00Z">
        <w:r>
          <w:t xml:space="preserve">. </w:t>
        </w:r>
      </w:ins>
      <w:ins w:id="1580" w:author="PR Preview" w:date="2026-01-01T00:00:00Z">
        <w:r>
          <w:t xml:space="preserve">By the spectral theorem (</w:t>
        </w:r>
      </w:ins>
      <w:hyperlink w:anchor="thm-spectral">
        <w:ins w:id="1581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582" w:author="PR Preview" w:date="2026-01-01T00:00:00Z">
        <w:r>
          <w:t xml:space="preserve">),</w:t>
        </w:r>
      </w:ins>
      <w:ins w:id="15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with</w:t>
        </w:r>
      </w:ins>
      <w:ins w:id="158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orthogonal and</w:t>
        </w:r>
      </w:ins>
      <w:ins w:id="1589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diagonal with the eigenvalues</w:t>
        </w:r>
      </w:ins>
      <w:ins w:id="1592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</m:oMath>
      <w:ins w:id="1593" w:author="PR Preview" w:date="2026-01-01T00:00:00Z">
        <w:r>
          <w:t xml:space="preserve"> </w:t>
        </w:r>
      </w:ins>
      <w:ins w:id="1594" w:author="PR Preview" w:date="2026-01-01T00:00:00Z">
        <w:r>
          <w:t xml:space="preserve">of</w:t>
        </w:r>
      </w:ins>
      <w:ins w:id="159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on its diagonal.</w:t>
        </w:r>
      </w:ins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These are positive (</w:t>
        </w:r>
      </w:ins>
      <w:hyperlink w:anchor="thm-definite-eigenvalues">
        <w:ins w:id="1600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601" w:author="PR Preview" w:date="2026-01-01T00:00:00Z">
        <w:r>
          <w:t xml:space="preserve">),</w:t>
        </w:r>
      </w:ins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so</w:t>
        </w:r>
      </w:ins>
      <w:ins w:id="1604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1605" w:author="PR Preview" w:date="2026-01-01T00:00:00Z">
        <w:r>
          <w:t xml:space="preserve">, the diagonal matrix with entries</w:t>
        </w:r>
      </w:ins>
      <w:ins w:id="1606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1607" w:author="PR Preview" w:date="2026-01-01T00:00:00Z">
        <w:r>
          <w:t xml:space="preserve">, is defined.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Take</w:t>
        </w:r>
      </w:ins>
      <w:ins w:id="1610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11" w:author="PR Preview" w:date="2026-01-01T00:00:00Z">
        <w:r>
          <w:t xml:space="preserve">.</w:t>
        </w:r>
      </w:ins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Since</w:t>
        </w:r>
      </w:ins>
      <w:ins w:id="1614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is diagonal,</w:t>
        </w:r>
      </w:ins>
      <w:ins w:id="161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1618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del w:id="1619" w:author="PR Preview" w:date="2026-01-01T00:00:00Z">
        <w:r>
          <w:rPr>
            <w:b/>
            <w:bCs/>
          </w:rPr>
          <w:delText xml:space="preserve">Theorem 18 (A matrix-induced inner product is a dot product of transformed vectors)</w:delText>
        </w:r>
      </w:del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Let</w:delText>
        </w:r>
      </w:del>
      <w:del w:id="162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be a</w:delText>
        </w:r>
      </w:del>
      <w:del w:id="162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symmetric positive definite matrix,</w:delText>
        </w:r>
      </w:del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and let</w:delText>
        </w:r>
      </w:del>
      <w:del w:id="1630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</m:oMath>
      <w:del w:id="1631" w:author="PR Preview" w:date="2026-01-01T00:00:00Z">
        <w:r>
          <w:delText xml:space="preserve"> </w:delText>
        </w:r>
      </w:del>
      <w:del w:id="1632" w:author="PR Preview" w:date="2026-01-01T00:00:00Z">
        <w:r>
          <w:delText xml:space="preserve">be any</w:delText>
        </w:r>
      </w:del>
      <w:del w:id="163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matrix with</w:delText>
        </w:r>
      </w:del>
      <w:del w:id="163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1637" w:author="PR Preview" w:date="2026-01-01T00:00:00Z">
        <w:r>
          <w:delText xml:space="preserve">.</w:delText>
        </w:r>
      </w:del>
      <w:del w:id="1638" w:author="PR Preview" w:date="2026-01-01T00:00:00Z">
        <w:r>
          <w:delText xml:space="preserve"> </w:delText>
        </w:r>
      </w:del>
      <w:del w:id="1639" w:author="PR Preview" w:date="2026-01-01T00:00:00Z">
        <w:r>
          <w:delText xml:space="preserve">Then for all</w:delText>
        </w:r>
      </w:del>
      <w:del w:id="1640" w:author="PR Preview" w:date="2026-01-01T00:00:00Z">
        <w:r>
          <w:delText xml:space="preserve"> </w:delText>
        </w:r>
      </w:del>
      <w:del w:id="1641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1642" w:author="PR Preview" w:date="2026-01-01T00:00:00Z">
        <w:r>
          <w:delText xml:space="preserve">, the</w:delText>
        </w:r>
      </w:del>
      <w:del w:id="164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44" w:author="PR Preview" w:date="2026-01-01T00:00:00Z">
        <w:r>
          <w:delText xml:space="preserve">-inner product (</w:delText>
        </w:r>
      </w:del>
      <w:hyperlink w:anchor="def-matrix-induced-inner-product">
        <w:del w:id="1645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1646" w:author="PR Preview" w:date="2026-01-01T00:00:00Z">
        <w:r>
          <w:delText xml:space="preserve">) satisfies</w:delText>
        </w:r>
      </w:del>
    </w:p>
    <w:p>
      <w:pPr>
        <w:pStyle w:val="BodyText"/>
      </w:pPr>
      <w:ins w:id="1647" w:author="PR Preview" w:date="2026-01-01T00:00:00Z">
        <w:r>
          <w:rPr>
            <w:b/>
            <w:bCs/>
          </w:rPr>
          <w:t xml:space="preserve">Theorem 20 (A matrix-induced inner product is a dot product of transformed vectors)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Let</w:t>
        </w:r>
      </w:ins>
      <w:ins w:id="165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be a</w:t>
        </w:r>
      </w:ins>
      <w:ins w:id="165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symmetric positive definite matrix,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and let</w:t>
        </w:r>
      </w:ins>
      <w:ins w:id="1658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be any</w:t>
        </w:r>
      </w:ins>
      <w:ins w:id="166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matrix with</w:t>
        </w:r>
      </w:ins>
      <w:ins w:id="166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665" w:author="PR Preview" w:date="2026-01-01T00:00:00Z">
        <w:r>
          <w:t xml:space="preserve">.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Then for all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1670" w:author="PR Preview" w:date="2026-01-01T00:00:00Z">
        <w:r>
          <w:t xml:space="preserve">, the</w:t>
        </w:r>
      </w:ins>
      <w:ins w:id="167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72" w:author="PR Preview" w:date="2026-01-01T00:00:00Z">
        <w:r>
          <w:t xml:space="preserve">-inner product (</w:t>
        </w:r>
      </w:ins>
      <w:hyperlink w:anchor="def-matrix-induced-inner-product">
        <w:ins w:id="1673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674" w:author="PR Preview" w:date="2026-01-01T00:00:00Z">
        <w:r>
          <w:t xml:space="preserve">) satisfies</w:t>
        </w:r>
      </w:ins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del w:id="1675" w:author="PR Preview" w:date="2026-01-01T00:00:00Z">
        <w:r>
          <w:rPr>
            <w:b/>
            <w:bCs/>
          </w:rPr>
          <w:delText xml:space="preserve">Mahalanobis metric and whitening</w:delText>
        </w:r>
      </w:del>
      <w:del w:id="1676" w:author="PR Preview" w:date="2026-01-01T00:00:00Z">
        <w:r>
          <w:delText xml:space="preserve">:</w:delText>
        </w:r>
      </w:del>
      <w:del w:id="1677" w:author="PR Preview" w:date="2026-01-01T00:00:00Z">
        <w:r>
          <w:delText xml:space="preserve"> </w:delText>
        </w:r>
      </w:del>
      <w:del w:id="1678" w:author="PR Preview" w:date="2026-01-01T00:00:00Z">
        <w:r>
          <w:delText xml:space="preserve">Standard Euclidean distance treats all coordinate axes identically, ignoring feature correlations and variance differences.</w:delText>
        </w:r>
      </w:del>
      <w:del w:id="1679" w:author="PR Preview" w:date="2026-01-01T00:00:00Z">
        <w:r>
          <w:delText xml:space="preserve"> </w:delText>
        </w:r>
      </w:del>
      <w:del w:id="1680" w:author="PR Preview" w:date="2026-01-01T00:00:00Z">
        <w:r>
          <w:delText xml:space="preserve">If data features have a symmetric positive definite covariance matrix</w:delText>
        </w:r>
      </w:del>
      <w:del w:id="1681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1682" w:author="PR Preview" w:date="2026-01-01T00:00:00Z">
        <w:r>
          <w:delText xml:space="preserve"> </w:delText>
        </w:r>
      </w:del>
      <w:del w:id="1683" w:author="PR Preview" w:date="2026-01-01T00:00:00Z">
        <w:r>
          <w:delText xml:space="preserve">(</w:delText>
        </w:r>
      </w:del>
      <w:hyperlink w:anchor="def-positive-definite">
        <w:del w:id="168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685" w:author="PR Preview" w:date="2026-01-01T00:00:00Z">
        <w:r>
          <w:delText xml:space="preserve">),</w:delText>
        </w:r>
      </w:del>
      <w:del w:id="1686" w:author="PR Preview" w:date="2026-01-01T00:00:00Z">
        <w:r>
          <w:delText xml:space="preserve"> </w:delText>
        </w:r>
      </w:del>
      <w:del w:id="1687" w:author="PR Preview" w:date="2026-01-01T00:00:00Z">
        <w:r>
          <w:delText xml:space="preserve">the precision matrix</w:delText>
        </w:r>
      </w:del>
      <w:del w:id="168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689" w:author="PR Preview" w:date="2026-01-01T00:00:00Z">
        <w:r>
          <w:delText xml:space="preserve"> </w:delText>
        </w:r>
      </w:del>
      <w:del w:id="1690" w:author="PR Preview" w:date="2026-01-01T00:00:00Z">
        <w:r>
          <w:delText xml:space="preserve">(</w:delText>
        </w:r>
      </w:del>
      <w:hyperlink w:anchor="thm-pd-inverse">
        <w:del w:id="1691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692" w:author="PR Preview" w:date="2026-01-01T00:00:00Z">
        <w:r>
          <w:delText xml:space="preserve">) defines the Mahalanobis inner product</w:delText>
        </w:r>
      </w:del>
      <w:del w:id="1693" w:author="PR Preview" w:date="2026-01-01T00:00:00Z">
        <w:r>
          <w:delText xml:space="preserve"> </w:delText>
        </w:r>
      </w:del>
      <w:del w:id="1694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delText>
        </w:r>
      </w:del>
      <w:del w:id="1695" w:author="PR Preview" w:date="2026-01-01T00:00:00Z">
        <w:r>
          <w:delText xml:space="preserve">.</w:delText>
        </w:r>
      </w:del>
      <w:del w:id="1696" w:author="PR Preview" w:date="2026-01-01T00:00:00Z">
        <w:r>
          <w:delText xml:space="preserve"> </w:delText>
        </w:r>
      </w:del>
      <w:del w:id="1697" w:author="PR Preview" w:date="2026-01-01T00:00:00Z">
        <w:r>
          <w:delText xml:space="preserve">The induced distance</w:delText>
        </w:r>
      </w:del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delText>
        </w:r>
      </w:del>
      <w:del w:id="1700" w:author="PR Preview" w:date="2026-01-01T00:00:00Z">
        <w:r>
          <w:delText xml:space="preserve"> </w:delText>
        </w:r>
      </w:del>
      <w:del w:id="1701" w:author="PR Preview" w:date="2026-01-01T00:00:00Z">
        <w:r>
          <w:delText xml:space="preserve">measures statistical distance normalized by variance along each principal direction.</w:delText>
        </w:r>
      </w:del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Factoring</w:delText>
        </w:r>
      </w:del>
      <w:del w:id="1704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(via Cholesky or spectral decomposition,</w:delText>
        </w:r>
      </w:del>
      <w:del w:id="1707" w:author="PR Preview" w:date="2026-01-01T00:00:00Z">
        <w:r>
          <w:delText xml:space="preserve"> </w:delText>
        </w:r>
      </w:del>
      <w:hyperlink w:anchor="cor-pd-transpose-product">
        <w:del w:id="1708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1709" w:author="PR Preview" w:date="2026-01-01T00:00:00Z">
        <w:r>
          <w:delText xml:space="preserve">),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this inner product is the Euclidean dot product of the whitened vectors</w:delText>
        </w:r>
      </w:del>
      <w:del w:id="1712" w:author="PR Preview" w:date="2026-01-01T00:00:00Z">
        <w:r>
          <w:delText xml:space="preserve"> </w:delText>
        </w:r>
      </w:del>
      <w:del w:id="1713" w:author="PR Preview" w:date="2026-01-01T00:00:00Z">
        <w:r>
          <w:delText xml:space="preserve">$\mathbf{W}\mathord{\smash[b]{\underset{\raise.3ex\hbox{$\scriptstyle\sim$}}{x}}\vphantom{x}}$</w:delText>
        </w:r>
      </w:del>
      <w:del w:id="1714" w:author="PR Preview" w:date="2026-01-01T00:00:00Z">
        <w:r>
          <w:delText xml:space="preserve"> </w:delText>
        </w:r>
      </w:del>
      <w:del w:id="1715" w:author="PR Preview" w:date="2026-01-01T00:00:00Z">
        <w:r>
          <w:delText xml:space="preserve">and</w:delText>
        </w:r>
      </w:del>
      <w:del w:id="1716" w:author="PR Preview" w:date="2026-01-01T00:00:00Z">
        <w:r>
          <w:delText xml:space="preserve"> </w:delText>
        </w:r>
      </w:del>
      <w:del w:id="1717" w:author="PR Preview" w:date="2026-01-01T00:00:00Z">
        <w:r>
          <w:delText xml:space="preserve">$\mathbf{W}\mathord{\smash[b]{\underset{\raise.3ex\hbox{$\scriptstyle\sim$}}{y}}\vphantom{y}}$</w:delText>
        </w:r>
      </w:del>
      <w:del w:id="1718" w:author="PR Preview" w:date="2026-01-01T00:00:00Z">
        <w:r>
          <w:delText xml:space="preserve"> </w:delText>
        </w:r>
      </w:del>
      <w:del w:id="1719" w:author="PR Preview" w:date="2026-01-01T00:00:00Z">
        <w:r>
          <w:delText xml:space="preserve">(</w:delText>
        </w:r>
      </w:del>
      <w:hyperlink w:anchor="thm-whitening-inner-product">
        <w:del w:id="1720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1721" w:author="PR Preview" w:date="2026-01-01T00:00:00Z">
        <w:r>
          <w:delText xml:space="preserve">).</w:delText>
        </w:r>
      </w:del>
    </w:p>
    <w:p>
      <w:pPr>
        <w:numPr>
          <w:ilvl w:val="0"/>
          <w:numId w:val="1012"/>
        </w:numPr>
      </w:pPr>
      <w:ins w:id="1722" w:author="PR Preview" w:date="2026-01-01T00:00:00Z">
        <w:r>
          <w:rPr>
            <w:b/>
            <w:bCs/>
          </w:rPr>
          <w:t xml:space="preserve">Mahalanobis metric and whitening</w:t>
        </w:r>
      </w:ins>
      <w:ins w:id="1723" w:author="PR Preview" w:date="2026-01-01T00:00:00Z">
        <w:r>
          <w:t xml:space="preserve">: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Standard Euclidean distance treats all coordinate axes identically, ignoring feature correlations and variance differences.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If data features have a symmetric positive definite covariance matrix</w:t>
        </w:r>
      </w:ins>
      <w:ins w:id="1728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(</w:t>
        </w:r>
      </w:ins>
      <w:hyperlink w:anchor="def-positive-definite">
        <w:ins w:id="1731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732" w:author="PR Preview" w:date="2026-01-01T00:00:00Z">
        <w:r>
          <w:t xml:space="preserve">),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the precision matrix</w:t>
        </w:r>
      </w:ins>
      <w:ins w:id="173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(</w:t>
        </w:r>
      </w:ins>
      <w:hyperlink w:anchor="thm-pd-inverse">
        <w:ins w:id="1738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1739" w:author="PR Preview" w:date="2026-01-01T00:00:00Z">
        <w:r>
          <w:t xml:space="preserve">) defines the Mahalanobis inner product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  </w:r>
      </w:ins>
      <w:ins w:id="1742" w:author="PR Preview" w:date="2026-01-01T00:00:00Z">
        <w:r>
          <w:t xml:space="preserve">.</w:t>
        </w:r>
      </w:ins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The induced distance</w:t>
        </w:r>
      </w:ins>
      <w:ins w:id="1745" w:author="PR Preview" w:date="2026-01-01T00:00:00Z">
        <w:r>
          <w:t xml:space="preserve"> </w:t>
        </w:r>
      </w:ins>
      <w:ins w:id="1746" w:author="PR Preview" w:date="2026-01-01T00:00:00Z">
        <w:r>
  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measures statistical distance normalized by variance along each principal direction.</w:t>
        </w:r>
      </w:ins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Factoring</w:t>
        </w:r>
      </w:ins>
      <w:ins w:id="1751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(via Cholesky or spectral decomposition,</w:t>
        </w:r>
      </w:ins>
      <w:ins w:id="1754" w:author="PR Preview" w:date="2026-01-01T00:00:00Z">
        <w:r>
          <w:t xml:space="preserve"> </w:t>
        </w:r>
      </w:ins>
      <w:hyperlink w:anchor="cor-pd-transpose-product">
        <w:ins w:id="1755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1756" w:author="PR Preview" w:date="2026-01-01T00:00:00Z">
        <w:r>
          <w:t xml:space="preserve">),</w:t>
        </w:r>
      </w:ins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this inner product is the Euclidean dot product of the whitened vectors</w:t>
        </w:r>
      </w:ins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$\mathbf{W}\mathord{\smash[b]{\underset{\raise.3ex\hbox{$\scriptstyle\sim$}}{x}}\vphantom{x}}$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and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$\mathbf{W}\mathord{\smash[b]{\underset{\raise.3ex\hbox{$\scriptstyle\sim$}}{y}}\vphantom{y}}$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(</w:t>
        </w:r>
      </w:ins>
      <w:hyperlink w:anchor="thm-whitening-inner-product">
        <w:ins w:id="1767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1768" w:author="PR Preview" w:date="2026-01-01T00:00:00Z">
        <w:r>
          <w:t xml:space="preserve">).</w:t>
        </w:r>
      </w:ins>
    </w:p>
    <w:p>
      <w:pPr>
        <w:numPr>
          <w:ilvl w:val="0"/>
          <w:numId w:val="1012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6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del w:id="1769" w:author="PR Preview" w:date="2026-01-01T00:00:00Z">
        <w:r>
          <w:rPr>
            <w:b/>
            <w:bCs/>
          </w:rPr>
          <w:delText xml:space="preserve">Example 36 (Determinant of a</w:delText>
        </w:r>
      </w:del>
      <w:del w:id="1770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771" w:author="PR Preview" w:date="2026-01-01T00:00:00Z">
        <w:r>
          <w:rPr>
            <w:b/>
            <w:bCs/>
          </w:rPr>
          <w:delText xml:space="preserve"> </w:delText>
        </w:r>
      </w:del>
      <w:del w:id="1772" w:author="PR Preview" w:date="2026-01-01T00:00:00Z">
        <w:r>
          <w:rPr>
            <w:b/>
            <w:bCs/>
          </w:rPr>
          <w:delText xml:space="preserve">matrix)</w:delText>
        </w:r>
      </w:del>
      <w:del w:id="1773" w:author="PR Preview" w:date="2026-01-01T00:00:00Z">
        <w:r>
          <w:delText xml:space="preserve"> </w:delText>
        </w:r>
      </w:del>
      <w:del w:id="1774" w:author="PR Preview" w:date="2026-01-01T00:00:00Z">
        <w:r>
          <w:delText xml:space="preserve">For</w:delText>
        </w:r>
      </w:del>
      <w:del w:id="17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del w:id="1776" w:author="PR Preview" w:date="2026-01-01T00:00:00Z">
        <w:r>
          <w:delText xml:space="preserve">,</w:delText>
        </w:r>
      </w:del>
      <w:del w:id="1777" w:author="PR Preview" w:date="2026-01-01T00:00:00Z">
        <w:r>
          <w:delText xml:space="preserve"> </w:delText>
        </w:r>
      </w:del>
      <w:del w:id="1778" w:author="PR Preview" w:date="2026-01-01T00:00:00Z">
        <w:r>
          <w:delText xml:space="preserve">deleting row 1 and column 1 leaves</w:delText>
        </w:r>
      </w:del>
      <w:del w:id="1779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del w:id="1780" w:author="PR Preview" w:date="2026-01-01T00:00:00Z">
        <w:r>
          <w:delText xml:space="preserve">,</w:delText>
        </w:r>
      </w:del>
      <w:del w:id="1781" w:author="PR Preview" w:date="2026-01-01T00:00:00Z">
        <w:r>
          <w:delText xml:space="preserve"> </w:delText>
        </w:r>
      </w:del>
      <w:del w:id="1782" w:author="PR Preview" w:date="2026-01-01T00:00:00Z">
        <w:r>
          <w:delText xml:space="preserve">and deleting row 1 and column 2 leaves</w:delText>
        </w:r>
      </w:del>
      <w:del w:id="1783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del w:id="1784" w:author="PR Preview" w:date="2026-01-01T00:00:00Z">
        <w:r>
          <w:delText xml:space="preserve">.</w:delText>
        </w:r>
      </w:del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So:</w:delText>
        </w:r>
      </w:del>
    </w:p>
    <w:p>
      <w:pPr>
        <w:pStyle w:val="FirstParagraph"/>
      </w:pPr>
      <w:ins w:id="1787" w:author="PR Preview" w:date="2026-01-01T00:00:00Z">
        <w:r>
          <w:rPr>
            <w:b/>
            <w:bCs/>
          </w:rPr>
          <w:t xml:space="preserve">Example 38 (Determinant of a</w:t>
        </w:r>
      </w:ins>
      <w:ins w:id="1788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789" w:author="PR Preview" w:date="2026-01-01T00:00:00Z">
        <w:r>
          <w:rPr>
            <w:b/>
            <w:bCs/>
          </w:rPr>
          <w:t xml:space="preserve"> </w:t>
        </w:r>
      </w:ins>
      <w:ins w:id="1790" w:author="PR Preview" w:date="2026-01-01T00:00:00Z">
        <w:r>
          <w:rPr>
            <w:b/>
            <w:bCs/>
          </w:rPr>
          <w:t xml:space="preserve">matrix)</w:t>
        </w:r>
      </w:ins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For</w:t>
        </w:r>
      </w:ins>
      <w:ins w:id="179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ins w:id="1794" w:author="PR Preview" w:date="2026-01-01T00:00:00Z">
        <w:r>
          <w:t xml:space="preserve">,</w:t>
        </w:r>
      </w:ins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deleting row 1 and column 1 leaves</w:t>
        </w:r>
      </w:ins>
      <w:ins w:id="1797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ins w:id="1798" w:author="PR Preview" w:date="2026-01-01T00:00:00Z">
        <w:r>
          <w:t xml:space="preserve">,</w:t>
        </w:r>
      </w:ins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and deleting row 1 and column 2 leaves</w:t>
        </w:r>
      </w:ins>
      <w:ins w:id="1801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ins w:id="1802" w:author="PR Preview" w:date="2026-01-01T00:00:00Z">
        <w:r>
          <w:t xml:space="preserve">.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del w:id="1805" w:author="PR Preview" w:date="2026-01-01T00:00:00Z">
        <w:r>
          <w:delText xml:space="preserve">For</w:delText>
        </w:r>
      </w:del>
      <w:del w:id="180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807" w:author="PR Preview" w:date="2026-01-01T00:00:00Z">
        <w:r>
          <w:delText xml:space="preserve">, the columns have two orderings.</w:delText>
        </w:r>
      </w:del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delText xml:space="preserve">The ordering</w:delText>
        </w:r>
      </w:del>
      <w:del w:id="18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delText xml:space="preserve">keeps each column in place,</w:delText>
        </w:r>
      </w:del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delText xml:space="preserve">picks the entries</w:delText>
        </w:r>
      </w:del>
      <w:del w:id="181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11</m:t>
            </m:r>
          </m:sub>
        </m:sSub>
      </m:oMath>
      <w:del w:id="1816" w:author="PR Preview" w:date="2026-01-01T00:00:00Z">
        <w:r>
          <w:delText xml:space="preserve"> </w:delText>
        </w:r>
      </w:del>
      <w:del w:id="1817" w:author="PR Preview" w:date="2026-01-01T00:00:00Z">
        <w:r>
          <w:delText xml:space="preserve">and</w:delText>
        </w:r>
      </w:del>
      <w:del w:id="181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22</m:t>
            </m:r>
          </m:sub>
        </m:sSub>
      </m:oMath>
      <w:del w:id="1819" w:author="PR Preview" w:date="2026-01-01T00:00:00Z">
        <w:r>
          <w:delText xml:space="preserve">,</w:delText>
        </w:r>
      </w:del>
      <w:del w:id="1820" w:author="PR Preview" w:date="2026-01-01T00:00:00Z">
        <w:r>
          <w:delText xml:space="preserve"> </w:delText>
        </w:r>
      </w:del>
      <w:del w:id="1821" w:author="PR Preview" w:date="2026-01-01T00:00:00Z">
        <w:r>
          <w:delText xml:space="preserve">and has sign</w:delText>
        </w:r>
      </w:del>
      <w:del w:id="1822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t>1</m:t>
        </m:r>
      </m:oMath>
      <w:del w:id="1823" w:author="PR Preview" w:date="2026-01-01T00:00:00Z">
        <w:r>
          <w:delText xml:space="preserve">.</w:delText>
        </w:r>
      </w:del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delText xml:space="preserve">The ordering</w:delText>
        </w:r>
      </w:del>
      <w:del w:id="18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swaps the two columns,</w:delText>
        </w:r>
      </w:del>
      <w:del w:id="1829" w:author="PR Preview" w:date="2026-01-01T00:00:00Z">
        <w:r>
          <w:delText xml:space="preserve"> </w:delText>
        </w:r>
      </w:del>
      <w:del w:id="1830" w:author="PR Preview" w:date="2026-01-01T00:00:00Z">
        <w:r>
          <w:delText xml:space="preserve">picks the entries</w:delText>
        </w:r>
      </w:del>
      <w:del w:id="183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12</m:t>
            </m:r>
          </m:sub>
        </m:sSub>
      </m:oMath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and</w:delText>
        </w:r>
      </w:del>
      <w:del w:id="183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21</m:t>
            </m:r>
          </m:sub>
        </m:sSub>
      </m:oMath>
      <w:del w:id="1835" w:author="PR Preview" w:date="2026-01-01T00:00:00Z">
        <w:r>
          <w:delText xml:space="preserve">,</w:delText>
        </w:r>
      </w:del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and has sign</w:delText>
        </w:r>
      </w:del>
      <w:del w:id="183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839" w:author="PR Preview" w:date="2026-01-01T00:00:00Z">
        <w:r>
          <w:delText xml:space="preserve">.</w:delText>
        </w:r>
      </w:del>
      <w:del w:id="1840" w:author="PR Preview" w:date="2026-01-01T00:00:00Z">
        <w:r>
          <w:delText xml:space="preserve"> </w:delText>
        </w:r>
      </w:del>
      <w:del w:id="1841" w:author="PR Preview" w:date="2026-01-01T00:00:00Z">
        <w:r>
          <w:delText xml:space="preserve">The sum</w:delText>
        </w:r>
      </w:del>
      <w:del w:id="184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delText xml:space="preserve">is the value</w:delText>
        </w:r>
      </w:del>
      <w:del w:id="1845" w:author="PR Preview" w:date="2026-01-01T00:00:00Z">
        <w:r>
          <w:delText xml:space="preserve"> </w:delText>
        </w:r>
      </w:del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from</w:delText>
        </w:r>
      </w:del>
      <w:del w:id="1848" w:author="PR Preview" w:date="2026-01-01T00:00:00Z">
        <w:r>
          <w:delText xml:space="preserve"> </w:delText>
        </w:r>
      </w:del>
      <w:hyperlink w:anchor="exm-determinant">
        <w:del w:id="1849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1850" w:author="PR Preview" w:date="2026-01-01T00:00:00Z">
        <w:r>
          <w:delText xml:space="preserve">.</w:delText>
        </w:r>
      </w:del>
    </w:p>
    <w:p>
      <w:pPr>
        <w:pStyle w:val="BodyText"/>
      </w:pPr>
      <w:ins w:id="1851" w:author="PR Preview" w:date="2026-01-01T00:00:00Z">
        <w:r>
          <w:t xml:space="preserve">For</w:t>
        </w:r>
      </w:ins>
      <w:ins w:id="185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853" w:author="PR Preview" w:date="2026-01-01T00:00:00Z">
        <w:r>
          <w:t xml:space="preserve">, the columns have two orderings.</w:t>
        </w:r>
      </w:ins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The ordering</w:t>
        </w:r>
      </w:ins>
      <w:ins w:id="18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857" w:author="PR Preview" w:date="2026-01-01T00:00:00Z">
        <w:r>
          <w:t xml:space="preserve"> </w:t>
        </w:r>
      </w:ins>
      <w:ins w:id="1858" w:author="PR Preview" w:date="2026-01-01T00:00:00Z">
        <w:r>
          <w:t xml:space="preserve">keeps each column in place,</w:t>
        </w:r>
      </w:ins>
      <w:ins w:id="1859" w:author="PR Preview" w:date="2026-01-01T00:00:00Z">
        <w:r>
          <w:t xml:space="preserve"> </w:t>
        </w:r>
      </w:ins>
      <w:ins w:id="1860" w:author="PR Preview" w:date="2026-01-01T00:00:00Z">
        <w:r>
          <w:t xml:space="preserve">picks the entries</w:t>
        </w:r>
      </w:ins>
      <w:ins w:id="186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</m:oMath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and</w:t>
        </w:r>
      </w:ins>
      <w:ins w:id="186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22</m:t>
            </m:r>
          </m:sub>
        </m:sSub>
      </m:oMath>
      <w:ins w:id="1865" w:author="PR Preview" w:date="2026-01-01T00:00:00Z">
        <w:r>
          <w:t xml:space="preserve">,</w:t>
        </w:r>
      </w:ins>
      <w:ins w:id="1866" w:author="PR Preview" w:date="2026-01-01T00:00:00Z">
        <w:r>
          <w:t xml:space="preserve"> </w:t>
        </w:r>
      </w:ins>
      <w:ins w:id="1867" w:author="PR Preview" w:date="2026-01-01T00:00:00Z">
        <w:r>
          <w:t xml:space="preserve">and has sign</w:t>
        </w:r>
      </w:ins>
      <w:ins w:id="1868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1</m:t>
        </m:r>
      </m:oMath>
      <w:ins w:id="1869" w:author="PR Preview" w:date="2026-01-01T00:00:00Z">
        <w:r>
          <w:t xml:space="preserve">.</w:t>
        </w:r>
      </w:ins>
      <w:ins w:id="1870" w:author="PR Preview" w:date="2026-01-01T00:00:00Z">
        <w:r>
          <w:t xml:space="preserve"> </w:t>
        </w:r>
      </w:ins>
      <w:ins w:id="1871" w:author="PR Preview" w:date="2026-01-01T00:00:00Z">
        <w:r>
          <w:t xml:space="preserve">The ordering</w:t>
        </w:r>
      </w:ins>
      <w:ins w:id="18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swaps the two columns,</w:t>
        </w:r>
      </w:ins>
      <w:ins w:id="1875" w:author="PR Preview" w:date="2026-01-01T00:00:00Z">
        <w:r>
          <w:t xml:space="preserve"> </w:t>
        </w:r>
      </w:ins>
      <w:ins w:id="1876" w:author="PR Preview" w:date="2026-01-01T00:00:00Z">
        <w:r>
          <w:t xml:space="preserve">picks the entries</w:t>
        </w:r>
      </w:ins>
      <w:ins w:id="187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12</m:t>
            </m:r>
          </m:sub>
        </m:sSub>
      </m:oMath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and</w:t>
        </w:r>
      </w:ins>
      <w:ins w:id="188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21</m:t>
            </m:r>
          </m:sub>
        </m:sSub>
      </m:oMath>
      <w:ins w:id="1881" w:author="PR Preview" w:date="2026-01-01T00:00:00Z">
        <w:r>
          <w:t xml:space="preserve">,</w:t>
        </w:r>
      </w:ins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and has sign</w:t>
        </w:r>
      </w:ins>
      <w:ins w:id="188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885" w:author="PR Preview" w:date="2026-01-01T00:00:00Z">
        <w:r>
          <w:t xml:space="preserve">.</w:t>
        </w:r>
      </w:ins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The sum</w:t>
        </w:r>
      </w:ins>
      <w:ins w:id="188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ins w:id="1889" w:author="PR Preview" w:date="2026-01-01T00:00:00Z">
        <w:r>
          <w:t xml:space="preserve"> </w:t>
        </w:r>
      </w:ins>
      <w:ins w:id="1890" w:author="PR Preview" w:date="2026-01-01T00:00:00Z">
        <w:r>
          <w:t xml:space="preserve">is the value</w:t>
        </w:r>
      </w:ins>
      <w:ins w:id="1891" w:author="PR Preview" w:date="2026-01-01T00:00:00Z">
        <w:r>
          <w:t xml:space="preserve"> </w:t>
        </w:r>
      </w:ins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ins w:id="1892" w:author="PR Preview" w:date="2026-01-01T00:00:00Z">
        <w:r>
          <w:t xml:space="preserve"> </w:t>
        </w:r>
      </w:ins>
      <w:ins w:id="1893" w:author="PR Preview" w:date="2026-01-01T00:00:00Z">
        <w:r>
          <w:t xml:space="preserve">from</w:t>
        </w:r>
      </w:ins>
      <w:ins w:id="1894" w:author="PR Preview" w:date="2026-01-01T00:00:00Z">
        <w:r>
          <w:t xml:space="preserve"> </w:t>
        </w:r>
      </w:ins>
      <w:hyperlink w:anchor="exm-determinant">
        <w:ins w:id="1895" w:author="PR Preview" w:date="2026-01-01T00:00:00Z">
          <w:r>
            <w:rPr>
              <w:rStyle w:val="Hyperlink"/>
            </w:rPr>
            <w:t xml:space="preserve">Example 38</w:t>
          </w:r>
        </w:ins>
      </w:hyperlink>
      <w:ins w:id="1896" w:author="PR Preview" w:date="2026-01-01T00:00:00Z">
        <w:r>
          <w:t xml:space="preserve">.</w:t>
        </w:r>
      </w:ins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del w:id="1897" w:author="PR Preview" w:date="2026-01-01T00:00:00Z">
        <w:r>
          <w:rPr>
            <w:b/>
            <w:bCs/>
          </w:rPr>
          <w:delText xml:space="preserve">Theorem 19 (Determinant of a diagonal matrix)</w:delText>
        </w:r>
      </w:del>
      <w:del w:id="1898" w:author="PR Preview" w:date="2026-01-01T00:00:00Z">
        <w:r>
          <w:delText xml:space="preserve"> </w:delText>
        </w:r>
      </w:del>
      <w:del w:id="1899" w:author="PR Preview" w:date="2026-01-01T00:00:00Z">
        <w:r>
          <w:delText xml:space="preserve">The determinant (</w:delText>
        </w:r>
      </w:del>
      <w:hyperlink w:anchor="def-determinant">
        <w:del w:id="1900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1901" w:author="PR Preview" w:date="2026-01-01T00:00:00Z">
        <w:r>
          <w:delText xml:space="preserve">) of a</w:delText>
        </w:r>
      </w:del>
      <w:del w:id="190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delText xml:space="preserve">diagonal matrix</w:delText>
        </w:r>
      </w:del>
      <w:del w:id="1905" w:author="PR Preview" w:date="2026-01-01T00:00:00Z">
        <w:r>
          <w:delText xml:space="preserve"> </w:delText>
        </w:r>
      </w:del>
      <w:del w:id="1906" w:author="PR Preview" w:date="2026-01-01T00:00:00Z">
        <w:r>
          <w:delText xml:space="preserve">(</w:delText>
        </w:r>
      </w:del>
      <w:hyperlink w:anchor="def-diagonal-matrix">
        <w:del w:id="1907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908" w:author="PR Preview" w:date="2026-01-01T00:00:00Z">
        <w:r>
          <w:delText xml:space="preserve">)</w:delText>
        </w:r>
      </w:del>
      <w:del w:id="1909" w:author="PR Preview" w:date="2026-01-01T00:00:00Z">
        <w:r>
          <w:delText xml:space="preserve"> </w:delText>
        </w:r>
      </w:del>
      <w:del w:id="1910" w:author="PR Preview" w:date="2026-01-01T00:00:00Z">
        <w:r>
          <w:delText xml:space="preserve">is the product of its diagonal entries:</w:delText>
        </w:r>
      </w:del>
    </w:p>
    <w:p>
      <w:pPr>
        <w:pStyle w:val="FirstParagraph"/>
      </w:pPr>
      <w:ins w:id="1911" w:author="PR Preview" w:date="2026-01-01T00:00:00Z">
        <w:r>
          <w:rPr>
            <w:b/>
            <w:bCs/>
          </w:rPr>
          <w:t xml:space="preserve">Theorem 21 (Determinant of a diagonal matrix)</w:t>
        </w:r>
      </w:ins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The determinant (</w:t>
        </w:r>
      </w:ins>
      <w:hyperlink w:anchor="def-determinant">
        <w:ins w:id="1914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1915" w:author="PR Preview" w:date="2026-01-01T00:00:00Z">
        <w:r>
          <w:t xml:space="preserve">) of a</w:t>
        </w:r>
      </w:ins>
      <w:ins w:id="191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diagonal matrix</w:t>
        </w:r>
      </w:ins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(</w:t>
        </w:r>
      </w:ins>
      <w:hyperlink w:anchor="def-diagonal-matrix">
        <w:ins w:id="192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922" w:author="PR Preview" w:date="2026-01-01T00:00:00Z">
        <w:r>
          <w:t xml:space="preserve">)</w:t>
        </w:r>
      </w:ins>
      <w:ins w:id="1923" w:author="PR Preview" w:date="2026-01-01T00:00:00Z">
        <w:r>
          <w:t xml:space="preserve"> </w:t>
        </w:r>
      </w:ins>
      <w:ins w:id="1924" w:author="PR Preview" w:date="2026-01-01T00:00:00Z">
        <w:r>
          <w:t xml:space="preserve">is the product of its diagonal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del w:id="1925" w:author="PR Preview" w:date="2026-01-01T00:00:00Z">
        <w:r>
          <w:rPr>
            <w:b/>
            <w:bCs/>
          </w:rPr>
          <w:delText xml:space="preserve">Example 37 (Determinant of a scaled identity matrix)</w:delText>
        </w:r>
      </w:del>
      <w:del w:id="1926" w:author="PR Preview" w:date="2026-01-01T00:00:00Z">
        <w:r>
          <w:delText xml:space="preserve"> </w:delText>
        </w:r>
      </w:del>
      <w:del w:id="1927" w:author="PR Preview" w:date="2026-01-01T00:00:00Z">
        <w:r>
          <w:delText xml:space="preserve">For a number</w:delText>
        </w:r>
      </w:del>
      <w:del w:id="1928" w:author="PR Preview" w:date="2026-01-01T00:00:00Z">
        <w:r>
          <w:delText xml:space="preserve"> </w:delText>
        </w:r>
      </w:del>
      <m:oMath>
        <m:r>
          <m:t>c</m:t>
        </m:r>
      </m:oMath>
      <w:del w:id="1929" w:author="PR Preview" w:date="2026-01-01T00:00:00Z">
        <w:r>
          <w:delText xml:space="preserve">,</w:delText>
        </w:r>
      </w:del>
      <w:del w:id="1930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is diagonal with every diagonal entry equal to</w:delText>
        </w:r>
      </w:del>
      <w:del w:id="1933" w:author="PR Preview" w:date="2026-01-01T00:00:00Z">
        <w:r>
          <w:delText xml:space="preserve"> </w:delText>
        </w:r>
      </w:del>
      <m:oMath>
        <m:r>
          <m:t>c</m:t>
        </m:r>
      </m:oMath>
      <w:del w:id="1934" w:author="PR Preview" w:date="2026-01-01T00:00:00Z">
        <w:r>
          <w:delText xml:space="preserve">,</w:delText>
        </w:r>
      </w:del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so</w:delText>
        </w:r>
      </w:del>
      <w:del w:id="1937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del w:id="1938" w:author="PR Preview" w:date="2026-01-01T00:00:00Z">
        <w:r>
          <w:delText xml:space="preserve">.</w:delText>
        </w:r>
      </w:del>
      <w:del w:id="1939" w:author="PR Preview" w:date="2026-01-01T00:00:00Z">
        <w:r>
          <w:delText xml:space="preserve"> </w:delText>
        </w:r>
      </w:del>
      <w:del w:id="1940" w:author="PR Preview" w:date="2026-01-01T00:00:00Z">
        <w:r>
          <w:delText xml:space="preserve">In particular,</w:delText>
        </w:r>
      </w:del>
      <w:del w:id="1941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942" w:author="PR Preview" w:date="2026-01-01T00:00:00Z">
        <w:r>
          <w:delText xml:space="preserve">.</w:delText>
        </w:r>
      </w:del>
    </w:p>
    <w:p>
      <w:pPr>
        <w:pStyle w:val="BodyText"/>
      </w:pPr>
      <w:del w:id="1943" w:author="PR Preview" w:date="2026-01-01T00:00:00Z">
        <w:r>
          <w:rPr>
            <w:b/>
            <w:bCs/>
          </w:rPr>
          <w:delText xml:space="preserve">Theorem 20 (Determinant of a product)</w:delText>
        </w:r>
      </w:del>
      <w:del w:id="1944" w:author="PR Preview" w:date="2026-01-01T00:00:00Z">
        <w:r>
          <w:delText xml:space="preserve"> </w:delText>
        </w:r>
      </w:del>
      <w:del w:id="1945" w:author="PR Preview" w:date="2026-01-01T00:00:00Z">
        <w:r>
          <w:delText xml:space="preserve">For</w:delText>
        </w:r>
      </w:del>
      <w:del w:id="194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matrices</w:delText>
        </w:r>
      </w:del>
      <w:del w:id="194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50" w:author="PR Preview" w:date="2026-01-01T00:00:00Z">
        <w:r>
          <w:delText xml:space="preserve"> </w:delText>
        </w:r>
      </w:del>
      <w:del w:id="1951" w:author="PR Preview" w:date="2026-01-01T00:00:00Z">
        <w:r>
          <w:delText xml:space="preserve">and</w:delText>
        </w:r>
      </w:del>
      <w:del w:id="195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95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954" w:author="PR Preview" w:date="2026-01-01T00:00:00Z">
        <w:r>
          <w:rPr>
            <w:b/>
            <w:bCs/>
          </w:rPr>
          <w:delText xml:space="preserve">Example 38 (Checking the product rule)</w:delText>
        </w:r>
      </w:del>
      <w:del w:id="1955" w:author="PR Preview" w:date="2026-01-01T00:00:00Z">
        <w:r>
          <w:delText xml:space="preserve"> </w:delText>
        </w:r>
      </w:del>
      <w:del w:id="1956" w:author="PR Preview" w:date="2026-01-01T00:00:00Z">
        <w:r>
          <w:delText xml:space="preserve">For</w:delText>
        </w:r>
      </w:del>
      <w:del w:id="195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and</w:delText>
        </w:r>
      </w:del>
      <w:del w:id="196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961" w:author="PR Preview" w:date="2026-01-01T00:00:00Z">
        <w:r>
          <w:delText xml:space="preserve">,</w:delText>
        </w:r>
      </w:del>
      <w:del w:id="1962" w:author="PR Preview" w:date="2026-01-01T00:00:00Z">
        <w:r>
          <w:delText xml:space="preserve"> </w:delText>
        </w:r>
      </w:del>
      <w:hyperlink w:anchor="exm-determinant">
        <w:del w:id="1963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delText xml:space="preserve">gives</w:delText>
        </w:r>
      </w:del>
    </w:p>
    <w:p>
      <w:pPr>
        <w:pStyle w:val="FirstParagraph"/>
      </w:pPr>
      <w:ins w:id="1966" w:author="PR Preview" w:date="2026-01-01T00:00:00Z">
        <w:r>
          <w:rPr>
            <w:b/>
            <w:bCs/>
          </w:rPr>
          <w:t xml:space="preserve">Example 39 (Determinant of a scaled identity matrix)</w:t>
        </w:r>
      </w:ins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For a number</w:t>
        </w:r>
      </w:ins>
      <w:ins w:id="1969" w:author="PR Preview" w:date="2026-01-01T00:00:00Z">
        <w:r>
          <w:t xml:space="preserve"> </w:t>
        </w:r>
      </w:ins>
      <m:oMath>
        <m:r>
          <m:t>c</m:t>
        </m:r>
      </m:oMath>
      <w:ins w:id="1970" w:author="PR Preview" w:date="2026-01-01T00:00:00Z">
        <w:r>
          <w:t xml:space="preserve">,</w:t>
        </w:r>
      </w:ins>
      <w:ins w:id="1971" w:author="PR Preview" w:date="2026-01-01T00:00:00Z">
        <w:r>
          <w:t xml:space="preserve"> </w:t>
        </w:r>
      </w:ins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is diagonal with every diagonal entry equal to</w:t>
        </w:r>
      </w:ins>
      <w:ins w:id="1974" w:author="PR Preview" w:date="2026-01-01T00:00:00Z">
        <w:r>
          <w:t xml:space="preserve"> </w:t>
        </w:r>
      </w:ins>
      <m:oMath>
        <m:r>
          <m:t>c</m:t>
        </m:r>
      </m:oMath>
      <w:ins w:id="1975" w:author="PR Preview" w:date="2026-01-01T00:00:00Z">
        <w:r>
          <w:t xml:space="preserve">,</w:t>
        </w:r>
      </w:ins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so</w:t>
        </w:r>
      </w:ins>
      <w:ins w:id="1978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ins w:id="1979" w:author="PR Preview" w:date="2026-01-01T00:00:00Z">
        <w:r>
          <w:t xml:space="preserve">.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In particular,</w:t>
        </w:r>
      </w:ins>
      <w:ins w:id="1982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983" w:author="PR Preview" w:date="2026-01-01T00:00:00Z">
        <w:r>
          <w:t xml:space="preserve">.</w:t>
        </w:r>
      </w:ins>
    </w:p>
    <w:bookmarkEnd w:id="173"/>
    <w:bookmarkStart w:id="174" w:name="thm-det-product"/>
    <w:p>
      <w:pPr>
        <w:pStyle w:val="BodyText"/>
      </w:pPr>
      <w:ins w:id="1984" w:author="PR Preview" w:date="2026-01-01T00:00:00Z">
        <w:r>
          <w:rPr>
            <w:b/>
            <w:bCs/>
          </w:rPr>
          <w:t xml:space="preserve">Theorem 22 (Determinant of a product)</w:t>
        </w:r>
      </w:ins>
      <w:ins w:id="1985" w:author="PR Preview" w:date="2026-01-01T00:00:00Z">
        <w:r>
          <w:t xml:space="preserve"> </w:t>
        </w:r>
      </w:ins>
      <w:ins w:id="1986" w:author="PR Preview" w:date="2026-01-01T00:00:00Z">
        <w:r>
          <w:t xml:space="preserve">For</w:t>
        </w:r>
      </w:ins>
      <w:ins w:id="198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988" w:author="PR Preview" w:date="2026-01-01T00:00:00Z">
        <w:r>
          <w:t xml:space="preserve"> </w:t>
        </w:r>
      </w:ins>
      <w:ins w:id="1989" w:author="PR Preview" w:date="2026-01-01T00:00:00Z">
        <w:r>
          <w:t xml:space="preserve">matrices</w:t>
        </w:r>
      </w:ins>
      <w:ins w:id="19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91" w:author="PR Preview" w:date="2026-01-01T00:00:00Z">
        <w:r>
          <w:t xml:space="preserve"> </w:t>
        </w:r>
      </w:ins>
      <w:ins w:id="1992" w:author="PR Preview" w:date="2026-01-01T00:00:00Z">
        <w:r>
          <w:t xml:space="preserve">and</w:t>
        </w:r>
      </w:ins>
      <w:ins w:id="199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99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ins w:id="1995" w:author="PR Preview" w:date="2026-01-01T00:00:00Z">
        <w:r>
          <w:rPr>
            <w:b/>
            <w:bCs/>
          </w:rPr>
          <w:t xml:space="preserve">Example 40 (Checking the product rule)</w:t>
        </w:r>
      </w:ins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For</w:t>
        </w:r>
      </w:ins>
      <w:ins w:id="199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and</w:t>
        </w:r>
      </w:ins>
      <w:ins w:id="200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002" w:author="PR Preview" w:date="2026-01-01T00:00:00Z">
        <w:r>
          <w:t xml:space="preserve">,</w:t>
        </w:r>
      </w:ins>
      <w:ins w:id="2003" w:author="PR Preview" w:date="2026-01-01T00:00:00Z">
        <w:r>
          <w:t xml:space="preserve"> </w:t>
        </w:r>
      </w:ins>
      <w:hyperlink w:anchor="exm-determinant">
        <w:ins w:id="2004" w:author="PR Preview" w:date="2026-01-01T00:00:00Z">
          <w:r>
            <w:rPr>
              <w:rStyle w:val="Hyperlink"/>
            </w:rPr>
            <w:t xml:space="preserve">Example 38</w:t>
          </w:r>
        </w:ins>
      </w:hyperlink>
      <w:ins w:id="2005" w:author="PR Preview" w:date="2026-01-01T00:00:00Z">
        <w:r>
          <w:t xml:space="preserve"> </w:t>
        </w:r>
      </w:ins>
      <w:ins w:id="2006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del w:id="2007" w:author="PR Preview" w:date="2026-01-01T00:00:00Z">
        <w:r>
          <w:rPr>
            <w:i/>
            <w:iCs/>
          </w:rPr>
          <w:delText xml:space="preserve">Remark 22</w:delText>
        </w:r>
      </w:del>
      <w:del w:id="2008" w:author="PR Preview" w:date="2026-01-01T00:00:00Z">
        <w:r>
          <w:delText xml:space="preserve"> (An example is not a proof). </w:delText>
        </w:r>
      </w:del>
      <w:hyperlink w:anchor="exm-det-product">
        <w:del w:id="2009" w:author="PR Preview" w:date="2026-01-01T00:00:00Z">
          <w:r>
            <w:rPr>
              <w:rStyle w:val="Hyperlink"/>
            </w:rPr>
            <w:delText xml:space="preserve">Example 38</w:delText>
          </w:r>
        </w:del>
      </w:hyperlink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checks</w:delText>
        </w:r>
      </w:del>
      <w:del w:id="2012" w:author="PR Preview" w:date="2026-01-01T00:00:00Z">
        <w:r>
          <w:delText xml:space="preserve"> </w:delText>
        </w:r>
      </w:del>
      <w:hyperlink w:anchor="thm-det-product">
        <w:del w:id="2013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2014" w:author="PR Preview" w:date="2026-01-01T00:00:00Z">
        <w:r>
          <w:delText xml:space="preserve"> </w:delText>
        </w:r>
      </w:del>
      <w:del w:id="2015" w:author="PR Preview" w:date="2026-01-01T00:00:00Z">
        <w:r>
          <w:delText xml:space="preserve">for one pair of</w:delText>
        </w:r>
      </w:del>
      <w:del w:id="2016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2017" w:author="PR Preview" w:date="2026-01-01T00:00:00Z">
        <w:r>
          <w:delText xml:space="preserve"> </w:delText>
        </w:r>
      </w:del>
      <w:del w:id="2018" w:author="PR Preview" w:date="2026-01-01T00:00:00Z">
        <w:r>
          <w:delText xml:space="preserve">matrices,</w:delText>
        </w:r>
      </w:del>
      <w:del w:id="2019" w:author="PR Preview" w:date="2026-01-01T00:00:00Z">
        <w:r>
          <w:delText xml:space="preserve"> </w:delText>
        </w:r>
      </w:del>
      <w:del w:id="2020" w:author="PR Preview" w:date="2026-01-01T00:00:00Z">
        <w:r>
          <w:delText xml:space="preserve">which shows the theorem holds there</w:delText>
        </w:r>
      </w:del>
      <w:del w:id="2021" w:author="PR Preview" w:date="2026-01-01T00:00:00Z">
        <w:r>
          <w:delText xml:space="preserve"> </w:delText>
        </w:r>
      </w:del>
      <w:del w:id="2022" w:author="PR Preview" w:date="2026-01-01T00:00:00Z">
        <w:r>
          <w:delText xml:space="preserve">but does not prove it for every pair.</w:delText>
        </w:r>
      </w:del>
      <w:del w:id="2023" w:author="PR Preview" w:date="2026-01-01T00:00:00Z">
        <w:r>
          <w:delText xml:space="preserve"> </w:delText>
        </w:r>
      </w:del>
      <w:del w:id="2024" w:author="PR Preview" w:date="2026-01-01T00:00:00Z">
        <w:r>
          <w:delText xml:space="preserve">The proof needs properties of the determinant</w:delText>
        </w:r>
      </w:del>
      <w:del w:id="2025" w:author="PR Preview" w:date="2026-01-01T00:00:00Z">
        <w:r>
          <w:delText xml:space="preserve"> </w:delText>
        </w:r>
      </w:del>
      <w:del w:id="2026" w:author="PR Preview" w:date="2026-01-01T00:00:00Z">
        <w:r>
          <w:delText xml:space="preserve">that these notes don’t develop;</w:delText>
        </w:r>
      </w:del>
      <w:del w:id="2027" w:author="PR Preview" w:date="2026-01-01T00:00:00Z">
        <w:r>
          <w:delText xml:space="preserve"> </w:delText>
        </w:r>
      </w:del>
      <w:del w:id="2028" w:author="PR Preview" w:date="2026-01-01T00:00:00Z">
        <w:r>
          <w:delText xml:space="preserve">see</w:delText>
        </w:r>
      </w:del>
      <w:del w:id="2029" w:author="PR Preview" w:date="2026-01-01T00:00:00Z">
        <w:r>
          <w:delText xml:space="preserve"> </w:delText>
        </w:r>
      </w:del>
      <w:del w:id="2030" w:author="PR Preview" w:date="2026-01-01T00:00:00Z">
        <w:r>
          <w:delText xml:space="preserve">Banerjee and Roy [6]</w:delText>
        </w:r>
      </w:del>
      <w:del w:id="2031" w:author="PR Preview" w:date="2026-01-01T00:00:00Z">
        <w:r>
          <w:delText xml:space="preserve">.</w:delText>
        </w:r>
      </w:del>
    </w:p>
    <w:p>
      <w:pPr>
        <w:pStyle w:val="FirstParagraph"/>
      </w:pPr>
      <w:ins w:id="2032" w:author="PR Preview" w:date="2026-01-01T00:00:00Z">
        <w:r>
          <w:rPr>
            <w:i/>
            <w:iCs/>
          </w:rPr>
          <w:t xml:space="preserve">Remark 22</w:t>
        </w:r>
      </w:ins>
      <w:ins w:id="2033" w:author="PR Preview" w:date="2026-01-01T00:00:00Z">
        <w:r>
          <w:t xml:space="preserve"> (An example is not a proof). </w:t>
        </w:r>
      </w:ins>
      <w:hyperlink w:anchor="exm-det-product">
        <w:ins w:id="2034" w:author="PR Preview" w:date="2026-01-01T00:00:00Z">
          <w:r>
            <w:rPr>
              <w:rStyle w:val="Hyperlink"/>
            </w:rPr>
            <w:t xml:space="preserve">Example 40</w:t>
          </w:r>
        </w:ins>
      </w:hyperlink>
      <w:ins w:id="2035" w:author="PR Preview" w:date="2026-01-01T00:00:00Z">
        <w:r>
          <w:t xml:space="preserve"> </w:t>
        </w:r>
      </w:ins>
      <w:ins w:id="2036" w:author="PR Preview" w:date="2026-01-01T00:00:00Z">
        <w:r>
          <w:t xml:space="preserve">checks</w:t>
        </w:r>
      </w:ins>
      <w:ins w:id="2037" w:author="PR Preview" w:date="2026-01-01T00:00:00Z">
        <w:r>
          <w:t xml:space="preserve"> </w:t>
        </w:r>
      </w:ins>
      <w:hyperlink w:anchor="thm-det-product">
        <w:ins w:id="2038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for one pair of</w:t>
        </w:r>
      </w:ins>
      <w:ins w:id="2041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matrices,</w:t>
        </w:r>
      </w:ins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which shows the theorem holds there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but does not prove it for every pair.</w:t>
        </w:r>
      </w:ins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The proof needs properties of the determinant</w:t>
        </w:r>
      </w:ins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that these notes don’t develop;</w:t>
        </w:r>
      </w:ins>
      <w:ins w:id="2052" w:author="PR Preview" w:date="2026-01-01T00:00:00Z">
        <w:r>
          <w:t xml:space="preserve"> </w:t>
        </w:r>
      </w:ins>
      <w:ins w:id="2053" w:author="PR Preview" w:date="2026-01-01T00:00:00Z">
        <w:r>
          <w:t xml:space="preserve">see</w:t>
        </w:r>
      </w:ins>
      <w:ins w:id="2054" w:author="PR Preview" w:date="2026-01-01T00:00:00Z">
        <w:r>
          <w:t xml:space="preserve"> </w:t>
        </w:r>
      </w:ins>
      <w:ins w:id="2055" w:author="PR Preview" w:date="2026-01-01T00:00:00Z">
        <w:r>
          <w:t xml:space="preserve">Banerjee and Roy [6]</w:t>
        </w:r>
      </w:ins>
      <w:ins w:id="2056" w:author="PR Preview" w:date="2026-01-01T00:00:00Z">
        <w:r>
          <w:t xml:space="preserve">.</w:t>
        </w:r>
      </w:ins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del w:id="2057" w:author="PR Preview" w:date="2026-01-01T00:00:00Z">
        <w:r>
          <w:rPr>
            <w:b/>
            <w:bCs/>
          </w:rPr>
          <w:delText xml:space="preserve">Theorem 21 (The determinant of a symmetric matrix is the product of its eigenvalues)</w:delText>
        </w:r>
      </w:del>
      <w:del w:id="2058" w:author="PR Preview" w:date="2026-01-01T00:00:00Z">
        <w:r>
          <w:delText xml:space="preserve"> </w:delText>
        </w:r>
      </w:del>
      <w:del w:id="2059" w:author="PR Preview" w:date="2026-01-01T00:00:00Z">
        <w:r>
          <w:delText xml:space="preserve">Let</w:delText>
        </w:r>
      </w:del>
      <w:del w:id="206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be a</w:delText>
        </w:r>
      </w:del>
      <w:del w:id="206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064" w:author="PR Preview" w:date="2026-01-01T00:00:00Z">
        <w:r>
          <w:delText xml:space="preserve"> </w:delText>
        </w:r>
      </w:del>
      <w:del w:id="2065" w:author="PR Preview" w:date="2026-01-01T00:00:00Z">
        <w:r>
          <w:delText xml:space="preserve">symmetric matrix with real entries,</w:delText>
        </w:r>
      </w:del>
      <w:del w:id="2066" w:author="PR Preview" w:date="2026-01-01T00:00:00Z">
        <w:r>
          <w:delText xml:space="preserve"> </w:delText>
        </w:r>
      </w:del>
      <w:del w:id="2067" w:author="PR Preview" w:date="2026-01-01T00:00:00Z">
        <w:r>
          <w:delText xml:space="preserve">with eigendecomposition</w:delText>
        </w:r>
      </w:del>
      <w:del w:id="206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(</w:delText>
        </w:r>
      </w:del>
      <w:hyperlink w:anchor="def-eigendecomposition">
        <w:del w:id="2071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2072" w:author="PR Preview" w:date="2026-01-01T00:00:00Z">
        <w:r>
          <w:delText xml:space="preserve">)</w:delText>
        </w:r>
      </w:del>
      <w:del w:id="2073" w:author="PR Preview" w:date="2026-01-01T00:00:00Z">
        <w:r>
          <w:delText xml:space="preserve"> </w:delText>
        </w:r>
      </w:del>
      <w:del w:id="2074" w:author="PR Preview" w:date="2026-01-01T00:00:00Z">
        <w:r>
          <w:delText xml:space="preserve">and eigenvalues</w:delText>
        </w:r>
      </w:del>
      <w:del w:id="2075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2076" w:author="PR Preview" w:date="2026-01-01T00:00:00Z">
        <w:r>
          <w:delText xml:space="preserve"> </w:delText>
        </w:r>
      </w:del>
      <w:del w:id="2077" w:author="PR Preview" w:date="2026-01-01T00:00:00Z">
        <w:r>
          <w:delText xml:space="preserve">on the diagonal of</w:delText>
        </w:r>
      </w:del>
      <w:del w:id="2078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2079" w:author="PR Preview" w:date="2026-01-01T00:00:00Z">
        <w:r>
          <w:delText xml:space="preserve">.</w:delText>
        </w:r>
      </w:del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Then</w:delText>
        </w:r>
      </w:del>
    </w:p>
    <w:p>
      <w:pPr>
        <w:pStyle w:val="BodyText"/>
      </w:pPr>
      <w:ins w:id="2082" w:author="PR Preview" w:date="2026-01-01T00:00:00Z">
        <w:r>
          <w:rPr>
            <w:b/>
            <w:bCs/>
          </w:rPr>
          <w:t xml:space="preserve">Theorem 23 (The determinant of a symmetric matrix is the product of its eigenvalues)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Let</w:t>
        </w:r>
      </w:ins>
      <w:ins w:id="208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be a</w:t>
        </w:r>
      </w:ins>
      <w:ins w:id="208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089" w:author="PR Preview" w:date="2026-01-01T00:00:00Z">
        <w:r>
          <w:t xml:space="preserve"> </w:t>
        </w:r>
      </w:ins>
      <w:ins w:id="2090" w:author="PR Preview" w:date="2026-01-01T00:00:00Z">
        <w:r>
          <w:t xml:space="preserve">symmetric matrix with real entries,</w:t>
        </w:r>
      </w:ins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with eigendecomposition</w:t>
        </w:r>
      </w:ins>
      <w:ins w:id="209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094" w:author="PR Preview" w:date="2026-01-01T00:00:00Z">
        <w:r>
          <w:t xml:space="preserve"> </w:t>
        </w:r>
      </w:ins>
      <w:ins w:id="2095" w:author="PR Preview" w:date="2026-01-01T00:00:00Z">
        <w:r>
          <w:t xml:space="preserve">(</w:t>
        </w:r>
      </w:ins>
      <w:hyperlink w:anchor="def-eigendecomposition">
        <w:ins w:id="2096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097" w:author="PR Preview" w:date="2026-01-01T00:00:00Z">
        <w:r>
          <w:t xml:space="preserve">)</w:t>
        </w:r>
      </w:ins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and eigenvalues</w:t>
        </w:r>
      </w:ins>
      <w:ins w:id="210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on the diagonal of</w:t>
        </w:r>
      </w:ins>
      <w:ins w:id="2103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2104" w:author="PR Preview" w:date="2026-01-01T00:00:00Z">
        <w:r>
          <w:t xml:space="preserve">.</w:t>
        </w:r>
      </w:ins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del w:id="2107" w:author="PR Preview" w:date="2026-01-01T00:00:00Z">
        <w:r>
          <w:delText xml:space="preserve">The product steps are</w:delText>
        </w:r>
      </w:del>
      <w:del w:id="2108" w:author="PR Preview" w:date="2026-01-01T00:00:00Z">
        <w:r>
          <w:delText xml:space="preserve"> </w:delText>
        </w:r>
      </w:del>
      <w:hyperlink w:anchor="thm-det-product">
        <w:del w:id="2109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2110" w:author="PR Preview" w:date="2026-01-01T00:00:00Z">
        <w:r>
          <w:delText xml:space="preserve">,</w:delText>
        </w:r>
      </w:del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delText xml:space="preserve">the orthogonality step is</w:delText>
        </w:r>
      </w:del>
      <w:del w:id="2113" w:author="PR Preview" w:date="2026-01-01T00:00:00Z">
        <w:r>
          <w:delText xml:space="preserve"> </w:delText>
        </w:r>
      </w:del>
      <w:hyperlink w:anchor="def-orthogonal-matrix">
        <w:del w:id="2114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2115" w:author="PR Preview" w:date="2026-01-01T00:00:00Z">
        <w:r>
          <w:delText xml:space="preserve">,</w:delText>
        </w:r>
      </w:del>
      <w:del w:id="2116" w:author="PR Preview" w:date="2026-01-01T00:00:00Z">
        <w:r>
          <w:delText xml:space="preserve"> </w:delText>
        </w:r>
      </w:del>
      <w:del w:id="2117" w:author="PR Preview" w:date="2026-01-01T00:00:00Z">
        <w:r>
          <w:delText xml:space="preserve">and the identity and diagonal steps are</w:delText>
        </w:r>
      </w:del>
      <w:del w:id="2118" w:author="PR Preview" w:date="2026-01-01T00:00:00Z">
        <w:r>
          <w:delText xml:space="preserve"> </w:delText>
        </w:r>
      </w:del>
      <w:hyperlink w:anchor="thm-det-diagonal">
        <w:del w:id="2119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2120" w:author="PR Preview" w:date="2026-01-01T00:00:00Z">
        <w:r>
          <w:delText xml:space="preserve"> </w:delText>
        </w:r>
      </w:del>
      <w:del w:id="2121" w:author="PR Preview" w:date="2026-01-01T00:00:00Z">
        <w:r>
          <w:delText xml:space="preserve">and</w:delText>
        </w:r>
      </w:del>
      <w:del w:id="2122" w:author="PR Preview" w:date="2026-01-01T00:00:00Z">
        <w:r>
          <w:delText xml:space="preserve"> </w:delText>
        </w:r>
      </w:del>
      <w:hyperlink w:anchor="exm-det-diagonal">
        <w:del w:id="2123" w:author="PR Preview" w:date="2026-01-01T00:00:00Z">
          <w:r>
            <w:rPr>
              <w:rStyle w:val="Hyperlink"/>
            </w:rPr>
            <w:delText xml:space="preserve">Example 37</w:delText>
          </w:r>
        </w:del>
      </w:hyperlink>
      <w:del w:id="2124" w:author="PR Preview" w:date="2026-01-01T00:00:00Z">
        <w:r>
          <w:delText xml:space="preserve">.</w:delText>
        </w:r>
      </w:del>
    </w:p>
    <w:p>
      <w:pPr>
        <w:pStyle w:val="FirstParagraph"/>
      </w:pPr>
      <w:ins w:id="2125" w:author="PR Preview" w:date="2026-01-01T00:00:00Z">
        <w:r>
          <w:t xml:space="preserve">The product steps are</w:t>
        </w:r>
      </w:ins>
      <w:ins w:id="2126" w:author="PR Preview" w:date="2026-01-01T00:00:00Z">
        <w:r>
          <w:t xml:space="preserve"> </w:t>
        </w:r>
      </w:ins>
      <w:hyperlink w:anchor="thm-det-product">
        <w:ins w:id="2127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2128" w:author="PR Preview" w:date="2026-01-01T00:00:00Z">
        <w:r>
          <w:t xml:space="preserve">,</w:t>
        </w:r>
      </w:ins>
      <w:ins w:id="2129" w:author="PR Preview" w:date="2026-01-01T00:00:00Z">
        <w:r>
          <w:t xml:space="preserve"> </w:t>
        </w:r>
      </w:ins>
      <w:ins w:id="2130" w:author="PR Preview" w:date="2026-01-01T00:00:00Z">
        <w:r>
          <w:t xml:space="preserve">the orthogonality step is</w:t>
        </w:r>
      </w:ins>
      <w:ins w:id="2131" w:author="PR Preview" w:date="2026-01-01T00:00:00Z">
        <w:r>
          <w:t xml:space="preserve"> </w:t>
        </w:r>
      </w:ins>
      <w:hyperlink w:anchor="def-orthogonal-matrix">
        <w:ins w:id="213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133" w:author="PR Preview" w:date="2026-01-01T00:00:00Z">
        <w:r>
          <w:t xml:space="preserve">,</w:t>
        </w:r>
      </w:ins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and the identity and diagonal steps are</w:t>
        </w:r>
      </w:ins>
      <w:ins w:id="2136" w:author="PR Preview" w:date="2026-01-01T00:00:00Z">
        <w:r>
          <w:t xml:space="preserve"> </w:t>
        </w:r>
      </w:ins>
      <w:hyperlink w:anchor="thm-det-diagonal">
        <w:ins w:id="2137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and</w:t>
        </w:r>
      </w:ins>
      <w:ins w:id="2140" w:author="PR Preview" w:date="2026-01-01T00:00:00Z">
        <w:r>
          <w:t xml:space="preserve"> </w:t>
        </w:r>
      </w:ins>
      <w:hyperlink w:anchor="exm-det-diagonal">
        <w:ins w:id="2141" w:author="PR Preview" w:date="2026-01-01T00:00:00Z">
          <w:r>
            <w:rPr>
              <w:rStyle w:val="Hyperlink"/>
            </w:rPr>
            <w:t xml:space="preserve">Example 39</w:t>
          </w:r>
        </w:ins>
      </w:hyperlink>
      <w:ins w:id="2142" w:author="PR Preview" w:date="2026-01-01T00:00:00Z">
        <w:r>
          <w:t xml:space="preserve">.</w:t>
        </w:r>
      </w:ins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del w:id="2143" w:author="PR Preview" w:date="2026-01-01T00:00:00Z">
        <w:r>
          <w:rPr>
            <w:i/>
            <w:iCs/>
          </w:rPr>
          <w:delText xml:space="preserve">Proof</w:delText>
        </w:r>
      </w:del>
      <w:del w:id="2144" w:author="PR Preview" w:date="2026-01-01T00:00:00Z">
        <w:r>
          <w:delText xml:space="preserve">. </w:delText>
        </w:r>
      </w:del>
      <w:del w:id="2145" w:author="PR Preview" w:date="2026-01-01T00:00:00Z">
        <w:r>
          <w:delText xml:space="preserve">By</w:delText>
        </w:r>
      </w:del>
      <w:del w:id="2146" w:author="PR Preview" w:date="2026-01-01T00:00:00Z">
        <w:r>
          <w:delText xml:space="preserve"> </w:delText>
        </w:r>
      </w:del>
      <w:hyperlink w:anchor="thm-definite-eigenvalues">
        <w:del w:id="2147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2148" w:author="PR Preview" w:date="2026-01-01T00:00:00Z">
        <w:r>
          <w:delText xml:space="preserve">, every eigenvalue of</w:delText>
        </w:r>
      </w:del>
      <w:del w:id="214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50" w:author="PR Preview" w:date="2026-01-01T00:00:00Z">
        <w:r>
          <w:delText xml:space="preserve"> </w:delText>
        </w:r>
      </w:del>
      <w:del w:id="2151" w:author="PR Preview" w:date="2026-01-01T00:00:00Z">
        <w:r>
          <w:delText xml:space="preserve">is positive,</w:delText>
        </w:r>
      </w:del>
      <w:del w:id="2152" w:author="PR Preview" w:date="2026-01-01T00:00:00Z">
        <w:r>
          <w:delText xml:space="preserve"> </w:delText>
        </w:r>
      </w:del>
      <w:del w:id="2153" w:author="PR Preview" w:date="2026-01-01T00:00:00Z">
        <w:r>
          <w:delText xml:space="preserve">so their product, which is</w:delText>
        </w:r>
      </w:del>
      <w:del w:id="2154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155" w:author="PR Preview" w:date="2026-01-01T00:00:00Z">
        <w:r>
          <w:delText xml:space="preserve"> </w:delText>
        </w:r>
      </w:del>
      <w:del w:id="2156" w:author="PR Preview" w:date="2026-01-01T00:00:00Z">
        <w:r>
          <w:delText xml:space="preserve">by</w:delText>
        </w:r>
      </w:del>
      <w:del w:id="2157" w:author="PR Preview" w:date="2026-01-01T00:00:00Z">
        <w:r>
          <w:delText xml:space="preserve"> </w:delText>
        </w:r>
      </w:del>
      <w:hyperlink w:anchor="thm-det-eigenvalues">
        <w:del w:id="2158" w:author="PR Preview" w:date="2026-01-01T00:00:00Z">
          <w:r>
            <w:rPr>
              <w:rStyle w:val="Hyperlink"/>
            </w:rPr>
            <w:delText xml:space="preserve">Theorem 21</w:delText>
          </w:r>
        </w:del>
      </w:hyperlink>
      <w:del w:id="2159" w:author="PR Preview" w:date="2026-01-01T00:00:00Z">
        <w:r>
          <w:delText xml:space="preserve">,</w:delText>
        </w:r>
      </w:del>
      <w:del w:id="2160" w:author="PR Preview" w:date="2026-01-01T00:00:00Z">
        <w:r>
          <w:delText xml:space="preserve"> </w:delText>
        </w:r>
      </w:del>
      <w:del w:id="2161" w:author="PR Preview" w:date="2026-01-01T00:00:00Z">
        <w:r>
          <w:delText xml:space="preserve">is positive.</w:delText>
        </w:r>
      </w:del>
    </w:p>
    <w:p>
      <w:pPr>
        <w:pStyle w:val="BodyText"/>
      </w:pPr>
      <w:del w:id="2162" w:author="PR Preview" w:date="2026-01-01T00:00:00Z">
        <w:r>
          <w:rPr>
            <w:b/>
            <w:bCs/>
          </w:rPr>
          <w:delText xml:space="preserve">Example 39 (Two ways to the same determinant)</w:delText>
        </w:r>
      </w:del>
      <w:del w:id="216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164" w:author="PR Preview" w:date="2026-01-01T00:00:00Z">
        <w:r>
          <w:delText xml:space="preserve"> </w:delText>
        </w:r>
      </w:del>
      <w:del w:id="2165" w:author="PR Preview" w:date="2026-01-01T00:00:00Z">
        <w:r>
          <w:delText xml:space="preserve">has eigenvalues</w:delText>
        </w:r>
      </w:del>
      <w:del w:id="2166" w:author="PR Preview" w:date="2026-01-01T00:00:00Z">
        <w:r>
          <w:delText xml:space="preserve"> </w:delText>
        </w:r>
      </w:del>
      <m:oMath>
        <m:r>
          <m:t>3</m:t>
        </m:r>
      </m:oMath>
      <w:del w:id="2167" w:author="PR Preview" w:date="2026-01-01T00:00:00Z">
        <w:r>
          <w:delText xml:space="preserve"> </w:delText>
        </w:r>
      </w:del>
      <w:del w:id="2168" w:author="PR Preview" w:date="2026-01-01T00:00:00Z">
        <w:r>
          <w:delText xml:space="preserve">and</w:delText>
        </w:r>
      </w:del>
      <w:del w:id="2169" w:author="PR Preview" w:date="2026-01-01T00:00:00Z">
        <w:r>
          <w:delText xml:space="preserve"> </w:delText>
        </w:r>
      </w:del>
      <m:oMath>
        <m:r>
          <m:t>1</m:t>
        </m:r>
      </m:oMath>
      <w:del w:id="2170" w:author="PR Preview" w:date="2026-01-01T00:00:00Z">
        <w:r>
          <w:delText xml:space="preserve"> </w:delText>
        </w:r>
      </w:del>
      <w:del w:id="2171" w:author="PR Preview" w:date="2026-01-01T00:00:00Z">
        <w:r>
          <w:delText xml:space="preserve">(</w:delText>
        </w:r>
      </w:del>
      <w:hyperlink w:anchor="exm-eigenvalue">
        <w:del w:id="2172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2173" w:author="PR Preview" w:date="2026-01-01T00:00:00Z">
        <w:r>
          <w:delText xml:space="preserve">),</w:delText>
        </w:r>
      </w:del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delText xml:space="preserve">so</w:delText>
        </w:r>
      </w:del>
      <w:del w:id="2176" w:author="PR Preview" w:date="2026-01-01T00:00:00Z">
        <w:r>
          <w:delText xml:space="preserve"> </w:delText>
        </w:r>
      </w:del>
      <w:hyperlink w:anchor="thm-det-eigenvalues">
        <w:del w:id="2177" w:author="PR Preview" w:date="2026-01-01T00:00:00Z">
          <w:r>
            <w:rPr>
              <w:rStyle w:val="Hyperlink"/>
            </w:rPr>
            <w:delText xml:space="preserve">Theorem 21</w:delText>
          </w:r>
        </w:del>
      </w:hyperlink>
      <w:del w:id="2178" w:author="PR Preview" w:date="2026-01-01T00:00:00Z">
        <w:r>
          <w:delText xml:space="preserve"> </w:delText>
        </w:r>
      </w:del>
      <w:del w:id="2179" w:author="PR Preview" w:date="2026-01-01T00:00:00Z">
        <w:r>
          <w:delText xml:space="preserve">gives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180" w:author="PR Preview" w:date="2026-01-01T00:00:00Z">
        <w:r>
          <w:delText xml:space="preserve">matching</w:delText>
        </w:r>
      </w:del>
      <w:del w:id="2181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del w:id="2182" w:author="PR Preview" w:date="2026-01-01T00:00:00Z">
        <w:r>
          <w:delText xml:space="preserve"> </w:delText>
        </w:r>
      </w:del>
      <w:del w:id="2183" w:author="PR Preview" w:date="2026-01-01T00:00:00Z">
        <w:r>
          <w:delText xml:space="preserve">from</w:delText>
        </w:r>
      </w:del>
      <w:del w:id="2184" w:author="PR Preview" w:date="2026-01-01T00:00:00Z">
        <w:r>
          <w:delText xml:space="preserve"> </w:delText>
        </w:r>
      </w:del>
      <w:hyperlink w:anchor="exm-determinant">
        <w:del w:id="2185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2186" w:author="PR Preview" w:date="2026-01-01T00:00:00Z">
        <w:r>
          <w:delText xml:space="preserve">.</w:delText>
        </w:r>
      </w:del>
    </w:p>
    <w:p>
      <w:pPr>
        <w:pStyle w:val="BodyText"/>
      </w:pPr>
      <w:ins w:id="2187" w:author="PR Preview" w:date="2026-01-01T00:00:00Z">
        <w:r>
          <w:rPr>
            <w:i/>
            <w:iCs/>
          </w:rPr>
          <w:t xml:space="preserve">Proof</w:t>
        </w:r>
      </w:ins>
      <w:ins w:id="2188" w:author="PR Preview" w:date="2026-01-01T00:00:00Z">
        <w:r>
          <w:t xml:space="preserve">. </w:t>
        </w:r>
      </w:ins>
      <w:ins w:id="2189" w:author="PR Preview" w:date="2026-01-01T00:00:00Z">
        <w:r>
          <w:t xml:space="preserve">By</w:t>
        </w:r>
      </w:ins>
      <w:ins w:id="2190" w:author="PR Preview" w:date="2026-01-01T00:00:00Z">
        <w:r>
          <w:t xml:space="preserve"> </w:t>
        </w:r>
      </w:ins>
      <w:hyperlink w:anchor="thm-definite-eigenvalues">
        <w:ins w:id="2191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192" w:author="PR Preview" w:date="2026-01-01T00:00:00Z">
        <w:r>
          <w:t xml:space="preserve">, every eigenvalue of</w:t>
        </w:r>
      </w:ins>
      <w:ins w:id="219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is positive,</w:t>
        </w:r>
      </w:ins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so their product, which is</w:t>
        </w:r>
      </w:ins>
      <w:ins w:id="2198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by</w:t>
        </w:r>
      </w:ins>
      <w:ins w:id="2201" w:author="PR Preview" w:date="2026-01-01T00:00:00Z">
        <w:r>
          <w:t xml:space="preserve"> </w:t>
        </w:r>
      </w:ins>
      <w:hyperlink w:anchor="thm-det-eigenvalues">
        <w:ins w:id="2202" w:author="PR Preview" w:date="2026-01-01T00:00:00Z">
          <w:r>
            <w:rPr>
              <w:rStyle w:val="Hyperlink"/>
            </w:rPr>
            <w:t xml:space="preserve">Theorem 23</w:t>
          </w:r>
        </w:ins>
      </w:hyperlink>
      <w:ins w:id="2203" w:author="PR Preview" w:date="2026-01-01T00:00:00Z">
        <w:r>
          <w:t xml:space="preserve">,</w:t>
        </w:r>
      </w:ins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is positive.</w:t>
        </w:r>
      </w:ins>
    </w:p>
    <w:bookmarkStart w:id="179" w:name="exm-det-eigenvalues"/>
    <w:p>
      <w:pPr>
        <w:pStyle w:val="BodyText"/>
      </w:pPr>
      <w:ins w:id="2206" w:author="PR Preview" w:date="2026-01-01T00:00:00Z">
        <w:r>
          <w:rPr>
            <w:b/>
            <w:bCs/>
          </w:rPr>
          <w:t xml:space="preserve">Example 41 (Two ways to the same determinant)</w:t>
        </w:r>
      </w:ins>
      <w:ins w:id="22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208" w:author="PR Preview" w:date="2026-01-01T00:00:00Z">
        <w:r>
          <w:t xml:space="preserve"> </w:t>
        </w:r>
      </w:ins>
      <w:ins w:id="2209" w:author="PR Preview" w:date="2026-01-01T00:00:00Z">
        <w:r>
          <w:t xml:space="preserve">has eigenvalues</w:t>
        </w:r>
      </w:ins>
      <w:ins w:id="2210" w:author="PR Preview" w:date="2026-01-01T00:00:00Z">
        <w:r>
          <w:t xml:space="preserve"> </w:t>
        </w:r>
      </w:ins>
      <m:oMath>
        <m:r>
          <m:t>3</m:t>
        </m:r>
      </m:oMath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and</w:t>
        </w:r>
      </w:ins>
      <w:ins w:id="2213" w:author="PR Preview" w:date="2026-01-01T00:00:00Z">
        <w:r>
          <w:t xml:space="preserve"> </w:t>
        </w:r>
      </w:ins>
      <m:oMath>
        <m:r>
          <m:t>1</m:t>
        </m:r>
      </m:oMath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(</w:t>
        </w:r>
      </w:ins>
      <w:hyperlink w:anchor="exm-eigenvalue">
        <w:ins w:id="2216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2217" w:author="PR Preview" w:date="2026-01-01T00:00:00Z">
        <w:r>
          <w:t xml:space="preserve">),</w:t>
        </w:r>
      </w:ins>
      <w:ins w:id="2218" w:author="PR Preview" w:date="2026-01-01T00:00:00Z">
        <w:r>
          <w:t xml:space="preserve"> </w:t>
        </w:r>
      </w:ins>
      <w:ins w:id="2219" w:author="PR Preview" w:date="2026-01-01T00:00:00Z">
        <w:r>
          <w:t xml:space="preserve">so</w:t>
        </w:r>
      </w:ins>
      <w:ins w:id="2220" w:author="PR Preview" w:date="2026-01-01T00:00:00Z">
        <w:r>
          <w:t xml:space="preserve"> </w:t>
        </w:r>
      </w:ins>
      <w:hyperlink w:anchor="thm-det-eigenvalues">
        <w:ins w:id="2221" w:author="PR Preview" w:date="2026-01-01T00:00:00Z">
          <w:r>
            <w:rPr>
              <w:rStyle w:val="Hyperlink"/>
            </w:rPr>
            <w:t xml:space="preserve">Theorem 23</w:t>
          </w:r>
        </w:ins>
      </w:hyperlink>
      <w:ins w:id="2222" w:author="PR Preview" w:date="2026-01-01T00:00:00Z">
        <w:r>
          <w:t xml:space="preserve"> </w:t>
        </w:r>
      </w:ins>
      <w:ins w:id="2223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224" w:author="PR Preview" w:date="2026-01-01T00:00:00Z">
        <w:r>
          <w:t xml:space="preserve">matching</w:t>
        </w:r>
      </w:ins>
      <w:ins w:id="222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from</w:t>
        </w:r>
      </w:ins>
      <w:ins w:id="2228" w:author="PR Preview" w:date="2026-01-01T00:00:00Z">
        <w:r>
          <w:t xml:space="preserve"> </w:t>
        </w:r>
      </w:ins>
      <w:hyperlink w:anchor="exm-determinant">
        <w:ins w:id="2229" w:author="PR Preview" w:date="2026-01-01T00:00:00Z">
          <w:r>
            <w:rPr>
              <w:rStyle w:val="Hyperlink"/>
            </w:rPr>
            <w:t xml:space="preserve">Example 38</w:t>
          </w:r>
        </w:ins>
      </w:hyperlink>
      <w:ins w:id="2230" w:author="PR Preview" w:date="2026-01-01T00:00:00Z">
        <w:r>
          <w:t xml:space="preserve">.</w:t>
        </w:r>
      </w:ins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2026-10-20T07:20:22Z</dcterms:created>
  <dcterms:modified xsi:type="dcterms:W3CDTF">2026-10-20T07:20:22Z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