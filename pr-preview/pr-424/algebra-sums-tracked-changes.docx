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13 (Commutative operation)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 operation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on a set</w:delText>
        </w:r>
      </w:del>
      <w:del w:id="9" w:author="PR Preview" w:date="2026-01-01T00:00:00Z">
        <w:r>
          <w:delText xml:space="preserve"> </w:delText>
        </w:r>
      </w:del>
      <m:oMath>
        <m:r>
          <m:t>S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</w:delText>
        </w:r>
      </w:del>
      <w:hyperlink w:anchor="def-identity-element">
        <w:del w:id="1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commutative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[10]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if</w:delText>
        </w:r>
      </w:del>
      <w:del w:id="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for all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26" w:author="PR Preview" w:date="2026-01-01T00:00:00Z">
        <w:r>
          <w:delText xml:space="preserve">: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order of the two inputs does not matter.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Some sources, including the titles of</w:delText>
        </w:r>
      </w:del>
      <w:del w:id="31" w:author="PR Preview" w:date="2026-01-01T00:00:00Z">
        <w:r>
          <w:delText xml:space="preserve"> </w:delText>
        </w:r>
      </w:del>
      <w:hyperlink w:anchor="thm-sum-symmetric">
        <w:del w:id="3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w:hyperlink w:anchor="thm-prod-symmetric">
        <w:del w:id="3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call a commutative operation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symmetric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13 (Commutative operation)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 operation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on a set</w:t>
        </w:r>
      </w:ins>
      <w:ins w:id="49" w:author="PR Preview" w:date="2026-01-01T00:00:00Z">
        <w:r>
          <w:t xml:space="preserve"> </w:t>
        </w:r>
      </w:ins>
      <m:oMath>
        <m:r>
          <m:t>S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</w:t>
        </w:r>
      </w:ins>
      <w:hyperlink w:anchor="def-identity-element">
        <w:ins w:id="5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3" w:author="PR Preview" w:date="2026-01-01T00:00:00Z">
        <w:r>
          <w:t xml:space="preserve">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commutative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[10]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</w:t>
        </w:r>
      </w:ins>
      <w:ins w:id="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all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66" w:author="PR Preview" w:date="2026-01-01T00:00:00Z">
        <w:r>
          <w:t xml:space="preserve">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order of the two inputs does not matter.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Some sources call a commutative operation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symmetric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as in the theorem titles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“Sums are symmetric”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“Products are symmetric”</w:t>
        </w:r>
      </w:ins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Theorem 11 (Multiplication is distributive)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Theorem 11 (Multiplication is distributive)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86" w:author="PR Preview" w:date="2026-01-01T00:00:00Z">
        <w:r>
          <w:delText xml:space="preserve">The numbers</w:delText>
        </w:r>
      </w:del>
      <w:del w:id="87" w:author="PR Preview" w:date="2026-01-01T00:00:00Z">
        <w:r>
          <w:delText xml:space="preserve"> </w:delText>
        </w:r>
      </w:del>
      <m:oMath>
        <m:r>
          <m:t>m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m:oMath>
        <m:r>
          <m:t>n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are its lower and upper limits,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defined in the</w:delText>
        </w:r>
      </w:del>
      <w:del w:id="95" w:author="PR Preview" w:date="2026-01-01T00:00:00Z">
        <w:r>
          <w:delText xml:space="preserve"> </w:delText>
        </w:r>
      </w:del>
      <w:hyperlink w:anchor="def-lower-upper-limits">
        <w:del w:id="96" w:author="PR Preview" w:date="2026-01-01T00:00:00Z">
          <w:r>
            <w:rPr>
              <w:rStyle w:val="Hyperlink"/>
            </w:rPr>
            <w:delText xml:space="preserve">notation for limits of a sum</w:delText>
          </w:r>
        </w:del>
      </w:hyperlink>
      <w:del w:id="97" w:author="PR Preview" w:date="2026-01-01T00:00:00Z">
        <w:r>
          <w:delText xml:space="preserve">.</w:delText>
        </w:r>
      </w:del>
    </w:p>
    <w:p>
      <w:pPr>
        <w:pStyle w:val="FirstParagraph"/>
      </w:pPr>
      <w:ins w:id="98" w:author="PR Preview" w:date="2026-01-01T00:00:00Z">
        <w:r>
          <w:t xml:space="preserve">The numbers</w:t>
        </w:r>
      </w:ins>
      <w:ins w:id="99" w:author="PR Preview" w:date="2026-01-01T00:00:00Z">
        <w:r>
          <w:t xml:space="preserve"> </w:t>
        </w:r>
      </w:ins>
      <m:oMath>
        <m:r>
          <m:t>m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</w:t>
        </w:r>
      </w:ins>
      <w:ins w:id="102" w:author="PR Preview" w:date="2026-01-01T00:00:00Z">
        <w:r>
          <w:t xml:space="preserve"> </w:t>
        </w:r>
      </w:ins>
      <m:oMath>
        <m:r>
          <m:t>n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are its lower and upper limits: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first and last values of the index.</w:t>
        </w:r>
      </w:ins>
      <w:ins w:id="108" w:author="PR Preview" w:date="2026-01-01T00:00:00Z">
        <w:r>
          <w:t xml:space="preserve"> </w:t>
        </w:r>
      </w:ins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2026-10-20T06:46:25Z</dcterms:created>
  <dcterms:modified xsi:type="dcterms:W3CDTF">2026-10-20T06:46:25Z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