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the</w:delText>
        </w:r>
      </w:del>
      <w:del w:id="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identity matrix, which has rank</w:delText>
        </w:r>
      </w:del>
      <w:del w:id="8" w:author="PR Preview" w:date="2026-01-01T00:00:00Z">
        <w:r>
          <w:delText xml:space="preserve"> </w:delText>
        </w:r>
      </w:del>
      <m:oMath>
        <m:r>
          <m:t>2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r:id="rId37">
        <w:del w:id="11" w:author="PR Preview" w:date="2026-01-01T00:00:00Z">
          <w:r>
            <w:rPr>
              <w:rStyle w:val="Hyperlink"/>
            </w:rPr>
            <w:delText xml:space="preserve">Example 13 in Column Space, Null Space and Rank-Nullity</w:delText>
          </w:r>
        </w:del>
      </w:hyperlink>
      <w:del w:id="12" w:author="PR Preview" w:date="2026-01-01T00:00:00Z">
        <w:r>
          <w:delText xml:space="preserve">),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 the bound</w:delText>
        </w:r>
      </w:del>
      <w:del w:id="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holds with equality.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the</w:t>
        </w:r>
      </w:ins>
      <w:ins w:id="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identity matrix, which has rank</w:t>
        </w:r>
      </w:ins>
      <w:ins w:id="23" w:author="PR Preview" w:date="2026-01-01T00:00:00Z">
        <w:r>
          <w:t xml:space="preserve"> </w:t>
        </w:r>
      </w:ins>
      <m:oMath>
        <m:r>
          <m:t>2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</w:t>
        </w:r>
      </w:ins>
      <w:hyperlink r:id="rId37">
        <w:ins w:id="26" w:author="PR Preview" w:date="2026-01-01T00:00:00Z">
          <w:r>
            <w:rPr>
              <w:rStyle w:val="Hyperlink"/>
            </w:rPr>
            <w:t xml:space="preserve">Example 12 in Column Space, Null Space and Rank-Nullity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the bound</w:t>
        </w:r>
      </w:ins>
      <w:ins w:id="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Part 4.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r:id="rId74">
        <w:del w:id="38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by</w:delText>
        </w:r>
      </w:del>
      <w:del w:id="43" w:author="PR Preview" w:date="2026-01-01T00:00:00Z">
        <w:r>
          <w:delText xml:space="preserve"> </w:delText>
        </w:r>
      </w:del>
      <w:hyperlink r:id="rId74">
        <w:del w:id="4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that is</w:delText>
        </w:r>
      </w:del>
      <w:del w:id="48" w:author="PR Preview" w:date="2026-01-01T00:00:00Z">
        <w:r>
          <w:delText xml:space="preserve"> </w:delText>
        </w:r>
      </w:del>
      <m:oMath>
        <m:r>
          <m:t>r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</w:delText>
        </w:r>
      </w:del>
      <w:del w:id="51" w:author="PR Preview" w:date="2026-01-01T00:00:00Z">
        <w:r>
          <w:delText xml:space="preserve"> </w:delText>
        </w:r>
      </w:del>
      <w:hyperlink r:id="rId75">
        <w:del w:id="52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has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columns,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so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76">
        <w:del w:id="65" w:author="PR Preview" w:date="2026-01-01T00:00:00Z">
          <w:r>
            <w:rPr>
              <w:rStyle w:val="Hyperlink"/>
            </w:rPr>
            <w:delText xml:space="preserve">Definition 7 in Column Space, Null Space and Rank-Nullity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hyperlink r:id="rId13">
        <w:del w:id="68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69" w:author="PR Preview" w:date="2026-01-01T00:00:00Z">
        <w:r>
          <w:delText xml:space="preserve">).</w:delText>
        </w:r>
      </w:del>
      <w:del w:id="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has</w:delText>
        </w:r>
      </w:del>
      <w:del w:id="73" w:author="PR Preview" w:date="2026-01-01T00:00:00Z">
        <w:r>
          <w:delText xml:space="preserve"> </w:delText>
        </w:r>
      </w:del>
      <m:oMath>
        <m:r>
          <m:t>m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columns and rank</w:delText>
        </w:r>
      </w:del>
      <w:del w:id="76" w:author="PR Preview" w:date="2026-01-01T00:00:00Z">
        <w:r>
          <w:delText xml:space="preserve"> </w:delText>
        </w:r>
      </w:del>
      <m:oMath>
        <m:r>
          <m:t>r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same way.</w:delText>
        </w:r>
      </w:del>
    </w:p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18 (The four subspaces of the matrix in</w:delText>
        </w:r>
      </w:del>
      <w:del w:id="84" w:author="PR Preview" w:date="2026-01-01T00:00:00Z">
        <w:r>
          <w:rPr>
            <w:b/>
            <w:bCs/>
          </w:rPr>
          <w:delText xml:space="preserve"> </w:delText>
        </w:r>
      </w:del>
      <w:hyperlink r:id="rId60">
        <w:del w:id="85" w:author="PR Preview" w:date="2026-01-01T00:00:00Z">
          <w:r>
            <w:rPr>
              <w:rStyle w:val="Hyperlink"/>
              <w:b/>
              <w:bCs/>
            </w:rPr>
            <w:delText xml:space="preserve">Example 1 in Column Space, Null Space and Rank-Nullity</w:delText>
          </w:r>
        </w:del>
      </w:hyperlink>
      <w:del w:id="86" w:author="PR Preview" w:date="2026-01-01T00:00:00Z">
        <w:r>
          <w:rPr>
            <w:b/>
            <w:bCs/>
          </w:rPr>
          <w:delText xml:space="preserve">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</w:delText>
        </w:r>
      </w:del>
      <w:del w:id="92" w:author="PR Preview" w:date="2026-01-01T00:00:00Z">
        <w:r>
          <w:delText xml:space="preserve"> </w:delText>
        </w:r>
      </w:del>
      <w:hyperlink r:id="rId60">
        <w:del w:id="93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2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</w:delText>
        </w:r>
      </w:del>
      <w:hyperlink r:id="rId77">
        <w:del w:id="103" w:author="PR Preview" w:date="2026-01-01T00:00:00Z">
          <w:r>
            <w:rPr>
              <w:rStyle w:val="Hyperlink"/>
            </w:rPr>
            <w:delText xml:space="preserve">Example 11 in Column Space, Null Space and Rank-Nullity</w:delText>
          </w:r>
        </w:del>
      </w:hyperlink>
      <w:del w:id="104" w:author="PR Preview" w:date="2026-01-01T00:00:00Z">
        <w:r>
          <w:delText xml:space="preserve">).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Part 4.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by</w:t>
        </w:r>
      </w:ins>
      <w:ins w:id="109" w:author="PR Preview" w:date="2026-01-01T00:00:00Z">
        <w:r>
          <w:t xml:space="preserve"> </w:t>
        </w:r>
      </w:ins>
      <w:hyperlink r:id="rId74">
        <w:ins w:id="110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by</w:t>
        </w:r>
      </w:ins>
      <w:ins w:id="115" w:author="PR Preview" w:date="2026-01-01T00:00:00Z">
        <w:r>
          <w:t xml:space="preserve"> </w:t>
        </w:r>
      </w:ins>
      <w:hyperlink r:id="rId74">
        <w:ins w:id="116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that is</w:t>
        </w:r>
      </w:ins>
      <w:ins w:id="120" w:author="PR Preview" w:date="2026-01-01T00:00:00Z">
        <w:r>
          <w:t xml:space="preserve"> </w:t>
        </w:r>
      </w:ins>
      <m:oMath>
        <m: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r:id="rId75">
        <w:ins w:id="124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</w:t>
        </w:r>
      </w:ins>
      <w:ins w:id="129" w:author="PR Preview" w:date="2026-01-01T00:00:00Z">
        <w:r>
          <w:t xml:space="preserve"> </w:t>
        </w:r>
      </w:ins>
      <m:oMath>
        <m:r>
          <m:t>n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columns,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(</w:t>
        </w:r>
      </w:ins>
      <w:hyperlink r:id="rId76">
        <w:ins w:id="137" w:author="PR Preview" w:date="2026-01-01T00:00:00Z">
          <w:r>
            <w:rPr>
              <w:rStyle w:val="Hyperlink"/>
            </w:rPr>
            <w:t xml:space="preserve">Definition 7 in Column Space, Null Space and Rank-Nullity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hyperlink r:id="rId13">
        <w:ins w:id="14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41" w:author="PR Preview" w:date="2026-01-01T00:00:00Z">
        <w:r>
          <w:t xml:space="preserve">).</w:t>
        </w:r>
      </w:ins>
      <w:ins w:id="1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</w:t>
        </w:r>
      </w:ins>
      <w:ins w:id="145" w:author="PR Preview" w:date="2026-01-01T00:00:00Z">
        <w:r>
          <w:t xml:space="preserve"> </w:t>
        </w:r>
      </w:ins>
      <m:oMath>
        <m:r>
          <m:t>m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columns and rank</w:t>
        </w:r>
      </w:ins>
      <w:ins w:id="148" w:author="PR Preview" w:date="2026-01-01T00:00:00Z">
        <w:r>
          <w:t xml:space="preserve"> </w:t>
        </w:r>
      </w:ins>
      <m:oMath>
        <m:r>
          <m:t>r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 the same way.</w:t>
        </w:r>
      </w:ins>
    </w:p>
    <w:bookmarkStart w:id="79" w:name="exm-fundamental-subspaces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18 (The four subspaces of the matrix in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w:hyperlink r:id="rId60">
        <w:ins w:id="157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158" w:author="PR Preview" w:date="2026-01-01T00:00:00Z">
        <w:r>
          <w:rPr>
            <w:b/>
            <w:bCs/>
          </w:rP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</w:t>
        </w:r>
      </w:ins>
      <w:ins w:id="164" w:author="PR Preview" w:date="2026-01-01T00:00:00Z">
        <w:r>
          <w:t xml:space="preserve"> </w:t>
        </w:r>
      </w:ins>
      <w:hyperlink r:id="rId60">
        <w:ins w:id="165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77">
        <w:ins w:id="175" w:author="PR Preview" w:date="2026-01-01T00:00:00Z">
          <w:r>
            <w:rPr>
              <w:rStyle w:val="Hyperlink"/>
            </w:rPr>
            <w:t xml:space="preserve">Example 10 in Column Space, Null Space and Rank-Nullity</w:t>
          </w:r>
        </w:ins>
      </w:hyperlink>
      <w:ins w:id="176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del w:id="177" w:author="PR Preview" w:date="2026-01-01T00:00:00Z">
        <w:r>
          <w:delText xml:space="preserve">has dimension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has dimension</w:delText>
        </w:r>
      </w:del>
      <w:del w:id="18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</w:delText>
        </w:r>
      </w:del>
      <w:hyperlink r:id="rId78">
        <w:del w:id="188" w:author="PR Preview" w:date="2026-01-01T00:00:00Z">
          <w:r>
            <w:rPr>
              <w:rStyle w:val="Hyperlink"/>
            </w:rPr>
            <w:delText xml:space="preserve">Example 12 in Column Space, Null Space and Rank-Nullity</w:delText>
          </w:r>
        </w:del>
      </w:hyperlink>
      <w:del w:id="189" w:author="PR Preview" w:date="2026-01-01T00:00:00Z">
        <w:r>
          <w:delText xml:space="preserve">).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spanning vectors are orthogonal:</w:delText>
        </w:r>
      </w:del>
    </w:p>
    <w:p>
      <w:pPr>
        <w:pStyle w:val="Compact"/>
        <w:numPr>
          <w:ilvl w:val="1"/>
          <w:numId w:val="1012"/>
        </w:numPr>
      </w:pPr>
      <w:ins w:id="192" w:author="PR Preview" w:date="2026-01-01T00:00:00Z">
        <w:r>
          <w:t xml:space="preserve">has dimension</w:t>
        </w:r>
      </w:ins>
      <w:ins w:id="1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dimension</w:t>
        </w:r>
      </w:ins>
      <w:ins w:id="20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78">
        <w:ins w:id="203" w:author="PR Preview" w:date="2026-01-01T00:00:00Z">
          <w:r>
            <w:rPr>
              <w:rStyle w:val="Hyperlink"/>
            </w:rPr>
            <w:t xml:space="preserve">Example 11 in Column Space, Null Space and Rank-Nullity</w:t>
          </w:r>
        </w:ins>
      </w:hyperlink>
      <w:ins w:id="204" w:author="PR Preview" w:date="2026-01-01T00:00:00Z">
        <w:r>
          <w:t xml:space="preserve">).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2026-10-20T07:09:51Z</dcterms:created>
  <dcterms:modified xsi:type="dcterms:W3CDTF">2026-10-20T07:09:51Z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