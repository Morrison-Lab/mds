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</w:delText>
        </w:r>
      </w:del>
      <m:oMath>
        <m:r>
          <m:t>σ</m:t>
        </m:r>
      </m:oMath>
      <w:del w:id="5" w:author="PR Preview" w:date="2026-01-01T00:00:00Z">
        <w:r>
          <w:delText xml:space="preserve">-field). </w:delText>
        </w:r>
      </w:del>
      <w:del w:id="6" w:author="PR Preview" w:date="2026-01-01T00:00:00Z">
        <w:r>
          <w:delText xml:space="preserve">Other sources call a</w:delText>
        </w:r>
      </w:del>
      <w:del w:id="7" w:author="PR Preview" w:date="2026-01-01T00:00:00Z">
        <w:r>
          <w:delText xml:space="preserve"> </w:delText>
        </w:r>
      </w:del>
      <m:oMath>
        <m:r>
          <m:t>σ</m:t>
        </m:r>
      </m:oMath>
      <w:del w:id="8" w:author="PR Preview" w:date="2026-01-01T00:00:00Z">
        <w:r>
          <w:delText xml:space="preserve">-algebra a</w:delText>
        </w:r>
      </w:del>
      <w:del w:id="9" w:author="PR Preview" w:date="2026-01-01T00:00:00Z">
        <w:r>
          <w:delText xml:space="preserve"> </w:delText>
        </w:r>
      </w:del>
      <m:oMath>
        <m:r>
          <m:t>σ</m:t>
        </m:r>
      </m:oMath>
      <w:del w:id="10" w:author="PR Preview" w:date="2026-01-01T00:00:00Z">
        <w:r>
          <w:rPr>
            <w:b/>
            <w:bCs/>
          </w:rPr>
          <w:delText xml:space="preserve">-field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(see</w:delText>
        </w:r>
      </w:del>
      <w:del w:id="13" w:author="PR Preview" w:date="2026-01-01T00:00:00Z">
        <w:r>
          <w:delText xml:space="preserve"> </w:delText>
        </w:r>
      </w:del>
      <w:hyperlink r:id="rId16">
        <w:del w:id="14" w:author="PR Preview" w:date="2026-01-01T00:00:00Z">
          <w:r>
            <w:rPr>
              <w:rStyle w:val="Hyperlink"/>
            </w:rPr>
            <w:delText xml:space="preserve">Wikipedia:</w:delText>
          </w:r>
        </w:del>
        <w:del w:id="1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6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For example,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Billingsley (1995)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uses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</w:delText>
        </w:r>
      </w:del>
      <m:oMath>
        <m:r>
          <m:t>σ</m:t>
        </m:r>
      </m:oMath>
      <w:del w:id="26" w:author="PR Preview" w:date="2026-01-01T00:00:00Z">
        <w:r>
          <w:delText xml:space="preserve">-field”</w:delText>
        </w:r>
      </w:del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two names mean the same thing.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Casella and Berger call it a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b/>
            <w:bCs/>
          </w:rPr>
          <w:delText xml:space="preserve">Borel field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(Casella and Berger 2002, Def. 1.2.1)</w:delText>
        </w:r>
      </w:del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That is a different use of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“Borel”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from the</w:delText>
        </w:r>
      </w:del>
      <w:del w:id="43" w:author="PR Preview" w:date="2026-01-01T00:00:00Z">
        <w:r>
          <w:delText xml:space="preserve"> </w:delText>
        </w:r>
      </w:del>
      <w:hyperlink w:anchor="def-borel-sigma-algebra">
        <w:del w:id="44" w:author="PR Preview" w:date="2026-01-01T00:00:00Z">
          <w:r>
            <w:rPr>
              <w:rStyle w:val="Hyperlink"/>
            </w:rPr>
            <w:delText xml:space="preserve">Borel</w:delText>
          </w:r>
        </w:del>
        <w:del w:id="4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6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which is one particular</w:delText>
        </w:r>
      </w:del>
      <w:del w:id="53" w:author="PR Preview" w:date="2026-01-01T00:00:00Z">
        <w:r>
          <w:delText xml:space="preserve"> </w:delText>
        </w:r>
      </w:del>
      <m:oMath>
        <m:r>
          <m:t>σ</m:t>
        </m:r>
      </m:oMath>
      <w:del w:id="54" w:author="PR Preview" w:date="2026-01-01T00:00:00Z">
        <w:r>
          <w:delText xml:space="preserve">-algebra.</w:delText>
        </w:r>
      </w:del>
    </w:p>
    <w:p>
      <w:pPr>
        <w:pStyle w:val="FirstParagraph"/>
      </w:pPr>
      <w:ins w:id="55" w:author="PR Preview" w:date="2026-01-01T00:00:00Z">
        <w:r>
          <w:rPr>
            <w:i/>
            <w:iCs/>
          </w:rPr>
          <w:t xml:space="preserve">Remark 1</w:t>
        </w:r>
      </w:ins>
      <w:ins w:id="56" w:author="PR Preview" w:date="2026-01-01T00:00:00Z">
        <w:r>
          <w:t xml:space="preserve"> (</w:t>
        </w:r>
      </w:ins>
      <m:oMath>
        <m:r>
          <m:t>σ</m:t>
        </m:r>
      </m:oMath>
      <w:ins w:id="57" w:author="PR Preview" w:date="2026-01-01T00:00:00Z">
        <w:r>
          <w:t xml:space="preserve">-field). </w:t>
        </w:r>
      </w:ins>
      <w:ins w:id="58" w:author="PR Preview" w:date="2026-01-01T00:00:00Z">
        <w:r>
          <w:t xml:space="preserve">Other sources call a</w:t>
        </w:r>
      </w:ins>
      <w:ins w:id="59" w:author="PR Preview" w:date="2026-01-01T00:00:00Z">
        <w:r>
          <w:t xml:space="preserve"> </w:t>
        </w:r>
      </w:ins>
      <m:oMath>
        <m:r>
          <m:t>σ</m:t>
        </m:r>
      </m:oMath>
      <w:ins w:id="60" w:author="PR Preview" w:date="2026-01-01T00:00:00Z">
        <w:r>
          <w:t xml:space="preserve">-algebra a</w:t>
        </w:r>
      </w:ins>
      <w:ins w:id="61" w:author="PR Preview" w:date="2026-01-01T00:00:00Z">
        <w:r>
          <w:t xml:space="preserve"> </w:t>
        </w:r>
      </w:ins>
      <m:oMath>
        <m:r>
          <m:t>σ</m:t>
        </m:r>
      </m:oMath>
      <w:ins w:id="62" w:author="PR Preview" w:date="2026-01-01T00:00:00Z">
        <w:r>
          <w:rPr>
            <w:b/>
            <w:bCs/>
          </w:rPr>
          <w:t xml:space="preserve">-field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(Billingsley 1995)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or a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rPr>
            <w:b/>
            <w:bCs/>
          </w:rPr>
          <w:t xml:space="preserve">Borel field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(Casella and Berger 2002, Def. 1.2.1)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(see</w:t>
        </w:r>
      </w:ins>
      <w:ins w:id="73" w:author="PR Preview" w:date="2026-01-01T00:00:00Z">
        <w:r>
          <w:t xml:space="preserve"> </w:t>
        </w:r>
      </w:ins>
      <w:hyperlink r:id="rId16">
        <w:ins w:id="74" w:author="PR Preview" w:date="2026-01-01T00:00:00Z">
          <w:r>
            <w:rPr>
              <w:rStyle w:val="Hyperlink"/>
            </w:rPr>
            <w:t xml:space="preserve">Wikipedia:</w:t>
          </w:r>
        </w:ins>
        <w:ins w:id="7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7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77" w:author="PR Preview" w:date="2026-01-01T00:00:00Z">
        <w:r>
          <w:t xml:space="preserve">).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names mean the same thing.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“Borel”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in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“Borel field”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a different use of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“Borel”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from the</w:t>
        </w:r>
      </w:ins>
      <w:ins w:id="94" w:author="PR Preview" w:date="2026-01-01T00:00:00Z">
        <w:r>
          <w:t xml:space="preserve"> </w:t>
        </w:r>
      </w:ins>
      <w:hyperlink w:anchor="def-borel-sigma-algebra">
        <w:ins w:id="95" w:author="PR Preview" w:date="2026-01-01T00:00:00Z">
          <w:r>
            <w:rPr>
              <w:rStyle w:val="Hyperlink"/>
            </w:rPr>
            <w:t xml:space="preserve">Borel</w:t>
          </w:r>
        </w:ins>
        <w:ins w:id="9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97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on</w:t>
        </w:r>
      </w:ins>
      <w:ins w:id="10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which is one particular</w:t>
        </w:r>
      </w:ins>
      <w:ins w:id="104" w:author="PR Preview" w:date="2026-01-01T00:00:00Z">
        <w:r>
          <w:t xml:space="preserve"> </w:t>
        </w:r>
      </w:ins>
      <m:oMath>
        <m:r>
          <m:t>σ</m:t>
        </m:r>
      </m:oMath>
      <w:ins w:id="105" w:author="PR Preview" w:date="2026-01-01T00:00:00Z">
        <w:r>
          <w:t xml:space="preserve">-algebra.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2026-10-15T22:25:05Z</dcterms:created>
  <dcterms:modified xsi:type="dcterms:W3CDTF">2026-10-15T22:25:05Z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