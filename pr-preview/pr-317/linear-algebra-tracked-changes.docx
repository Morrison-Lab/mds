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14:23:59 (PDT)</w:delText>
        </w:r>
      </w:del>
    </w:p>
    <w:p>
      <w:pPr>
        <w:pStyle w:val="Date"/>
      </w:pPr>
      <w:ins w:id="2" w:author="PR Preview" w:date="2026-01-01T00:00:00Z">
        <w:r>
          <w:t xml:space="preserve">Last modified: 2026-10-15 14:34:23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d>
          <m:dPr>
            <m:begChr m:val="⟨"/>
            <m:sepChr m:val=""/>
            <m:endChr m:val="⟩"/>
            <m:grow/>
          </m:dPr>
          <m:e>
            <m:r>
              <m:rPr>
                <m:sty m:val="p"/>
              </m:rPr>
              <m:t>⋅</m:t>
            </m:r>
            <m:r>
              <m:rPr>
                <m:sty m:val="p"/>
              </m:rPr>
              <m:t>,</m:t>
            </m:r>
            <m:r>
              <m:rPr>
                <m:sty m:val="p"/>
              </m:rPr>
              <m:t>⋅</m:t>
            </m:r>
          </m:e>
        </m:d>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with</w:t>
      </w:r>
      <w:r>
        <w:t xml:space="preserve"> </w:t>
      </w:r>
      <m:oMath>
        <m:d>
          <m:dPr>
            <m:begChr m:val="⟨"/>
            <m:sepChr m:val=""/>
            <m:endChr m:val="⟩"/>
            <m:grow/>
          </m:dPr>
          <m:e>
            <m:acc>
              <m:accPr>
                <m:chr m:val="̃"/>
              </m:accPr>
              <m:e>
                <m:r>
                  <m:t>x</m:t>
                </m:r>
              </m:e>
            </m:acc>
            <m:r>
              <m:rPr>
                <m:sty m:val="p"/>
              </m:rPr>
              <m:t>,</m:t>
            </m:r>
            <m:acc>
              <m:accPr>
                <m:chr m:val="̃"/>
              </m:accPr>
              <m:e>
                <m:r>
                  <m:t>y</m:t>
                </m:r>
              </m:e>
            </m:acc>
          </m:e>
        </m:d>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1</m:t>
              </m:r>
              <m:r>
                <m:rPr>
                  <m:sty m:val="p"/>
                </m:rPr>
                <m:t>⋅</m:t>
              </m:r>
              <m:r>
                <m:t>1</m:t>
              </m:r>
            </m:den>
          </m:f>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2026-10-15T22:22:16Z</dcterms:created>
  <dcterms:modified xsi:type="dcterms:W3CDTF">2026-10-15T22:22:16Z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14:34:23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