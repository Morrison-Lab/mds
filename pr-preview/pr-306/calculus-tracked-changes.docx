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Calculus</w:t>
      </w:r>
    </w:p>
    <w:p>
      <w:pPr>
        <w:pStyle w:val="Date"/>
      </w:pPr>
      <w:del w:id="1" w:author="PR Preview" w:date="2026-01-01T00:00:00Z">
        <w:r>
          <w:delText xml:space="preserve">Last modified: 2026-10-15 00:49:40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01:51:27 (PDT)</w:t>
        </w:r>
      </w:ins>
    </w:p>
    <w:bookmarkStart w:id="182" w:name="sec-derivatives"/>
    <w:p>
      <w:pPr>
        <w:pStyle w:val="Heading2"/>
      </w:pPr>
      <w:r>
        <w:t xml:space="preserve">1 Derivatives</w:t>
      </w:r>
    </w:p>
    <w:bookmarkStart w:id="38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one-sided-limit"/>
    <w:p>
      <w:pPr>
        <w:pStyle w:val="FirstParagraph"/>
      </w:pPr>
      <w:r>
        <w:rPr>
          <w:b/>
          <w:bCs/>
        </w:rPr>
        <w:t xml:space="preserve">Definition 2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6"/>
    <w:bookmarkStart w:id="17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7"/>
    <w:bookmarkStart w:id="18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1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hyperlink r:id="rId22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3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4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5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3"/>
              </w:numPr>
            </w:pPr>
            <w:hyperlink r:id="rId26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28" w:name="def-difference-quotient"/>
    <w:p>
      <w:pPr>
        <w:pStyle w:val="FirstParagraph"/>
      </w:pPr>
      <w:r>
        <w:rPr>
          <w:b/>
          <w:bCs/>
        </w:rPr>
        <w:t xml:space="preserve">Definition 3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28"/>
    <w:bookmarkStart w:id="29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differentiable"/>
    <w:p>
      <w:pPr>
        <w:pStyle w:val="FirstParagraph"/>
      </w:pPr>
      <w:r>
        <w:rPr>
          <w:b/>
          <w:bCs/>
        </w:rPr>
        <w:t xml:space="preserve">Definition 4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0"/>
    <w:bookmarkStart w:id="31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4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1"/>
    <w:bookmarkStart w:id="32" w:name="def-derivative"/>
    <w:p>
      <w:pPr>
        <w:pStyle w:val="FirstParagraph"/>
      </w:pPr>
      <w:r>
        <w:rPr>
          <w:b/>
          <w:bCs/>
        </w:rPr>
        <w:t xml:space="preserve">Definition 5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Writing the derivative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2"/>
    <w:bookmarkStart w:id="33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3"/>
    <w:bookmarkStart w:id="34" w:name="def-one-sided-derivative"/>
    <w:p>
      <w:pPr>
        <w:pStyle w:val="BodyText"/>
      </w:pPr>
      <w:r>
        <w:rPr>
          <w:b/>
          <w:bCs/>
        </w:rPr>
        <w:t xml:space="preserve">Definition 6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p>
      <w:pPr>
        <w:pStyle w:val="Compact"/>
        <w:numPr>
          <w:ilvl w:val="0"/>
          <w:numId w:val="100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p>
      <w:pPr>
        <w:pStyle w:val="FirstParagraph"/>
      </w:pPr>
      <w:r>
        <w:t xml:space="preserve">These 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4"/>
    <w:bookmarkStart w:id="35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5"/>
    <w:bookmarkStart w:id="36" w:name="def-second-derivative"/>
    <w:p>
      <w:pPr>
        <w:pStyle w:val="BodyText"/>
      </w:pPr>
      <w:r>
        <w:rPr>
          <w:b/>
          <w:bCs/>
        </w:rPr>
        <w:t xml:space="preserve">Definition 7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36"/>
    <w:bookmarkStart w:id="37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37"/>
    <w:bookmarkEnd w:id="38"/>
    <w:bookmarkStart w:id="101" w:name="sec-derivative-rules"/>
    <w:p>
      <w:pPr>
        <w:pStyle w:val="Heading3"/>
      </w:pPr>
      <w:r>
        <w:t xml:space="preserve">1.2 Derivative rules</w:t>
      </w:r>
    </w:p>
    <w:bookmarkStart w:id="39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3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42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3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46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49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47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48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52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3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9"/>
              </w:numPr>
            </w:pPr>
            <w:hyperlink r:id="rId54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55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5"/>
    <w:bookmarkStart w:id="56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56"/>
    <w:bookmarkStart w:id="57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10"/>
        </w:numPr>
      </w:pPr>
      <m:oMath>
        <m:r>
          <m:t>0</m:t>
        </m:r>
      </m:oMath>
      <w:r>
        <w:t xml:space="preserve">​</w:t>
      </w:r>
    </w:p>
    <w:bookmarkEnd w:id="57"/>
    <w:bookmarkStart w:id="58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58"/>
    <w:bookmarkStart w:id="60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9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0"/>
    <w:bookmarkStart w:id="61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1"/>
    <w:bookmarkStart w:id="62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2"/>
    <w:bookmarkStart w:id="64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3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64"/>
    <w:bookmarkStart w:id="65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65"/>
    <w:bookmarkStart w:id="66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66"/>
    <w:bookmarkStart w:id="67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6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70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1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2"/>
    <w:bookmarkStart w:id="73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3"/>
    <w:bookmarkStart w:id="74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4"/>
    <w:bookmarkStart w:id="75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78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79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79"/>
    <w:bookmarkStart w:id="80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0"/>
    <w:bookmarkStart w:id="82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1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2"/>
    <w:bookmarkStart w:id="83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3"/>
    <w:bookmarkStart w:id="84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4"/>
    <w:bookmarkStart w:id="85" w:name="exr-miller-deriv-second-gaussian-kernel"/>
    <w:p>
      <w:pPr>
        <w:pStyle w:val="FirstParagraph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5"/>
    <w:bookmarkStart w:id="86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86"/>
    <w:bookmarkStart w:id="87" w:name="exr-miller-deriv-product-chain-composite"/>
    <w:p>
      <w:pPr>
        <w:pStyle w:val="FirstParagraph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87"/>
    <w:bookmarkStart w:id="88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88"/>
    <w:bookmarkStart w:id="89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89"/>
    <w:bookmarkStart w:id="90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0"/>
    <w:bookmarkStart w:id="91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hyperlink r:id="rId94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5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3"/>
              </w:numPr>
            </w:pPr>
            <w:hyperlink r:id="rId96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97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97"/>
    <w:bookmarkStart w:id="98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98"/>
    <w:bookmarkStart w:id="99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99"/>
    <w:bookmarkStart w:id="100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0"/>
    <w:bookmarkEnd w:id="101"/>
    <w:bookmarkStart w:id="110" w:name="sec-function-profile"/>
    <w:p>
      <w:pPr>
        <w:pStyle w:val="Heading3"/>
      </w:pPr>
      <w:r>
        <w:t xml:space="preserve">1.3 Studying a new function</w:t>
      </w:r>
    </w:p>
    <w:bookmarkStart w:id="104" w:name="def-function-profile"/>
    <w:p>
      <w:pPr>
        <w:pStyle w:val="FirstParagraph"/>
      </w:pPr>
      <w:r>
        <w:rPr>
          <w:b/>
          <w:bCs/>
        </w:rPr>
        <w:t xml:space="preserve">Definition 8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4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4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</w:t>
      </w:r>
      <w:r>
        <w:t xml:space="preserve"> </w:t>
      </w:r>
      <w:r>
        <w:t xml:space="preserve">which 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4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4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4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4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04"/>
    <w:bookmarkStart w:id="109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5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fig-function-profile-logistic-1.png" id="10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08"/>
        </w:tc>
      </w:tr>
    </w:tbl>
    <w:bookmarkEnd w:id="109"/>
    <w:bookmarkEnd w:id="110"/>
    <w:bookmarkStart w:id="114" w:name="sec-tangent-lines"/>
    <w:p>
      <w:pPr>
        <w:pStyle w:val="Heading3"/>
      </w:pPr>
      <w:r>
        <w:t xml:space="preserve">1.4 Tangent lines</w:t>
      </w:r>
    </w:p>
    <w:bookmarkStart w:id="112" w:name="def-tangent-line"/>
    <w:p>
      <w:pPr>
        <w:pStyle w:val="FirstParagraph"/>
      </w:pPr>
      <w:r>
        <w:rPr>
          <w:b/>
          <w:bCs/>
        </w:rPr>
        <w:t xml:space="preserve">Definition 9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11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7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12"/>
    <w:bookmarkStart w:id="11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13"/>
    <w:bookmarkEnd w:id="114"/>
    <w:bookmarkStart w:id="12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1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15"/>
    </w:p>
    <w:bookmarkStart w:id="116" w:name="def-linear-approximation"/>
    <w:p>
      <w:pPr>
        <w:pStyle w:val="FirstParagraph"/>
      </w:pPr>
      <w:r>
        <w:rPr>
          <w:b/>
          <w:bCs/>
        </w:rPr>
        <w:t xml:space="preserve">Definition 10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16"/>
    <w:bookmarkStart w:id="11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27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1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1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1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20"/>
        </w:tc>
      </w:tr>
    </w:tbl>
    <w:bookmarkStart w:id="12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21"/>
    <w:bookmarkStart w:id="12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22"/>
    <w:bookmarkEnd w:id="123"/>
    <w:bookmarkStart w:id="139" w:name="sec-critical-points"/>
    <w:p>
      <w:pPr>
        <w:pStyle w:val="Heading3"/>
      </w:pPr>
      <w:r>
        <w:t xml:space="preserve">1.6 Critical points and optimization</w:t>
      </w:r>
    </w:p>
    <w:bookmarkStart w:id="124" w:name="def-flat-point"/>
    <w:p>
      <w:pPr>
        <w:pStyle w:val="FirstParagraph"/>
      </w:pPr>
      <w:r>
        <w:rPr>
          <w:b/>
          <w:bCs/>
        </w:rPr>
        <w:t xml:space="preserve">Definition 11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24"/>
    <w:bookmarkStart w:id="12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27"/>
    <w:bookmarkStart w:id="12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2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2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28"/>
    <w:bookmarkStart w:id="13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2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30"/>
    <w:bookmarkStart w:id="131" w:name="def-critical-point"/>
    <w:p>
      <w:pPr>
        <w:pStyle w:val="BodyText"/>
      </w:pPr>
      <w:r>
        <w:rPr>
          <w:b/>
          <w:bCs/>
        </w:rPr>
        <w:t xml:space="preserve">Definition 12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131"/>
    <w:bookmarkStart w:id="13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9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9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9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32"/>
    <w:bookmarkStart w:id="133" w:name="thm-flat-point-critical"/>
    <w:p>
      <w:pPr>
        <w:pStyle w:val="FirstParagraph"/>
      </w:pPr>
      <w:r>
        <w:rPr>
          <w:b/>
          <w:bCs/>
        </w:rPr>
        <w:t xml:space="preserve">Theorem 11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11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).</w:t>
      </w:r>
    </w:p>
    <w:bookmarkEnd w:id="13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3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12</w:t>
        </w:r>
      </w:hyperlink>
      <w:r>
        <w:t xml:space="preserve">), but not a flat point.</w:t>
      </w:r>
    </w:p>
    <w:bookmarkEnd w:id="134"/>
    <w:bookmarkStart w:id="13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35"/>
    <w:bookmarkStart w:id="13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0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36"/>
    <w:bookmarkStart w:id="13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37"/>
    <w:bookmarkStart w:id="13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21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38"/>
    <w:bookmarkEnd w:id="139"/>
    <w:bookmarkStart w:id="181" w:name="sec-taylor-series"/>
    <w:p>
      <w:pPr>
        <w:pStyle w:val="Heading3"/>
      </w:pPr>
      <w:r>
        <w:t xml:space="preserve">1.7 Taylor series</w:t>
      </w:r>
    </w:p>
    <w:bookmarkStart w:id="141" w:name="def-taylor-polynomial"/>
    <w:p>
      <w:pPr>
        <w:pStyle w:val="FirstParagraph"/>
      </w:pPr>
      <w:r>
        <w:rPr>
          <w:b/>
          <w:bCs/>
        </w:rPr>
        <w:t xml:space="preserve">Definition 13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4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40"/>
    </w:p>
    <w:bookmarkEnd w:id="141"/>
    <w:bookmarkStart w:id="14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42"/>
    <w:bookmarkStart w:id="143" w:name="def-maclaurin-polynomial"/>
    <w:p>
      <w:pPr>
        <w:pStyle w:val="FirstParagraph"/>
      </w:pPr>
      <w:r>
        <w:rPr>
          <w:b/>
          <w:bCs/>
        </w:rPr>
        <w:t xml:space="preserve">Definition 14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43"/>
    <w:bookmarkStart w:id="144" w:name="def-taylor-series"/>
    <w:p>
      <w:pPr>
        <w:pStyle w:val="BodyText"/>
      </w:pPr>
      <w:r>
        <w:rPr>
          <w:b/>
          <w:bCs/>
        </w:rPr>
        <w:t xml:space="preserve">Definition 15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13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4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4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2"/>
              </w:numPr>
            </w:pPr>
            <w:hyperlink r:id="rId14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).</w:t>
            </w:r>
          </w:p>
          <w:p/>
        </w:tc>
      </w:tr>
    </w:tbl>
    <w:bookmarkStart w:id="14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9"/>
    <w:bookmarkStart w:id="15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50"/>
    <w:bookmarkStart w:id="15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51"/>
    <w:bookmarkStart w:id="15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52"/>
    <w:bookmarkStart w:id="15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53"/>
    <w:bookmarkStart w:id="15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54"/>
    <w:bookmarkStart w:id="15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5"/>
    <w:bookmarkStart w:id="15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56"/>
    <w:bookmarkStart w:id="15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7"/>
    <w:bookmarkStart w:id="15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58"/>
    <w:bookmarkStart w:id="15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60"/>
    <w:bookmarkStart w:id="16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1"/>
    <w:bookmarkStart w:id="16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62"/>
    <w:bookmarkStart w:id="16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3"/>
    <w:bookmarkStart w:id="16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64"/>
    <w:bookmarkStart w:id="165" w:name="exr-miller-taylor-sqrt"/>
    <w:p>
      <w:pPr>
        <w:pStyle w:val="FirstParagraph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65"/>
    <w:bookmarkStart w:id="166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6"/>
    <w:bookmarkStart w:id="167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67"/>
    <w:bookmarkStart w:id="168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68"/>
    <w:bookmarkStart w:id="169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9"/>
    <w:bookmarkStart w:id="170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70"/>
    <w:bookmarkStart w:id="171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2"/>
    <w:bookmarkStart w:id="173" w:name="exr-miller-taylor-log-one-minus-x"/>
    <w:p>
      <w:pPr>
        <w:pStyle w:val="FirstParagraph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74"/>
    <w:bookmarkStart w:id="175" w:name="exr-miller-taylor-log-product-exp"/>
    <w:p>
      <w:pPr>
        <w:pStyle w:val="FirstParagraph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5"/>
    <w:bookmarkStart w:id="176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76"/>
    <w:bookmarkStart w:id="177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7"/>
    <w:bookmarkStart w:id="178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78"/>
    <w:bookmarkStart w:id="179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9"/>
    <w:bookmarkStart w:id="180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0"/>
    <w:bookmarkEnd w:id="181"/>
    <w:bookmarkEnd w:id="182"/>
    <w:bookmarkStart w:id="327" w:name="sec-integration"/>
    <w:p>
      <w:pPr>
        <w:pStyle w:val="Heading2"/>
      </w:pPr>
      <w:r>
        <w:t xml:space="preserve">2 Integration</w:t>
      </w:r>
    </w:p>
    <w:p>
      <w:pPr>
        <w:pStyle w:val="FirstParagraph"/>
      </w:pPr>
      <w:r>
        <w:t xml:space="preserve">Integration is the inverse operation of differentiation: it recovers a</w:t>
      </w:r>
      <w:r>
        <w:t xml:space="preserve"> </w:t>
      </w:r>
      <w:r>
        <w:t xml:space="preserve">function from its derivative and accumulates quantities such as areas,</w:t>
      </w:r>
      <w:r>
        <w:t xml:space="preserve"> </w:t>
      </w:r>
      <w:r>
        <w:t xml:space="preserve">totals, and probabilities. We begin with antiderivatives, then state</w:t>
      </w:r>
      <w:r>
        <w:t xml:space="preserve"> </w:t>
      </w:r>
      <w:r>
        <w:t xml:space="preserve">basic integration rules, and conclude with the Fundamental Theorem of</w:t>
      </w:r>
      <w:r>
        <w:t xml:space="preserve"> </w:t>
      </w:r>
      <w:r>
        <w:t xml:space="preserve">Calculus and a worked example from probability.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integral calculus: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hyperlink r:id="rId185">
              <w:r>
                <w:rPr>
                  <w:rStyle w:val="Hyperlink"/>
                </w:rPr>
                <w:t xml:space="preserve">Intro to Integral Calculus</w:t>
              </w:r>
            </w:hyperlink>
          </w:p>
          <w:p>
            <w:pPr>
              <w:pStyle w:val="Compact"/>
              <w:numPr>
                <w:ilvl w:val="0"/>
                <w:numId w:val="1023"/>
              </w:numPr>
            </w:pPr>
            <w:hyperlink r:id="rId186">
              <w:r>
                <w:rPr>
                  <w:rStyle w:val="Hyperlink"/>
                </w:rPr>
                <w:t xml:space="preserve">What Integral Calculus Is</w:t>
              </w:r>
            </w:hyperlink>
          </w:p>
          <w:p/>
        </w:tc>
      </w:tr>
    </w:tbl>
    <w:bookmarkStart w:id="205" w:name="antiderivatives"/>
    <w:p>
      <w:pPr>
        <w:pStyle w:val="Heading3"/>
      </w:pPr>
      <w:r>
        <w:t xml:space="preserve">2.1 Antiderivatives</w:t>
      </w:r>
    </w:p>
    <w:bookmarkStart w:id="187" w:name="def-antiderivative"/>
    <w:p>
      <w:pPr>
        <w:pStyle w:val="FirstParagraph"/>
      </w:pPr>
      <w:r>
        <w:rPr>
          <w:b/>
          <w:bCs/>
        </w:rPr>
        <w:t xml:space="preserve">Definition 16 (Antiderivative)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antiderivative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an interval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if: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∀</m:t>
          </m:r>
          <m:r>
            <m:t>x</m:t>
          </m:r>
          <m:r>
            <m:rPr>
              <m:sty m:val="p"/>
            </m:rPr>
            <m:t>∈</m:t>
          </m:r>
          <m:r>
            <m:t>I</m:t>
          </m:r>
        </m:oMath>
      </m:oMathPara>
    </w:p>
    <w:p>
      <w:pPr>
        <w:pStyle w:val="FirstParagraph"/>
      </w:pPr>
      <w:r>
        <w:t xml:space="preserve">Finding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called</w:t>
      </w:r>
      <w:r>
        <w:t xml:space="preserve"> </w:t>
      </w:r>
      <w:r>
        <w:rPr>
          <w:b/>
          <w:bCs/>
        </w:rPr>
        <w:t xml:space="preserve">antidifferentiation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antidifferentiating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(Larson and Edwards 2018, sec. 4.1, pp. 248–249)</w:t>
      </w:r>
    </w:p>
    <w:bookmarkEnd w:id="187"/>
    <w:bookmarkStart w:id="188" w:name="def-indefinite-integral"/>
    <w:p>
      <w:pPr>
        <w:pStyle w:val="BodyText"/>
      </w:pPr>
      <w:r>
        <w:rPr>
          <w:b/>
          <w:bCs/>
        </w:rPr>
        <w:t xml:space="preserve">Definition 17 (Indefinite integral)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family of all antiderivatives</w:t>
      </w:r>
      <w:r>
        <w:t xml:space="preserve"> </w:t>
      </w:r>
      <w:r>
        <w:t xml:space="preserve">(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∫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any one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an arbitrary constant of integration.</w:t>
      </w:r>
    </w:p>
    <w:p>
      <w:pPr>
        <w:pStyle w:val="BodyText"/>
      </w:pPr>
      <w:r>
        <w:t xml:space="preserve">(Larson and Edwards 2018, sec. 4.1, pp. 248–249)</w:t>
      </w:r>
    </w:p>
    <w:bookmarkEnd w:id="188"/>
    <w:bookmarkStart w:id="198" w:name="exm-antiderivative-power"/>
    <w:p>
      <w:pPr>
        <w:pStyle w:val="BodyText"/>
      </w:pPr>
      <w:r>
        <w:rPr>
          <w:b/>
          <w:bCs/>
        </w:rPr>
        <w:t xml:space="preserve">Example 16 (Antiderivative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 antiderivative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Adding any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 another antiderivative;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7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x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also 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since adding a constant does not change the derivative.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an antiderivative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See</w:t>
      </w:r>
      <w:r>
        <w:t xml:space="preserve"> </w:t>
      </w:r>
      <w:hyperlink w:anchor="fig-antiderivatives">
        <w:r>
          <w:rPr>
            <w:rStyle w:val="Hyperlink"/>
          </w:rPr>
          <w:t xml:space="preserve">Figure 3</w:t>
        </w:r>
      </w:hyperlink>
      <w:r>
        <w:t xml:space="preserve">.</w:t>
      </w:r>
    </w:p>
    <w:bookmarkStart w:id="197" w:name="fig-antiderivatives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2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x_lim,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8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The function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.</w:t>
                  </w:r>
                </w:p>
                <w:bookmarkEnd w:id="192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96" w:name="fig-antiderivatives-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x_seq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(x_lim[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], x_lim[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],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C_vals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FunctionTok"/>
                    </w:rPr>
                    <w:t xml:space="preserve">lapply</w:t>
                  </w:r>
                  <w:r>
                    <w:rPr>
                      <w:rStyle w:val="NormalTok"/>
                    </w:rPr>
                    <w:t xml:space="preserve">(\(C) {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x_seq,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x_seq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/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C,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(C)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})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dplyr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bind_rows</w:t>
                  </w:r>
                  <w:r>
                    <w:rPr>
                      <w:rStyle w:val="NormalTok"/>
                    </w:rPr>
                    <w:t xml:space="preserve">()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(df,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y,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C))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94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antiderivatives-F-code-1.png" id="195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93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Family of antiderivatives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3</m:t>
                        </m:r>
                      </m:sup>
                    </m:sSup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C</m:t>
                    </m:r>
                  </m:oMath>
                  <w:r>
                    <w:t xml:space="preserve">.</w:t>
                  </w:r>
                </w:p>
                <w:bookmarkEnd w:id="196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3: The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five antiderivatives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/</m:t>
        </m:r>
        <m:r>
          <m:t>3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Each antiderivative has the same derivative</w:t>
      </w:r>
      <w:r>
        <w:t xml:space="preserve"> </w:t>
      </w:r>
      <m:oMath>
        <m:r>
          <m:t>f</m:t>
        </m:r>
      </m:oMath>
      <w:r>
        <w:t xml:space="preserve">; they differ only by a vertical shift.</w:t>
      </w:r>
    </w:p>
    <w:bookmarkEnd w:id="197"/>
    <w:bookmarkEnd w:id="198"/>
    <w:bookmarkStart w:id="199" w:name="thm-integral-rules"/>
    <w:p>
      <w:pPr>
        <w:pStyle w:val="BodyText"/>
      </w:pPr>
      <w:r>
        <w:rPr>
          <w:b/>
          <w:bCs/>
        </w:rPr>
        <w:t xml:space="preserve">Theorem 12 (Basic integration rules)</w:t>
      </w:r>
      <w:r>
        <w:t xml:space="preserve"> </w:t>
      </w:r>
      <w:r>
        <w:t xml:space="preserve">Each antiderivative in the table is defined only up to an arbitrary constant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(see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);</w:t>
      </w:r>
      <w:r>
        <w:t xml:space="preserve"> </w:t>
      </w:r>
      <w:r>
        <w:t xml:space="preserve">the table omits</w:t>
      </w:r>
      <w:r>
        <w:t xml:space="preserve"> </w:t>
      </w:r>
      <m:oMath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from every row for brevity.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t xml:space="preserve">Function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t xml:space="preserve">Antiderivative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  <w:jc w:val="left"/>
            </w:pP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t>x</m:t>
                  </m:r>
                </m:e>
                <m:sup>
                  <m:r>
                    <m:t>n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n</m:t>
              </m:r>
              <m:r>
                <m:rPr>
                  <m:sty m:val="p"/>
                </m:rPr>
                <m:t>≠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x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(self-antiderivative)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c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m:oMath>
              <m:r>
                <m:t>c</m:t>
              </m:r>
              <m:r>
                <m:rPr>
                  <m:sty m:val="p"/>
                </m:rPr>
                <m:t>≠</m:t>
              </m:r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cos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sin</m:t>
              </m:r>
              <m:r>
                <m:t>x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⋅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</w:tr>
    </w:tbl>
    <w:p>
      <w:pPr>
        <w:pStyle w:val="BodyText"/>
      </w:pPr>
      <w:r>
        <w:t xml:space="preserve">The first two rows, the trigonometric rows (</w:t>
      </w:r>
      <m:oMath>
        <m:r>
          <m:rPr>
            <m:sty m:val="p"/>
          </m:rPr>
          <m:t>sin</m:t>
        </m:r>
        <m:r>
          <m:t>x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), and the bottom two rows (linearity) are from</w:t>
      </w:r>
      <w:r>
        <w:t xml:space="preserve"> </w:t>
      </w:r>
      <w:r>
        <w:t xml:space="preserve">(Larson and Edwards 2018, sec. 4.1, p. 250</w:t>
      </w:r>
      <w:r>
        <w:t xml:space="preserve"> </w:t>
      </w:r>
      <w:r>
        <w:t xml:space="preserve">“Basic Integration Rules”</w:t>
      </w:r>
      <w:r>
        <w:t xml:space="preserve">)</w:t>
      </w:r>
      <w:r>
        <w:t xml:space="preserve">;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x</m:t>
        </m:r>
      </m:oMath>
      <w:r>
        <w:t xml:space="preserve"> </w:t>
      </w:r>
      <w:r>
        <w:t xml:space="preserve">is from</w:t>
      </w:r>
      <w:r>
        <w:t xml:space="preserve"> </w:t>
      </w:r>
      <w:r>
        <w:t xml:space="preserve">(Larson and Edwards 2018, sec. 5.2, Theorem 5.5, p. 324)</w:t>
      </w:r>
      <w:r>
        <w:t xml:space="preserve">;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are from</w:t>
      </w:r>
      <w:r>
        <w:t xml:space="preserve"> </w:t>
      </w:r>
      <w:r>
        <w:t xml:space="preserve">(Larson and Edwards 2018, sec. 5.4, Theorem 5.12, p. 346)</w:t>
      </w:r>
      <w:r>
        <w:t xml:space="preserve">.</w:t>
      </w:r>
    </w:p>
    <w:bookmarkEnd w:id="199"/>
    <w:bookmarkStart w:id="200" w:name="exm-integral-rules-quadratic"/>
    <w:p>
      <w:pPr>
        <w:pStyle w:val="BodyText"/>
      </w:pPr>
      <w:r>
        <w:rPr>
          <w:b/>
          <w:bCs/>
        </w:rPr>
        <w:t xml:space="preserve">Example 17 (Antiderivative of</w:t>
      </w:r>
      <w:r>
        <w:rPr>
          <w:b/>
          <w:bCs/>
        </w:rPr>
        <w:t xml:space="preserve"> </w:t>
      </w:r>
      <m:oMath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 the power rule 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) and linearity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Verify by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required.</w:t>
      </w:r>
    </w:p>
    <w:bookmarkEnd w:id="20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0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these rules:</w:t>
            </w:r>
          </w:p>
          <w:p>
            <w:pPr>
              <w:pStyle w:val="Compact"/>
              <w:numPr>
                <w:ilvl w:val="0"/>
                <w:numId w:val="1024"/>
              </w:numPr>
            </w:pPr>
            <w:hyperlink r:id="rId203">
              <w:r>
                <w:rPr>
                  <w:rStyle w:val="Hyperlink"/>
                </w:rPr>
                <w:t xml:space="preserve">The Integral Calculus Rules</w:t>
              </w:r>
            </w:hyperlink>
          </w:p>
          <w:p>
            <w:pPr>
              <w:pStyle w:val="Compact"/>
              <w:numPr>
                <w:ilvl w:val="0"/>
                <w:numId w:val="1024"/>
              </w:numPr>
            </w:pPr>
            <w:hyperlink r:id="rId204">
              <w:r>
                <w:rPr>
                  <w:rStyle w:val="Hyperlink"/>
                </w:rPr>
                <w:t xml:space="preserve">Indefinite Integral Exercises</w:t>
              </w:r>
            </w:hyperlink>
          </w:p>
          <w:p/>
        </w:tc>
      </w:tr>
    </w:tbl>
    <w:bookmarkEnd w:id="205"/>
    <w:bookmarkStart w:id="260" w:name="regularity-conditions"/>
    <w:p>
      <w:pPr>
        <w:pStyle w:val="Heading3"/>
      </w:pPr>
      <w:r>
        <w:t xml:space="preserve">2.2 Regularity Conditions</w:t>
      </w:r>
    </w:p>
    <w:bookmarkStart w:id="206" w:name="def-differentiable-on"/>
    <w:p>
      <w:pPr>
        <w:pStyle w:val="FirstParagraph"/>
      </w:pPr>
      <w:r>
        <w:rPr>
          <w:b/>
          <w:bCs/>
        </w:rPr>
        <w:t xml:space="preserve">Definition 18 (Differentiable on an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on</w:t>
      </w:r>
      <w:r>
        <w:t xml:space="preserve"> </w:t>
      </w:r>
      <w:r>
        <w:t xml:space="preserve">an interval</w:t>
      </w:r>
      <w:r>
        <w:t xml:space="preserve"> </w:t>
      </w:r>
      <w:r>
        <w:t xml:space="preserve">if it is differentiable (</w:t>
      </w:r>
      <w:hyperlink w:anchor="def-differentiable">
        <w:r>
          <w:rPr>
            <w:rStyle w:val="Hyperlink"/>
          </w:rPr>
          <w:t xml:space="preserve">Definition 4</w:t>
        </w:r>
      </w:hyperlink>
      <w:r>
        <w:t xml:space="preserve">) at every point of the interval</w:t>
      </w:r>
      <w:r>
        <w:t xml:space="preserve"> </w:t>
      </w:r>
      <w:r>
        <w:t xml:space="preserve">other than its</w:t>
      </w:r>
      <w:r>
        <w:t xml:space="preserve"> </w:t>
      </w:r>
      <w:hyperlink r:id="rId10">
        <w:r>
          <w:rPr>
            <w:rStyle w:val="Hyperlink"/>
          </w:rPr>
          <w:t xml:space="preserve">endpoints</w:t>
        </w:r>
      </w:hyperlink>
      <w:r>
        <w:t xml:space="preserve">,</w:t>
      </w:r>
      <w:r>
        <w:t xml:space="preserve"> </w:t>
      </w:r>
      <w:r>
        <w:t xml:space="preserve">and, at each endpoint that belongs to the interval,</w:t>
      </w:r>
      <w:r>
        <w:t xml:space="preserve"> </w:t>
      </w:r>
      <w:r>
        <w:t xml:space="preserve">it has the one-sided derivative (</w:t>
      </w:r>
      <w:hyperlink w:anchor="def-one-sided-derivative">
        <w:r>
          <w:rPr>
            <w:rStyle w:val="Hyperlink"/>
          </w:rPr>
          <w:t xml:space="preserve">Definition 6</w:t>
        </w:r>
      </w:hyperlink>
      <w:r>
        <w:t xml:space="preserve">) from inside the interval:</w:t>
      </w:r>
      <w:r>
        <w:t xml:space="preserve"> </w:t>
      </w:r>
      <w:r>
        <w:t xml:space="preserve">the right-hand derivative at the left endpoint</w:t>
      </w:r>
      <w:r>
        <w:t xml:space="preserve"> </w:t>
      </w:r>
      <w:r>
        <w:t xml:space="preserve">and the left-hand derivative at the right endpoint.</w:t>
      </w:r>
    </w:p>
    <w:p>
      <w:pPr>
        <w:pStyle w:val="BodyText"/>
      </w:pPr>
      <w:r>
        <w:t xml:space="preserve">(Larson and Edwards 2018, sec. 2.1, p. 100)</w:t>
      </w:r>
    </w:p>
    <w:bookmarkEnd w:id="206"/>
    <w:bookmarkStart w:id="207" w:name="exm-differentiable-on"/>
    <w:p>
      <w:pPr>
        <w:pStyle w:val="BodyText"/>
      </w:pPr>
      <w:r>
        <w:rPr>
          <w:b/>
          <w:bCs/>
        </w:rPr>
        <w:t xml:space="preserve">Example 18 (Differentiable on one interval but not another)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5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computation of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,</w:t>
      </w:r>
      <w:r>
        <w:t xml:space="preserve"> </w:t>
      </w:r>
      <w:r>
        <w:t xml:space="preserve">including the one-sided limits at the endpoints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5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differentiable on</w:t>
      </w:r>
      <w:r>
        <w:t xml:space="preserve"> </w:t>
      </w:r>
      <m:oMath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but not on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the point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is not an endpoint,</w:t>
      </w:r>
      <w:r>
        <w:t xml:space="preserve"> </w:t>
      </w:r>
      <w:r>
        <w:t xml:space="preserve">and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shows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differentiable there.</w:t>
      </w:r>
    </w:p>
    <w:bookmarkEnd w:id="207"/>
    <w:bookmarkStart w:id="208" w:name="def-continuous"/>
    <w:p>
      <w:pPr>
        <w:pStyle w:val="FirstParagraph"/>
      </w:pPr>
      <w:r>
        <w:rPr>
          <w:b/>
          <w:bCs/>
        </w:rPr>
        <w:t xml:space="preserve">Definition 19 (Continuous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6"/>
        </w:numPr>
      </w:pP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exists, and</w:t>
      </w:r>
    </w:p>
    <w:p>
      <w:pPr>
        <w:pStyle w:val="Compact"/>
        <w:numPr>
          <w:ilvl w:val="0"/>
          <w:numId w:val="1026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If any of the three conditions fails,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discontinuous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sec. 1.4, p. 73)</w:t>
      </w:r>
    </w:p>
    <w:bookmarkEnd w:id="208"/>
    <w:bookmarkStart w:id="209" w:name="exm-continuous"/>
    <w:p>
      <w:pPr>
        <w:pStyle w:val="BodyText"/>
      </w:pPr>
      <w:r>
        <w:rPr>
          <w:b/>
          <w:bCs/>
        </w:rPr>
        <w:t xml:space="preserve">Example 19 (A continuous function, and one failure of each condition)</w:t>
      </w:r>
      <w:r>
        <w:t xml:space="preserve"> </w:t>
      </w:r>
      <w:r>
        <w:t xml:space="preserve"> </w:t>
      </w:r>
    </w:p>
    <w:p>
      <w:pPr>
        <w:numPr>
          <w:ilvl w:val="0"/>
          <w:numId w:val="1027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defined,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27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fails condition 1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 (it would divide by zero),</w:t>
      </w:r>
      <w:r>
        <w:t xml:space="preserve"> </w:t>
      </w:r>
      <w:r>
        <w:t xml:space="preserve">even though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exists</w:t>
      </w:r>
      <w:r>
        <w:t xml:space="preserve"> </w:t>
      </w:r>
      <w:r>
        <w:t xml:space="preserve">(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 and the factor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cancels 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).</w:t>
      </w:r>
    </w:p>
    <w:p>
      <w:pPr>
        <w:numPr>
          <w:ilvl w:val="0"/>
          <w:numId w:val="1027"/>
        </w:numPr>
      </w:pPr>
      <w:r>
        <w:t xml:space="preserve">The step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fails condition 2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values to the left are all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values to the right are all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p>
      <w:pPr>
        <w:numPr>
          <w:ilvl w:val="0"/>
          <w:numId w:val="1027"/>
        </w:numPr>
      </w:pPr>
      <m:oMath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 with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fails condition 3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1</m:t>
            </m:r>
          </m:sub>
        </m:sSub>
        <m:r>
          <m:t>k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exists but differs from</w:t>
      </w:r>
      <w:r>
        <w:t xml:space="preserve"> </w:t>
      </w:r>
      <m:oMath>
        <m:r>
          <m:t>k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</w:p>
    <w:bookmarkEnd w:id="209"/>
    <w:bookmarkStart w:id="210" w:name="def-jump-discontinuity"/>
    <w:p>
      <w:pPr>
        <w:pStyle w:val="FirstParagraph"/>
      </w:pPr>
      <w:r>
        <w:rPr>
          <w:b/>
          <w:bCs/>
        </w:rPr>
        <w:t xml:space="preserve">Definition 20 (Jump discontinuity)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</w:t>
      </w:r>
      <w:r>
        <w:t xml:space="preserve"> </w:t>
      </w:r>
      <w:r>
        <w:rPr>
          <w:b/>
          <w:bCs/>
        </w:rPr>
        <w:t xml:space="preserve">jump discontinuity</w:t>
      </w:r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if both one-sided limits (</w:t>
      </w:r>
      <w:hyperlink w:anchor="def-one-side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exist</w:t>
      </w:r>
      <w:r>
        <w:t xml:space="preserve"> </w:t>
      </w:r>
      <w:r>
        <w:t xml:space="preserve">but are not equal.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discontinuous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210"/>
    <w:bookmarkStart w:id="211" w:name="exm-jump-discontinuity"/>
    <w:p>
      <w:pPr>
        <w:pStyle w:val="BodyText"/>
      </w:pPr>
      <w:r>
        <w:rPr>
          <w:b/>
          <w:bCs/>
        </w:rPr>
        <w:t xml:space="preserve">Example 20 (A jump discontinuity, and a discontinuity that is not a jump)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28"/>
        </w:numPr>
      </w:pPr>
      <w:r>
        <w:t xml:space="preserve">The step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exm-one-sided-limit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a jump discontinuity at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both exist, and</w:t>
      </w:r>
      <w:r>
        <w:t xml:space="preserve"> </w:t>
      </w:r>
      <m:oMath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The size of the jump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xm-continuous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is discontinuous at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defined,</w:t>
      </w:r>
      <w:r>
        <w:t xml:space="preserve"> </w:t>
      </w:r>
      <w:r>
        <w:t xml:space="preserve">but it does not have a jump discontinuity there: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so both one-sided limits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equal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211"/>
    <w:bookmarkStart w:id="212" w:name="def-continuous-on"/>
    <w:p>
      <w:pPr>
        <w:pStyle w:val="FirstParagraph"/>
      </w:pPr>
      <w:r>
        <w:rPr>
          <w:b/>
          <w:bCs/>
        </w:rPr>
        <w:t xml:space="preserve">Definition 21 (Continuous on a closed interval)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all three conditions hold:</w:t>
      </w:r>
    </w:p>
    <w:p>
      <w:pPr>
        <w:pStyle w:val="Compact"/>
        <w:numPr>
          <w:ilvl w:val="0"/>
          <w:numId w:val="1029"/>
        </w:numPr>
      </w:pPr>
      <m:oMath>
        <m:r>
          <m:t>f</m:t>
        </m:r>
      </m:oMath>
      <w:r>
        <w:t xml:space="preserve"> </w:t>
      </w:r>
      <w:r>
        <w:t xml:space="preserve">is continuous (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) at every point of the open interval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a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, and</w:t>
      </w:r>
    </w:p>
    <w:p>
      <w:pPr>
        <w:pStyle w:val="Compact"/>
        <w:numPr>
          <w:ilvl w:val="0"/>
          <w:numId w:val="1029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b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(Larson and Edwards 2018, sec. 1.4, p. 73)</w:t>
      </w:r>
    </w:p>
    <w:bookmarkEnd w:id="212"/>
    <w:bookmarkStart w:id="214" w:name="exm-continuous-on-sqrt"/>
    <w:p>
      <w:pPr>
        <w:pStyle w:val="BodyText"/>
      </w:pPr>
      <w:r>
        <w:rPr>
          <w:b/>
          <w:bCs/>
        </w:rPr>
        <w:t xml:space="preserve">Example 21 (Continuity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uses one-sided limits at the endpoints)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x</m:t>
            </m:r>
          </m:e>
        </m:rad>
      </m:oMath>
      <w:r>
        <w:t xml:space="preserve">, the</w:t>
      </w:r>
      <w:r>
        <w:t xml:space="preserve"> </w:t>
      </w:r>
      <w:hyperlink r:id="rId213">
        <w:r>
          <w:rPr>
            <w:rStyle w:val="Hyperlink"/>
          </w:rPr>
          <w:t xml:space="preserve">square root</w:t>
        </w:r>
      </w:hyperlink>
      <w:r>
        <w:t xml:space="preserve">, defined 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only the right-hand limit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makes sense,</w:t>
      </w:r>
      <w:r>
        <w:t xml:space="preserve"> </w:t>
      </w:r>
      <w:r>
        <w:t xml:space="preserve">and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asks only for that one-sided limit at the endpoint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every point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214"/>
    <w:bookmarkStart w:id="215" w:name="exm-not-continuous-on"/>
    <w:p>
      <w:pPr>
        <w:pStyle w:val="BodyText"/>
      </w:pPr>
      <w:r>
        <w:rPr>
          <w:b/>
          <w:bCs/>
        </w:rPr>
        <w:t xml:space="preserve">Example 22 (A function not continuous 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Conditions 1 and 2 of</w:t>
      </w:r>
      <w:r>
        <w:t xml:space="preserve"> </w:t>
      </w:r>
      <w:hyperlink w:anchor="def-continuous-on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</m:sup>
                  </m:sSup>
                </m:lim>
              </m:limLow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condition 3 fails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215"/>
    <w:bookmarkStart w:id="216" w:name="def-partition"/>
    <w:p>
      <w:pPr>
        <w:pStyle w:val="BodyText"/>
      </w:pPr>
      <w:r>
        <w:rPr>
          <w:b/>
          <w:bCs/>
        </w:rPr>
        <w:t xml:space="preserve">Definition 22 (Partition of an interval)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is a finite list of points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It splits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6"/>
    <w:bookmarkStart w:id="217" w:name="exm-partition"/>
    <w:p>
      <w:pPr>
        <w:pStyle w:val="BodyText"/>
      </w:pPr>
      <w:r>
        <w:rPr>
          <w:b/>
          <w:bCs/>
        </w:rPr>
        <w:t xml:space="preserve">Example 23 (A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points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form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subintervals,</w:t>
      </w:r>
      <w:r>
        <w:t xml:space="preserve"> </w:t>
      </w:r>
      <w:r>
        <w:t xml:space="preserve">of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17"/>
    <w:bookmarkStart w:id="218" w:name="exm-not-partition"/>
    <w:p>
      <w:pPr>
        <w:pStyle w:val="BodyText"/>
      </w:pPr>
      <w:r>
        <w:rPr>
          <w:b/>
          <w:bCs/>
        </w:rPr>
        <w:t xml:space="preserve">Example 24 (Lists that are not partitions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,</m:t>
        </m:r>
        <m:r>
          <m:t>0.25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is not a partition: the points are not increasing, since</w:t>
      </w:r>
      <w:r>
        <w:t xml:space="preserve"> </w:t>
      </w:r>
      <m:oMath>
        <m:r>
          <m:t>0.5</m:t>
        </m:r>
        <m:r>
          <m:rPr>
            <m:sty m:val="p"/>
          </m:rPr>
          <m:t>&gt;</m:t>
        </m:r>
        <m:r>
          <m:t>0.25</m:t>
        </m:r>
      </m:oMath>
      <w:r>
        <w:t xml:space="preserve">.</w:t>
      </w:r>
    </w:p>
    <w:p>
      <w:pPr>
        <w:pStyle w:val="Compact"/>
        <w:numPr>
          <w:ilvl w:val="0"/>
          <w:numId w:val="1030"/>
        </w:numPr>
      </w:pPr>
      <m:oMath>
        <m:r>
          <m:t>0</m:t>
        </m:r>
        <m:r>
          <m:rPr>
            <m:sty m:val="p"/>
          </m:rPr>
          <m:t>&lt;</m:t>
        </m:r>
        <m:r>
          <m:t>0.5</m:t>
        </m:r>
      </m:oMath>
      <w:r>
        <w:t xml:space="preserve"> </w:t>
      </w:r>
      <w:r>
        <w:t xml:space="preserve">is not a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 its last point is</w:t>
      </w:r>
      <w:r>
        <w:t xml:space="preserve"> </w:t>
      </w:r>
      <m:oMath>
        <m:r>
          <m:t>0.5</m:t>
        </m:r>
      </m:oMath>
      <w:r>
        <w:t xml:space="preserve">, not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218"/>
    <w:bookmarkStart w:id="219" w:name="def-mesh"/>
    <w:p>
      <w:pPr>
        <w:pStyle w:val="FirstParagraph"/>
      </w:pPr>
      <w:r>
        <w:rPr>
          <w:b/>
          <w:bCs/>
        </w:rPr>
        <w:t xml:space="preserve">Definition 23 (Mesh of a partition)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mesh</w:t>
      </w:r>
      <w:r>
        <w:t xml:space="preserve"> </w:t>
      </w:r>
      <w:r>
        <w:t xml:space="preserve">of a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 is its largest subinterval width,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max</m:t>
              </m:r>
            </m:e>
            <m:lim>
              <m:r>
                <m:t>i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subintervals of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19"/>
    <w:bookmarkStart w:id="220" w:name="exm-mesh"/>
    <w:p>
      <w:pPr>
        <w:pStyle w:val="BodyText"/>
      </w:pPr>
      <w:r>
        <w:rPr>
          <w:b/>
          <w:bCs/>
        </w:rPr>
        <w:t xml:space="preserve">Example 25 (The mesh of a partition of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partition 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in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the mesh is the largest of these widths,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.</w:t>
      </w:r>
    </w:p>
    <w:bookmarkEnd w:id="220"/>
    <w:bookmarkStart w:id="221" w:name="def-riemann-sum"/>
    <w:p>
      <w:pPr>
        <w:pStyle w:val="BodyText"/>
      </w:pPr>
      <w:r>
        <w:rPr>
          <w:b/>
          <w:bCs/>
        </w:rPr>
        <w:t xml:space="preserve">Definition 24 (Riemann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be a partition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</m:eqArr>
        </m:oMath>
      </m:oMathPara>
    </w:p>
    <w:p>
      <w:pPr>
        <w:pStyle w:val="FirstParagraph"/>
      </w:pP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and choose a</w:t>
      </w:r>
      <w:r>
        <w:t xml:space="preserve"> </w:t>
      </w:r>
      <w:r>
        <w:rPr>
          <w:b/>
          <w:bCs/>
        </w:rPr>
        <w:t xml:space="preserve">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sum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and these sample points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(Larson and Edwards 2018, sec. 4.3)</w:t>
      </w:r>
    </w:p>
    <w:bookmarkEnd w:id="221"/>
    <w:bookmarkStart w:id="222" w:name="exm-riemann-sum"/>
    <w:p>
      <w:pPr>
        <w:pStyle w:val="BodyText"/>
      </w:pPr>
      <w:r>
        <w:rPr>
          <w:b/>
          <w:bCs/>
        </w:rPr>
        <w:t xml:space="preserve">Example 26 (A Riemann sum for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on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take the partition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0.25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w:hyperlink w:anchor="exm-partition">
        <w:r>
          <w:rPr>
            <w:rStyle w:val="Hyperlink"/>
          </w:rPr>
          <w:t xml:space="preserve">Example 23</w:t>
        </w:r>
      </w:hyperlink>
      <w:r>
        <w:t xml:space="preserve">,</w:t>
      </w:r>
      <w:r>
        <w:t xml:space="preserve"> </w:t>
      </w:r>
      <w:r>
        <w:t xml:space="preserve">with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0.25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0.25</m:t>
        </m:r>
      </m:oMath>
      <w:r>
        <w:t xml:space="preserve">,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sSubSup>
          <m:e>
            <m:r>
              <m:t>x</m:t>
            </m:r>
          </m:e>
          <m:sub>
            <m:r>
              <m:t>3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0.0625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  <m:r>
                <m:rPr>
                  <m:sty m:val="p"/>
                </m:rPr>
                <m:t>⋅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0.015625</m:t>
              </m:r>
              <m:r>
                <m:rPr>
                  <m:sty m:val="p"/>
                </m:rPr>
                <m:t>+</m:t>
              </m:r>
              <m:r>
                <m:t>0.0625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0.578125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22"/>
    <w:bookmarkStart w:id="224" w:name="def-riemann-integral"/>
    <w:p>
      <w:pPr>
        <w:pStyle w:val="FirstParagraph"/>
      </w:pPr>
      <w:r>
        <w:rPr>
          <w:b/>
          <w:bCs/>
        </w:rPr>
        <w:t xml:space="preserve">Definition 25 (Riemann integral (definite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223">
        <w:r>
          <w:rPr>
            <w:rStyle w:val="Hyperlink"/>
          </w:rPr>
          <w:t xml:space="preserve">bounded</w:t>
        </w:r>
      </w:hyperlink>
      <w:r>
        <w:t xml:space="preserve"> </w:t>
      </w:r>
      <w:r>
        <w:t xml:space="preserve">function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each partition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),</w:t>
      </w:r>
      <w:r>
        <w:t xml:space="preserve"> </w:t>
      </w:r>
      <w:r>
        <w:t xml:space="preserve">choose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Riemann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definite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b</m:t>
        </m:r>
      </m:oMath>
      <w:r>
        <w:t xml:space="preserve">)</w:t>
      </w:r>
      <w:r>
        <w:t xml:space="preserve"> </w:t>
      </w:r>
      <w:r>
        <w:t xml:space="preserve">is the limit of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 as the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cr m:val="script"/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that limit exists and has the same value</w:t>
      </w:r>
      <w:r>
        <w:t xml:space="preserve"> </w:t>
      </w:r>
      <w:r>
        <w:t xml:space="preserve">for every choice of the partitions and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(Larson and Edwards 2018, sec. 4.3, p. 272)</w:t>
      </w:r>
    </w:p>
    <w:bookmarkEnd w:id="224"/>
    <w:bookmarkStart w:id="225" w:name="def-integrable"/>
    <w:p>
      <w:pPr>
        <w:pStyle w:val="BodyText"/>
      </w:pPr>
      <w:r>
        <w:rPr>
          <w:b/>
          <w:bCs/>
        </w:rPr>
        <w:t xml:space="preserve">Definition 26 (Riemann integrable)</w:t>
      </w:r>
      <w:r>
        <w:t xml:space="preserve">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if the Riemann sums (</w:t>
      </w:r>
      <w:hyperlink w:anchor="def-riemann-sum">
        <w:r>
          <w:rPr>
            <w:rStyle w:val="Hyperlink"/>
          </w:rPr>
          <w:t xml:space="preserve">Definition 24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)</m:t>
        </m:r>
        <m:r>
          <m:t> 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over partitions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partition">
        <w:r>
          <w:rPr>
            <w:rStyle w:val="Hyperlink"/>
          </w:rPr>
          <w:t xml:space="preserve">Definition 22</w:t>
        </w:r>
      </w:hyperlink>
      <w:r>
        <w:t xml:space="preserve">)</w:t>
      </w:r>
      <w:r>
        <w:t xml:space="preserve"> </w:t>
      </w:r>
      <w:r>
        <w:t xml:space="preserve">with a sample point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in each subinterval</w:t>
      </w:r>
      <w:r>
        <w:t xml:space="preserve"> </w:t>
      </w:r>
      <m:oMath>
        <m:r>
          <m:rPr>
            <m:sty m:val="p"/>
          </m:rPr>
          <m:t>[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approach a real-number limit as the mesh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cr m:val="script"/>
                <m:sty m:val="p"/>
              </m:rP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shrinks to zero,</w:t>
      </w:r>
      <w:r>
        <w:t xml:space="preserve"> </w:t>
      </w:r>
      <w:r>
        <w:t xml:space="preserve">and that limit is the same</w:t>
      </w:r>
      <w:r>
        <w:t xml:space="preserve"> </w:t>
      </w:r>
      <w:r>
        <w:t xml:space="preserve">for every choice of the partitions and of the sample points.</w:t>
      </w:r>
    </w:p>
    <w:p>
      <w:pPr>
        <w:pStyle w:val="BodyText"/>
      </w:pPr>
      <w:r>
        <w:t xml:space="preserve">(Larson and Edwards 2018, sec. 4.3, p. 272)</w:t>
      </w:r>
    </w:p>
    <w:bookmarkEnd w:id="225"/>
    <w:bookmarkStart w:id="226" w:name="exm-integrable-constant"/>
    <w:p>
      <w:pPr>
        <w:pStyle w:val="BodyText"/>
      </w:pPr>
      <w:r>
        <w:rPr>
          <w:b/>
          <w:bCs/>
        </w:rPr>
        <w:t xml:space="preserve">Example 27 (A constant function is integrable)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every partition and every choice of sample points,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rPr>
                  <m:sty m:val="p"/>
                </m:rPr>
                <m:t>Δ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</m:t>
              </m:r>
              <m:r>
                <m:t>2</m:t>
              </m:r>
              <m:r>
                <m:rPr>
                  <m:nor/>
                  <m:sty m:val="p"/>
                </m:rPr>
                <m:t> everywhere)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Δ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the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widths add up to the length of 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 the sums have the same limit,</w:t>
      </w:r>
      <w:r>
        <w:t xml:space="preserve"> </w:t>
      </w:r>
      <m:oMath>
        <m:r>
          <m:t>6</m:t>
        </m:r>
      </m:oMath>
      <w:r>
        <w:t xml:space="preserve">, for every choice: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).</w:t>
      </w:r>
    </w:p>
    <w:bookmarkEnd w:id="226"/>
    <w:bookmarkStart w:id="227" w:name="def-integrand"/>
    <w:p>
      <w:pPr>
        <w:pStyle w:val="BodyText"/>
      </w:pPr>
      <w:r>
        <w:rPr>
          <w:b/>
          <w:bCs/>
        </w:rPr>
        <w:t xml:space="preserve">Definition 27 (Integrand)</w:t>
      </w:r>
      <w:r>
        <w:t xml:space="preserve"> </w:t>
      </w:r>
      <w:r>
        <w:t xml:space="preserve">In an integral such as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indefinite-integral">
        <w:r>
          <w:rPr>
            <w:rStyle w:val="Hyperlink"/>
          </w:rPr>
          <w:t xml:space="preserve">Definition 17</w:t>
        </w:r>
      </w:hyperlink>
      <w:r>
        <w:t xml:space="preserve">),</w:t>
      </w:r>
      <w:r>
        <w:t xml:space="preserve"> </w:t>
      </w:r>
      <w:r>
        <w:t xml:space="preserve">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being integrated is the</w:t>
      </w:r>
      <w:r>
        <w:t xml:space="preserve"> </w:t>
      </w:r>
      <w:r>
        <w:rPr>
          <w:b/>
          <w:bCs/>
        </w:rPr>
        <w:t xml:space="preserve">integrand</w:t>
      </w:r>
      <w:r>
        <w:t xml:space="preserve">.</w:t>
      </w:r>
    </w:p>
    <w:bookmarkEnd w:id="227"/>
    <w:bookmarkStart w:id="230" w:name="exm-integrand"/>
    <w:p>
      <w:pPr>
        <w:pStyle w:val="BodyText"/>
      </w:pPr>
      <w:r>
        <w:rPr>
          <w:b/>
          <w:bCs/>
        </w:rPr>
        <w:t xml:space="preserve">Example 28 (Integrands)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), the integrand is the</w:t>
      </w:r>
      <w:r>
        <w:t xml:space="preserve"> </w:t>
      </w:r>
      <w:hyperlink r:id="rId228">
        <w:r>
          <w:rPr>
            <w:rStyle w:val="Hyperlink"/>
          </w:rPr>
          <w:t xml:space="preserve">constant 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31"/>
        </w:numPr>
      </w:pPr>
      <w:r>
        <w:t xml:space="preserve">In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(</w:t>
      </w:r>
      <w:hyperlink w:anchor="exm-integral-rules-quadratic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the integrand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; its value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11</m:t>
        </m:r>
      </m:oMath>
      <w:r>
        <w:t xml:space="preserve">.</w:t>
      </w:r>
    </w:p>
    <w:bookmarkEnd w:id="230"/>
    <w:bookmarkStart w:id="233" w:name="rem-integrable-integral"/>
    <w:p>
      <w:pPr>
        <w:pStyle w:val="FirstParagraph"/>
      </w:pPr>
      <w:r>
        <w:rPr>
          <w:i/>
          <w:iCs/>
        </w:rPr>
        <w:t xml:space="preserve">Remark 3</w:t>
      </w:r>
      <w:r>
        <w:t xml:space="preserve"> (Riemann integrable functions and Riemann integrals). </w:t>
      </w:r>
      <w:r>
        <w:t xml:space="preserve">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exactly when its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 exists;</w:t>
      </w:r>
      <w:r>
        <w:t xml:space="preserve"> </w:t>
      </w:r>
      <w:r>
        <w:t xml:space="preserve">the integral is the common limit of the sums.</w:t>
      </w:r>
      <w:r>
        <w:t xml:space="preserve"> </w:t>
      </w:r>
      <w:r>
        <w:t xml:space="preserve">For example, let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1">
        <w:r>
          <w:rPr>
            <w:rStyle w:val="Hyperlink"/>
          </w:rPr>
          <w:t xml:space="preserve">rational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232">
        <w:r>
          <w:rPr>
            <w:rStyle w:val="Hyperlink"/>
          </w:rPr>
          <w:t xml:space="preserve">irrational</w:t>
        </w:r>
      </w:hyperlink>
      <w:r>
        <w:t xml:space="preserve">,</w:t>
      </w:r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subinterval contains both rational and irrational points.</w:t>
      </w:r>
      <w:r>
        <w:t xml:space="preserve"> </w:t>
      </w:r>
      <w:r>
        <w:t xml:space="preserve">Choosing every sample point 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1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 partition,</w:t>
      </w:r>
      <w:r>
        <w:t xml:space="preserve"> </w:t>
      </w:r>
      <w:r>
        <w:t xml:space="preserve">because the widths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add up to the length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 choosing every sample point irrational gives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0</m:t>
            </m:r>
          </m:e>
        </m:nary>
        <m:r>
          <m:rPr>
            <m:sty m:val="p"/>
          </m:rPr>
          <m:t>⋅</m:t>
        </m:r>
        <m:r>
          <m:rPr>
            <m:sty m:val="p"/>
          </m:rPr>
          <m:t>Δ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two limits differ,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not Riemann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does not exist.</w:t>
      </w:r>
    </w:p>
    <w:bookmarkEnd w:id="233"/>
    <w:bookmarkStart w:id="234" w:name="def-riemann-sum-equal-width"/>
    <w:p>
      <w:pPr>
        <w:pStyle w:val="BodyText"/>
      </w:pPr>
      <w:r>
        <w:rPr>
          <w:b/>
          <w:bCs/>
        </w:rPr>
        <w:t xml:space="preserve">Definition 28 (Equal-width Riemann sum)</w:t>
      </w:r>
      <w:r>
        <w:t xml:space="preserve"> </w:t>
      </w:r>
      <w:r>
        <w:t xml:space="preserve">For a bounded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and a positive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split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subintervals of equal width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be any point in the</w:t>
      </w:r>
      <w:r>
        <w:t xml:space="preserve"> </w:t>
      </w:r>
      <m:oMath>
        <m:r>
          <m:t>i</m:t>
        </m:r>
      </m:oMath>
      <w:r>
        <w:t xml:space="preserve">-th subinterval.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equal-width Riemann sum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S</m:t>
              </m:r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Sup>
            <m:e>
              <m:r>
                <m:t>x</m:t>
              </m:r>
            </m:e>
            <m:sub>
              <m:r>
                <m:t>i</m:t>
              </m:r>
            </m:sub>
            <m:sup>
              <m:r>
                <m:rPr>
                  <m:sty m:val="p"/>
                </m:rPr>
                <m:t>*</m:t>
              </m:r>
            </m:sup>
          </m:sSubSup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34"/>
    <w:bookmarkStart w:id="235" w:name="exm-equal-width-sum"/>
    <w:p>
      <w:pPr>
        <w:pStyle w:val="FirstParagraph"/>
      </w:pPr>
      <w:r>
        <w:rPr>
          <w:b/>
          <w:bCs/>
        </w:rPr>
        <w:t xml:space="preserve">Example 29 (An equal-width Riemann sum)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and take each sample point at the right end of its subinterval: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x</m:t>
            </m:r>
          </m:e>
          <m:sub>
            <m:r>
              <m:t>2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23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3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approximating an area by a sum of simple pieces, as a Riemann sum does, and on computing such sums in Python:</w:t>
            </w:r>
          </w:p>
          <w:p>
            <w:pPr>
              <w:pStyle w:val="Compact"/>
              <w:numPr>
                <w:ilvl w:val="0"/>
                <w:numId w:val="1032"/>
              </w:numPr>
            </w:pPr>
            <w:hyperlink r:id="rId238">
              <w:r>
                <w:rPr>
                  <w:rStyle w:val="Hyperlink"/>
                </w:rPr>
                <w:t xml:space="preserve">The Method of Exhaustion</w:t>
              </w:r>
            </w:hyperlink>
          </w:p>
          <w:p>
            <w:pPr>
              <w:pStyle w:val="Compact"/>
              <w:numPr>
                <w:ilvl w:val="0"/>
                <w:numId w:val="1032"/>
              </w:numPr>
            </w:pPr>
            <w:hyperlink r:id="rId239">
              <w:r>
                <w:rPr>
                  <w:rStyle w:val="Hyperlink"/>
                </w:rPr>
                <w:t xml:space="preserve">Numeric Integration with Python</w:t>
              </w:r>
            </w:hyperlink>
          </w:p>
          <w:p/>
        </w:tc>
      </w:tr>
    </w:tbl>
    <w:p>
      <w:pPr>
        <w:pStyle w:val="FirstParagraph"/>
      </w:pPr>
      <w:r>
        <w:t xml:space="preserve">Before stating the Fundamental Theorem of Calculus, we record two</w:t>
      </w:r>
      <w:r>
        <w:t xml:space="preserve"> </w:t>
      </w:r>
      <w:r>
        <w:t xml:space="preserve">prerequisite results.</w:t>
      </w:r>
      <w:r>
        <w:t xml:space="preserve"> </w:t>
      </w:r>
      <w:r>
        <w:t xml:space="preserve">The usual statement of the Fundamental Theorem of Calculus</w:t>
      </w:r>
      <w:r>
        <w:t xml:space="preserve"> </w:t>
      </w:r>
      <w:r>
        <w:t xml:space="preserve">assumes that the integrand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hyperlink r:id="rId240">
        <w:r>
          <w:rPr>
            <w:rStyle w:val="Hyperlink"/>
          </w:rPr>
          <w:t xml:space="preserve">sufficient</w:t>
        </w:r>
      </w:hyperlink>
      <w:r>
        <w:t xml:space="preserve"> </w:t>
      </w:r>
      <w:r>
        <w:t xml:space="preserve">there, though not necessary.</w:t>
      </w:r>
      <w:r>
        <w:t xml:space="preserve"> </w:t>
      </w:r>
      <w:r>
        <w:t xml:space="preserve">The two results are</w:t>
      </w:r>
      <w:r>
        <w:t xml:space="preserve"> </w:t>
      </w:r>
      <w:r>
        <w:t xml:space="preserve">“differentiability implies continuity”</w:t>
      </w:r>
      <w:r>
        <w:t xml:space="preserve">,</w:t>
      </w:r>
      <w:r>
        <w:t xml:space="preserve"> </w:t>
      </w:r>
      <w:r>
        <w:t xml:space="preserve">which says where continuity comes from,</w:t>
      </w:r>
      <w:r>
        <w:t xml:space="preserve"> </w:t>
      </w:r>
      <w:r>
        <w:t xml:space="preserve">and</w:t>
      </w:r>
      <w:r>
        <w:t xml:space="preserve"> </w:t>
      </w:r>
      <w:r>
        <w:t xml:space="preserve">“continuity implies integrability”</w:t>
      </w:r>
      <w:r>
        <w:t xml:space="preserve">,</w:t>
      </w:r>
      <w:r>
        <w:t xml:space="preserve"> </w:t>
      </w:r>
      <w:r>
        <w:t xml:space="preserve">which says what continuity gives us.</w:t>
      </w:r>
    </w:p>
    <w:bookmarkStart w:id="241" w:name="thm-diff-implies-cont"/>
    <w:p>
      <w:pPr>
        <w:pStyle w:val="BodyText"/>
      </w:pPr>
      <w:r>
        <w:rPr>
          <w:b/>
          <w:bCs/>
        </w:rPr>
        <w:t xml:space="preserve">Theorem 13 (Differentiability implies continuity)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, 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.</w:t>
      </w:r>
    </w:p>
    <w:p>
      <w:pPr>
        <w:pStyle w:val="BodyText"/>
      </w:pPr>
      <w:r>
        <w:t xml:space="preserve">(Larson and Edwards 2018, Theorem 2.1, p. 106)</w:t>
      </w:r>
    </w:p>
    <w:bookmarkEnd w:id="24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exists,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f>
                    <m:fPr>
                      <m:type m:val="bar"/>
                    </m:fPr>
                    <m:num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h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h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t>0</m:t>
                      </m:r>
                    </m:lim>
                  </m:limLow>
                  <m:r>
                    <m:t>h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product, both limits exist)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;</w:t>
      </w:r>
      <w:r>
        <w:t xml:space="preserve"> </w:t>
      </w:r>
      <w:r>
        <w:t xml:space="preserve">all three conditions of</w:t>
      </w:r>
      <w:r>
        <w:t xml:space="preserve"> </w:t>
      </w:r>
      <w:hyperlink w:anchor="def-continuous">
        <w:r>
          <w:rPr>
            <w:rStyle w:val="Hyperlink"/>
          </w:rPr>
          <w:t xml:space="preserve">Definition 19</w:t>
        </w:r>
      </w:hyperlink>
      <w:r>
        <w:t xml:space="preserve"> </w:t>
      </w:r>
      <w:r>
        <w:t xml:space="preserve">hold.</w:t>
      </w:r>
    </w:p>
    <w:bookmarkStart w:id="242" w:name="exm-diff-implies-cont"/>
    <w:p>
      <w:pPr>
        <w:pStyle w:val="BodyText"/>
      </w:pPr>
      <w:r>
        <w:rPr>
          <w:b/>
          <w:bCs/>
        </w:rPr>
        <w:t xml:space="preserve">Example 30 (Differentiable, hence continuous: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is differentiable everywhere</w:t>
      </w:r>
      <w:r>
        <w:t xml:space="preserve"> </w:t>
      </w:r>
      <w:r>
        <w:t xml:space="preserve">(with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),</w:t>
      </w:r>
      <w:r>
        <w:t xml:space="preserve"> </w:t>
      </w:r>
      <w:r>
        <w:t xml:space="preserve">so by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it is continuous everywhere.</w:t>
      </w:r>
    </w:p>
    <w:bookmarkEnd w:id="242"/>
    <w:bookmarkStart w:id="249" w:name="exm-cont-not-diff"/>
    <w:p>
      <w:pPr>
        <w:pStyle w:val="BodyText"/>
      </w:pPr>
      <w:r>
        <w:rPr>
          <w:b/>
          <w:bCs/>
        </w:rPr>
        <w:t xml:space="preserve">Example 31 (Continuous but not differentiable: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absolute-value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it is not 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left-hand derivative there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its right-hand derivative is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).</w:t>
      </w:r>
    </w:p>
    <w:p>
      <w:pPr>
        <w:pStyle w:val="BodyText"/>
      </w:pPr>
      <w:r>
        <w:t xml:space="preserve">This</w:t>
      </w:r>
      <w:r>
        <w:t xml:space="preserve"> </w:t>
      </w:r>
      <w:hyperlink r:id="rId243">
        <w:r>
          <w:rPr>
            <w:rStyle w:val="Hyperlink"/>
          </w:rPr>
          <w:t xml:space="preserve">counterexample</w:t>
        </w:r>
      </w:hyperlink>
      <w:r>
        <w:t xml:space="preserve"> </w:t>
      </w:r>
      <w:r>
        <w:t xml:space="preserve">shows that the</w:t>
      </w:r>
      <w:r>
        <w:t xml:space="preserve"> </w:t>
      </w:r>
      <w:hyperlink r:id="rId244">
        <w:r>
          <w:rPr>
            <w:rStyle w:val="Hyperlink"/>
          </w:rPr>
          <w:t xml:space="preserve">converse</w:t>
        </w:r>
      </w:hyperlink>
      <w:r>
        <w:t xml:space="preserve"> </w:t>
      </w:r>
      <w:r>
        <w:t xml:space="preserve">of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continuity does not imply differentiability.</w:t>
      </w:r>
      <w:r>
        <w:t xml:space="preserve"> </w:t>
      </w:r>
      <w:r>
        <w:t xml:space="preserve">See</w:t>
      </w:r>
      <w:r>
        <w:t xml:space="preserve"> </w:t>
      </w:r>
      <w:hyperlink w:anchor="fig-abs-value">
        <w:r>
          <w:rPr>
            <w:rStyle w:val="Hyperlink"/>
          </w:rPr>
          <w:t xml:space="preserve">Figure 4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8" w:name="fig-abs-valu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abs, </w:t>
            </w:r>
            <w:r>
              <w:rPr>
                <w:rStyle w:val="AttributeTok"/>
              </w:rPr>
              <w:t xml:space="preserve">xlim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</w:t>
            </w:r>
            <w:r>
              <w:rPr>
                <w:rStyle w:val="NormalTok"/>
              </w:rPr>
              <w:t xml:space="preserve">(x) </w:t>
            </w:r>
            <w:r>
              <w:rPr>
                <w:rStyle w:val="SpecialCha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(x)))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6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abs-value-code-1.png" id="2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has a sharp corner at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(not differentiable there)</w:t>
            </w:r>
            <w:r>
              <w:t xml:space="preserve"> </w:t>
            </w:r>
            <w:r>
              <w:t xml:space="preserve">but is continuous everywhere: no gaps or jumps.</w:t>
            </w:r>
          </w:p>
          <w:bookmarkEnd w:id="248"/>
        </w:tc>
      </w:tr>
    </w:tbl>
    <w:bookmarkEnd w:id="249"/>
    <w:bookmarkStart w:id="250" w:name="thm-cont-implies-int"/>
    <w:p>
      <w:pPr>
        <w:pStyle w:val="BodyText"/>
      </w:pPr>
      <w:r>
        <w:rPr>
          <w:b/>
          <w:bCs/>
        </w:rPr>
        <w:t xml:space="preserve">Theorem 14 (Continuity implies integrability)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 the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 the Riemann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exists and is finite).</w:t>
      </w:r>
    </w:p>
    <w:p>
      <w:pPr>
        <w:pStyle w:val="BodyText"/>
      </w:pPr>
      <w:r>
        <w:t xml:space="preserve">(Larson and Edwards 2018, Theorem 4.4, p. 272)</w:t>
      </w:r>
    </w:p>
    <w:bookmarkEnd w:id="250"/>
    <w:bookmarkStart w:id="252" w:name="exm-cont-implies-int"/>
    <w:p>
      <w:pPr>
        <w:pStyle w:val="BodyText"/>
      </w:pPr>
      <w:r>
        <w:rPr>
          <w:b/>
          <w:bCs/>
        </w:rPr>
        <w:t xml:space="preserve">Example 32 (Continuous, hence integrable: polynomials)</w:t>
      </w:r>
      <w:r>
        <w:t xml:space="preserve"> </w:t>
      </w:r>
      <w:r>
        <w:t xml:space="preserve">Every</w:t>
      </w:r>
      <w:r>
        <w:t xml:space="preserve"> </w:t>
      </w:r>
      <w:hyperlink r:id="rId251">
        <w:r>
          <w:rPr>
            <w:rStyle w:val="Hyperlink"/>
          </w:rPr>
          <w:t xml:space="preserve">polynomial</w:t>
        </w:r>
      </w:hyperlink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every polynomial is integrable on every</w:t>
      </w:r>
      <w:r>
        <w:t xml:space="preserve"> </w:t>
      </w:r>
      <w:r>
        <w:t xml:space="preserve">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</w:p>
    <w:bookmarkEnd w:id="252"/>
    <w:bookmarkStart w:id="257" w:name="exm-int-not-cont"/>
    <w:p>
      <w:pPr>
        <w:pStyle w:val="BodyText"/>
      </w:pPr>
      <w:r>
        <w:rPr>
          <w:b/>
          <w:bCs/>
        </w:rPr>
        <w:t xml:space="preserve">Example 33 (Integrable but not continuous: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a jump discontinuity (</w:t>
      </w:r>
      <w:hyperlink w:anchor="def-jump-discontinuity">
        <w:r>
          <w:rPr>
            <w:rStyle w:val="Hyperlink"/>
          </w:rPr>
          <w:t xml:space="preserve">Definition 20</w:t>
        </w:r>
      </w:hyperlink>
      <w:r>
        <w:t xml:space="preserve">)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  <w:r>
        <w:t xml:space="preserve"> </w:t>
      </w:r>
      <w:r>
        <w:t xml:space="preserve">but it is integrable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counterexample shows that the converse of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fails:</w:t>
      </w:r>
      <w:r>
        <w:t xml:space="preserve"> </w:t>
      </w:r>
      <w:r>
        <w:t xml:space="preserve">integrability does not imply continuity.</w:t>
      </w:r>
      <w:r>
        <w:t xml:space="preserve"> </w:t>
      </w:r>
      <w:r>
        <w:t xml:space="preserve">See</w:t>
      </w:r>
      <w:r>
        <w:t xml:space="preserve"> </w:t>
      </w:r>
      <w:hyperlink w:anchor="fig-step">
        <w:r>
          <w:rPr>
            <w:rStyle w:val="Hyperlink"/>
          </w:rPr>
          <w:t xml:space="preserve">Figure 5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fig-ste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step_df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segment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"left"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"right"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geom_rect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step_df,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segment),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"f(x)"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4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step-code-1.png" id="2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Step function: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(open circle at the jump)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(filled circle).</w:t>
            </w:r>
            <w:r>
              <w:t xml:space="preserve"> </w:t>
            </w:r>
            <w:r>
              <w:t xml:space="preserve">The shaded rectangle has area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oMath>
            <w:r>
              <w:t xml:space="preserve">, matching the integral</w:t>
            </w:r>
            <w:r>
              <w:t xml:space="preserve"> </w:t>
            </w:r>
            <w:r>
              <w:t xml:space="preserve">computed in</w:t>
            </w:r>
            <w:r>
              <w:t xml:space="preserve"> </w:t>
            </w:r>
            <w:hyperlink w:anchor="exm-int-not-cont">
              <w:r>
                <w:rPr>
                  <w:rStyle w:val="Hyperlink"/>
                </w:rPr>
                <w:t xml:space="preserve">Example 33</w:t>
              </w:r>
            </w:hyperlink>
            <w:r>
              <w:t xml:space="preserve">.</w:t>
            </w:r>
          </w:p>
          <w:bookmarkEnd w:id="256"/>
        </w:tc>
      </w:tr>
    </w:tbl>
    <w:bookmarkEnd w:id="257"/>
    <w:p>
      <w:pPr>
        <w:pStyle w:val="BodyText"/>
      </w:pPr>
      <w:r>
        <w:t xml:space="preserve">Together,</w:t>
      </w:r>
      <w:r>
        <w:t xml:space="preserve"> 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and</w:t>
      </w:r>
      <w:r>
        <w:t xml:space="preserve"> 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establish the chain: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differentiable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continuous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  <m:r>
            <m:t> </m:t>
          </m:r>
          <m:r>
            <m:rPr>
              <m:sty m:val="p"/>
            </m:rPr>
            <m:t>⇒</m:t>
          </m:r>
          <m:r>
            <m:t> </m:t>
          </m:r>
          <m:r>
            <m:rPr>
              <m:nor/>
              <m:sty m:val="p"/>
            </m:rPr>
            <m:t>integrable on </m:t>
          </m:r>
          <m:r>
            <m:rPr>
              <m:sty m:val="p"/>
            </m:rPr>
            <m:t>[</m:t>
          </m:r>
          <m:r>
            <m:t>a</m:t>
          </m:r>
          <m:r>
            <m:rPr>
              <m:sty m:val="p"/>
            </m:rPr>
            <m:t>,</m:t>
          </m:r>
          <m:r>
            <m:t>b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hyperlink w:anchor="exm-cont-not-diff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int-not-cont">
        <w:r>
          <w:rPr>
            <w:rStyle w:val="Hyperlink"/>
          </w:rPr>
          <w:t xml:space="preserve">Example 33</w:t>
        </w:r>
      </w:hyperlink>
      <w:r>
        <w:t xml:space="preserve"> </w:t>
      </w:r>
      <w:r>
        <w:t xml:space="preserve">show that neither implication reverses in general.</w:t>
      </w:r>
    </w:p>
    <w:bookmarkStart w:id="258" w:name="thm-riemann-general"/>
    <w:p>
      <w:pPr>
        <w:pStyle w:val="BodyText"/>
      </w:pPr>
      <w:r>
        <w:rPr>
          <w:b/>
          <w:bCs/>
        </w:rPr>
        <w:t xml:space="preserve">Theorem 15 (Equal-width Riemann sums converge to the integral)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),</w:t>
      </w:r>
      <w:r>
        <w:t xml:space="preserve"> </w:t>
      </w:r>
      <w:r>
        <w:t xml:space="preserve">then for every choice of the sample points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,</w:t>
      </w:r>
      <w:r>
        <w:t xml:space="preserve"> </w:t>
      </w:r>
      <w:r>
        <w:t xml:space="preserve">the equal-width Riemann sums (</w:t>
      </w:r>
      <w:hyperlink w:anchor="def-riemann-sum-equal-width">
        <w:r>
          <w:rPr>
            <w:rStyle w:val="Hyperlink"/>
          </w:rPr>
          <w:t xml:space="preserve">Definition 28</w:t>
        </w:r>
      </w:hyperlink>
      <w:r>
        <w:t xml:space="preserve">) converge to the integral: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sSub>
            <m:e>
              <m:r>
                <m:t>S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.</m:t>
          </m:r>
        </m:oMath>
      </m:oMathPara>
    </w:p>
    <w:bookmarkEnd w:id="2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equal-width subintervals form a partition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whose mesh (</w:t>
      </w:r>
      <w:hyperlink w:anchor="def-mesh">
        <w:r>
          <w:rPr>
            <w:rStyle w:val="Hyperlink"/>
          </w:rPr>
          <w:t xml:space="preserve">Definition 23</w:t>
        </w:r>
      </w:hyperlink>
      <w:r>
        <w:t xml:space="preserve">) is</w:t>
      </w:r>
      <w:r>
        <w:t xml:space="preserve"> </w:t>
      </w:r>
      <m:oMath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one of the sums in the limit that defines the integral</w:t>
      </w:r>
      <w:r>
        <w:t xml:space="preserve"> </w:t>
      </w:r>
      <w:r>
        <w:t xml:space="preserve">(</w:t>
      </w:r>
      <w:hyperlink w:anchor="def-riemann-integral">
        <w:r>
          <w:rPr>
            <w:rStyle w:val="Hyperlink"/>
          </w:rPr>
          <w:t xml:space="preserve">Definition 25</w:t>
        </w:r>
      </w:hyperlink>
      <w:r>
        <w:t xml:space="preserve">),</w:t>
      </w:r>
      <w:r>
        <w:t xml:space="preserve"> </w:t>
      </w:r>
      <w:r>
        <w:t xml:space="preserve">along a sequence of partitions whose mesh goes to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a limit that has the same value for every choice of partitions</w:t>
      </w:r>
      <w:r>
        <w:t xml:space="preserve"> </w:t>
      </w:r>
      <w:r>
        <w:t xml:space="preserve">has that value along this sequence too.</w:t>
      </w:r>
    </w:p>
    <w:bookmarkStart w:id="259" w:name="exm-riemann-equal-width"/>
    <w:p>
      <w:pPr>
        <w:pStyle w:val="BodyText"/>
      </w:pPr>
      <w:r>
        <w:rPr>
          <w:b/>
          <w:bCs/>
        </w:rPr>
        <w:t xml:space="preserve">Example 34 (Equal-width sums for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which is continuous and so Riemann integrable (</w:t>
      </w:r>
      <w:hyperlink w:anchor="thm-cont-implies-int">
        <w:r>
          <w:rPr>
            <w:rStyle w:val="Hyperlink"/>
          </w:rPr>
          <w:t xml:space="preserve">Theorem 14</w:t>
        </w:r>
      </w:hyperlink>
      <w:r>
        <w:t xml:space="preserve">),</w:t>
      </w:r>
      <w:r>
        <w:t xml:space="preserve"> </w:t>
      </w:r>
      <w:r>
        <w:t xml:space="preserve">and take each sample point at the right end of its subinterval,</w:t>
      </w:r>
      <w:r>
        <w:t xml:space="preserve"> </w:t>
      </w:r>
      <m:oMath>
        <m:sSubSup>
          <m:e>
            <m:r>
              <m:t>x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rPr>
            <m:sty m:val="p"/>
          </m:rPr>
          <m:t>=</m:t>
        </m:r>
        <m:r>
          <m:t>i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Δ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i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(equal-width Riemann sum with 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*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1</m:t>
              </m:r>
              <m:r>
                <m:rPr>
                  <m:sty m:val="p"/>
                </m:rPr>
                <m:t>/</m:t>
              </m:r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the first </m:t>
              </m:r>
              <m:r>
                <m:t>n</m:t>
              </m:r>
              <m:r>
                <m:rPr>
                  <m:nor/>
                  <m:sty m:val="p"/>
                </m:rPr>
                <m:t> integers)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S</m:t>
            </m:r>
          </m:e>
          <m:sub>
            <m:r>
              <m:t>10</m:t>
            </m:r>
          </m:sub>
        </m:sSub>
        <m:r>
          <m:rPr>
            <m:sty m:val="p"/>
          </m:rPr>
          <m:t>=</m:t>
        </m:r>
        <m:r>
          <m:t>0.55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</m:t>
            </m:r>
          </m:sub>
        </m:sSub>
        <m:r>
          <m:rPr>
            <m:sty m:val="p"/>
          </m:rPr>
          <m:t>=</m:t>
        </m:r>
        <m:r>
          <m:t>0.505</m:t>
        </m:r>
      </m:oMath>
      <w:r>
        <w:t xml:space="preserve">,</w:t>
      </w:r>
      <w:r>
        <w:t xml:space="preserve"> </w:t>
      </w:r>
      <m:oMath>
        <m:sSub>
          <m:e>
            <m:r>
              <m:t>S</m:t>
            </m:r>
          </m:e>
          <m:sub>
            <m:r>
              <m:t>1000</m:t>
            </m:r>
          </m:sub>
        </m:sSub>
        <m:r>
          <m:rPr>
            <m:sty m:val="p"/>
          </m:rPr>
          <m:t>=</m:t>
        </m:r>
        <m:r>
          <m:t>0.5005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iemann-general">
        <w:r>
          <w:rPr>
            <w:rStyle w:val="Hyperlink"/>
          </w:rPr>
          <w:t xml:space="preserve">Theorem 15</w:t>
        </w:r>
      </w:hyperlink>
      <w:r>
        <w:t xml:space="preserve">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x</m:t>
            </m:r>
          </m:e>
        </m:nary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259"/>
    <w:bookmarkEnd w:id="260"/>
    <w:bookmarkStart w:id="326" w:name="fundamental-theorem-of-calculus"/>
    <w:p>
      <w:pPr>
        <w:pStyle w:val="Heading3"/>
      </w:pPr>
      <w:r>
        <w:t xml:space="preserve">2.3 Fundamental Theorem of Calculus</w:t>
      </w:r>
    </w:p>
    <w:bookmarkStart w:id="261" w:name="def-accumulation-function"/>
    <w:p>
      <w:pPr>
        <w:pStyle w:val="FirstParagraph"/>
      </w:pPr>
      <w:r>
        <w:rPr>
          <w:b/>
          <w:bCs/>
        </w:rPr>
        <w:t xml:space="preserve">Definition 29 (Accumulation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Riemann integrable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integrable">
        <w:r>
          <w:rPr>
            <w:rStyle w:val="Hyperlink"/>
          </w:rPr>
          <w:t xml:space="preserve">Definition 26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accumulation function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0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t> </m:t>
          </m:r>
          <m:r>
            <m:rPr>
              <m:nor/>
              <m:sty m:val="p"/>
            </m:rPr>
            <m:t>for </m:t>
          </m:r>
          <m:r>
            <m:t>a</m:t>
          </m:r>
          <m:r>
            <m:rPr>
              <m:sty m:val="p"/>
            </m:rPr>
            <m:t>&lt;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accumulated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up to</w:t>
      </w:r>
      <w:r>
        <w:t xml:space="preserve"> </w:t>
      </w:r>
      <m:oMath>
        <m:r>
          <m:t>x</m:t>
        </m:r>
      </m:oMath>
      <w:r>
        <w:t xml:space="preserve">.</w:t>
      </w:r>
    </w:p>
    <w:bookmarkEnd w:id="261"/>
    <w:bookmarkStart w:id="262" w:name="exm-accumulation-function"/>
    <w:p>
      <w:pPr>
        <w:pStyle w:val="BodyText"/>
      </w:pPr>
      <w:r>
        <w:rPr>
          <w:b/>
          <w:bCs/>
        </w:rPr>
        <w:t xml:space="preserve">Example 35 (The accumulation function of a constant)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, which is Riemann integrable (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3</m:t>
        </m:r>
      </m:oMath>
      <w:r>
        <w:t xml:space="preserve">, the computation of</w:t>
      </w:r>
      <w:r>
        <w:t xml:space="preserve"> </w:t>
      </w:r>
      <w:hyperlink w:anchor="exm-integrable-constant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with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accumulation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(every Riemann sum is </m:t>
              </m:r>
              <m:r>
                <m:t>2</m:t>
              </m:r>
              <m:r>
                <m:rPr>
                  <m:nor/>
                  <m:sty m:val="p"/>
                </m:rPr>
                <m:t> times the total width 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too.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area of a rectangle of height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width</w:t>
      </w:r>
      <w:r>
        <w:t xml:space="preserve"> </w:t>
      </w:r>
      <m:oMath>
        <m:r>
          <m:t>1.5</m:t>
        </m:r>
      </m:oMath>
      <w:r>
        <w:t xml:space="preserve">.</w:t>
      </w:r>
    </w:p>
    <w:bookmarkEnd w:id="262"/>
    <w:bookmarkStart w:id="263" w:name="rem-accumulation-function-dummy-variable"/>
    <w:p>
      <w:pPr>
        <w:pStyle w:val="BodyText"/>
      </w:pPr>
      <w:r>
        <w:rPr>
          <w:i/>
          <w:iCs/>
        </w:rPr>
        <w:t xml:space="preserve">Remark 4</w:t>
      </w:r>
      <w:r>
        <w:t xml:space="preserve"> (Why the integration variable is called</w:t>
      </w:r>
      <w:r>
        <w:t xml:space="preserve"> </w:t>
      </w:r>
      <m:oMath>
        <m:r>
          <m:t>t</m:t>
        </m:r>
      </m:oMath>
      <w:r>
        <w:t xml:space="preserve">). </w:t>
      </w:r>
      <w:r>
        <w:t xml:space="preserve">The letter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inside the integral is a placeholder,</w:t>
      </w:r>
      <w:r>
        <w:t xml:space="preserve"> </w:t>
      </w:r>
      <w:r>
        <w:t xml:space="preserve">renamed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so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serve as the</w:t>
      </w:r>
      <w:r>
        <w:t xml:space="preserve"> </w:t>
      </w:r>
      <w:hyperlink r:id="rId229">
        <w:r>
          <w:rPr>
            <w:rStyle w:val="Hyperlink"/>
          </w:rPr>
          <w:t xml:space="preserve">upper limit</w:t>
        </w:r>
      </w:hyperlink>
      <w:r>
        <w:t xml:space="preserve">.</w:t>
      </w:r>
    </w:p>
    <w:bookmarkEnd w:id="263"/>
    <w:p>
      <w:pPr>
        <w:pStyle w:val="BodyText"/>
      </w:pPr>
      <w:bookmarkStart w:id="264" w:name="thm-ftc"/>
      <w:bookmarkEnd w:id="264"/>
    </w:p>
    <w:bookmarkStart w:id="269" w:name="thm-ftc-part1"/>
    <w:p>
      <w:pPr>
        <w:pStyle w:val="BodyText"/>
      </w:pPr>
      <w:r>
        <w:rPr>
          <w:b/>
          <w:bCs/>
        </w:rPr>
        <w:t xml:space="preserve">Theorem 16 (Fundamental Theorem of Calculus, Part 1 (derivative of an integral))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x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 the accumulation function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hyperlink w:anchor="def-accumulation-function">
        <w:r>
          <w:rPr>
            <w:rStyle w:val="Hyperlink"/>
          </w:rPr>
          <w:t xml:space="preserve">Definition 29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and:</w:t>
      </w:r>
    </w:p>
    <w:p>
      <w:pPr>
        <w:pStyle w:val="BodyText"/>
      </w:pPr>
      <w:bookmarkStart w:id="265" w:name="eq-ftc-deriv-of-integral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65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Continuity on all of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a sufficient condition.</w:t>
            </w:r>
            <w:r>
              <w:t xml:space="preserve"> </w:t>
            </w:r>
            <w:r>
              <w:t xml:space="preserve">More generally, Part 1 holds at any individual point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where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w:r>
              <w:t xml:space="preserve">integrable 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integrable">
              <w:r>
                <w:rPr>
                  <w:rStyle w:val="Hyperlink"/>
                </w:rPr>
                <w:t xml:space="preserve">Definition 26</w:t>
              </w:r>
            </w:hyperlink>
            <w:r>
              <w:t xml:space="preserve">) and continuous at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w:anchor="def-continuous">
              <w:r>
                <w:rPr>
                  <w:rStyle w:val="Hyperlink"/>
                </w:rPr>
                <w:t xml:space="preserve">Definition 19</w:t>
              </w:r>
            </w:hyperlink>
            <w:r>
              <w:t xml:space="preserve">), even if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has jump discontinuities (</w:t>
            </w:r>
            <w:hyperlink w:anchor="def-jump-discontinuity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 elsewhere</w:t>
            </w:r>
            <w:r>
              <w:t xml:space="preserve"> </w:t>
            </w:r>
            <w:r>
              <w:t xml:space="preserve">(Rudin 1976, Theorem 6.20, p. 133)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(Larson and Edwards 2018, Theorem 4.11, p. 288)</w:t>
      </w:r>
    </w:p>
    <w:bookmarkEnd w:id="269"/>
    <w:bookmarkStart w:id="272" w:name="thm-ftc-part2"/>
    <w:p>
      <w:pPr>
        <w:pStyle w:val="BodyText"/>
      </w:pPr>
      <w:r>
        <w:rPr>
          <w:b/>
          <w:bCs/>
        </w:rPr>
        <w:t xml:space="preserve">Theorem 17 (Fundamental Theorem of Calculus, Part 2 (evaluation theorem))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continuous function on a closed 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here may be</w:t>
      </w:r>
      <w:r>
        <w:t xml:space="preserve"> </w:t>
      </w:r>
      <w:r>
        <w:rPr>
          <w:i/>
          <w:iCs/>
        </w:rPr>
        <w:t xml:space="preserve">any</w:t>
      </w:r>
      <w:r>
        <w:t xml:space="preserve"> </w:t>
      </w:r>
      <w:r>
        <w:t xml:space="preserve">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— not just the</w:t>
      </w:r>
      <w:r>
        <w:t xml:space="preserve"> </w:t>
      </w:r>
      <w:r>
        <w:t xml:space="preserve">accumulation function from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(i.e.,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), then:</w:t>
      </w:r>
    </w:p>
    <w:p>
      <w:pPr>
        <w:pStyle w:val="BodyText"/>
      </w:pPr>
      <w:bookmarkStart w:id="270" w:name="eq-ftc-part2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70"/>
    </w:p>
    <w:p>
      <w:pPr>
        <w:pStyle w:val="FirstParagraph"/>
      </w:pPr>
      <w:r>
        <w:t xml:space="preserve">Equivalently, with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replaced by a variable upper limit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 net change in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271" w:name="eq-ftc-integral-of-deriv"/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71"/>
    </w:p>
    <w:p>
      <w:pPr>
        <w:pStyle w:val="FirstParagraph"/>
      </w:pPr>
      <w:r>
        <w:t xml:space="preserve">or equivalently in Leibniz notation: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x</m:t>
              </m:r>
            </m:sup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F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</m:e>
          </m:nary>
          <m:r>
            <m:t> </m:t>
          </m:r>
          <m:r>
            <m:t>d</m:t>
          </m:r>
          <m:r>
            <m:t>t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(Banner 2007, chap. 18; Larson and Edwards 2018, Theorem 4.9, p. 282)</w:t>
      </w:r>
    </w:p>
    <w:bookmarkEnd w:id="272"/>
    <w:p>
      <w:pPr>
        <w:pStyle w:val="BodyText"/>
      </w:pPr>
      <w:r>
        <w:t xml:space="preserve">The two parts of the FTC together express that</w:t>
      </w:r>
      <w:r>
        <w:t xml:space="preserve"> </w:t>
      </w:r>
      <w:r>
        <w:rPr>
          <w:b/>
          <w:bCs/>
        </w:rPr>
        <w:t xml:space="preserve">differentiation and</w:t>
      </w:r>
      <w:r>
        <w:rPr>
          <w:b/>
          <w:bCs/>
        </w:rPr>
        <w:t xml:space="preserve"> </w:t>
      </w:r>
      <w:r>
        <w:rPr>
          <w:b/>
          <w:bCs/>
        </w:rPr>
        <w:t xml:space="preserve">integration are inverse operations</w:t>
      </w:r>
      <w:r>
        <w:t xml:space="preserve">:</w:t>
      </w:r>
    </w:p>
    <w:p>
      <w:pPr>
        <w:pStyle w:val="Compact"/>
        <w:numPr>
          <w:ilvl w:val="0"/>
          <w:numId w:val="1033"/>
        </w:numPr>
      </w:pPr>
      <w:r>
        <w:t xml:space="preserve">Part 1: differentiating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eq-ftc-deriv-of-integral">
        <w:r>
          <w:rPr>
            <w:rStyle w:val="Hyperlink"/>
          </w:rPr>
          <w:t xml:space="preserve">Equation 3</w:t>
        </w:r>
      </w:hyperlink>
      <w:r>
        <w:t xml:space="preserve">).</w:t>
      </w:r>
    </w:p>
    <w:p>
      <w:pPr>
        <w:pStyle w:val="Compact"/>
        <w:numPr>
          <w:ilvl w:val="0"/>
          <w:numId w:val="1033"/>
        </w:numPr>
      </w:pPr>
      <w:r>
        <w:t xml:space="preserve">Part 2: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equals the difference of</w:t>
      </w:r>
      <w:r>
        <w:t xml:space="preserve"> </w:t>
      </w:r>
      <w:r>
        <w:t xml:space="preserve">any antiderivative’s values at the endpoints (</w:t>
      </w:r>
      <w:hyperlink w:anchor="eq-ftc-part2">
        <w:r>
          <w:rPr>
            <w:rStyle w:val="Hyperlink"/>
          </w:rPr>
          <w:t xml:space="preserve">Equation 4</w:t>
        </w:r>
      </w:hyperlink>
      <w:r>
        <w:t xml:space="preserve">),</w:t>
      </w:r>
      <w:r>
        <w:t xml:space="preserve"> </w:t>
      </w:r>
      <w:r>
        <w:t xml:space="preserve">which rearranges to</w:t>
      </w:r>
      <w:r>
        <w:t xml:space="preserve"> </w:t>
      </w:r>
      <w:r>
        <w:t xml:space="preserve">“integrating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recovers the</w:t>
      </w:r>
      <w:r>
        <w:t xml:space="preserve"> </w:t>
      </w:r>
      <w:r>
        <w:t xml:space="preserve">net change in</w:t>
      </w:r>
      <w:r>
        <w:t xml:space="preserve"> </w:t>
      </w:r>
      <m:oMath>
        <m:r>
          <m:t>F</m:t>
        </m:r>
      </m:oMath>
      <w:r>
        <w:t xml:space="preserve">”</w:t>
      </w:r>
      <w:r>
        <w:t xml:space="preserve"> </w:t>
      </w:r>
      <w:r>
        <w:t xml:space="preserve">(</w:t>
      </w:r>
      <w:hyperlink w:anchor="eq-ftc-integral-of-deriv">
        <w:r>
          <w:rPr>
            <w:rStyle w:val="Hyperlink"/>
          </w:rPr>
          <w:t xml:space="preserve">Equation 5</w:t>
        </w:r>
      </w:hyperlink>
      <w:r>
        <w:t xml:space="preserve">).</w:t>
      </w:r>
    </w:p>
    <w:p>
      <w:pPr>
        <w:pStyle w:val="FirstParagraph"/>
      </w:pPr>
      <w:r>
        <w:t xml:space="preserve">The standard form of the FTC assumes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;</w:t>
      </w:r>
      <w:r>
        <w:t xml:space="preserve"> </w:t>
      </w:r>
      <w:r>
        <w:t xml:space="preserve">continuity is</w:t>
      </w:r>
      <w:r>
        <w:t xml:space="preserve"> </w:t>
      </w:r>
      <w:r>
        <w:rPr>
          <w:i/>
          <w:iCs/>
        </w:rPr>
        <w:t xml:space="preserve">sufficient</w:t>
      </w:r>
      <w:r>
        <w:t xml:space="preserve"> </w:t>
      </w:r>
      <w:r>
        <w:t xml:space="preserve">but not strictly necessary (see the</w:t>
      </w:r>
      <w:r>
        <w:t xml:space="preserve"> </w:t>
      </w:r>
      <w:r>
        <w:t xml:space="preserve">callout note inside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for the more general statement).</w:t>
      </w:r>
      <w:r>
        <w:t xml:space="preserve"> </w:t>
      </w:r>
      <w:r>
        <w:t xml:space="preserve">Since differentiability implies continuity (</w:t>
      </w:r>
      <w:hyperlink w:anchor="thm-diff-implies-cont">
        <w:r>
          <w:rPr>
            <w:rStyle w:val="Hyperlink"/>
          </w:rPr>
          <w:t xml:space="preserve">Theorem 13</w:t>
        </w:r>
      </w:hyperlink>
      <w:r>
        <w:t xml:space="preserve">),</w:t>
      </w:r>
      <w:r>
        <w:t xml:space="preserve"> </w:t>
      </w:r>
      <w:r>
        <w:t xml:space="preserve">the FTC applies in particular whenever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—</w:t>
      </w:r>
      <w:r>
        <w:t xml:space="preserve"> </w:t>
      </w:r>
      <w:r>
        <w:t xml:space="preserve">a common situation in applied statistics.</w:t>
      </w:r>
    </w:p>
    <w:bookmarkStart w:id="273" w:name="def-evaluation-bracket"/>
    <w:p>
      <w:pPr>
        <w:pStyle w:val="BodyText"/>
      </w:pPr>
      <w:r>
        <w:rPr>
          <w:b/>
          <w:bCs/>
        </w:rPr>
        <w:t xml:space="preserve">Definition 30 (Evaluation bracket)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evaluation bracket</w:t>
      </w:r>
      <w:r>
        <w:t xml:space="preserve"> </w:t>
      </w:r>
      <w:r>
        <w:t xml:space="preserve">is the difference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sSubSup>
            <m:e>
              <m:r>
                <m:t>​</m:t>
              </m:r>
            </m:e>
            <m:sub>
              <m:r>
                <m:t>t</m:t>
              </m:r>
              <m:r>
                <m:rPr>
                  <m:sty m:val="p"/>
                </m:rPr>
                <m:t>=</m:t>
              </m:r>
              <m:r>
                <m:t>a</m:t>
              </m:r>
            </m:sub>
            <m:sup>
              <m:r>
                <m:t>t</m:t>
              </m:r>
              <m:r>
                <m:rPr>
                  <m:sty m:val="p"/>
                </m:rPr>
                <m:t>=</m:t>
              </m:r>
              <m:r>
                <m:t>b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When the variable is clear from the context, it is written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a</m:t>
            </m:r>
          </m:sub>
          <m:sup>
            <m:r>
              <m:t>b</m:t>
            </m:r>
          </m:sup>
        </m:sSubSup>
      </m:oMath>
      <w:r>
        <w:t xml:space="preserve">.</w:t>
      </w:r>
      <w:r>
        <w:t xml:space="preserve"> </w:t>
      </w:r>
      <w:r>
        <w:t xml:space="preserve">Computing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from the bracket is called</w:t>
      </w:r>
      <w:r>
        <w:t xml:space="preserve"> </w:t>
      </w:r>
      <w:r>
        <w:rPr>
          <w:b/>
          <w:bCs/>
        </w:rPr>
        <w:t xml:space="preserve">evaluating at the limits</w:t>
      </w:r>
      <w:r>
        <w:t xml:space="preserve"> </w:t>
      </w:r>
      <w:r>
        <w:t xml:space="preserve">(the</w:t>
      </w:r>
      <w:r>
        <w:t xml:space="preserve"> </w:t>
      </w:r>
      <w:hyperlink r:id="rId229">
        <w:r>
          <w:rPr>
            <w:rStyle w:val="Hyperlink"/>
          </w:rPr>
          <w:t xml:space="preserve">limits of integration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).</w:t>
      </w:r>
    </w:p>
    <w:bookmarkEnd w:id="273"/>
    <w:bookmarkStart w:id="274" w:name="exm-evaluation-bracket"/>
    <w:p>
      <w:pPr>
        <w:pStyle w:val="BodyText"/>
      </w:pPr>
      <w:r>
        <w:rPr>
          <w:b/>
          <w:bCs/>
        </w:rPr>
        <w:t xml:space="preserve">Example 36 (Evaluating</w:t>
      </w:r>
      <w:r>
        <w:rPr>
          <w:b/>
          <w:bCs/>
        </w:rP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1</m:t>
            </m:r>
          </m:sub>
          <m:sup>
            <m:r>
              <m:t>3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with a bracket)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since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sSup>
          <m:e>
            <m:r>
              <m:t>t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3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evaluation bracket)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End w:id="274"/>
    <w:bookmarkStart w:id="275" w:name="rem-evaluation-bracket-ftc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evaluation bracket and the Fundamental Theorem of Calculus). </w:t>
      </w:r>
      <w:r>
        <w:t xml:space="preserve">With FTC Part 2 (</w:t>
      </w:r>
      <w:hyperlink w:anchor="thm-ftc-part2">
        <w:r>
          <w:rPr>
            <w:rStyle w:val="Hyperlink"/>
          </w:rPr>
          <w:t xml:space="preserve">Theorem 17</w:t>
        </w:r>
      </w:hyperlink>
      <w:r>
        <w:t xml:space="preserve">),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sSubSup>
          <m:e>
            <m:r>
              <m:t>​</m:t>
            </m:r>
          </m:e>
          <m:sub>
            <m:r>
              <m:t>t</m:t>
            </m:r>
            <m:r>
              <m:rPr>
                <m:sty m:val="p"/>
              </m:rPr>
              <m:t>=</m:t>
            </m:r>
            <m:r>
              <m:t>a</m:t>
            </m:r>
          </m:sub>
          <m:sup>
            <m:r>
              <m:t>t</m:t>
            </m:r>
            <m:r>
              <m:rPr>
                <m:sty m:val="p"/>
              </m:rPr>
              <m:t>=</m:t>
            </m:r>
            <m:r>
              <m:t>b</m:t>
            </m:r>
          </m:sup>
        </m:sSubSup>
      </m:oMath>
      <w:r>
        <w:t xml:space="preserve"> </w:t>
      </w:r>
      <w:r>
        <w:t xml:space="preserve">for any antiderivative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continuous</w:t>
      </w:r>
      <w:r>
        <w:t xml:space="preserve"> </w:t>
      </w:r>
      <m:oMath>
        <m:r>
          <m:t>f</m:t>
        </m:r>
      </m:oMath>
      <w:r>
        <w:t xml:space="preserve">.</w:t>
      </w:r>
    </w:p>
    <w:bookmarkEnd w:id="275"/>
    <w:bookmarkStart w:id="276" w:name="exr-miller-int-polynomial"/>
    <w:p>
      <w:pPr>
        <w:pStyle w:val="BodyText"/>
      </w:pPr>
      <w:r>
        <w:rPr>
          <w:b/>
          <w:bCs/>
        </w:rPr>
        <w:t xml:space="preserve">Exercise 32 (Definite integral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1.1.31.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6"/>
    <w:bookmarkStart w:id="277" w:name="sol-miller-int-polynomial"/>
    <w:p>
      <w:pPr>
        <w:pStyle w:val="FirstParagraph"/>
      </w:pPr>
      <w:r>
        <w:rPr>
          <w:i/>
          <w:iCs/>
        </w:rPr>
        <w:t xml:space="preserve">Solution 32</w:t>
      </w:r>
      <w:r>
        <w:t xml:space="preserve">. </w:t>
      </w:r>
      <w:r>
        <w:t xml:space="preserve">Integrate term by term using the power rule for integration: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+</m:t>
                  </m:r>
                  <m:r>
                    <m:t>15</m:t>
                  </m:r>
                </m:num>
                <m:den>
                  <m:r>
                    <m:t>15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23</m:t>
                  </m:r>
                </m:num>
                <m:den>
                  <m:r>
                    <m:t>15</m:t>
                  </m:r>
                </m:den>
              </m:f>
            </m:e>
          </m:eqArr>
        </m:oMath>
      </m:oMathPara>
    </w:p>
    <w:bookmarkEnd w:id="277"/>
    <w:bookmarkStart w:id="278" w:name="exr-miller-int-quadratic-complete"/>
    <w:p>
      <w:pPr>
        <w:pStyle w:val="FirstParagraph"/>
      </w:pPr>
      <w:r>
        <w:rPr>
          <w:b/>
          <w:bCs/>
        </w:rPr>
        <w:t xml:space="preserve">Exercise 33 (Integral of a perfect square)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1.1.32.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78"/>
    <w:bookmarkStart w:id="279" w:name="sol-miller-int-quadratic-complete"/>
    <w:p>
      <w:pPr>
        <w:pStyle w:val="FirstParagraph"/>
      </w:pPr>
      <w:r>
        <w:rPr>
          <w:i/>
          <w:iCs/>
        </w:rPr>
        <w:t xml:space="preserve">Solution 33</w:t>
      </w:r>
      <w:r>
        <w:t xml:space="preserve">. </w:t>
      </w:r>
      <w:r>
        <w:t xml:space="preserve">Notice that the integrand is a perfect square: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With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(where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Alternative (term by term):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bookmarkEnd w:id="279"/>
    <w:bookmarkStart w:id="280" w:name="exr-miller-int-composite-power"/>
    <w:p>
      <w:pPr>
        <w:pStyle w:val="FirstParagraph"/>
      </w:pPr>
      <w:r>
        <w:rPr>
          <w:b/>
          <w:bCs/>
        </w:rPr>
        <w:t xml:space="preserve">Exercise 34 (Integral of a composite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1.1.33.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+</m:t>
          </m:r>
          <m:r>
            <m:t>1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t> </m:t>
          </m:r>
          <m:r>
            <m:t>d</m:t>
          </m:r>
          <m:r>
            <m:t>x</m:t>
          </m:r>
        </m:oMath>
      </m:oMathPara>
    </w:p>
    <w:bookmarkEnd w:id="280"/>
    <w:bookmarkStart w:id="281" w:name="sol-miller-int-composite-power"/>
    <w:p>
      <w:pPr>
        <w:pStyle w:val="FirstParagraph"/>
      </w:pPr>
      <w:r>
        <w:rPr>
          <w:i/>
          <w:iCs/>
        </w:rPr>
        <w:t xml:space="preserve">Solution 34</w:t>
      </w:r>
      <w:r>
        <w:t xml:space="preserve">. </w:t>
      </w:r>
      <w:r>
        <w:t xml:space="preserve">Recognize that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 so the integrand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Using the substitution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d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4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5</m:t>
                          </m:r>
                        </m:sup>
                      </m:sSup>
                    </m:num>
                    <m:den>
                      <m:r>
                        <m:t>5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2</m:t>
                      </m:r>
                    </m:e>
                    <m:sup>
                      <m:r>
                        <m:t>5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32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5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31</m:t>
                  </m:r>
                </m:num>
                <m:den>
                  <m:r>
                    <m:t>5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Do not mistakenly write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t>2</m:t>
            </m:r>
            <m:r>
              <m:t>x</m:t>
            </m:r>
            <m:r>
              <m:rPr>
                <m:sty m:val="p"/>
              </m:rPr>
              <m:t>+</m:t>
            </m:r>
            <m:r>
              <m:t>1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3</m:t>
                </m:r>
              </m:sup>
            </m:sSup>
          </m:num>
          <m:den>
            <m:r>
              <m:t>3</m:t>
            </m:r>
          </m:den>
        </m:f>
      </m:oMath>
      <w:r>
        <w:t xml:space="preserve">; that formula requires the derivative of the inside function (</w:t>
      </w:r>
      <m:oMath>
        <m:r>
          <m:t>2</m:t>
        </m:r>
        <m:r>
          <m:t>x</m:t>
        </m:r>
        <m:r>
          <m:rPr>
            <m:sty m:val="p"/>
          </m:rPr>
          <m:t>+</m:t>
        </m:r>
        <m:r>
          <m:t>2</m:t>
        </m:r>
      </m:oMath>
      <w:r>
        <w:t xml:space="preserve">) to be present as a factor in the integrand.</w:t>
      </w:r>
    </w:p>
    <w:bookmarkEnd w:id="281"/>
    <w:bookmarkStart w:id="282" w:name="exr-miller-int-trig-symmetry"/>
    <w:p>
      <w:pPr>
        <w:pStyle w:val="BodyText"/>
      </w:pPr>
      <w:r>
        <w:rPr>
          <w:b/>
          <w:bCs/>
        </w:rPr>
        <w:t xml:space="preserve">Exercise 35 (Integral of odd trigonometric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1.1.34.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2"/>
    <w:bookmarkStart w:id="283" w:name="sol-miller-int-trig-symmetry"/>
    <w:p>
      <w:pPr>
        <w:pStyle w:val="FirstParagraph"/>
      </w:pPr>
      <w:r>
        <w:rPr>
          <w:i/>
          <w:iCs/>
        </w:rPr>
        <w:t xml:space="preserve">Solution 35</w:t>
      </w:r>
      <w:r>
        <w:t xml:space="preserve">. </w:t>
      </w:r>
      <w:r>
        <w:t xml:space="preserve">Because</w:t>
      </w:r>
      <w:r>
        <w:t xml:space="preserve"> </w:t>
      </w:r>
      <m:oMath>
        <m:r>
          <m:rPr>
            <m:sty m:val="p"/>
          </m:rPr>
          <m:t>sin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 integrand is an odd function. The integral of any continuous odd function over a symmetric interval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a</m:t>
        </m:r>
        <m:r>
          <m:rPr>
            <m:sty m:val="p"/>
          </m:rPr>
          <m:t>]</m:t>
        </m:r>
      </m:oMath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  <m:sup>
              <m:r>
                <m:t>π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rPr>
                  <m:sty m:val="p"/>
                </m:rPr>
                <m:t>sin</m:t>
              </m:r>
            </m:e>
            <m:sup>
              <m:r>
                <m:t>3</m:t>
              </m:r>
            </m:sup>
          </m:sSup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Alternative (by substitution):</w:t>
      </w:r>
      <w:r>
        <w:t xml:space="preserve"> </w:t>
      </w:r>
      <w:r>
        <w:t xml:space="preserve">Set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, so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.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ranges from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u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bookmarkEnd w:id="283"/>
    <w:bookmarkStart w:id="284" w:name="exr-miller-int-polynomial-symmetry"/>
    <w:p>
      <w:pPr>
        <w:pStyle w:val="FirstParagraph"/>
      </w:pPr>
      <w:r>
        <w:rPr>
          <w:b/>
          <w:bCs/>
        </w:rPr>
        <w:t xml:space="preserve">Exercise 36 (Separating even and odd parts of a polynomial)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1.1.35.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3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4"/>
    <w:bookmarkStart w:id="285" w:name="sol-miller-int-polynomial-symmetry"/>
    <w:p>
      <w:pPr>
        <w:pStyle w:val="FirstParagraph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Split the integrand into its odd part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 </w:t>
      </w:r>
      <w:r>
        <w:t xml:space="preserve">and its even part</w:t>
      </w:r>
      <w:r>
        <w:t xml:space="preserve"> </w:t>
      </w:r>
      <m:oMath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t>4</m:t>
              </m:r>
            </m:sub>
            <m:sup>
              <m:r>
                <m:t>4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The even part doubles over the half-interval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4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6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4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64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128</m:t>
              </m:r>
              <m:r>
                <m:rPr>
                  <m:sty m:val="p"/>
                </m:rPr>
                <m:t>−</m:t>
              </m:r>
              <m:r>
                <m:t>12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232</m:t>
              </m:r>
            </m:e>
          </m:eqArr>
        </m:oMath>
      </m:oMathPara>
    </w:p>
    <w:bookmarkEnd w:id="285"/>
    <w:bookmarkStart w:id="286" w:name="exr-miller-int-log-substitution"/>
    <w:p>
      <w:pPr>
        <w:pStyle w:val="FirstParagraph"/>
      </w:pPr>
      <w:r>
        <w:rPr>
          <w:b/>
          <w:bCs/>
        </w:rPr>
        <w:t xml:space="preserve">Exercise 37 (Substitution leading to a natural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1.1.36.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nary>
          <m:r>
            <m:t> </m:t>
          </m:r>
          <m:r>
            <m:t>d</m:t>
          </m:r>
          <m:r>
            <m:t>x</m:t>
          </m:r>
        </m:oMath>
      </m:oMathPara>
    </w:p>
    <w:bookmarkEnd w:id="286"/>
    <w:bookmarkStart w:id="287" w:name="sol-miller-int-log-substitution"/>
    <w:p>
      <w:pPr>
        <w:pStyle w:val="FirstParagraph"/>
      </w:pPr>
      <w:r>
        <w:rPr>
          <w:i/>
          <w:iCs/>
        </w:rPr>
        <w:t xml:space="preserve">Solution 37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Transform the limits of integration:</w:t>
      </w:r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34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Applying the substitution: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u</m:t>
                      </m:r>
                    </m:num>
                    <m:den>
                      <m:r>
                        <m:t>u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using</w:t>
      </w:r>
      <w:r>
        <w:t xml:space="preserve"> </w:t>
      </w:r>
      <m:oMath>
        <m:r>
          <m:t>u</m:t>
        </m:r>
      </m:oMath>
      <w:r>
        <w:t xml:space="preserve">-substitution with definite integrals, the transformation</w:t>
      </w:r>
      <w:r>
        <w:t xml:space="preserve"> </w:t>
      </w:r>
      <m:oMath>
        <m:r>
          <m:t>x</m:t>
        </m:r>
        <m:r>
          <m:rPr>
            <m:sty m:val="p"/>
          </m:rPr>
          <m:t>↦</m:t>
        </m:r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must be one-to-one on the domain of integration.</w:t>
      </w:r>
    </w:p>
    <w:bookmarkEnd w:id="287"/>
    <w:bookmarkStart w:id="288" w:name="exr-miller-int-power-substitution"/>
    <w:p>
      <w:pPr>
        <w:pStyle w:val="BodyText"/>
      </w:pPr>
      <w:r>
        <w:rPr>
          <w:b/>
          <w:bCs/>
        </w:rPr>
        <w:t xml:space="preserve">Exercise 38 (Substitution with a polynomial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1.1.37.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3</m:t>
              </m:r>
            </m:sup>
            <m:e>
              <m:r>
                <m:rPr>
                  <m:sty m:val="p"/>
                </m:rPr>
                <m:t>(</m:t>
              </m:r>
            </m:e>
          </m:nary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3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88"/>
    <w:bookmarkStart w:id="289" w:name="sol-miller-int-power-substitution"/>
    <w:p>
      <w:pPr>
        <w:pStyle w:val="FirstParagraph"/>
      </w:pPr>
      <w:r>
        <w:rPr>
          <w:i/>
          <w:iCs/>
        </w:rPr>
        <w:t xml:space="preserve">Solution 38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r>
          <m:t>3</m:t>
        </m:r>
        <m:r>
          <m:t>x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rPr>
                  <m:sty m:val="p"/>
                </m:rPr>
                <m:t>⟹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Limits: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5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36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u</m:t>
                          </m:r>
                        </m:e>
                        <m:sup>
                          <m:r>
                            <m:t>9</m:t>
                          </m:r>
                        </m:sup>
                      </m:sSup>
                    </m:num>
                    <m:den>
                      <m:r>
                        <m:t>9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36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36</m:t>
                      </m:r>
                    </m:e>
                    <m:sup>
                      <m:r>
                        <m:t>9</m:t>
                      </m:r>
                    </m:sup>
                  </m:sSup>
                </m:num>
                <m:den>
                  <m:r>
                    <m:t>27</m:t>
                  </m:r>
                </m:den>
              </m:f>
            </m:e>
          </m:eqArr>
        </m:oMath>
      </m:oMathPara>
    </w:p>
    <w:bookmarkEnd w:id="289"/>
    <w:bookmarkStart w:id="290" w:name="exr-miller-int-trig-substitution"/>
    <w:p>
      <w:pPr>
        <w:pStyle w:val="FirstParagraph"/>
      </w:pPr>
      <w:r>
        <w:rPr>
          <w:b/>
          <w:bCs/>
        </w:rPr>
        <w:t xml:space="preserve">Exercise 39 (Substitution with a trigonometric integrand)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1.1.38.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290"/>
    <w:bookmarkStart w:id="291" w:name="sol-miller-int-trig-substitution"/>
    <w:p>
      <w:pPr>
        <w:pStyle w:val="FirstParagraph"/>
      </w:pPr>
      <w:r>
        <w:rPr>
          <w:i/>
          <w:iCs/>
        </w:rPr>
        <w:t xml:space="preserve">Solution 39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6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, meaning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6</m:t>
            </m:r>
          </m:den>
        </m:f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36"/>
        </w:numPr>
      </w:pP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12</m:t>
                  </m:r>
                </m:sup>
                <m:e>
                  <m:r>
                    <m:rPr>
                      <m:sty m:val="p"/>
                    </m:rPr>
                    <m:t>cos</m:t>
                  </m:r>
                </m:e>
              </m:nary>
              <m:r>
                <m:t>u</m:t>
              </m:r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sin</m:t>
                  </m:r>
                  <m:r>
                    <m:t>u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sin</m:t>
                  </m:r>
                  <m:r>
                    <m:t>12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291"/>
    <w:bookmarkStart w:id="292" w:name="exr-miller-int-by-parts-gaussian"/>
    <w:p>
      <w:pPr>
        <w:pStyle w:val="FirstParagraph"/>
      </w:pPr>
      <w:r>
        <w:rPr>
          <w:b/>
          <w:bCs/>
        </w:rPr>
        <w:t xml:space="preserve">Exercise 40 (Integration by parts with an exponential factor)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292"/>
    <w:bookmarkStart w:id="293" w:name="sol-miller-int-by-parts-gaussian"/>
    <w:p>
      <w:pPr>
        <w:pStyle w:val="FirstParagraph"/>
      </w:pPr>
      <w:r>
        <w:rPr>
          <w:i/>
          <w:iCs/>
        </w:rPr>
        <w:t xml:space="preserve">Solution 40</w:t>
      </w:r>
      <w:r>
        <w:t xml:space="preserve">. </w:t>
      </w:r>
      <w:r>
        <w:t xml:space="preserve">Factor the integrand as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exp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rPr>
                    <m:sty m:val="p"/>
                  </m:rPr>
                  <m:t>−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/</m:t>
                </m:r>
                <m:r>
                  <m:t>2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 Set: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,</m:t>
          </m:r>
          <m:r>
            <m:t>  </m:t>
          </m:r>
          <m:r>
            <m:t>d</m:t>
          </m:r>
          <m:r>
            <m:t>v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Using integration by parts (</w:t>
      </w:r>
      <m:oMath>
        <m:r>
          <m:rPr>
            <m:sty m:val="p"/>
          </m:rPr>
          <m:t>∫</m:t>
        </m:r>
        <m:r>
          <m:t>u</m:t>
        </m:r>
        <m:r>
          <m:t> </m:t>
        </m:r>
        <m:r>
          <m:t>d</m:t>
        </m:r>
        <m:r>
          <m:t>v</m:t>
        </m:r>
        <m:r>
          <m:rPr>
            <m:sty m:val="p"/>
          </m:rPr>
          <m:t>=</m:t>
        </m:r>
        <m:r>
          <m:t>u</m:t>
        </m:r>
        <m:r>
          <m:t>v</m:t>
        </m:r>
        <m:r>
          <m:rPr>
            <m:sty m:val="p"/>
          </m:rPr>
          <m:t>−</m:t>
        </m:r>
        <m:r>
          <m:rPr>
            <m:sty m:val="p"/>
          </m:rPr>
          <m:t>∫</m:t>
        </m:r>
        <m:r>
          <m:t>v</m:t>
        </m:r>
        <m:r>
          <m:t> </m:t>
        </m:r>
        <m:r>
          <m:t>d</m:t>
        </m:r>
        <m:r>
          <m:t>u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a</m:t>
                  </m:r>
                </m:sub>
                <m:sup>
                  <m:r>
                    <m:t>b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a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b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293"/>
    <w:bookmarkStart w:id="303" w:name="exm-ftc-part1-accumulation"/>
    <w:p>
      <w:pPr>
        <w:pStyle w:val="FirstParagraph"/>
      </w:pPr>
      <w:r>
        <w:rPr>
          <w:b/>
          <w:bCs/>
        </w:rPr>
        <w:t xml:space="preserve">Example 37 (FTC Part 1 visualized: accumulation function for</w:t>
      </w:r>
      <w:r>
        <w:rPr>
          <w:b/>
          <w:bCs/>
        </w:rP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 The accumulation function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 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2</m:t>
                  </m:r>
                </m:e>
              </m:nary>
              <m:r>
                <m:t>t</m:t>
              </m:r>
              <m:r>
                <m:t> </m:t>
              </m:r>
              <m:r>
                <m:t>d</m:t>
              </m:r>
              <m:r>
                <m:t>t</m:t>
              </m:r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sup>
              </m:sSub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 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 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ftc-part1">
        <w:r>
          <w:rPr>
            <w:rStyle w:val="Hyperlink"/>
          </w:rPr>
          <w:t xml:space="preserve">Theorem 16</w:t>
        </w:r>
      </w:hyperlink>
      <w:r>
        <w:t xml:space="preserve"> </w:t>
      </w:r>
      <w:r>
        <w:t xml:space="preserve">predicts.</w:t>
      </w:r>
      <w:r>
        <w:t xml:space="preserve"> </w:t>
      </w:r>
      <w:hyperlink w:anchor="fig-ftc-part1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shows the integrand on the left</w:t>
      </w:r>
      <w:r>
        <w:t xml:space="preserve"> </w:t>
      </w:r>
      <w:r>
        <w:t xml:space="preserve">(shaded area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each</w:t>
      </w:r>
      <w:r>
        <w:t xml:space="preserve"> </w:t>
      </w:r>
      <m:oMath>
        <m:r>
          <m:t>x</m:t>
        </m:r>
      </m:oMath>
      <w:r>
        <w:t xml:space="preserve">)</w:t>
      </w:r>
      <w:r>
        <w:t xml:space="preserve"> </w:t>
      </w:r>
      <w:r>
        <w:t xml:space="preserve">and the accumulation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on the right</w:t>
      </w:r>
      <w:r>
        <w:t xml:space="preserve"> </w:t>
      </w:r>
      <w:r>
        <w:t xml:space="preserve">(its slope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).</w:t>
      </w:r>
    </w:p>
    <w:bookmarkStart w:id="302" w:name="fig-ftc-part1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7" w:name="fig-ftc-part1-lef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x_focus,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0.6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 = 2t"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left-code-1.png" id="29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t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</m:oMath>
                  <w:r>
                    <w:t xml:space="preserve">; vertical lines mark</w:t>
                  </w:r>
                  <w:r>
                    <w:t xml:space="preserve"> </w:t>
                  </w:r>
                  <m:oMath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{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,</m:t>
                    </m:r>
                    <m:r>
                      <m:t>2</m:t>
                    </m:r>
                    <m:r>
                      <m:rPr>
                        <m:sty m:val="p"/>
                      </m:rPr>
                      <m:t>}</m:t>
                    </m:r>
                  </m:oMath>
                  <w:r>
                    <w:t xml:space="preserve">.</w:t>
                  </w:r>
                </w:p>
                <w:bookmarkEnd w:id="297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1" w:name="fig-ftc-part1-right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slope_df </w:t>
                  </w:r>
                  <w:r>
                    <w:rPr>
                      <w:rStyle w:val="OtherTok"/>
                    </w:rPr>
                    <w:t xml:space="preserve">&lt;-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x_marks,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Fx =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</w:t>
                  </w:r>
                  <w:r>
                    <w:rPr>
                      <w:rStyle w:val="AttributeTok"/>
                    </w:rPr>
                    <w:t xml:space="preserve">slope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x_marks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)</w:t>
                  </w:r>
                  <w:r>
                    <w:br/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\(x)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2.2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slope_df,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Fx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0.3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slope,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 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factor</w:t>
                  </w:r>
                  <w:r>
                    <w:rPr>
                      <w:rStyle w:val="NormalTok"/>
                    </w:rPr>
                    <w:t xml:space="preserve">(x)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0.8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expression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unctionTok"/>
                    </w:rPr>
                    <w:t xml:space="preserve">F</w:t>
                  </w:r>
                  <w:r>
                    <w:rPr>
                      <w:rStyle w:val="NormalTok"/>
                    </w:rPr>
                    <w:t xml:space="preserve">(x) </w:t>
                  </w:r>
                  <w:r>
                    <w:rPr>
                      <w:rStyle w:val="SpecialCharTok"/>
                    </w:rPr>
                    <w:t xml:space="preserve">==</w:t>
                  </w:r>
                  <w:r>
                    <w:rPr>
                      <w:rStyle w:val="NormalTok"/>
                    </w:rPr>
                    <w:t xml:space="preserve"> x</w:t>
                  </w:r>
                  <w:r>
                    <w:rPr>
                      <w:rStyle w:val="SpecialCharTok"/>
                    </w:rPr>
                    <w:t xml:space="preserve">^</w:t>
                  </w:r>
                  <w:r>
                    <w:rPr>
                      <w:rStyle w:val="DecValTok"/>
                    </w:rPr>
                    <w:t xml:space="preserve">2</w:t>
                  </w:r>
                  <w:r>
                    <w:rPr>
                      <w:rStyle w:val="NormalTok"/>
                    </w:rPr>
                    <w:t xml:space="preserve">),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"x"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legend.position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"bottom"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ftc-part1-right-code-1.png" id="30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; tangent slope at each marked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 </w:t>
                  </w:r>
                  <w:r>
                    <w:t xml:space="preserve">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</m:t>
                    </m:r>
                    <m:r>
                      <m:t>x</m:t>
                    </m:r>
                  </m:oMath>
                  <w:r>
                    <w:t xml:space="preserve">.</w:t>
                  </w:r>
                </w:p>
                <w:bookmarkEnd w:id="30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Left: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t</m:t>
              </m:r>
            </m:oMath>
            <w:r>
              <w:t xml:space="preserve">; the shaded area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p>
            <w:pPr>
              <w:jc w:val="left"/>
            </w:pPr>
            <m:oMathPara>
              <m:oMathParaPr>
                <m:jc m:val="center"/>
              </m:oMathParaPr>
              <m:oMath>
                <m:eqArr>
                  <m:e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0</m:t>
                        </m:r>
                      </m:sub>
                      <m:sup>
                        <m:r>
                          <m:t>1.5</m:t>
                        </m:r>
                      </m:sup>
                      <m:e>
                        <m:r>
                          <m:t>2</m:t>
                        </m:r>
                      </m:e>
                    </m:nary>
                    <m:r>
                      <m:t>t</m:t>
                    </m:r>
                    <m:r>
                      <m:t> </m:t>
                    </m:r>
                    <m:r>
                      <m:t>d</m:t>
                    </m:r>
                    <m:r>
                      <m:t>t</m:t>
                    </m:r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1.5</m:t>
                    </m:r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2.25</m:t>
                    </m:r>
                    <m:r>
                      <m:rPr>
                        <m:sty m:val="p"/>
                      </m:rPr>
                      <m:t>;</m:t>
                    </m:r>
                  </m:e>
                </m:eqArr>
              </m:oMath>
            </m:oMathPara>
          </w:p>
        </w:tc>
      </w:tr>
    </w:tbl>
    <w:p>
      <w:pPr>
        <w:pStyle w:val="FirstParagraph"/>
      </w:pPr>
      <w:pPr>
        <w:spacing w:before="200"/>
        <w:pStyle w:val="ImageCaption"/>
      </w:pPr>
      <w:r>
        <w:t xml:space="preserve">Figure 6: vertical lines mark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1.5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Right: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; for each marked</w:t>
      </w:r>
      <w:r>
        <w:t xml:space="preserve"> </w:t>
      </w:r>
      <m:oMath>
        <m:r>
          <m:t>x</m:t>
        </m:r>
      </m:oMath>
      <w:r>
        <w:t xml:space="preserve">, the tangent slope 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</w:p>
    <w:bookmarkEnd w:id="302"/>
    <w:bookmarkEnd w:id="303"/>
    <w:bookmarkStart w:id="317" w:name="exm-ftc-cdf-pdf"/>
    <w:p>
      <w:pPr>
        <w:pStyle w:val="BodyText"/>
      </w:pPr>
      <w:r>
        <w:rPr>
          <w:b/>
          <w:bCs/>
        </w:rPr>
        <w:t xml:space="preserve">Example 38 (CDF and PDF of the exponential distribution)</w:t>
      </w:r>
      <w:r>
        <w:t xml:space="preserve"> </w:t>
      </w:r>
      <w:r>
        <w:t xml:space="preserve">In what follows,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denotes the PDF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the CDF — the same letters</w:t>
      </w:r>
      <w:r>
        <w:t xml:space="preserve"> </w:t>
      </w:r>
      <w:r>
        <w:t xml:space="preserve">as the antiderivative pair in</w:t>
      </w:r>
      <w:r>
        <w:t xml:space="preserve"> </w:t>
      </w:r>
      <w:hyperlink w:anchor="def-antiderivative">
        <w:r>
          <w:rPr>
            <w:rStyle w:val="Hyperlink"/>
          </w:rPr>
          <w:t xml:space="preserve">Definition 16</w:t>
        </w:r>
      </w:hyperlink>
      <w:r>
        <w:t xml:space="preserve">, because the FTC will</w:t>
      </w:r>
      <w:r>
        <w:t xml:space="preserve"> </w:t>
      </w:r>
      <w:r>
        <w:t xml:space="preserve">show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exactly an antiderivative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a</w:t>
      </w:r>
      <w:r>
        <w:t xml:space="preserve"> </w:t>
      </w:r>
      <w:hyperlink r:id="rId304">
        <w:r>
          <w:rPr>
            <w:rStyle w:val="Hyperlink"/>
          </w:rPr>
          <w:t xml:space="preserve">random variable</w:t>
        </w:r>
      </w:hyperlink>
      <w:r>
        <w:t xml:space="preserve"> </w:t>
      </w:r>
      <w:r>
        <w:t xml:space="preserve">with the</w:t>
      </w:r>
      <w:r>
        <w:t xml:space="preserve"> </w:t>
      </w:r>
      <w:hyperlink r:id="rId305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306">
        <w:r>
          <w:rPr>
            <w:rStyle w:val="Hyperlink"/>
          </w:rPr>
          <w:t xml:space="preserve">probability density function (PDF)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(Kleinbaum and Klein 2012, sec. II, p. 295,</w:t>
      </w:r>
      <w:r>
        <w:t xml:space="preserve"> </w:t>
      </w:r>
      <w:r>
        <w:t xml:space="preserve">“Survival and Hazard</w:t>
      </w:r>
      <w:r>
        <w:t xml:space="preserve"> </w:t>
      </w:r>
      <w:r>
        <w:t xml:space="preserve">Functions for Selected Distributions”</w:t>
      </w:r>
      <w:r>
        <w:t xml:space="preserve">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λ</m:t>
          </m:r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p>
      <w:pPr>
        <w:pStyle w:val="FirstParagraph"/>
      </w:pPr>
      <w:r>
        <w:rPr>
          <w:b/>
          <w:bCs/>
        </w:rPr>
        <w:t xml:space="preserve">FTC Part 2</w:t>
      </w:r>
      <w:r>
        <w:t xml:space="preserve"> </w:t>
      </w:r>
      <w:r>
        <w:t xml:space="preserve">gives the</w:t>
      </w:r>
      <w:r>
        <w:t xml:space="preserve"> </w:t>
      </w:r>
      <w:hyperlink r:id="rId307">
        <w:r>
          <w:rPr>
            <w:rStyle w:val="Hyperlink"/>
          </w:rPr>
          <w:t xml:space="preserve">cumulative distribution function (CDF)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)</m:t>
        </m:r>
      </m:oMath>
      <w:r>
        <w:t xml:space="preserve">, from the PDF.</w:t>
      </w:r>
      <w:r>
        <w:t xml:space="preserve"> </w:t>
      </w:r>
      <w:r>
        <w:t xml:space="preserve">Apply the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t>c</m:t>
            </m:r>
            <m:r>
              <m:t>x</m:t>
            </m:r>
          </m:sup>
        </m:sSup>
      </m:oMath>
      <w:r>
        <w:t xml:space="preserve"> </w:t>
      </w:r>
      <w:r>
        <w:t xml:space="preserve">rule from</w:t>
      </w:r>
      <w:r>
        <w:t xml:space="preserve"> </w:t>
      </w:r>
      <w:hyperlink w:anchor="thm-integral-rule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λ</m:t>
        </m:r>
      </m:oMath>
      <w:r>
        <w:t xml:space="preserve"> </w:t>
      </w:r>
      <w:r>
        <w:t xml:space="preserve">to</w:t>
      </w:r>
      <w:r>
        <w:t xml:space="preserve"> </w:t>
      </w:r>
      <w:r>
        <w:t xml:space="preserve">antidifferentiate the integrand: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integrates the PDF)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den>
                  </m:f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2, with the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c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(rearrange)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FTC Part 1</w:t>
      </w:r>
      <w:r>
        <w:t xml:space="preserve"> </w:t>
      </w:r>
      <w:r>
        <w:t xml:space="preserve">recovers the PDF from the CDF: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inner function 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a concrete instance: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2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0.135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0.865</m:t>
              </m:r>
            </m:e>
          </m:eqArr>
        </m:oMath>
      </m:oMathPara>
    </w:p>
    <w:p>
      <w:pPr>
        <w:pStyle w:val="FirstParagraph"/>
      </w:pPr>
      <w:r>
        <w:t xml:space="preserve">See</w:t>
      </w:r>
      <w:r>
        <w:t xml:space="preserve"> </w:t>
      </w:r>
      <w:hyperlink w:anchor="fig-exp-pdf-cdf">
        <w:r>
          <w:rPr>
            <w:rStyle w:val="Hyperlink"/>
          </w:rPr>
          <w:t xml:space="preserve">Figure 7</w:t>
        </w:r>
      </w:hyperlink>
      <w:r>
        <w:t xml:space="preserve">.</w:t>
      </w:r>
    </w:p>
    <w:bookmarkStart w:id="316" w:name="fig-exp-pdf-cdf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1" w:name="fig-exp-pdf-cdf-p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geom_area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data =</w:t>
                  </w:r>
                  <w:r>
                    <w:rPr>
                      <w:rStyle w:val="NormalTok"/>
                    </w:rPr>
                    <w:t xml:space="preserve"> tibble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tibble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seq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t_focus, </w:t>
                  </w:r>
                  <w:r>
                    <w:rPr>
                      <w:rStyle w:val="AttributeTok"/>
                    </w:rPr>
                    <w:t xml:space="preserve">length.out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300</w:t>
                  </w:r>
                  <w:r>
                    <w:rPr>
                      <w:rStyle w:val="NormalTok"/>
                    </w:rPr>
                    <w:t xml:space="preserve">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alpha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loatTok"/>
                    </w:rPr>
                    <w:t xml:space="preserve">0.4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9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pdf-code-1.png" id="310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08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PDF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shaded area equals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1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15" w:name="fig-exp-pdf-cdf-cdf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\(t)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exp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NormalTok"/>
                    </w:rPr>
                    <w:t xml:space="preserve">lambda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t),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xlim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t_max), </w:t>
                  </w:r>
                  <w:r>
                    <w:rPr>
                      <w:rStyle w:val="AttributeTok"/>
                    </w:rPr>
                    <w:t xml:space="preserve">linewidth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geom_point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size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geom_segment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xend =</w:t>
                  </w:r>
                  <w:r>
                    <w:rPr>
                      <w:rStyle w:val="NormalTok"/>
                    </w:rPr>
                    <w:t xml:space="preserve"> t_focus,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F_at_focus, </w:t>
                  </w:r>
                  <w:r>
                    <w:rPr>
                      <w:rStyle w:val="AttributeTok"/>
                    </w:rPr>
                    <w:t xml:space="preserve">yend =</w:t>
                  </w:r>
                  <w:r>
                    <w:rPr>
                      <w:rStyle w:val="NormalTok"/>
                    </w:rPr>
                    <w:t xml:space="preserve"> F_at_focus),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linetype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"dashed"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"t"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"F(t)"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theme_minimal</w:t>
                  </w:r>
                  <w:r>
                    <w:rPr>
                      <w:rStyle w:val="NormalTok"/>
                    </w:rPr>
                    <w:t xml:space="preserve">()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13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calculus_files/figure-docx/exp-pdf-cdf-cdf-code-1.png" id="314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312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CDF with</w:t>
                  </w:r>
                  <w:r>
                    <w:t xml:space="preserve"> </w:t>
                  </w:r>
                  <m:oMath>
                    <m:r>
                      <m:t>λ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; point marks</w:t>
                  </w:r>
                  <w:r>
                    <w:t xml:space="preserve"> </w:t>
                  </w: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2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≈</m:t>
                    </m:r>
                    <m:r>
                      <m:t>0.865</m:t>
                    </m:r>
                  </m:oMath>
                  <w:r>
                    <w:t xml:space="preserve">.</w:t>
                  </w:r>
                </w:p>
                <w:bookmarkEnd w:id="315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7: Exponential distribution 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Left: the PDF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shaded area under the curve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0.865</m:t>
        </m:r>
      </m:oMath>
      <w:r>
        <w:t xml:space="preserve">.</w:t>
      </w:r>
      <w:r>
        <w:t xml:space="preserve"> </w:t>
      </w:r>
      <w:r>
        <w:t xml:space="preserve">Right: the CDF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; the dashed lines mark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computed via FTC Part 2.</w:t>
      </w:r>
    </w:p>
    <w:bookmarkEnd w:id="316"/>
    <w:bookmarkEnd w:id="317"/>
    <w:bookmarkStart w:id="318" w:name="exr-miller-int-rayleigh-normal-kernel"/>
    <w:p>
      <w:pPr>
        <w:pStyle w:val="BodyText"/>
      </w:pPr>
      <w:r>
        <w:rPr>
          <w:b/>
          <w:bCs/>
        </w:rPr>
        <w:t xml:space="preserve">Exercise 41 (Improper Gaussian-kernel integral)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1.1.39.</w:t>
      </w:r>
    </w:p>
    <w:p>
      <w:pPr>
        <w:pStyle w:val="BodyText"/>
      </w:pPr>
      <w:r>
        <w:t xml:space="preserve">Evaluate the improper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x</m:t>
              </m:r>
            </m:e>
          </m:nary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bookmarkEnd w:id="318"/>
    <w:bookmarkStart w:id="319" w:name="sol-miller-int-rayleigh-normal-kernel"/>
    <w:p>
      <w:pPr>
        <w:pStyle w:val="FirstParagraph"/>
      </w:pPr>
      <w:r>
        <w:rPr>
          <w:i/>
          <w:iCs/>
        </w:rPr>
        <w:t xml:space="preserve">Solution 41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4</m:t>
        </m:r>
      </m:oMath>
      <w:r>
        <w:t xml:space="preserve">. Then</w:t>
      </w:r>
      <w:r>
        <w:t xml:space="preserve"> </w:t>
      </w:r>
      <m:oMath>
        <m:r>
          <m:t>d</m:t>
        </m:r>
        <m:r>
          <m:t>u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2</m:t>
            </m:r>
          </m:den>
        </m:f>
        <m:r>
          <m:t> </m:t>
        </m:r>
        <m:r>
          <m:t>d</m:t>
        </m:r>
        <m:r>
          <m:t>x</m:t>
        </m:r>
      </m:oMath>
      <w:r>
        <w:t xml:space="preserve">, so</w:t>
      </w:r>
      <w:r>
        <w:t xml:space="preserve"> </w:t>
      </w:r>
      <m:oMath>
        <m:r>
          <m:t>x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2</m:t>
        </m:r>
        <m:r>
          <m:t> </m:t>
        </m:r>
        <m:r>
          <m:t>d</m:t>
        </m:r>
        <m:r>
          <m:t>u</m:t>
        </m:r>
      </m:oMath>
      <w:r>
        <w:t xml:space="preserve">.</w:t>
      </w:r>
    </w:p>
    <w:p>
      <w:pPr>
        <w:pStyle w:val="BodyText"/>
      </w:pPr>
      <w:r>
        <w:t xml:space="preserve">Limits: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Substitute: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u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Integrals of this structure arise directly in calculating moments and normalization constants for Gaussian and Rayleigh probability distributions.</w:t>
      </w:r>
    </w:p>
    <w:bookmarkEnd w:id="319"/>
    <w:bookmarkStart w:id="320" w:name="exr-miller-int-uniform-convolution"/>
    <w:p>
      <w:pPr>
        <w:pStyle w:val="BodyText"/>
      </w:pPr>
      <w:r>
        <w:rPr>
          <w:b/>
          <w:bCs/>
        </w:rPr>
        <w:t xml:space="preserve">Exercise 42 (Convolution of two uniform densities)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1.1.41.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1</m:t>
            </m:r>
          </m:e>
          <m:sub>
            <m:r>
              <m:rPr>
                <m:sty m:val="p"/>
              </m:rPr>
              <m:t>[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]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indicator of the unit interval: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rPr>
                        <m:sty m:val="p"/>
                      </m:rPr>
                      <m:t>[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]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Evaluate the convolution: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t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320"/>
    <w:bookmarkStart w:id="321" w:name="sol-miller-int-uniform-convolution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t xml:space="preserve">The integrand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 both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equals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</w:p>
    <w:p>
      <w:pPr>
        <w:pStyle w:val="BodyText"/>
      </w:pPr>
      <w:r>
        <w:t xml:space="preserve">The condition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rearranges to:</w:t>
      </w:r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≤</m:t>
          </m:r>
          <m:r>
            <m:t>x</m:t>
          </m:r>
        </m:oMath>
      </m:oMathPara>
    </w:p>
    <w:p>
      <w:pPr>
        <w:pStyle w:val="FirstParagraph"/>
      </w:pPr>
      <w:r>
        <w:t xml:space="preserve">For this interval to overlap 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we must have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1</m:t>
        </m:r>
      </m:oMath>
      <w:r>
        <w:t xml:space="preserve">, meaning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t xml:space="preserve">.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f</m:t>
        </m:r>
        <m:r>
          <m:rPr>
            <m:sty m:val="p"/>
          </m:rPr>
          <m:t>*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we distinguish two cases:</w:t>
      </w:r>
    </w:p>
    <w:p>
      <w:pPr>
        <w:numPr>
          <w:ilvl w:val="0"/>
          <w:numId w:val="1038"/>
        </w:numPr>
      </w:pPr>
      <w:r>
        <w:rPr>
          <w:b/>
          <w:bCs/>
        </w:rPr>
        <w:t xml:space="preserve">Case 1:</w:t>
      </w:r>
      <w:r>
        <w:rPr>
          <w:b/>
          <w:bCs/>
        </w:rP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numPr>
          <w:ilvl w:val="0"/>
          <w:numId w:val="1038"/>
        </w:numPr>
      </w:pPr>
      <w:r>
        <w:rPr>
          <w:b/>
          <w:bCs/>
        </w:rPr>
        <w:t xml:space="preserve">Case 2:</w:t>
      </w:r>
      <w:r>
        <w:rPr>
          <w:b/>
          <w:bCs/>
        </w:rPr>
        <w:t xml:space="preserve"> </w:t>
      </w:r>
      <m:oMath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2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overlapping bounds for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*</m:t>
              </m:r>
              <m:r>
                <m:t>f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t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the cases: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*</m:t>
          </m:r>
          <m:r>
            <m:t>f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x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1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2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In probability theory, 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independently, the probability density function of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the convolution of their individual densities, producing this symmetric triangular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.</w:t>
      </w:r>
    </w:p>
    <w:bookmarkEnd w:id="32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evaluating definite integrals:</w:t>
            </w:r>
          </w:p>
          <w:p>
            <w:pPr>
              <w:pStyle w:val="Compact"/>
              <w:numPr>
                <w:ilvl w:val="0"/>
                <w:numId w:val="1039"/>
              </w:numPr>
            </w:pPr>
            <w:hyperlink r:id="rId324">
              <w:r>
                <w:rPr>
                  <w:rStyle w:val="Hyperlink"/>
                </w:rPr>
                <w:t xml:space="preserve">Definite Integrals</w:t>
              </w:r>
            </w:hyperlink>
          </w:p>
          <w:p>
            <w:pPr>
              <w:pStyle w:val="Compact"/>
              <w:numPr>
                <w:ilvl w:val="0"/>
                <w:numId w:val="1039"/>
              </w:numPr>
            </w:pPr>
            <w:hyperlink r:id="rId325">
              <w:r>
                <w:rPr>
                  <w:rStyle w:val="Hyperlink"/>
                </w:rPr>
                <w:t xml:space="preserve">Definite Integral Exercise</w:t>
              </w:r>
            </w:hyperlink>
          </w:p>
          <w:p/>
        </w:tc>
      </w:tr>
    </w:tbl>
    <w:bookmarkEnd w:id="326"/>
    <w:bookmarkEnd w:id="327"/>
    <w:bookmarkStart w:id="388" w:name="sec-double-integrals"/>
    <w:p>
      <w:pPr>
        <w:pStyle w:val="Heading2"/>
      </w:pPr>
      <w:r>
        <w:t xml:space="preserve">3 Double Integrals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Fubini–Tonelli theorem</w:t>
      </w:r>
      <w:r>
        <w:t xml:space="preserve"> </w:t>
      </w:r>
      <w:r>
        <w:t xml:space="preserve">states conditions under which the order</w:t>
      </w:r>
      <w:r>
        <w:t xml:space="preserve"> </w:t>
      </w:r>
      <w:r>
        <w:t xml:space="preserve">of integration in a double integral can be exchanged.</w:t>
      </w:r>
      <w:r>
        <w:t xml:space="preserve"> </w:t>
      </w:r>
      <w:r>
        <w:t xml:space="preserve">We state them in two settings:</w:t>
      </w:r>
      <w:r>
        <w:t xml:space="preserve"> </w:t>
      </w:r>
      <w:r>
        <w:t xml:space="preserve">the Riemann version (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) is what applied courses usually use</w:t>
      </w:r>
      <w:r>
        <w:t xml:space="preserve"> </w:t>
      </w:r>
      <w:r>
        <w:t xml:space="preserve">for double integrals of continuous functions on simple regions;</w:t>
      </w:r>
      <w:r>
        <w:t xml:space="preserve"> </w:t>
      </w:r>
      <w:r>
        <w:t xml:space="preserve">the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measure-theoretic versions</w:t>
      </w:r>
      <w:r>
        <w:t xml:space="preserve"> </w:t>
      </w:r>
      <w:r>
        <w:t xml:space="preserve">(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and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) are</w:t>
      </w:r>
      <w:r>
        <w:t xml:space="preserve"> </w:t>
      </w:r>
      <w:r>
        <w:t xml:space="preserve">included to make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 </w:t>
      </w:r>
      <w:r>
        <w:t xml:space="preserve">follow from a stated theorem rather than from an aside.</w:t>
      </w:r>
    </w:p>
    <w:bookmarkStart w:id="330" w:name="def-double-integral"/>
    <w:p>
      <w:pPr>
        <w:pStyle w:val="BodyText"/>
      </w:pPr>
      <w:r>
        <w:rPr>
          <w:b/>
          <w:bCs/>
        </w:rPr>
        <w:t xml:space="preserve">Definition 31 (Double integral)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bounded function on a closed, bounded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Cover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with a grid of rectangles,</w:t>
      </w:r>
      <w:r>
        <w:t xml:space="preserve"> </w:t>
      </w:r>
      <w:r>
        <w:t xml:space="preserve">keep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 that lie entirely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with areas</w:t>
      </w:r>
      <w:r>
        <w:t xml:space="preserve"> </w:t>
      </w:r>
      <m:oMath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Δ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choose a point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the</w:t>
      </w:r>
      <w:r>
        <w:t xml:space="preserve"> </w:t>
      </w:r>
      <m:oMath>
        <m:r>
          <m:t>i</m:t>
        </m:r>
      </m:oMath>
      <w:r>
        <w:t xml:space="preserve">-th rectangle.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double integral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Δ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Δ</m:t>
            </m:r>
          </m:e>
        </m:d>
        <m:r>
          <m:t>​</m:t>
        </m:r>
      </m:oMath>
      <w:r>
        <w:t xml:space="preserve"> </w:t>
      </w:r>
      <w:r>
        <w:t xml:space="preserve">is the length of the longest diagonal among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rectangles,</w:t>
      </w:r>
      <w:r>
        <w:t xml:space="preserve"> </w:t>
      </w:r>
      <w:r>
        <w:t xml:space="preserve">when that limit exists and has the same value</w:t>
      </w:r>
      <w:r>
        <w:t xml:space="preserve"> </w:t>
      </w:r>
      <w:r>
        <w:t xml:space="preserve">for every choice of grids and of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symbol</w:t>
      </w:r>
      <w:r>
        <w:t xml:space="preserve"> </w:t>
      </w:r>
      <m:oMath>
        <m:r>
          <m:t>d</m:t>
        </m:r>
        <m:r>
          <m:t>A</m:t>
        </m:r>
      </m:oMath>
      <w:r>
        <w:t xml:space="preserve"> </w:t>
      </w:r>
      <w:r>
        <w:t xml:space="preserve">stands for an element of area.</w:t>
      </w:r>
    </w:p>
    <w:p>
      <w:pPr>
        <w:pStyle w:val="BodyText"/>
      </w:pPr>
      <w:r>
        <w:t xml:space="preserve">(Larson and Edwards 2018, sec. 14.2)</w:t>
      </w:r>
    </w:p>
    <w:bookmarkEnd w:id="330"/>
    <w:bookmarkStart w:id="331" w:name="exm-double-integral-area"/>
    <w:p>
      <w:pPr>
        <w:pStyle w:val="BodyText"/>
      </w:pPr>
      <w:r>
        <w:rPr>
          <w:b/>
          <w:bCs/>
        </w:rPr>
        <w:t xml:space="preserve">Example 39 (The double integral of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an area)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rectangle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Every sum in</w:t>
      </w:r>
      <w:r>
        <w:t xml:space="preserve"> </w:t>
      </w:r>
      <w:hyperlink w:anchor="def-double-integral">
        <w:r>
          <w:rPr>
            <w:rStyle w:val="Hyperlink"/>
          </w:rPr>
          <w:t xml:space="preserve">Definition 31</w:t>
        </w:r>
      </w:hyperlink>
      <w:r>
        <w:t xml:space="preserve"> </w:t>
      </w:r>
      <w:r>
        <w:t xml:space="preserve">adds up the areas of rectangles inside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 those sums approach the area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the grid gets finer,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31"/>
    <w:bookmarkStart w:id="332" w:name="def-iterated-integral"/>
    <w:p>
      <w:pPr>
        <w:pStyle w:val="FirstParagraph"/>
      </w:pPr>
      <w:r>
        <w:rPr>
          <w:b/>
          <w:bCs/>
        </w:rPr>
        <w:t xml:space="preserve">Definition 32 (Iterated integral)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iterated integral</w:t>
      </w:r>
      <w:r>
        <w:t xml:space="preserve"> </w:t>
      </w:r>
      <w:r>
        <w:t xml:space="preserve">is an integral of an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sSub>
                    <m:e>
                      <m: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That is, integrate over the inner variable (</w:t>
      </w:r>
      <m:oMath>
        <m:r>
          <m:t>y</m:t>
        </m:r>
      </m:oMath>
      <w:r>
        <w:t xml:space="preserve">) first,</w:t>
      </w:r>
      <w:r>
        <w:t xml:space="preserve"> </w:t>
      </w:r>
      <w:r>
        <w:t xml:space="preserve">holding the outer variable (</w:t>
      </w:r>
      <m:oMath>
        <m:r>
          <m:t>x</m:t>
        </m:r>
      </m:oMath>
      <w:r>
        <w:t xml:space="preserve">) fixed,</w:t>
      </w:r>
      <w:r>
        <w:t xml:space="preserve"> </w:t>
      </w:r>
      <w:r>
        <w:t xml:space="preserve">and then integrate the result over the outer variable.</w:t>
      </w:r>
      <w:r>
        <w:t xml:space="preserve"> </w:t>
      </w:r>
      <w:r>
        <w:t xml:space="preserve">The inner limits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may depend on the outer variable,</w:t>
      </w:r>
      <w:r>
        <w:t xml:space="preserve"> </w:t>
      </w:r>
      <w:r>
        <w:t xml:space="preserve">or be constants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, as in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a</m:t>
            </m:r>
          </m:sub>
          <m:sup>
            <m:r>
              <m:t>b</m:t>
            </m:r>
          </m:sup>
          <m:e>
            <m:nary>
              <m:naryPr>
                <m:chr m:val="∫"/>
                <m:limLoc m:val="subSup"/>
                <m:subHide m:val="off"/>
                <m:supHide m:val="off"/>
              </m:naryPr>
              <m:sub>
                <m:r>
                  <m:t>c</m:t>
                </m:r>
              </m:sub>
              <m:sup>
                <m:r>
                  <m:t>d</m:t>
                </m:r>
              </m:sup>
              <m:e>
                <m:r>
                  <m:t>f</m:t>
                </m:r>
              </m:e>
            </m:nary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Iterated integrals in the other order,</w:t>
      </w:r>
      <w:r>
        <w:t xml:space="preserve"> </w:t>
      </w:r>
      <m:oMath>
        <m:r>
          <m:rPr>
            <m:sty m:val="p"/>
          </m:rPr>
          <m:t>∫</m:t>
        </m:r>
        <m:r>
          <m:rPr>
            <m:sty m:val="p"/>
          </m:rPr>
          <m:t>∫</m:t>
        </m:r>
        <m:r>
          <m:rPr>
            <m:sty m:val="p"/>
          </m:rPr>
          <m:t>⋯</m:t>
        </m:r>
        <m:r>
          <m:t> </m:t>
        </m:r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t xml:space="preserve">,</w:t>
      </w:r>
      <w:r>
        <w:t xml:space="preserve"> </w:t>
      </w:r>
      <w:r>
        <w:t xml:space="preserve">are defined the same way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swapped.</w:t>
      </w:r>
    </w:p>
    <w:bookmarkEnd w:id="332"/>
    <w:bookmarkStart w:id="333" w:name="exm-iterated-integral"/>
    <w:p>
      <w:pPr>
        <w:pStyle w:val="BodyText"/>
      </w:pPr>
      <w:r>
        <w:rPr>
          <w:b/>
          <w:bCs/>
        </w:rPr>
        <w:t xml:space="preserve">Example 40 (An iterated integral)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iterated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x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bookmarkEnd w:id="333"/>
    <w:bookmarkStart w:id="334" w:name="thm-fubini"/>
    <w:p>
      <w:pPr>
        <w:pStyle w:val="FirstParagraph"/>
      </w:pPr>
      <w:r>
        <w:rPr>
          <w:b/>
          <w:bCs/>
        </w:rPr>
        <w:t xml:space="preserve">Theorem 18 (Fubini’s theorem (Riemann version))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a plane region</w:t>
      </w:r>
      <w:r>
        <w:t xml:space="preserve"> </w:t>
      </w:r>
      <m:oMath>
        <m:r>
          <m:t>R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numPr>
          <w:ilvl w:val="0"/>
          <w:numId w:val="1040"/>
        </w:numPr>
      </w:pPr>
      <w:r>
        <w:rPr>
          <w:b/>
          <w:bCs/>
        </w:rPr>
        <w:t xml:space="preserve">Vertically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g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40"/>
        </w:numPr>
      </w:pPr>
      <w:r>
        <w:rPr>
          <w:b/>
          <w:bCs/>
        </w:rPr>
        <w:t xml:space="preserve">Horizontally simple region.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 defined by</w:t>
      </w:r>
      <w:r>
        <w:t xml:space="preserve"> </w:t>
      </w:r>
      <m:oMath>
        <m:r>
          <m:t>c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continuous on</w:t>
      </w:r>
      <w:r>
        <w:t xml:space="preserve"> </w:t>
      </w:r>
      <m:oMath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sSub>
                        <m:e>
                          <m:r>
                            <m:t>h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  <m:e>
                      <m:r>
                        <m:t>f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can be described both ways, the two iterated integrals are</w:t>
      </w:r>
      <w:r>
        <w:t xml:space="preserve"> </w:t>
      </w:r>
      <w:r>
        <w:t xml:space="preserve">equal — so the order of integration can be exchanged.</w:t>
      </w:r>
    </w:p>
    <w:p>
      <w:pPr>
        <w:pStyle w:val="BodyText"/>
      </w:pPr>
      <w:r>
        <w:t xml:space="preserve">(Larson and Edwards 2018, Theorem 14.2, p. 982)</w:t>
      </w:r>
    </w:p>
    <w:bookmarkEnd w:id="334"/>
    <w:bookmarkStart w:id="345" w:name="exm-fubini-nonrect"/>
    <w:p>
      <w:pPr>
        <w:pStyle w:val="BodyText"/>
      </w:pPr>
      <w:r>
        <w:rPr>
          <w:b/>
          <w:bCs/>
        </w:rPr>
        <w:t xml:space="preserve">Example 41 (Changing the order of integration for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(Larson and Edwards 2018, sec. 14.2, Example 4, pp. 984–985)</w:t>
      </w:r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  <m:r>
          <m:t> 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337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 the unit square: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sub>
            <m:sup>
              <m:r>
                <m:t>​</m:t>
              </m:r>
            </m:sup>
            <m:e>
              <m:r>
                <m:t>g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339">
        <w:r>
          <w:rPr>
            <w:rStyle w:val="Hyperlink"/>
          </w:rPr>
          <w:t xml:space="preserve">indicator</w:t>
        </w:r>
      </w:hyperlink>
      <w:r>
        <w:t xml:space="preserve"> </w:t>
      </w:r>
      <w:r>
        <w:t xml:space="preserve">factor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≤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 the triangular</w:t>
      </w:r>
      <w:r>
        <w:t xml:space="preserve"> </w:t>
      </w:r>
      <w:r>
        <w:t xml:space="preserve">region where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elsewhere,</w:t>
      </w:r>
      <w:r>
        <w:t xml:space="preserve"> </w:t>
      </w:r>
      <w:r>
        <w:t xml:space="preserve">so only that region,</w:t>
      </w:r>
      <w:r>
        <w:t xml:space="preserve"> </w:t>
      </w:r>
      <w:r>
        <w:t xml:space="preserve">namely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nonrect-region">
        <w:r>
          <w:rPr>
            <w:rStyle w:val="Hyperlink"/>
          </w:rPr>
          <w:t xml:space="preserve">Figure 8</w:t>
        </w:r>
      </w:hyperlink>
      <w:r>
        <w:t xml:space="preserve">),</w:t>
      </w:r>
      <w:r>
        <w:t xml:space="preserve"> </w:t>
      </w:r>
      <w:r>
        <w:t xml:space="preserve">contributes, and there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D</m:t>
              </m:r>
            </m:sub>
            <m:sup>
              <m:r>
                <m:t>​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3" w:name="fig-fubini-non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region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(region,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geom_polygon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0.65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0.36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x"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1.08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 == 1"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90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 == 0"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1.3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41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5-1.png" id="3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Triangular integration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,</w:t>
            </w:r>
            <w:r>
              <w:t xml:space="preserve"> </w:t>
            </w:r>
            <w:r>
              <w:t xml:space="preserve">bounded below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above-left by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</m:oMath>
            <w:r>
              <w:t xml:space="preserve">, and on the right by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.</w:t>
            </w:r>
          </w:p>
          <w:bookmarkEnd w:id="343"/>
        </w:tc>
      </w:tr>
    </w:tbl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x</m:t>
        </m:r>
        <m:r>
          <m:t> </m:t>
        </m:r>
        <m:r>
          <m:t>d</m:t>
        </m:r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intractable.</w:t>
      </w:r>
      <w:r>
        <w:t xml:space="preserve"> </w:t>
      </w:r>
      <w:r>
        <w:t xml:space="preserve">Re-describing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, the inner integral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y</m:t>
              </m:r>
            </m:sub>
            <m:sup>
              <m:r>
                <m:t>1</m:t>
              </m:r>
            </m:sup>
            <m:e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cannot be computed with FTC Part 2:</w:t>
      </w:r>
      <w:r>
        <w:t xml:space="preserve"> </w:t>
      </w:r>
      <w:r>
        <w:t xml:space="preserve">no antiderivative of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can be written as a finite formula</w:t>
      </w:r>
      <w:r>
        <w:t xml:space="preserve"> </w:t>
      </w:r>
      <w:r>
        <w:t xml:space="preserve">built from powers, exponentials, logarithms, and trigonometric functions</w:t>
      </w:r>
      <w:r>
        <w:t xml:space="preserve"> </w:t>
      </w:r>
      <w:r>
        <w:t xml:space="preserve">(an</w:t>
      </w:r>
      <w:r>
        <w:t xml:space="preserve"> </w:t>
      </w:r>
      <w:r>
        <w:rPr>
          <w:b/>
          <w:bCs/>
        </w:rPr>
        <w:t xml:space="preserve">elementary</w:t>
      </w:r>
      <w:r>
        <w:t xml:space="preserve"> </w:t>
      </w:r>
      <w:r>
        <w:t xml:space="preserve">antiderivative).</w:t>
      </w:r>
    </w:p>
    <w:p>
      <w:pPr>
        <w:pStyle w:val="BodyText"/>
      </w:pPr>
      <w:r>
        <w:rPr>
          <w:b/>
          <w:bCs/>
        </w:rPr>
        <w:t xml:space="preserve">Order</w:t>
      </w:r>
      <w:r>
        <w:rPr>
          <w:b/>
          <w:bCs/>
        </w:rPr>
        <w:t xml:space="preserve"> </w:t>
      </w:r>
      <m:oMath>
        <m:r>
          <m:t>d</m:t>
        </m:r>
        <m:r>
          <m:t>y</m:t>
        </m:r>
        <m:r>
          <m:t> </m:t>
        </m:r>
        <m:r>
          <m:t>d</m:t>
        </m:r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works.</w:t>
      </w:r>
      <w:r>
        <w:t xml:space="preserve"> </w:t>
      </w:r>
      <w:r>
        <w:t xml:space="preserve">Applying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Part 1</w:t>
      </w:r>
      <w:r>
        <w:t xml:space="preserve"> </w:t>
      </w:r>
      <w:r>
        <w:t xml:space="preserve">(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the vertically simple region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]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D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(Fubini, vertically simple region)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x</m:t>
                      </m:r>
                    </m:sup>
                    <m:e>
                      <m:r>
                        <m:t>d</m:t>
                      </m:r>
                    </m:e>
                  </m:nary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d</m:t>
                  </m:r>
                </m:e>
              </m:nary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 antidifferentiate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be the inner function.</w:t>
      </w:r>
      <w:r>
        <w:t xml:space="preserve"> </w:t>
      </w:r>
      <w:r>
        <w:t xml:space="preserve">By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), with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u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u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/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 </w:t>
      </w:r>
      <w:r>
        <w:t xml:space="preserve">is an antiderivative of</w:t>
      </w:r>
      <w:r>
        <w:t xml:space="preserve"> </w:t>
      </w:r>
      <m:oMath>
        <m:r>
          <m:t>x</m:t>
        </m:r>
        <m:r>
          <m:t> 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sup>
        </m:sSup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 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(FTC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t>0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e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numerator and denominator by </m:t>
              </m:r>
              <m: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0.316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nonrect">
        <w:r>
          <w:rPr>
            <w:rStyle w:val="Hyperlink"/>
          </w:rPr>
          <w:t xml:space="preserve">Figure 9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44" w:name="fig-fubini-non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 </w:t>
            </w:r>
            <w:r>
              <w:t xml:space="preserve">over the region</w:t>
            </w:r>
            <w:r>
              <w:t xml:space="preserve"> </w:t>
            </w: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{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}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surface depends only on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(constant in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 so for each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inner integral over</w:t>
            </w:r>
            <w:r>
              <w:t xml:space="preserve"> </w:t>
            </w:r>
            <m:oMath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contributes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</m:oMath>
            <w:r>
              <w:t xml:space="preserve">.</w:t>
            </w:r>
          </w:p>
          <w:bookmarkEnd w:id="344"/>
        </w:tc>
      </w:tr>
    </w:tbl>
    <w:bookmarkEnd w:id="345"/>
    <w:bookmarkStart w:id="346" w:name="exr-miller-dint-triangular-region"/>
    <w:p>
      <w:pPr>
        <w:pStyle w:val="BodyText"/>
      </w:pPr>
      <w:r>
        <w:rPr>
          <w:b/>
          <w:bCs/>
        </w:rPr>
        <w:t xml:space="preserve">Exercise 43 (Double integral over a triangular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1.1.50.</w:t>
      </w:r>
    </w:p>
    <w:p>
      <w:pPr>
        <w:pStyle w:val="BodyText"/>
      </w:pPr>
      <w:r>
        <w:t xml:space="preserve">Evaluate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</m:e>
          </m:nary>
          <m:r>
            <m:t>y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and confirm the result by reversing the order of integration.</w:t>
      </w:r>
    </w:p>
    <w:bookmarkEnd w:id="346"/>
    <w:bookmarkStart w:id="347" w:name="sol-miller-dint-triangular-region"/>
    <w:p>
      <w:pPr>
        <w:pStyle w:val="BodyText"/>
      </w:pPr>
      <w:r>
        <w:rPr>
          <w:i/>
          <w:iCs/>
        </w:rPr>
        <w:t xml:space="preserve">Solution 43</w:t>
      </w:r>
      <w:r>
        <w:t xml:space="preserve">. </w:t>
      </w:r>
      <w:r>
        <w:rPr>
          <w:b/>
          <w:bCs/>
        </w:rPr>
        <w:t xml:space="preserve">1. Given order (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x</m:t>
                  </m:r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x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Reversed order (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):</w:t>
      </w:r>
      <w:r>
        <w:t xml:space="preserve"> </w:t>
      </w:r>
      <w:r>
        <w:t xml:space="preserve">The triangular region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equivalently described by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y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x</m:t>
                      </m:r>
                    </m:e>
                  </m:nary>
                </m:e>
              </m:nary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4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4</m:t>
                          </m:r>
                        </m:sup>
                      </m:sSup>
                    </m:num>
                    <m:den>
                      <m:r>
                        <m:t>8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yield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347"/>
    <w:bookmarkStart w:id="348" w:name="exr-miller-dint-switch-order"/>
    <w:p>
      <w:pPr>
        <w:pStyle w:val="BodyText"/>
      </w:pPr>
      <w:r>
        <w:rPr>
          <w:b/>
          <w:bCs/>
        </w:rPr>
        <w:t xml:space="preserve">Exercise 44 (Switching order of integration on a non-rectangular region)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1.1.51.</w:t>
      </w:r>
    </w:p>
    <w:p>
      <w:pPr>
        <w:pStyle w:val="BodyText"/>
      </w:pPr>
      <w:r>
        <w:t xml:space="preserve">Express the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p>
      <w:pPr>
        <w:pStyle w:val="FirstParagraph"/>
      </w:pPr>
      <w:r>
        <w:t xml:space="preserve">by reversing the order of integration.</w:t>
      </w:r>
    </w:p>
    <w:bookmarkEnd w:id="348"/>
    <w:bookmarkStart w:id="349" w:name="sol-miller-dint-switch-order"/>
    <w:p>
      <w:pPr>
        <w:pStyle w:val="BodyText"/>
      </w:pPr>
      <w:r>
        <w:rPr>
          <w:i/>
          <w:iCs/>
        </w:rPr>
        <w:t xml:space="preserve">Solution 44</w:t>
      </w:r>
      <w:r>
        <w:t xml:space="preserve">. </w:t>
      </w:r>
      <w:r>
        <w:t xml:space="preserve">In the given order, the inner integral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x</m:t>
            </m:r>
          </m:sup>
          <m:e>
            <m:r>
              <m:t>y</m:t>
            </m:r>
          </m:e>
        </m:nary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  <m:r>
              <m:t>y</m:t>
            </m:r>
          </m:sup>
        </m:sSup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requires integration by parts with respect to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Switching the order over the triangular domain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p>
      <w:pPr>
        <w:pStyle w:val="FirstParagraph"/>
      </w:pPr>
      <w:r>
        <w:t xml:space="preserve">Now the inner integral has the factor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place for direct integration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y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y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double integral becomes: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term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y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y</m:t>
        </m:r>
      </m:oMath>
      <w:r>
        <w:t xml:space="preserve"> </w:t>
      </w:r>
      <w:r>
        <w:t xml:space="preserve">has no elementary antiderivative; it can be written using the error function</w:t>
      </w:r>
      <w:r>
        <w:t xml:space="preserve"> </w:t>
      </w:r>
      <m:oMath>
        <m:r>
          <m:rPr>
            <m:sty m:val="p"/>
          </m:rPr>
          <m:t>erf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z</m:t>
            </m:r>
          </m:sup>
          <m:e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sup>
            </m:sSup>
          </m:e>
        </m:nary>
        <m:r>
          <m:t> </m:t>
        </m:r>
        <m:r>
          <m:t>d</m:t>
        </m:r>
        <m:r>
          <m:t>t</m:t>
        </m:r>
      </m:oMath>
      <w:r>
        <w:t xml:space="preserve"> </w:t>
      </w:r>
      <w:r>
        <w:t xml:space="preserve">as</w:t>
      </w:r>
      <w:r>
        <w:t xml:space="preserve"> </w:t>
      </w:r>
      <m:oMath>
        <m:f>
          <m:fPr>
            <m:type m:val="bar"/>
          </m:fPr>
          <m:num>
            <m:rad>
              <m:radPr>
                <m:degHide m:val="on"/>
              </m:radPr>
              <m:deg/>
              <m:e>
                <m:r>
                  <m:t>π</m:t>
                </m:r>
              </m:e>
            </m:rad>
          </m:num>
          <m:den>
            <m:r>
              <m:t>2</m:t>
            </m:r>
          </m:den>
        </m:f>
        <m:r>
          <m:rPr>
            <m:sty m:val="p"/>
          </m:rPr>
          <m:t>erf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0.7468</m:t>
        </m:r>
      </m:oMath>
      <w:r>
        <w:t xml:space="preserve">. The overall value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</m:num>
            <m:den>
              <m:r>
                <m:t>2</m:t>
              </m:r>
            </m:den>
          </m:f>
          <m:r>
            <m:rPr>
              <m:sty m:val="p"/>
            </m:rPr>
            <m:t>erf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≈</m:t>
          </m:r>
          <m:r>
            <m:t>0.1147</m:t>
          </m:r>
        </m:oMath>
      </m:oMathPara>
    </w:p>
    <w:bookmarkEnd w:id="349"/>
    <w:bookmarkStart w:id="352" w:name="exm-fubini-fail"/>
    <w:p>
      <w:pPr>
        <w:pStyle w:val="FirstParagraph"/>
      </w:pPr>
      <w:r>
        <w:rPr>
          <w:b/>
          <w:bCs/>
        </w:rPr>
        <w:t xml:space="preserve">Example 42 (When conditions fail: a counterexample)</w:t>
      </w:r>
      <w:r>
        <w:t xml:space="preserve"> </w:t>
      </w:r>
      <w:r>
        <w:t xml:space="preserve">The conditions in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are not merely technical —</w:t>
      </w:r>
      <w:r>
        <w:t xml:space="preserve"> </w:t>
      </w:r>
      <w:r>
        <w:t xml:space="preserve">when they fail, iterated integrals can exist yet disagree.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Strictly,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defined on</w:t>
      </w:r>
      <w:r>
        <w:t xml:space="preserve"> </w:t>
      </w:r>
      <m:oMath>
        <m:r>
          <m:t>R</m:t>
        </m:r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:</w:t>
      </w:r>
      <w:r>
        <w:t xml:space="preserve"> </w:t>
      </w:r>
      <w:r>
        <w:t xml:space="preserve">the denominator vanishes at the origin,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there</w:t>
      </w:r>
      <w:r>
        <w:t xml:space="preserve"> </w:t>
      </w:r>
      <w:r>
        <w:t xml:space="preserve">(we return to this point in the condition check).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(by the quotient rule,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y</m:t>
                  </m:r>
                </m:den>
              </m:f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(A derivative in one variable with the others held fixed is a</w:t>
      </w:r>
      <w:r>
        <w:t xml:space="preserve"> </w:t>
      </w:r>
      <w:hyperlink r:id="rId350">
        <w:r>
          <w:rPr>
            <w:rStyle w:val="Hyperlink"/>
          </w:rPr>
          <w:t xml:space="preserve">partial derivative</w:t>
        </w:r>
      </w:hyperlink>
      <w:r>
        <w:t xml:space="preserve">,</w:t>
      </w:r>
      <w:r>
        <w:t xml:space="preserve"> </w:t>
      </w:r>
      <w:r>
        <w:t xml:space="preserve">defined on the vector calculus page.)</w:t>
      </w:r>
      <w:r>
        <w:t xml:space="preserve"> </w:t>
      </w:r>
      <w:r>
        <w:t xml:space="preserve">The arctangent</w:t>
      </w:r>
      <w:r>
        <w:t xml:space="preserve"> </w:t>
      </w:r>
      <m:oMath>
        <m:r>
          <m:rPr>
            <m:sty m:val="p"/>
          </m:rPr>
          <m:t>arctan</m:t>
        </m:r>
      </m:oMath>
      <w:r>
        <w:t xml:space="preserve"> </w:t>
      </w:r>
      <w:r>
        <w:t xml:space="preserve">is the inverse of the tangent function from trigonometry;</w:t>
      </w:r>
      <w:r>
        <w:t xml:space="preserve"> </w:t>
      </w:r>
      <w:r>
        <w:t xml:space="preserve">all this example needs is that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arctan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arctan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:</w:t>
      </w:r>
    </w:p>
    <w:p>
      <w:pPr>
        <w:pStyle w:val="BodyText"/>
      </w:pP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fixed and differentiating in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t>x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arctan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Conclusion:</w:t>
      </w:r>
      <w:r>
        <w:t xml:space="preserve"> </w:t>
      </w:r>
      <m:oMath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  <m:r>
          <m:rPr>
            <m:sty m:val="p"/>
          </m:rPr>
          <m:t>≠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π</m:t>
            </m:r>
          </m:num>
          <m:den>
            <m:r>
              <m:t>4</m:t>
            </m:r>
          </m:den>
        </m:f>
      </m:oMath>
      <w:r>
        <w:t xml:space="preserve">,</w:t>
      </w:r>
      <w:r>
        <w:t xml:space="preserve"> </w:t>
      </w:r>
      <w:r>
        <w:t xml:space="preserve">so the two iterated integrals are unequal.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does not apply here.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’s condition fails: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requires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to be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vanishes at 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 even defined</w:t>
      </w:r>
      <w:r>
        <w:t xml:space="preserve"> </w:t>
      </w:r>
      <w:r>
        <w:t xml:space="preserve">there — let alone continuous — and the</w:t>
      </w:r>
      <w:r>
        <w:t xml:space="preserve"> </w:t>
      </w:r>
      <w:r>
        <w:t xml:space="preserve">theorem does not apply.</w:t>
      </w:r>
    </w:p>
    <w:p>
      <w:pPr>
        <w:pStyle w:val="BodyText"/>
      </w:pPr>
      <w:r>
        <w:t xml:space="preserve">(Wikipedia contributors 2024)</w:t>
      </w:r>
    </w:p>
    <w:p>
      <w:pPr>
        <w:pStyle w:val="BodyText"/>
      </w:pPr>
      <w:hyperlink w:anchor="fig-fubini-fail">
        <w:r>
          <w:rPr>
            <w:rStyle w:val="Hyperlink"/>
          </w:rPr>
          <w:t xml:space="preserve">Figure 10</w:t>
        </w:r>
      </w:hyperlink>
      <w:r>
        <w:t xml:space="preserve"> </w:t>
      </w:r>
      <w:r>
        <w:t xml:space="preserve">shows the surface.</w:t>
      </w:r>
      <w:r>
        <w:t xml:space="preserve"> </w:t>
      </w:r>
      <w:r>
        <w:t xml:space="preserve">The failure comes from the origin,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undefined and unbounded.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1" w:name="fig-fubini-fail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Surface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sampled away from the origin and clipped to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50</m:t>
              </m:r>
              <m:r>
                <m:rPr>
                  <m:sty m:val="p"/>
                </m:rPr>
                <m:t>,</m:t>
              </m:r>
              <m:r>
                <m:t>50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for display.</w:t>
            </w:r>
            <w:r>
              <w:t xml:space="preserve"> </w:t>
            </w:r>
            <w:r>
              <w:t xml:space="preserve">Approaching the origin, the function grows without bound along the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-axis (red 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</m:oMath>
            <w:r>
              <w:t xml:space="preserve">) and falls without bound along the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-axis (blue</w:t>
            </w:r>
            <w:r>
              <w:t xml:space="preserve"> </w:t>
            </w:r>
            <w:r>
              <w:t xml:space="preserve">ridge,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&lt;</m:t>
              </m:r>
              <m:r>
                <m:t>0</m:t>
              </m:r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  <m:r>
                <m:t>y</m:t>
              </m:r>
              <m:r>
                <m:rPr>
                  <m:sty m:val="p"/>
                </m:rPr>
                <m:t>|</m:t>
              </m:r>
              <m:r>
                <m:rPr>
                  <m:sty m:val="p"/>
                </m:rPr>
                <m:t>&gt;</m:t>
              </m:r>
              <m:r>
                <m:rPr>
                  <m:sty m:val="p"/>
                </m:rPr>
                <m:t>|</m:t>
              </m:r>
              <m:r>
                <m:t>x</m:t>
              </m:r>
              <m:r>
                <m:rPr>
                  <m:sty m:val="p"/>
                </m:rPr>
                <m:t>|</m:t>
              </m:r>
            </m:oMath>
            <w:r>
              <w:t xml:space="preserve">). Because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undefined 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f</m:t>
              </m:r>
            </m:oMath>
            <w:r>
              <w:t xml:space="preserve"> </w:t>
            </w:r>
            <w:r>
              <w:t xml:space="preserve">is not continuous on</w:t>
            </w:r>
            <w:r>
              <w:t xml:space="preserve"> </w:t>
            </w:r>
            <m:oMath>
              <m:r>
                <m:t>R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thm-fubini">
              <w:r>
                <w:rPr>
                  <w:rStyle w:val="Hyperlink"/>
                </w:rPr>
                <w:t xml:space="preserve">Theorem 18</w:t>
              </w:r>
            </w:hyperlink>
            <w:r>
              <w:t xml:space="preserve"> </w:t>
            </w:r>
            <w:r>
              <w:t xml:space="preserve">does not apply.</w:t>
            </w:r>
          </w:p>
          <w:bookmarkEnd w:id="351"/>
        </w:tc>
      </w:tr>
    </w:tbl>
    <w:bookmarkEnd w:id="352"/>
    <w:bookmarkStart w:id="353" w:name="cor-fubini-rect"/>
    <w:p>
      <w:pPr>
        <w:pStyle w:val="BodyText"/>
      </w:pPr>
      <w:r>
        <w:rPr>
          <w:b/>
          <w:bCs/>
        </w:rPr>
        <w:t xml:space="preserve">Corollary 2 (Continuous functions on a rectangle (corollary of</w:t>
      </w:r>
      <w:r>
        <w:rPr>
          <w:b/>
          <w:bCs/>
        </w:rPr>
        <w:t xml:space="preserve"> </w:t>
      </w:r>
      <w:hyperlink w:anchor="thm-fubini">
        <w:r>
          <w:rPr>
            <w:rStyle w:val="Hyperlink"/>
            <w:b/>
            <w:bCs/>
          </w:rPr>
          <w:t xml:space="preserve">Theorem 18</w:t>
        </w:r>
      </w:hyperlink>
      <w:r>
        <w:rPr>
          <w:b/>
          <w:bCs/>
        </w:rPr>
        <w:t xml:space="preserve">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on the</w:t>
      </w:r>
      <w:r>
        <w:t xml:space="preserve"> </w:t>
      </w:r>
      <w:r>
        <w:t xml:space="preserve">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c</m:t>
                      </m:r>
                    </m:sub>
                    <m:sup>
                      <m:r>
                        <m:t>d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c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a</m:t>
                      </m:r>
                    </m:sub>
                    <m:sup>
                      <m:r>
                        <m:t>b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ty m:val="p"/>
                    </m:rPr>
                    <m:t>[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]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A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(Larson and Edwards 2018, Theorem 14.2, p. 982)</w:t>
      </w:r>
    </w:p>
    <w:bookmarkEnd w:id="3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closed bounded rectangle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c</m:t>
        </m:r>
        <m:r>
          <m:rPr>
            <m:sty m:val="p"/>
          </m:rPr>
          <m:t>,</m:t>
        </m:r>
        <m:r>
          <m:t>d</m:t>
        </m:r>
        <m:r>
          <m:rPr>
            <m:sty m:val="p"/>
          </m:rPr>
          <m:t>]</m:t>
        </m:r>
      </m:oMath>
      <w:r>
        <w:t xml:space="preserve"> </w:t>
      </w:r>
      <w:r>
        <w:t xml:space="preserve">is both vertically</w:t>
      </w:r>
      <w:r>
        <w:t xml:space="preserve"> </w:t>
      </w:r>
      <w:r>
        <w:t xml:space="preserve">simple (with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c</m:t>
        </m:r>
      </m:oMath>
      <w:r>
        <w:t xml:space="preserve">,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d</m:t>
        </m:r>
      </m:oMath>
      <w:r>
        <w:t xml:space="preserve">) and horizontally simple</w:t>
      </w:r>
      <w:r>
        <w:t xml:space="preserve"> </w:t>
      </w:r>
      <w:r>
        <w:t xml:space="preserve">(with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≡</m:t>
        </m:r>
        <m:r>
          <m:t>a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≡</m:t>
        </m:r>
        <m:r>
          <m:t>b</m:t>
        </m:r>
      </m:oMath>
      <w:r>
        <w:t xml:space="preserve">).</w:t>
      </w:r>
      <w:r>
        <w:t xml:space="preserve"> </w:t>
      </w:r>
      <w:r>
        <w:t xml:space="preserve">Applying both parts of</w:t>
      </w:r>
      <w:r>
        <w:t xml:space="preserve"> </w:t>
      </w:r>
      <w:hyperlink w:anchor="thm-fubini">
        <w:r>
          <w:rPr>
            <w:rStyle w:val="Hyperlink"/>
          </w:rPr>
          <w:t xml:space="preserve">Theorem 18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on this rectangle gives the</w:t>
      </w:r>
      <w:r>
        <w:t xml:space="preserve"> </w:t>
      </w:r>
      <w:r>
        <w:t xml:space="preserve">two iterated forms shown.</w:t>
      </w:r>
    </w:p>
    <w:bookmarkStart w:id="359" w:name="exm-fubini-rect"/>
    <w:p>
      <w:pPr>
        <w:pStyle w:val="BodyText"/>
      </w:pPr>
      <w:r>
        <w:rPr>
          <w:b/>
          <w:bCs/>
        </w:rPr>
        <w:t xml:space="preserve">Example 43 (Evaluating a double integral on a rectangle)</w:t>
      </w:r>
      <w:r>
        <w:t xml:space="preserve"> </w:t>
      </w:r>
      <w:r>
        <w:t xml:space="preserve">Structure adapted from</w:t>
      </w:r>
      <w:r>
        <w:t xml:space="preserve"> </w:t>
      </w:r>
      <w:r>
        <w:t xml:space="preserve">(Larson and Edwards 2018, sec. 14.2, Example 2, pp. 982–983)</w:t>
      </w:r>
      <w:r>
        <w:t xml:space="preserve">;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original, chosen so the integral equals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36">
        <m:oMath>
          <m:r>
            <m:rPr>
              <m:sty m:val="p"/>
            </m:rPr>
            <m:t>Uniform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 the unit square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,</m:t>
        </m:r>
        <m:r>
          <m:t> </m:t>
        </m:r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}</m:t>
        </m:r>
      </m:oMath>
      <w:r>
        <w:t xml:space="preserve"> </w:t>
      </w:r>
      <w:r>
        <w:t xml:space="preserve">(</w:t>
      </w:r>
      <w:hyperlink w:anchor="fig-fubini-rect-region">
        <w:r>
          <w:rPr>
            <w:rStyle w:val="Hyperlink"/>
          </w:rPr>
          <w:t xml:space="preserve">Figure 11</w:t>
        </w:r>
      </w:hyperlink>
      <w:r>
        <w:t xml:space="preserve">).</w:t>
      </w:r>
      <w:r>
        <w:t xml:space="preserve"> </w:t>
      </w:r>
      <w:r>
        <w:t xml:space="preserve">Define the function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compute its</w:t>
      </w:r>
      <w:r>
        <w:t xml:space="preserve"> </w:t>
      </w:r>
      <w:hyperlink r:id="rId338">
        <w:r>
          <w:rPr>
            <w:rStyle w:val="Hyperlink"/>
          </w:rPr>
          <w:t xml:space="preserve">expectation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Because the joint density equals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this expectation is the double integral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R</m:t>
              </m:r>
            </m:sub>
            <m:sup>
              <m:r>
                <m:t>​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t> </m:t>
          </m:r>
          <m:r>
            <m:t>d</m:t>
          </m:r>
          <m:r>
            <m:t>A</m:t>
          </m:r>
          <m:r>
            <m:rPr>
              <m:sty m:val="p"/>
            </m:rPr>
            <m:t>.</m:t>
          </m:r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7" w:name="fig-fubini-rect-regio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"rect"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0.7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fontface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"italic"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loatTok"/>
              </w:rPr>
              <w:t xml:space="preserve">0.15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1.25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coord_equal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"x"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theme_minimal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55" name="Picture"/>
                  <a:graphic>
                    <a:graphicData uri="http://schemas.openxmlformats.org/drawingml/2006/picture">
                      <pic:pic>
                        <pic:nvPicPr>
                          <pic:cNvPr descr="calculus_files/figure-docx/unnamed-chunk-10-1.png" id="3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5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Integration region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, the unit square.</w:t>
            </w:r>
          </w:p>
          <w:bookmarkEnd w:id="357"/>
        </w:tc>
      </w:tr>
    </w:tbl>
    <w:p>
      <w:pPr>
        <w:pStyle w:val="BodyText"/>
      </w:pPr>
      <w:r>
        <w:t xml:space="preserve">The integrand is continuous on</w:t>
      </w:r>
      <w:r>
        <w:t xml:space="preserve"> </w:t>
      </w:r>
      <m:oMath>
        <m:r>
          <m:t>R</m:t>
        </m:r>
      </m:oMath>
      <w:r>
        <w:t xml:space="preserve">, so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applies and</w:t>
      </w:r>
      <w:r>
        <w:t xml:space="preserve"> </w:t>
      </w:r>
      <w:r>
        <w:t xml:space="preserve">either order of integration yields the same value.</w:t>
      </w:r>
    </w:p>
    <w:p>
      <w:pPr>
        <w:pStyle w:val="BodyText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y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Integrating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first, then</w:t>
      </w:r>
      <w:r>
        <w:rPr>
          <w:b/>
          <w:bCs/>
        </w:rPr>
        <w:t xml:space="preserve"> </w:t>
      </w:r>
      <m:oMath>
        <m:r>
          <m:t>y</m:t>
        </m:r>
      </m:oMath>
      <w:r>
        <w:t xml:space="preserve"> </w:t>
      </w:r>
      <w:r>
        <w:t xml:space="preserve">(verifying the order can be swapped):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Both orders give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, as</w:t>
      </w:r>
      <w:r>
        <w:t xml:space="preserve"> </w:t>
      </w:r>
      <w:hyperlink w:anchor="cor-fubini-rec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guarantees.</w:t>
      </w:r>
    </w:p>
    <w:p>
      <w:pPr>
        <w:pStyle w:val="BodyText"/>
      </w:pPr>
      <w:r>
        <w:t xml:space="preserve">As a cross-check, linearity of expectation gives the same value: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(and likewise for</w:t>
      </w:r>
      <w:r>
        <w:t xml:space="preserve"> </w:t>
      </w:r>
      <m:oMath>
        <m:r>
          <m:t>Y</m:t>
        </m:r>
      </m:oMath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solid whose volume equals this integral is shown in</w:t>
      </w:r>
      <w:r>
        <w:t xml:space="preserve"> </w:t>
      </w:r>
      <w:hyperlink w:anchor="fig-fubini-rect">
        <w:r>
          <w:rPr>
            <w:rStyle w:val="Hyperlink"/>
          </w:rPr>
          <w:t xml:space="preserve">Figure 12</w:t>
        </w:r>
      </w:hyperlink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8" w:name="fig-fubini-rect"/>
          <w:p>
            <w:pPr>
              <w:pStyle w:val="Compact"/>
              <w:jc w:val="center"/>
            </w:pPr>
            <w:r>
              <w:rPr>
                <w:i/>
                <w:iCs/>
              </w:rPr>
              <w:t xml:space="preserve">(This 3D surface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Surface</w:t>
            </w:r>
            <w:r>
              <w:t xml:space="preserve"> </w:t>
            </w:r>
            <m:oMath>
              <m:r>
                <m:t>z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over the unit square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. The double</w:t>
            </w:r>
            <w:r>
              <w:t xml:space="preserve"> </w:t>
            </w:r>
            <w:r>
              <w:t xml:space="preserve">integral</w:t>
            </w:r>
            <w:r>
              <w:t xml:space="preserve"> </w:t>
            </w:r>
            <m:oMath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oMath>
            <w:r>
              <w:t xml:space="preserve"> </w:t>
            </w:r>
            <w:r>
              <w:t xml:space="preserve">is the volume between this surface and the</w:t>
            </w:r>
            <w:r>
              <w:t xml:space="preserve"> </w:t>
            </w:r>
            <m:oMath>
              <m:r>
                <m:t>x</m:t>
              </m:r>
              <m:r>
                <m:t>y</m:t>
              </m:r>
            </m:oMath>
            <w:r>
              <w:t xml:space="preserve">-plane, and equals</w:t>
            </w:r>
            <w:r>
              <w:t xml:space="preserve"> </w:t>
            </w:r>
            <m:oMath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oMath>
            <w:r>
              <w:t xml:space="preserve">.</w:t>
            </w:r>
          </w:p>
          <w:bookmarkEnd w:id="358"/>
        </w:tc>
      </w:tr>
    </w:tbl>
    <w:bookmarkEnd w:id="359"/>
    <w:bookmarkStart w:id="360" w:name="exr-miller-dint-polynomial-rectangle"/>
    <w:p>
      <w:pPr>
        <w:pStyle w:val="BodyText"/>
      </w:pPr>
      <w:r>
        <w:rPr>
          <w:b/>
          <w:bCs/>
        </w:rPr>
        <w:t xml:space="preserve">Exercise 45 (Double integral of a polynomial over a rectangle)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1.1.47.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2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t>5</m:t>
                  </m:r>
                </m:e>
              </m:nary>
            </m:e>
          </m:nary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t>y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0"/>
    <w:bookmarkStart w:id="361" w:name="sol-miller-dint-polynomial-rectangle"/>
    <w:p>
      <w:pPr>
        <w:pStyle w:val="FirstParagraph"/>
      </w:pPr>
      <w:r>
        <w:rPr>
          <w:i/>
          <w:iCs/>
        </w:rPr>
        <w:t xml:space="preserve">Solution 45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3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y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y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3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5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12</m:t>
                  </m:r>
                  <m:r>
                    <m:rPr>
                      <m:sty m:val="p"/>
                    </m:rPr>
                    <m:t>+</m:t>
                  </m:r>
                  <m:r>
                    <m:t>18</m:t>
                  </m:r>
                  <m:r>
                    <m:rPr>
                      <m:sty m:val="p"/>
                    </m:rPr>
                    <m:t>+</m:t>
                  </m:r>
                  <m:r>
                    <m:t>12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210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(Note: The source text carried an arithmetic slip in the inner coefficient resulting in</w:t>
      </w:r>
      <w:r>
        <w:rPr>
          <w:i/>
          <w:iCs/>
        </w:rPr>
        <w:t xml:space="preserve"> </w:t>
      </w:r>
      <m:oMath>
        <m:r>
          <m:t>190</m:t>
        </m:r>
      </m:oMath>
      <w:r>
        <w:rPr>
          <w:i/>
          <w:iCs/>
        </w:rPr>
        <w:t xml:space="preserve">; the exact value is</w:t>
      </w:r>
      <w:r>
        <w:rPr>
          <w:i/>
          <w:iCs/>
        </w:rPr>
        <w:t xml:space="preserve"> </w:t>
      </w:r>
      <m:oMath>
        <m:r>
          <m:t>210</m:t>
        </m:r>
      </m:oMath>
      <w:r>
        <w:rPr>
          <w:i/>
          <w:iCs/>
        </w:rPr>
        <w:t xml:space="preserve">.)</w:t>
      </w:r>
    </w:p>
    <w:bookmarkEnd w:id="361"/>
    <w:bookmarkStart w:id="362" w:name="exr-miller-dint-order-of-integration"/>
    <w:p>
      <w:pPr>
        <w:pStyle w:val="BodyText"/>
      </w:pPr>
      <w:r>
        <w:rPr>
          <w:b/>
          <w:bCs/>
        </w:rPr>
        <w:t xml:space="preserve">Exercise 46 (Choosing the order of integration)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1.1.48.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6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</m:e>
          </m:nary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2"/>
    <w:bookmarkStart w:id="363" w:name="sol-miller-dint-order-of-integration"/>
    <w:p>
      <w:pPr>
        <w:pStyle w:val="FirstParagraph"/>
      </w:pPr>
      <w:r>
        <w:rPr>
          <w:i/>
          <w:iCs/>
        </w:rPr>
        <w:t xml:space="preserve">Solution 46</w:t>
      </w:r>
      <w:r>
        <w:t xml:space="preserve">. </w:t>
      </w:r>
      <w:r>
        <w:t xml:space="preserve">Integrating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 requires integration by parts. Integrating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 is much simpler because the factor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already present: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5</m:t>
                  </m:r>
                </m:sup>
                <m:e>
                  <m:r>
                    <m:t>x</m:t>
                  </m:r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5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6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5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6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6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5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29</m:t>
                  </m:r>
                </m:num>
                <m:den>
                  <m:r>
                    <m:t>5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30</m:t>
                      </m:r>
                    </m:sup>
                  </m:sSup>
                </m:num>
                <m:den>
                  <m:r>
                    <m:t>5</m:t>
                  </m:r>
                </m:den>
              </m:f>
            </m:e>
          </m:eqArr>
        </m:oMath>
      </m:oMathPara>
    </w:p>
    <w:bookmarkEnd w:id="363"/>
    <w:bookmarkStart w:id="364" w:name="exr-miller-dint-separable"/>
    <w:p>
      <w:pPr>
        <w:pStyle w:val="FirstParagraph"/>
      </w:pPr>
      <w:r>
        <w:rPr>
          <w:b/>
          <w:bCs/>
        </w:rPr>
        <w:t xml:space="preserve">Exercise 47 (Product of single integrals for separable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1.1.49.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4"/>
    <w:bookmarkStart w:id="365" w:name="sol-miller-dint-separable"/>
    <w:p>
      <w:pPr>
        <w:pStyle w:val="FirstParagraph"/>
      </w:pPr>
      <w:r>
        <w:rPr>
          <w:i/>
          <w:iCs/>
        </w:rPr>
        <w:t xml:space="preserve">Solution 47</w:t>
      </w:r>
      <w:r>
        <w:t xml:space="preserve">. </w:t>
      </w:r>
      <w:r>
        <w:t xml:space="preserve">Because the region of integration is a rectangle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 the integrand factors as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h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m</m:t>
            </m:r>
          </m:sup>
        </m:sSup>
        <m:r>
          <m:rPr>
            <m:sty m:val="p"/>
          </m:rPr>
          <m:t>⋅</m:t>
        </m:r>
        <m:sSup>
          <m:e>
            <m:r>
              <m:t>y</m:t>
            </m:r>
          </m:e>
          <m:sup>
            <m:r>
              <m:t>n</m:t>
            </m:r>
          </m:sup>
        </m:sSup>
      </m:oMath>
      <w:r>
        <w:t xml:space="preserve">, the double integral splits into the product of two single-variable integrals: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</m:d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n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each factor: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x</m:t>
                  </m:r>
                </m:e>
                <m:sup>
                  <m:r>
                    <m:t>m</m:t>
                  </m:r>
                </m:sup>
              </m:sSup>
            </m:e>
          </m:nary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r>
            <m:rPr>
              <m:sty m:val="p"/>
            </m:rPr>
            <m:t>,</m:t>
          </m:r>
          <m:r>
            <m:t>  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sSup>
                <m:e>
                  <m:r>
                    <m:t>y</m:t>
                  </m:r>
                </m:e>
                <m:sup>
                  <m:r>
                    <m:t>n</m:t>
                  </m:r>
                </m:sup>
              </m:sSup>
            </m:e>
          </m:nary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m</m:t>
                      </m:r>
                    </m:sup>
                  </m:sSup>
                </m:e>
              </m:nary>
            </m:e>
          </m:nary>
          <m:sSup>
            <m:e>
              <m:r>
                <m:t>y</m:t>
              </m:r>
            </m:e>
            <m:sup>
              <m:r>
                <m:t>n</m:t>
              </m:r>
            </m:sup>
          </m:sSup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When joint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 their joint density factors as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joint probabilities over product sets factor in exactly this way.</w:t>
      </w:r>
    </w:p>
    <w:bookmarkEnd w:id="365"/>
    <w:bookmarkStart w:id="366" w:name="exr-miller-dint-square-root-term"/>
    <w:p>
      <w:pPr>
        <w:pStyle w:val="BodyText"/>
      </w:pPr>
      <w:r>
        <w:rPr>
          <w:b/>
          <w:bCs/>
        </w:rPr>
        <w:t xml:space="preserve">Exercise 48 (Double integral with polynomial and radical terms)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1.1.52.</w:t>
      </w:r>
    </w:p>
    <w:p>
      <w:pPr>
        <w:pStyle w:val="BodyText"/>
      </w:pPr>
      <w:r>
        <w:t xml:space="preserve">Evaluate the double integral: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r>
            <m:t>y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6"/>
    <w:bookmarkStart w:id="367" w:name="sol-miller-dint-square-root-term"/>
    <w:p>
      <w:pPr>
        <w:pStyle w:val="FirstParagraph"/>
      </w:pPr>
      <w:r>
        <w:rPr>
          <w:i/>
          <w:iCs/>
        </w:rPr>
        <w:t xml:space="preserve">Solution 48</w:t>
      </w:r>
      <w:r>
        <w:t xml:space="preserve">. </w:t>
      </w:r>
      <w:r>
        <w:t xml:space="preserve">Integrate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y</m:t>
              </m:r>
              <m:rad>
                <m:radPr>
                  <m:degHide m:val="on"/>
                </m:radPr>
                <m:deg/>
                <m:e>
                  <m:r>
                    <m:t>x</m:t>
                  </m:r>
                </m:e>
              </m:rad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ad>
                        <m:radPr>
                          <m:degHide m:val="on"/>
                        </m:radPr>
                        <m:deg/>
                        <m:e>
                          <m:r>
                            <m:t>x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Now integrate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6</m:t>
                  </m:r>
                </m:den>
              </m:f>
            </m:e>
          </m:eqArr>
        </m:oMath>
      </m:oMathPara>
    </w:p>
    <w:bookmarkEnd w:id="367"/>
    <w:bookmarkStart w:id="368" w:name="exr-miller-dint-linear-plane"/>
    <w:p>
      <w:pPr>
        <w:pStyle w:val="FirstParagraph"/>
      </w:pPr>
      <w:r>
        <w:rPr>
          <w:b/>
          <w:bCs/>
        </w:rPr>
        <w:t xml:space="preserve">Exercise 49 (Double integral of an affine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1.1.53.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t xml:space="preserve">be constants. Evaluate: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a</m:t>
          </m:r>
          <m:r>
            <m:t>x</m:t>
          </m:r>
          <m:r>
            <m:rPr>
              <m:sty m:val="p"/>
            </m:rPr>
            <m:t>+</m:t>
          </m:r>
          <m:r>
            <m:t>b</m:t>
          </m:r>
          <m:r>
            <m:t>y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  <m:r>
            <m:t> </m:t>
          </m:r>
          <m:r>
            <m:t>d</m:t>
          </m:r>
          <m:r>
            <m:t>x</m:t>
          </m:r>
        </m:oMath>
      </m:oMathPara>
    </w:p>
    <w:bookmarkEnd w:id="368"/>
    <w:bookmarkStart w:id="369" w:name="sol-miller-dint-linear-plane"/>
    <w:p>
      <w:pPr>
        <w:pStyle w:val="FirstParagraph"/>
      </w:pPr>
      <w:r>
        <w:rPr>
          <w:i/>
          <w:iCs/>
        </w:rPr>
        <w:t xml:space="preserve">Solution 49</w:t>
      </w:r>
      <w:r>
        <w:t xml:space="preserve">. </w:t>
      </w:r>
      <w:r>
        <w:t xml:space="preserve">By linearity of the integral: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</m:e>
              </m:nary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b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y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rPr>
                  <m:sty m:val="p"/>
                </m:rPr>
                <m:t>+</m:t>
              </m:r>
              <m:r>
                <m:t>c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b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c</m:t>
              </m:r>
            </m:e>
          </m:eqArr>
        </m:oMath>
      </m:oMathPara>
    </w:p>
    <w:bookmarkEnd w:id="369"/>
    <w:bookmarkStart w:id="370" w:name="exr-miller-dint-harmonic-identity"/>
    <w:p>
      <w:pPr>
        <w:pStyle w:val="FirstParagraph"/>
      </w:pPr>
      <w:r>
        <w:rPr>
          <w:b/>
          <w:bCs/>
        </w:rPr>
        <w:t xml:space="preserve">Exercise 50 (Harmonic numbers via double integrals)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1.1.54.</w:t>
      </w:r>
    </w:p>
    <w:p>
      <w:pPr>
        <w:pStyle w:val="BodyText"/>
      </w:pPr>
      <w:r>
        <w:t xml:space="preserve">Prove that for every positive integer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bookmarkEnd w:id="370"/>
    <w:bookmarkStart w:id="371" w:name="sol-miller-dint-harmonic-identity"/>
    <w:p>
      <w:pPr>
        <w:pStyle w:val="FirstParagraph"/>
      </w:pPr>
      <w:r>
        <w:rPr>
          <w:i/>
          <w:iCs/>
        </w:rPr>
        <w:t xml:space="preserve">Solution 50</w:t>
      </w:r>
      <w:r>
        <w:t xml:space="preserve">. </w:t>
      </w:r>
      <w:r>
        <w:rPr>
          <w:b/>
          <w:bCs/>
        </w:rPr>
        <w:t xml:space="preserve">Method 1 (integration then geometric series):</w:t>
      </w:r>
      <w:r>
        <w:t xml:space="preserve"> </w:t>
      </w:r>
      <w:r>
        <w:t xml:space="preserve">Integrate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n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y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y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Use the finite geometric series identity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p>
              <m:e>
                <m:r>
                  <m:t>r</m:t>
                </m:r>
              </m:e>
              <m:sup>
                <m:r>
                  <m:t>k</m:t>
                </m:r>
              </m:sup>
            </m:sSup>
          </m:e>
        </m:nary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t>r</m:t>
                </m:r>
              </m:e>
              <m:sup>
                <m:r>
                  <m:t>n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−</m:t>
            </m:r>
            <m:r>
              <m:t>r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num>
            <m:den>
              <m:r>
                <m:t>y</m:t>
              </m:r>
            </m:den>
          </m:f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1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</m:oMath>
      </m:oMathPara>
    </w:p>
    <w:p>
      <w:pPr>
        <w:pStyle w:val="FirstParagraph"/>
      </w:pPr>
      <w:r>
        <w:t xml:space="preserve">Now integrate each term with respect 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1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Summing over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Method 2 (binomial expansion):</w:t>
      </w:r>
      <w:r>
        <w:t xml:space="preserve"> </w:t>
      </w:r>
      <w:r>
        <w:t xml:space="preserve">Expand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noBar"/>
                  </m:fPr>
                  <m:num>
                    <m:r>
                      <m:t>n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num>
                  <m:den>
                    <m:r>
                      <m:t>k</m:t>
                    </m:r>
                  </m:den>
                </m:f>
              </m:e>
            </m:d>
          </m:e>
        </m:nary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  <m:r>
          <m:rPr>
            <m:sty m:val="p"/>
          </m:rPr>
          <m:t>(</m:t>
        </m:r>
        <m:r>
          <m:t>x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. Integrating 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0</m:t>
              </m:r>
            </m:sub>
            <m:sup>
              <m:r>
                <m:t>1</m:t>
              </m:r>
            </m:sup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r>
            <m:t>x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k</m:t>
              </m:r>
            </m:sup>
          </m:sSup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using the identity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den>
        </m:f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num>
              <m:den>
                <m:r>
                  <m:t>k</m:t>
                </m:r>
              </m:den>
            </m:f>
          </m:e>
        </m:d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r>
                        <m:t>n</m:t>
                      </m:r>
                    </m:e>
                  </m:nary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y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</m:e>
                  </m:d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j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This integral identity connects multivariable integration with harmonic numbers</w:t>
      </w:r>
      <w:r>
        <w:t xml:space="preserve"> </w:t>
      </w:r>
      <m:oMath>
        <m:sSub>
          <m:e>
            <m:r>
              <m:t>H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k</m:t>
                </m:r>
              </m:den>
            </m:f>
          </m:e>
        </m:nary>
        <m:r>
          <m:rPr>
            <m:sty m:val="p"/>
          </m:rPr>
          <m:t>≈</m:t>
        </m:r>
        <m:r>
          <m:rPr>
            <m:sty m:val="p"/>
          </m:rPr>
          <m:t>log</m:t>
        </m:r>
        <m:r>
          <m:t>n</m:t>
        </m:r>
        <m:r>
          <m:rPr>
            <m:sty m:val="p"/>
          </m:rPr>
          <m:t>+</m:t>
        </m:r>
        <m:r>
          <m:t>γ</m:t>
        </m:r>
      </m:oMath>
      <w:r>
        <w:t xml:space="preserve">, where</w:t>
      </w:r>
      <w:r>
        <w:t xml:space="preserve"> </w:t>
      </w:r>
      <m:oMath>
        <m:r>
          <m:t>γ</m:t>
        </m:r>
        <m:r>
          <m:rPr>
            <m:sty m:val="p"/>
          </m:rPr>
          <m:t>≈</m:t>
        </m:r>
        <m:r>
          <m:t>0.5772</m:t>
        </m:r>
      </m:oMath>
      <w:r>
        <w:t xml:space="preserve"> </w:t>
      </w:r>
      <w:r>
        <w:t xml:space="preserve">is the Euler-Mascheroni constant.</w:t>
      </w:r>
    </w:p>
    <w:bookmarkEnd w:id="371"/>
    <w:p>
      <w:pPr>
        <w:pStyle w:val="BodyText"/>
      </w:pPr>
      <w:bookmarkStart w:id="372" w:name="thm-fubini-tonelli"/>
      <w:bookmarkEnd w:id="372"/>
    </w:p>
    <w:bookmarkStart w:id="379" w:name="thm-tonelli-measure"/>
    <w:p>
      <w:pPr>
        <w:pStyle w:val="BodyText"/>
      </w:pPr>
      <w:r>
        <w:rPr>
          <w:b/>
          <w:bCs/>
        </w:rPr>
        <w:t xml:space="preserve">Theorem 19 (Tonelli’s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hyperlink r:id="rId376">
        <w:r>
          <w:rPr>
            <w:rStyle w:val="Hyperlink"/>
          </w:rPr>
          <w:t xml:space="preserve">almost everywhere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7">
        <w:r>
          <w:rPr>
            <w:rStyle w:val="Hyperlink"/>
          </w:rPr>
          <w:t xml:space="preserve">product measure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 (possibly equal to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),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Wikipedia contributors 2024)</w:t>
      </w:r>
    </w:p>
    <w:bookmarkEnd w:id="379"/>
    <w:bookmarkStart w:id="381" w:name="thm-fubini-measure"/>
    <w:p>
      <w:pPr>
        <w:pStyle w:val="BodyText"/>
      </w:pPr>
      <w:r>
        <w:rPr>
          <w:b/>
          <w:bCs/>
        </w:rPr>
        <w:t xml:space="preserve">Theorem 20 (Fubini’s theorem (measure-theoretic form))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</w:t>
      </w:r>
      <w:r>
        <w:t xml:space="preserve"> </w:t>
      </w:r>
      <w:hyperlink r:id="rId373">
        <w:r>
          <w:rPr>
            <w:rStyle w:val="Hyperlink"/>
          </w:rPr>
          <w:t xml:space="preserve">measure spaces</w:t>
        </w:r>
      </w:hyperlink>
      <w:r>
        <w:t xml:space="preserve"> </w:t>
      </w:r>
      <w:r>
        <w:t xml:space="preserve">with</w:t>
      </w:r>
      <w:r>
        <w:t xml:space="preserve"> </w:t>
      </w:r>
      <w:hyperlink r:id="rId328">
        <m:oMath>
          <m:r>
            <m:t>σ</m:t>
          </m:r>
        </m:oMath>
        <w:r>
          <w:rPr>
            <w:rStyle w:val="Hyperlink"/>
          </w:rPr>
          <w:t xml:space="preserve">-finite</w:t>
        </w:r>
      </w:hyperlink>
      <w:r>
        <w:t xml:space="preserve"> </w:t>
      </w:r>
      <w:r>
        <w:t xml:space="preserve">measures,</w:t>
      </w:r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b>
          <m:e>
            <m:r>
              <m:rPr>
                <m:sty m:val="p"/>
              </m:rPr>
              <m:t>Ω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sSub>
          <m:e>
            <m:r>
              <m:rPr>
                <m:sty m:val="p"/>
              </m:rPr>
              <m:t>Ω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  <w:r>
        <w:t xml:space="preserve"> </w:t>
      </w:r>
      <w:hyperlink r:id="rId374">
        <w:r>
          <w:rPr>
            <w:rStyle w:val="Hyperlink"/>
          </w:rPr>
          <w:t xml:space="preserve">measurable</w:t>
        </w:r>
      </w:hyperlink>
      <w:r>
        <w:t xml:space="preserve"> </w:t>
      </w:r>
      <w:r>
        <w:t xml:space="preserve">with respect to the</w:t>
      </w:r>
      <w:r>
        <w:t xml:space="preserve"> </w:t>
      </w:r>
      <w:hyperlink r:id="rId375">
        <w:r>
          <w:rPr>
            <w:rStyle w:val="Hyperlink"/>
          </w:rPr>
          <w:t xml:space="preserve">product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-algebra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×</m:t>
            </m:r>
            <m:sSub>
              <m:e>
                <m:r>
                  <m:rPr>
                    <m:sty m:val="p"/>
                  </m:rPr>
                  <m:t>Ω</m:t>
                </m:r>
              </m:e>
              <m:sub>
                <m:r>
                  <m:t>2</m:t>
                </m:r>
              </m:sub>
            </m:sSub>
          </m:sub>
          <m:sup>
            <m:r>
              <m:t>​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f</m:t>
            </m:r>
          </m:e>
        </m:d>
        <m:r>
          <m:t>​</m:t>
        </m:r>
        <m:r>
          <m:t> </m:t>
        </m:r>
        <m:r>
          <m:t>d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⊗</m:t>
        </m:r>
        <m:sSub>
          <m:e>
            <m:r>
              <m:t>μ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380">
        <w:r>
          <w:rPr>
            <w:rStyle w:val="Hyperlink"/>
          </w:rPr>
          <w:t xml:space="preserve">absolutely integrable</w:t>
        </w:r>
      </w:hyperlink>
      <w:r>
        <w:t xml:space="preserve">,</w:t>
      </w:r>
      <w:r>
        <w:t xml:space="preserve"> </w:t>
      </w:r>
      <w:r>
        <w:t xml:space="preserve">then both iterated</w:t>
      </w:r>
      <w:r>
        <w:t xml:space="preserve"> </w:t>
      </w:r>
      <w:hyperlink r:id="rId378">
        <w:r>
          <w:rPr>
            <w:rStyle w:val="Hyperlink"/>
          </w:rPr>
          <w:t xml:space="preserve">integrals</w:t>
        </w:r>
      </w:hyperlink>
      <w:r>
        <w:t xml:space="preserve"> </w:t>
      </w:r>
      <w:r>
        <w:t xml:space="preserve">exist,</w:t>
      </w:r>
      <w:r>
        <w:t xml:space="preserve"> </w:t>
      </w:r>
      <w:r>
        <w:t xml:space="preserve">agree with the double integral,</w:t>
      </w:r>
      <w:r>
        <w:t xml:space="preserve"> </w:t>
      </w:r>
      <w:r>
        <w:t xml:space="preserve">and equal each other: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×</m:t>
                  </m:r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t> </m:t>
              </m:r>
              <m:r>
                <m:t>d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⊗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sSub>
                    <m:e>
                      <m:r>
                        <m:rPr>
                          <m:sty m:val="p"/>
                        </m:rP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sSub>
                        <m:e>
                          <m:r>
                            <m:rPr>
                              <m:sty m:val="p"/>
                            </m:rPr>
                            <m:t>Ω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r>
                        <m:t>f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ω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(Billingsley 1995, Theorem 18.3; Gut 2013, Theorem 9.1, p. 65; Fubini 1907; Wikipedia contributors 2024)</w:t>
      </w:r>
    </w:p>
    <w:bookmarkEnd w:id="381"/>
    <w:bookmarkStart w:id="385" w:name="rem-fubini-tonelli-probability"/>
    <w:p>
      <w:pPr>
        <w:pStyle w:val="BodyText"/>
      </w:pPr>
      <w:r>
        <w:rPr>
          <w:i/>
          <w:iCs/>
        </w:rPr>
        <w:t xml:space="preserve">Remark 6</w:t>
      </w:r>
      <w:r>
        <w:t xml:space="preserve"> (Fubini–Tonelli for probability measures). </w:t>
      </w:r>
      <w:r>
        <w:t xml:space="preserve">Applied courses rarely need the measure-theoretic generalization itself,</w:t>
      </w:r>
      <w:r>
        <w:t xml:space="preserve"> </w:t>
      </w:r>
      <w:r>
        <w:t xml:space="preserve">but it is what justifies the</w:t>
      </w:r>
      <w:r>
        <w:t xml:space="preserve"> </w:t>
      </w:r>
      <w:hyperlink r:id="rId329">
        <w:r>
          <w:rPr>
            <w:rStyle w:val="Hyperlink"/>
          </w:rPr>
          <w:t xml:space="preserve">joint-distribution form</w:t>
        </w:r>
      </w:hyperlink>
      <w:r>
        <w:t xml:space="preserve"> </w:t>
      </w:r>
      <w:r>
        <w:t xml:space="preserve">corollary in</w:t>
      </w:r>
      <w:r>
        <w:t xml:space="preserve"> </w:t>
      </w:r>
      <w:r>
        <w:rPr>
          <w:i/>
          <w:iCs/>
        </w:rPr>
        <w:t xml:space="preserve">Probability for Data Science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r:id="rId382">
        <w:r>
          <w:rPr>
            <w:rStyle w:val="Hyperlink"/>
          </w:rPr>
          <w:t xml:space="preserve">probability measure</w:t>
        </w:r>
      </w:hyperlink>
      <w:r>
        <w:t xml:space="preserve"> </w:t>
      </w:r>
      <m:oMath>
        <m:r>
          <m:t>P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rPr>
            <m:sty m:val="p"/>
          </m:rP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so it is</w:t>
      </w:r>
      <w:r>
        <w:t xml:space="preserve"> </w:t>
      </w:r>
      <w:hyperlink r:id="rId328">
        <w:r>
          <w:rPr>
            <w:rStyle w:val="Hyperlink"/>
          </w:rPr>
          <w:t xml:space="preserve">finite</w:t>
        </w:r>
      </w:hyperlink>
      <w:r>
        <w:t xml:space="preserve">, and hence</w:t>
      </w:r>
      <w:r>
        <w:t xml:space="preserve"> </w:t>
      </w:r>
      <m:oMath>
        <m:r>
          <m:t>σ</m:t>
        </m:r>
      </m:oMath>
      <w:r>
        <w:t xml:space="preserve">-finite</w:t>
      </w:r>
      <w:r>
        <w:t xml:space="preserve"> </w:t>
      </w:r>
      <w:r>
        <w:t xml:space="preserve">(</w:t>
      </w:r>
      <w:hyperlink r:id="rId383">
        <w:r>
          <w:rPr>
            <w:rStyle w:val="Hyperlink"/>
          </w:rPr>
          <w:t xml:space="preserve">finite and</w:t>
        </w:r>
        <w:r>
          <w:rPr>
            <w:rStyle w:val="Hyperlink"/>
          </w:rPr>
          <w:t xml:space="preserve"> </w:t>
        </w:r>
        <m:oMath>
          <m:r>
            <m:t>σ</m:t>
          </m:r>
        </m:oMath>
        <w:r>
          <w:rPr>
            <w:rStyle w:val="Hyperlink"/>
          </w:rPr>
          <w:t xml:space="preserve">-finite measures</w:t>
        </w:r>
      </w:hyperlink>
      <w:r>
        <w:t xml:space="preserve">);</w:t>
      </w:r>
      <w:r>
        <w:t xml:space="preserve"> </w:t>
      </w:r>
      <w:r>
        <w:t xml:space="preserve">for probability measures, the</w:t>
      </w:r>
      <w:r>
        <w:t xml:space="preserve"> </w:t>
      </w:r>
      <m:oMath>
        <m:r>
          <m:t>σ</m:t>
        </m:r>
      </m:oMath>
      <w:r>
        <w:t xml:space="preserve">-finiteness condition is automatic.</w:t>
      </w:r>
    </w:p>
    <w:p>
      <w:pPr>
        <w:pStyle w:val="BodyText"/>
      </w:pPr>
      <w:r>
        <w:t xml:space="preserve">The integrability conditions</w:t>
      </w:r>
      <w:r>
        <w:t xml:space="preserve"> </w:t>
      </w:r>
      <w:r>
        <w:t xml:space="preserve">(nonnegativity or</w:t>
      </w:r>
      <w:r>
        <w:t xml:space="preserve"> </w:t>
      </w:r>
      <w:hyperlink r:id="rId380">
        <w:r>
          <w:rPr>
            <w:rStyle w:val="Hyperlink"/>
          </w:rPr>
          <w:t xml:space="preserve">absolute integrability</w:t>
        </w:r>
      </w:hyperlink>
      <w:r>
        <w:t xml:space="preserve">) still need to be verified</w:t>
      </w:r>
      <w:r>
        <w:t xml:space="preserve"> </w:t>
      </w:r>
      <w:r>
        <w:t xml:space="preserve">in each application.</w:t>
      </w:r>
      <w:r>
        <w:t xml:space="preserve"> </w:t>
      </w:r>
      <w:r>
        <w:t xml:space="preserve">For example,</w:t>
      </w:r>
      <w:r>
        <w:t xml:space="preserve"> </w:t>
      </w:r>
      <w:hyperlink r:id="rId384">
        <w:r>
          <w:rPr>
            <w:rStyle w:val="Hyperlink"/>
          </w:rPr>
          <w:t xml:space="preserve">Lebesgue measure</w:t>
        </w:r>
      </w:hyperlink>
      <w:r>
        <w:t xml:space="preserve"> </w:t>
      </w:r>
      <w:r>
        <w:t xml:space="preserve">(ordinary length)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a probability measure,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holds for both factors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yet the two iterated integrals in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</w:t>
      </w:r>
      <w:r>
        <w:t xml:space="preserve"> </w:t>
      </w:r>
      <m:oMath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σ</m:t>
        </m:r>
      </m:oMath>
      <w:r>
        <w:t xml:space="preserve">-finiteness alone does not make the iterated integrals agree.</w:t>
      </w:r>
    </w:p>
    <w:bookmarkEnd w:id="385"/>
    <w:bookmarkStart w:id="386" w:name="exm-fubini-tonelli-apply"/>
    <w:p>
      <w:pPr>
        <w:pStyle w:val="BodyText"/>
      </w:pPr>
      <w:r>
        <w:rPr>
          <w:b/>
          <w:bCs/>
        </w:rPr>
        <w:t xml:space="preserve">Example 44 (Positive application of</w:t>
      </w:r>
      <w:r>
        <w:rPr>
          <w:b/>
          <w:bCs/>
        </w:rPr>
        <w:t xml:space="preserve"> </w:t>
      </w:r>
      <w:hyperlink w:anchor="thm-tonelli-measure">
        <w:r>
          <w:rPr>
            <w:rStyle w:val="Hyperlink"/>
            <w:b/>
            <w:bCs/>
          </w:rPr>
          <w:t xml:space="preserve">Theorem 19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35">
        <w:r>
          <w:rPr>
            <w:rStyle w:val="Hyperlink"/>
          </w:rPr>
          <w:t xml:space="preserve">independent</w:t>
        </w:r>
      </w:hyperlink>
      <w:r>
        <w:t xml:space="preserve"> </w:t>
      </w:r>
      <w:hyperlink r:id="rId305">
        <m:oMath>
          <m:r>
            <m:rPr>
              <m:sty m:val="p"/>
            </m:rPr>
            <m:t>Exponential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w:hyperlink>
      <w:r>
        <w:t xml:space="preserve"> </w:t>
      </w:r>
      <w:hyperlink r:id="rId304">
        <w:r>
          <w:rPr>
            <w:rStyle w:val="Hyperlink"/>
          </w:rPr>
          <w:t xml:space="preserve">random variables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306">
        <w:r>
          <w:rPr>
            <w:rStyle w:val="Hyperlink"/>
          </w:rPr>
          <w:t xml:space="preserve">joint 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probability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 Lebesgue measure (ordinary length) in each coordinate.</w:t>
      </w:r>
      <w:r>
        <w:t xml:space="preserve"> </w:t>
      </w:r>
      <w:r>
        <w:t xml:space="preserve">Lebesgue measure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</m:oMath>
      <w:r>
        <w:t xml:space="preserve">-finite,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 </w:t>
      </w:r>
      <w:r>
        <w:t xml:space="preserve">is the union of the intervals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  <w:r>
        <w:t xml:space="preserve"> </w:t>
      </w:r>
      <w:r>
        <w:t xml:space="preserve">each of finite length</w:t>
      </w:r>
      <w:r>
        <w:t xml:space="preserve"> </w:t>
      </w:r>
      <m:oMath>
        <m:r>
          <m:t>n</m:t>
        </m:r>
      </m:oMath>
      <w:r>
        <w:t xml:space="preserve">;</w:t>
      </w:r>
      <w:r>
        <w:t xml:space="preserve"> </w:t>
      </w:r>
      <w:r>
        <w:t xml:space="preserve">so the</w:t>
      </w:r>
      <w:r>
        <w:t xml:space="preserve"> </w:t>
      </w:r>
      <m:oMath>
        <m:r>
          <m:t>σ</m:t>
        </m:r>
      </m:oMath>
      <w:r>
        <w:t xml:space="preserve">-finiteness condition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holds.</w:t>
      </w:r>
      <w:r>
        <w:t xml:space="preserve"> </w:t>
      </w: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nonnegativity condition is also satisfied.</w:t>
      </w:r>
    </w:p>
    <w:p>
      <w:pPr>
        <w:pStyle w:val="BodyText"/>
      </w:pPr>
      <w:r>
        <w:t xml:space="preserve">By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, both iterated integrals exist and agree.</w:t>
      </w:r>
      <w:r>
        <w:t xml:space="preserve"> </w:t>
      </w:r>
      <w:r>
        <w:t xml:space="preserve">Integrating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t> </m:t>
              </m:r>
              <m:r>
                <m:t>d</m:t>
              </m:r>
              <m:r>
                <m:t>y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y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Integrating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first, then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1</m:t>
                      </m:r>
                    </m:sup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nary>
                  <m:r>
                    <m:t> </m:t>
                  </m:r>
                  <m:r>
                    <m:t>d</m:t>
                  </m:r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is constant in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</m:eqArr>
        </m:oMath>
      </m:oMathPara>
    </w:p>
    <w:p>
      <w:pPr>
        <w:pStyle w:val="FirstParagraph"/>
      </w:pPr>
      <w:r>
        <w:t xml:space="preserve">Both iterated integrals equal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0.400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guarantees.</w:t>
      </w:r>
    </w:p>
    <w:bookmarkEnd w:id="386"/>
    <w:bookmarkStart w:id="387" w:name="exm-fubini-fail-tonelli"/>
    <w:p>
      <w:pPr>
        <w:pStyle w:val="BodyText"/>
      </w:pPr>
      <w:r>
        <w:rPr>
          <w:b/>
          <w:bCs/>
        </w:rPr>
        <w:t xml:space="preserve">Example 45 (When neither Tonelli’s nor Fubini’s condition is satisfied)</w:t>
      </w:r>
      <w:r>
        <w:t xml:space="preserve"> </w:t>
      </w:r>
      <w:r>
        <w:t xml:space="preserve">The same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y</m:t>
            </m:r>
          </m:e>
          <m:sup>
            <m:r>
              <m:t>2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illustrates a case where neither 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nor that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satisfied.</w:t>
      </w:r>
    </w:p>
    <w:p>
      <w:pPr>
        <w:pStyle w:val="BodyText"/>
      </w:pPr>
      <w:r>
        <w:rPr>
          <w:b/>
          <w:bCs/>
        </w:rPr>
        <w:t xml:space="preserve">Why the hypotheses fail: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 which violates the absolute-integrability</w:t>
      </w:r>
      <w:r>
        <w:t xml:space="preserve"> </w:t>
      </w:r>
      <w:r>
        <w:t xml:space="preserve">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.</w:t>
      </w:r>
      <w:r>
        <w:t xml:space="preserve"> </w:t>
      </w:r>
      <w:r>
        <w:t xml:space="preserve">Switching to polar coordinates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near the origin, the</w:t>
      </w:r>
      <w:r>
        <w:t xml:space="preserve"> </w:t>
      </w:r>
      <w:r>
        <w:t xml:space="preserve">integrand satisfies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|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|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cos</m:t>
                  </m:r>
                  <m:r>
                    <m:t>2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/</m:t>
              </m:r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R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|</m:t>
                  </m:r>
                </m:e>
              </m:nary>
              <m:r>
                <m:t>f</m:t>
              </m:r>
              <m:r>
                <m:rPr>
                  <m:sty m:val="p"/>
                </m:rPr>
                <m:t>|</m:t>
              </m:r>
              <m:r>
                <m:t> </m:t>
              </m:r>
              <m:r>
                <m:t>d</m:t>
              </m:r>
              <m:r>
                <m:t>A</m:t>
              </m:r>
              <m:r>
                <m:t>&amp;</m:t>
              </m:r>
              <m:r>
                <m:rPr>
                  <m:sty m:val="p"/>
                </m:rPr>
                <m:t>≥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π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  <m:e>
                  <m:r>
                    <m:t>​</m:t>
                  </m:r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|"/>
                          <m:sepChr m:val=""/>
                          <m:endChr m:val="|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cos</m:t>
                          </m:r>
                          <m:r>
                            <m:t>2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num>
                    <m:den>
                      <m:sSup>
                        <m:e>
                          <m:r>
                            <m:t>r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 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r</m:t>
              </m:r>
              <m:r>
                <m:t> </m:t>
              </m:r>
              <m:r>
                <m:t>d</m:t>
              </m:r>
              <m:r>
                <m:t>θ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t>π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rPr>
                          <m:sty m:val="p"/>
                        </m:rPr>
                        <m:t>cos</m:t>
                      </m:r>
                      <m:r>
                        <m:t>2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d</m:t>
                  </m:r>
                  <m:r>
                    <m:t>θ</m:t>
                  </m:r>
                </m:e>
              </m:d>
              <m:r>
                <m:t>​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ε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t>r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∞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ε</m:t>
            </m:r>
          </m:sup>
          <m:e>
            <m:r>
              <m:t>d</m:t>
            </m:r>
          </m:e>
        </m:nary>
        <m:r>
          <m:t>r</m:t>
        </m:r>
        <m:r>
          <m:rPr>
            <m:sty m:val="p"/>
          </m:rPr>
          <m:t>/</m:t>
        </m:r>
        <m:r>
          <m:t>r</m:t>
        </m:r>
      </m:oMath>
      <w:r>
        <w:t xml:space="preserve"> </w:t>
      </w:r>
      <w:r>
        <w:t xml:space="preserve">diverges.</w:t>
      </w:r>
      <w:r>
        <w:t xml:space="preserve"> </w:t>
      </w:r>
      <w:r>
        <w:t xml:space="preserve">Therefore</w:t>
      </w:r>
      <w:r>
        <w:t xml:space="preserve"> </w:t>
      </w:r>
      <m:oMath>
        <m:nary>
          <m:naryPr>
            <m:chr m:val="∬"/>
            <m:limLoc m:val="subSup"/>
            <m:subHide m:val="off"/>
            <m:supHide m:val="on"/>
          </m:naryPr>
          <m:sub>
            <m:r>
              <m:t>R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|</m:t>
            </m:r>
          </m:e>
        </m:nary>
        <m:r>
          <m:t>f</m:t>
        </m:r>
        <m:r>
          <m:rPr>
            <m:sty m:val="p"/>
          </m:rPr>
          <m:t>|</m:t>
        </m:r>
        <m:r>
          <m:t> </m:t>
        </m:r>
        <m:r>
          <m:t>d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and the hypothesis of</w:t>
      </w:r>
      <w:r>
        <w:t xml:space="preserve"> </w:t>
      </w:r>
      <w:hyperlink w:anchor="thm-fubini-measure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is not satisfied.</w:t>
      </w:r>
      <w:r>
        <w:t xml:space="preserve"> </w:t>
      </w:r>
      <w:r>
        <w:t xml:space="preserve">(The hypothesis of</w:t>
      </w:r>
      <w:r>
        <w:t xml:space="preserve"> </w:t>
      </w:r>
      <w:hyperlink w:anchor="thm-tonelli-measur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also fails: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both positive</w:t>
      </w:r>
      <w:r>
        <w:t xml:space="preserve"> </w:t>
      </w:r>
      <w:r>
        <w:t xml:space="preserve">and negative values, so it is not nonnegative a.e.)</w:t>
      </w:r>
      <w:r>
        <w:t xml:space="preserve"> </w:t>
      </w:r>
      <w:r>
        <w:t xml:space="preserve">The unequal iterated integrals from</w:t>
      </w:r>
      <w:r>
        <w:t xml:space="preserve"> </w:t>
      </w:r>
      <w:hyperlink w:anchor="exm-fubini-fail">
        <w:r>
          <w:rPr>
            <w:rStyle w:val="Hyperlink"/>
          </w:rPr>
          <w:t xml:space="preserve">Example 42</w:t>
        </w:r>
      </w:hyperlink>
      <w:r>
        <w:t xml:space="preserve"> </w:t>
      </w:r>
      <w:r>
        <w:t xml:space="preserve">are thus consistent</w:t>
      </w:r>
      <w:r>
        <w:t xml:space="preserve"> </w:t>
      </w:r>
      <w:r>
        <w:t xml:space="preserve">with both theorems: neither one applies.</w:t>
      </w:r>
    </w:p>
    <w:p>
      <w:pPr>
        <w:pStyle w:val="BodyText"/>
      </w:pPr>
      <w:r>
        <w:t xml:space="preserve">(Wikipedia contributors 2024)</w:t>
      </w:r>
    </w:p>
    <w:bookmarkEnd w:id="387"/>
    <w:bookmarkEnd w:id="388"/>
    <w:bookmarkStart w:id="391" w:name="sec-additional-resources"/>
    <w:p>
      <w:pPr>
        <w:pStyle w:val="Heading2"/>
      </w:pPr>
      <w:r>
        <w:t xml:space="preserve">4 Further reading</w:t>
      </w:r>
    </w:p>
    <w:p>
      <w:pPr>
        <w:pStyle w:val="Compact"/>
        <w:numPr>
          <w:ilvl w:val="0"/>
          <w:numId w:val="1041"/>
        </w:numPr>
      </w:pPr>
      <w:r>
        <w:t xml:space="preserve">Kaplan (2022)</w:t>
      </w:r>
    </w:p>
    <w:p>
      <w:pPr>
        <w:pStyle w:val="Compact"/>
        <w:numPr>
          <w:ilvl w:val="0"/>
          <w:numId w:val="1041"/>
        </w:numPr>
      </w:pPr>
      <w:r>
        <w:t xml:space="preserve">Khuri (2003)</w:t>
      </w:r>
    </w:p>
    <w:p>
      <w:pPr>
        <w:pStyle w:val="Compact"/>
        <w:numPr>
          <w:ilvl w:val="0"/>
          <w:numId w:val="1041"/>
        </w:numPr>
      </w:pPr>
      <w:r>
        <w:t xml:space="preserve">Banner (2007)</w:t>
      </w:r>
    </w:p>
    <w:p>
      <w:pPr>
        <w:pStyle w:val="Compact"/>
        <w:numPr>
          <w:ilvl w:val="0"/>
          <w:numId w:val="1041"/>
        </w:numPr>
      </w:pPr>
      <w:r>
        <w:t xml:space="preserve">Larson and Edwards (2018)</w:t>
      </w:r>
    </w:p>
    <w:p>
      <w:pPr>
        <w:pStyle w:val="Compact"/>
        <w:numPr>
          <w:ilvl w:val="0"/>
          <w:numId w:val="1041"/>
        </w:numPr>
      </w:pPr>
      <w:r>
        <w:t xml:space="preserve">Miller (2016)</w:t>
      </w:r>
      <w:r>
        <w:t xml:space="preserve"> </w:t>
      </w:r>
      <w:r>
        <w:t xml:space="preserve">The calculus review exercises and worked solutions across these pages and in</w:t>
      </w:r>
      <w:r>
        <w:t xml:space="preserve"> </w:t>
      </w:r>
      <w:hyperlink r:id="rId350">
        <w:r>
          <w:rPr>
            <w:rStyle w:val="Hyperlink"/>
          </w:rPr>
          <w:t xml:space="preserve">Vector Calculus</w:t>
        </w:r>
      </w:hyperlink>
      <w:r>
        <w:t xml:space="preserve"> </w:t>
      </w:r>
      <w:r>
        <w:t xml:space="preserve">are adapted from this supplemental review chapter.</w:t>
      </w:r>
    </w:p>
    <w:p>
      <w:pPr>
        <w:pStyle w:val="Compact"/>
        <w:numPr>
          <w:ilvl w:val="1"/>
          <w:numId w:val="1042"/>
        </w:numPr>
      </w:pPr>
      <w:hyperlink r:id="rId389">
        <w:r>
          <w:rPr>
            <w:rStyle w:val="Hyperlink"/>
          </w:rPr>
          <w:t xml:space="preserve">http://www.youtube.com/watch?v=xYzQL0TUtBA</w:t>
        </w:r>
      </w:hyperlink>
    </w:p>
    <w:p>
      <w:pPr>
        <w:pStyle w:val="Compact"/>
        <w:numPr>
          <w:ilvl w:val="1"/>
          <w:numId w:val="1042"/>
        </w:numPr>
      </w:pPr>
      <w:hyperlink r:id="rId390">
        <w:r>
          <w:rPr>
            <w:rStyle w:val="Hyperlink"/>
          </w:rPr>
          <w:t xml:space="preserve">http://www.youtube.com/watch?v=Ps2SBo_WjoE</w:t>
        </w:r>
      </w:hyperlink>
    </w:p>
    <w:p>
      <w:pPr>
        <w:pStyle w:val="Compact"/>
        <w:numPr>
          <w:ilvl w:val="0"/>
          <w:numId w:val="1041"/>
        </w:numPr>
      </w:pPr>
      <w:r>
        <w:t xml:space="preserve">Grinberg (2017)</w:t>
      </w:r>
      <w:r>
        <w:t xml:space="preserve"> </w:t>
      </w:r>
      <w:r>
        <w:t xml:space="preserve">(the rigorous foundations behind these results)</w:t>
      </w:r>
    </w:p>
    <w:p>
      <w:pPr>
        <w:pStyle w:val="Compact"/>
        <w:numPr>
          <w:ilvl w:val="0"/>
          <w:numId w:val="1041"/>
        </w:numPr>
      </w:pPr>
      <w:hyperlink r:id="rId147">
        <w:r>
          <w:rPr>
            <w:rStyle w:val="Hyperlink"/>
          </w:rPr>
          <w:t xml:space="preserve">Essence of Calculus</w:t>
        </w:r>
      </w:hyperlink>
      <w:r>
        <w:t xml:space="preserve"> </w:t>
      </w:r>
      <w:r>
        <w:t xml:space="preserve">is a 12-video YouTube playlist by Grant Sanderson (3Blue1Brown) that develops geometric and visual intuition for limits, derivatives, product and chain rules, implicit differentiation, integration, and Taylor series.</w:t>
      </w:r>
    </w:p>
    <w:bookmarkEnd w:id="391"/>
    <w:bookmarkStart w:id="416" w:name="references"/>
    <w:p>
      <w:pPr>
        <w:pStyle w:val="Heading2"/>
      </w:pPr>
      <w:r>
        <w:t xml:space="preserve">References</w:t>
      </w:r>
    </w:p>
    <w:bookmarkStart w:id="415" w:name="refs"/>
    <w:bookmarkStart w:id="393" w:name="ref-calclifesaver"/>
    <w:p>
      <w:pPr>
        <w:pStyle w:val="Bibliography"/>
      </w:pPr>
      <w:r>
        <w:t xml:space="preserve">Banner, Adrian D. 2007.</w:t>
      </w:r>
      <w:r>
        <w:t xml:space="preserve"> </w:t>
      </w:r>
      <w:r>
        <w:rPr>
          <w:i/>
          <w:iCs/>
        </w:rPr>
        <w:t xml:space="preserve">The Calculus Lifesaver : All the Tools You Need to Excel at Calculus</w:t>
      </w:r>
      <w:r>
        <w:t xml:space="preserve">. A Princeton Lifesaver Study Guide. Princeton University Press.</w:t>
      </w:r>
      <w:r>
        <w:t xml:space="preserve"> </w:t>
      </w:r>
      <w:hyperlink r:id="rId392">
        <w:r>
          <w:rPr>
            <w:rStyle w:val="Hyperlink"/>
          </w:rPr>
          <w:t xml:space="preserve">https://press.princeton.edu/books/paperback/9780691130880/the-calculus-lifesaver</w:t>
        </w:r>
      </w:hyperlink>
      <w:r>
        <w:t xml:space="preserve">.</w:t>
      </w:r>
    </w:p>
    <w:bookmarkEnd w:id="393"/>
    <w:bookmarkStart w:id="39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394"/>
    <w:bookmarkStart w:id="396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395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396"/>
    <w:bookmarkStart w:id="397" w:name="ref-fubini1907"/>
    <w:p>
      <w:pPr>
        <w:pStyle w:val="Bibliography"/>
      </w:pPr>
      <w:r>
        <w:t xml:space="preserve">Fubini, Guido. 1907.</w:t>
      </w:r>
      <w:r>
        <w:t xml:space="preserve"> </w:t>
      </w:r>
      <w:r>
        <w:t xml:space="preserve">“Sugli Integrali Multipli.”</w:t>
      </w:r>
      <w:r>
        <w:t xml:space="preserve"> </w:t>
      </w:r>
      <w:r>
        <w:rPr>
          <w:i/>
          <w:iCs/>
        </w:rPr>
        <w:t xml:space="preserve">Rendiconti Della Reale Accademia Dei Lincei. Classe Di Scienze Fisiche, Matematiche e Naturali</w:t>
      </w:r>
      <w:r>
        <w:t xml:space="preserve"> </w:t>
      </w:r>
      <w:r>
        <w:t xml:space="preserve">16: 608–14.</w:t>
      </w:r>
    </w:p>
    <w:bookmarkEnd w:id="397"/>
    <w:bookmarkStart w:id="399" w:name="ref-realanalysislifesaver"/>
    <w:p>
      <w:pPr>
        <w:pStyle w:val="Bibliography"/>
      </w:pPr>
      <w:r>
        <w:t xml:space="preserve">Grinberg, Raffi. 2017.</w:t>
      </w:r>
      <w:r>
        <w:t xml:space="preserve"> </w:t>
      </w:r>
      <w:r>
        <w:rPr>
          <w:i/>
          <w:iCs/>
        </w:rPr>
        <w:t xml:space="preserve">The Real Analysis Lifesaver: All the Tools You Need to Understand Proofs</w:t>
      </w:r>
      <w:r>
        <w:t xml:space="preserve">. 1st ed. Princeton Lifesaver Study Guides. Princeton University Press.</w:t>
      </w:r>
      <w:r>
        <w:t xml:space="preserve"> </w:t>
      </w:r>
      <w:hyperlink r:id="rId398">
        <w:r>
          <w:rPr>
            <w:rStyle w:val="Hyperlink"/>
          </w:rPr>
          <w:t xml:space="preserve">https://press.princeton.edu/books/paperback/9780691172934/the-real-analysis-lifesaver</w:t>
        </w:r>
      </w:hyperlink>
      <w:r>
        <w:t xml:space="preserve">.</w:t>
      </w:r>
    </w:p>
    <w:bookmarkEnd w:id="399"/>
    <w:bookmarkStart w:id="401" w:name="ref-gut2013"/>
    <w:p>
      <w:pPr>
        <w:pStyle w:val="Bibliography"/>
      </w:pPr>
      <w:r>
        <w:t xml:space="preserve">Gut, Allan. 2013.</w:t>
      </w:r>
      <w:r>
        <w:t xml:space="preserve"> </w:t>
      </w:r>
      <w:r>
        <w:rPr>
          <w:i/>
          <w:iCs/>
        </w:rPr>
        <w:t xml:space="preserve">Probability: A Graduate Course</w:t>
      </w:r>
      <w:r>
        <w:t xml:space="preserve">. 2nd ed. Springer Texts in Statistics. Springer.</w:t>
      </w:r>
      <w:r>
        <w:t xml:space="preserve"> </w:t>
      </w:r>
      <w:hyperlink r:id="rId400">
        <w:r>
          <w:rPr>
            <w:rStyle w:val="Hyperlink"/>
          </w:rPr>
          <w:t xml:space="preserve">https://doi.org/10.1007/978-1-4614-4708-5</w:t>
        </w:r>
      </w:hyperlink>
      <w:r>
        <w:t xml:space="preserve">.</w:t>
      </w:r>
    </w:p>
    <w:bookmarkEnd w:id="401"/>
    <w:bookmarkStart w:id="403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402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403"/>
    <w:bookmarkStart w:id="405" w:name="ref-khuri2003advanced"/>
    <w:p>
      <w:pPr>
        <w:pStyle w:val="Bibliography"/>
      </w:pPr>
      <w:r>
        <w:t xml:space="preserve">Khuri, André I. 2003.</w:t>
      </w:r>
      <w:r>
        <w:t xml:space="preserve"> </w:t>
      </w:r>
      <w:r>
        <w:rPr>
          <w:i/>
          <w:iCs/>
        </w:rPr>
        <w:t xml:space="preserve">Advanced Calculus with Applications in Statistics</w:t>
      </w:r>
      <w:r>
        <w:t xml:space="preserve">. John Wiley &amp; Sons.</w:t>
      </w:r>
      <w:r>
        <w:t xml:space="preserve"> </w:t>
      </w:r>
      <w:hyperlink r:id="rId404">
        <w:r>
          <w:rPr>
            <w:rStyle w:val="Hyperlink"/>
          </w:rPr>
          <w:t xml:space="preserve">https://doi.org/10.1002/0471394882</w:t>
        </w:r>
      </w:hyperlink>
      <w:r>
        <w:t xml:space="preserve">.</w:t>
      </w:r>
    </w:p>
    <w:bookmarkEnd w:id="405"/>
    <w:bookmarkStart w:id="407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406">
        <w:r>
          <w:rPr>
            <w:rStyle w:val="Hyperlink"/>
          </w:rPr>
          <w:t xml:space="preserve">https://doi.org/10.1007/978-1-4419-6646-9</w:t>
        </w:r>
      </w:hyperlink>
      <w:r>
        <w:t xml:space="preserve">.</w:t>
      </w:r>
    </w:p>
    <w:bookmarkEnd w:id="407"/>
    <w:bookmarkStart w:id="409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408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409"/>
    <w:bookmarkStart w:id="411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410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411"/>
    <w:bookmarkStart w:id="412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412"/>
    <w:bookmarkStart w:id="414" w:name="ref-wp:fubini"/>
    <w:p>
      <w:pPr>
        <w:pStyle w:val="Bibliography"/>
      </w:pPr>
      <w:r>
        <w:t xml:space="preserve">Wikipedia contributors. 2024.</w:t>
      </w:r>
      <w:r>
        <w:t xml:space="preserve"> </w:t>
      </w:r>
      <w:r>
        <w:rPr>
          <w:i/>
          <w:iCs/>
        </w:rPr>
        <w:t xml:space="preserve">Fubini’s Theorem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https://en.wikipedia.org/wiki/Fubini%27s_theorem</w:t>
        </w:r>
      </w:hyperlink>
      <w:r>
        <w:t xml:space="preserve">.</w:t>
      </w:r>
    </w:p>
    <w:bookmarkEnd w:id="414"/>
    <w:bookmarkEnd w:id="415"/>
    <w:bookmarkEnd w:id="4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1"/>
  </w:num>
  <w:num w:numId="1028">
    <w:abstractNumId w:val="991"/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1"/>
  </w:num>
  <w:num w:numId="104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66" Type="http://schemas.openxmlformats.org/officeDocument/2006/relationships/image" Target="media/rId266.png"/><Relationship Id="rId19" Type="http://schemas.openxmlformats.org/officeDocument/2006/relationships/image" Target="media/rId19.png"/><Relationship Id="rId245" Type="http://schemas.openxmlformats.org/officeDocument/2006/relationships/image" Target="media/rId245.png"/><Relationship Id="rId193" Type="http://schemas.openxmlformats.org/officeDocument/2006/relationships/image" Target="media/rId193.png"/><Relationship Id="rId189" Type="http://schemas.openxmlformats.org/officeDocument/2006/relationships/image" Target="media/rId189.png"/><Relationship Id="rId312" Type="http://schemas.openxmlformats.org/officeDocument/2006/relationships/image" Target="media/rId312.png"/><Relationship Id="rId308" Type="http://schemas.openxmlformats.org/officeDocument/2006/relationships/image" Target="media/rId308.png"/><Relationship Id="rId105" Type="http://schemas.openxmlformats.org/officeDocument/2006/relationships/image" Target="media/rId105.png"/><Relationship Id="rId294" Type="http://schemas.openxmlformats.org/officeDocument/2006/relationships/image" Target="media/rId294.png"/><Relationship Id="rId298" Type="http://schemas.openxmlformats.org/officeDocument/2006/relationships/image" Target="media/rId298.png"/><Relationship Id="rId253" Type="http://schemas.openxmlformats.org/officeDocument/2006/relationships/image" Target="media/rId253.png"/><Relationship Id="rId354" Type="http://schemas.openxmlformats.org/officeDocument/2006/relationships/image" Target="media/rId354.png"/><Relationship Id="rId340" Type="http://schemas.openxmlformats.org/officeDocument/2006/relationships/image" Target="media/rId340.png"/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13" Type="http://schemas.openxmlformats.org/officeDocument/2006/relationships/hyperlink" Target="algebra-basics.html#def-square-root" TargetMode="External"/><Relationship Id="rId27" Type="http://schemas.openxmlformats.org/officeDocument/2006/relationships/hyperlink" Target="algebra-exponentials.html#def-affine-function" TargetMode="External"/><Relationship Id="rId228" Type="http://schemas.openxmlformats.org/officeDocument/2006/relationships/hyperlink" Target="algebra-exponentials.html#def-constant-function" TargetMode="External"/><Relationship Id="rId337" Type="http://schemas.openxmlformats.org/officeDocument/2006/relationships/hyperlink" Target="algebra-exponentials.html#def-euler-number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251" Type="http://schemas.openxmlformats.org/officeDocument/2006/relationships/hyperlink" Target="algebra-exponentials.html#def-polynomial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223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390" Type="http://schemas.openxmlformats.org/officeDocument/2006/relationships/hyperlink" Target="http://www.youtube.com/watch?v=Ps2SBo_WjoE" TargetMode="External"/><Relationship Id="rId389" Type="http://schemas.openxmlformats.org/officeDocument/2006/relationships/hyperlink" Target="http://www.youtube.com/watch?v=xYzQL0TUtBA" TargetMode="External"/><Relationship Id="rId404" Type="http://schemas.openxmlformats.org/officeDocument/2006/relationships/hyperlink" Target="https://doi.org/10.1002/0471394882" TargetMode="External"/><Relationship Id="rId406" Type="http://schemas.openxmlformats.org/officeDocument/2006/relationships/hyperlink" Target="https://doi.org/10.1007/978-1-4419-6646-9" TargetMode="External"/><Relationship Id="rId400" Type="http://schemas.openxmlformats.org/officeDocument/2006/relationships/hyperlink" Target="https://doi.org/10.1007/978-1-4614-4708-5" TargetMode="External"/><Relationship Id="rId395" Type="http://schemas.openxmlformats.org/officeDocument/2006/relationships/hyperlink" Target="https://doi.org/10.1017/9781108583664" TargetMode="External"/><Relationship Id="rId413" Type="http://schemas.openxmlformats.org/officeDocument/2006/relationships/hyperlink" Target="https://en.wikipedia.org/wiki/Fubini%27s_theorem" TargetMode="External"/><Relationship Id="rId329" Type="http://schemas.openxmlformats.org/officeDocument/2006/relationships/hyperlink" Target="https://morrison-lab.github.io/pds/expectation.html#cor-fubini-joint" TargetMode="External"/><Relationship Id="rId338" Type="http://schemas.openxmlformats.org/officeDocument/2006/relationships/hyperlink" Target="https://morrison-lab.github.io/pds/expectation.html#def-expectation" TargetMode="External"/><Relationship Id="rId335" Type="http://schemas.openxmlformats.org/officeDocument/2006/relationships/hyperlink" Target="https://morrison-lab.github.io/pds/independence.html#def-indpt" TargetMode="External"/><Relationship Id="rId307" Type="http://schemas.openxmlformats.org/officeDocument/2006/relationships/hyperlink" Target="https://morrison-lab.github.io/pds/random-variables.html#def-cdf" TargetMode="External"/><Relationship Id="rId305" Type="http://schemas.openxmlformats.org/officeDocument/2006/relationships/hyperlink" Target="https://morrison-lab.github.io/pds/random-variables.html#def-exponential" TargetMode="External"/><Relationship Id="rId306" Type="http://schemas.openxmlformats.org/officeDocument/2006/relationships/hyperlink" Target="https://morrison-lab.github.io/pds/random-variables.html#def-pdf" TargetMode="External"/><Relationship Id="rId304" Type="http://schemas.openxmlformats.org/officeDocument/2006/relationships/hyperlink" Target="https://morrison-lab.github.io/pds/random-variables.html#def-random-variable" TargetMode="External"/><Relationship Id="rId336" Type="http://schemas.openxmlformats.org/officeDocument/2006/relationships/hyperlink" Target="https://morrison-lab.github.io/pds/random-variables.html#def-uniform" TargetMode="External"/><Relationship Id="rId392" Type="http://schemas.openxmlformats.org/officeDocument/2006/relationships/hyperlink" Target="https://press.princeton.edu/books/paperback/9780691130880/the-calculus-lifesaver" TargetMode="External"/><Relationship Id="rId398" Type="http://schemas.openxmlformats.org/officeDocument/2006/relationships/hyperlink" Target="https://press.princeton.edu/books/paperback/9780691172934/the-real-analysis-lifesaver" TargetMode="External"/><Relationship Id="rId41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08" Type="http://schemas.openxmlformats.org/officeDocument/2006/relationships/hyperlink" Target="https://www.cengage.com/c/calculus-11e-larson/" TargetMode="External"/><Relationship Id="rId402" Type="http://schemas.openxmlformats.org/officeDocument/2006/relationships/hyperlink" Target="https://www.mosaic-web.org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186" Type="http://schemas.openxmlformats.org/officeDocument/2006/relationships/hyperlink" Target="https://www.youtube.com/watch?v=O7TuAb_jHTs&amp;list=PLRDl2inPrWQVu2OvnTvtkRpJ-wz-URMJx" TargetMode="External"/><Relationship Id="rId185" Type="http://schemas.openxmlformats.org/officeDocument/2006/relationships/hyperlink" Target="https://www.youtube.com/watch?v=PNdKPsiaPhU&amp;list=PLRDl2inPrWQVu2OvnTvtkRpJ-wz-URMJx" TargetMode="External"/><Relationship Id="rId204" Type="http://schemas.openxmlformats.org/officeDocument/2006/relationships/hyperlink" Target="https://www.youtube.com/watch?v=PoTWa8X_EpI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203" Type="http://schemas.openxmlformats.org/officeDocument/2006/relationships/hyperlink" Target="https://www.youtube.com/watch?v=d-pyobAQ0iI&amp;list=PLRDl2inPrWQVu2OvnTvtkRpJ-wz-URMJx" TargetMode="External"/><Relationship Id="rId239" Type="http://schemas.openxmlformats.org/officeDocument/2006/relationships/hyperlink" Target="https://www.youtube.com/watch?v=f4nfLIkNv0A&amp;list=PLRDl2inPrWQVu2OvnTvtkRpJ-wz-URMJx" TargetMode="External"/><Relationship Id="rId238" Type="http://schemas.openxmlformats.org/officeDocument/2006/relationships/hyperlink" Target="https://www.youtube.com/watch?v=h0gPomI3h8o&amp;list=PLRDl2inPrWQVu2OvnTvtkRpJ-wz-URMJx" TargetMode="External"/><Relationship Id="rId325" Type="http://schemas.openxmlformats.org/officeDocument/2006/relationships/hyperlink" Target="https://www.youtube.com/watch?v=kSZWX3j2u2U&amp;list=PLRDl2inPrWQVu2OvnTvtkRpJ-wz-URMJx" TargetMode="External"/><Relationship Id="rId324" Type="http://schemas.openxmlformats.org/officeDocument/2006/relationships/hyperlink" Target="https://www.youtube.com/watch?v=lhtoBu51N7k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380" Type="http://schemas.openxmlformats.org/officeDocument/2006/relationships/hyperlink" Target="measures.qmd#def-absolutely-integrable" TargetMode="External"/><Relationship Id="rId376" Type="http://schemas.openxmlformats.org/officeDocument/2006/relationships/hyperlink" Target="measures.qmd#def-almost-everywhere" TargetMode="External"/><Relationship Id="rId378" Type="http://schemas.openxmlformats.org/officeDocument/2006/relationships/hyperlink" Target="measures.qmd#def-integral" TargetMode="External"/><Relationship Id="rId384" Type="http://schemas.openxmlformats.org/officeDocument/2006/relationships/hyperlink" Target="measures.qmd#def-lebesgue-measure" TargetMode="External"/><Relationship Id="rId374" Type="http://schemas.openxmlformats.org/officeDocument/2006/relationships/hyperlink" Target="measures.qmd#def-measurable-function" TargetMode="External"/><Relationship Id="rId373" Type="http://schemas.openxmlformats.org/officeDocument/2006/relationships/hyperlink" Target="measures.qmd#def-measure-space" TargetMode="External"/><Relationship Id="rId382" Type="http://schemas.openxmlformats.org/officeDocument/2006/relationships/hyperlink" Target="measures.qmd#def-probability-measure" TargetMode="External"/><Relationship Id="rId377" Type="http://schemas.openxmlformats.org/officeDocument/2006/relationships/hyperlink" Target="measures.qmd#def-product-measure" TargetMode="External"/><Relationship Id="rId375" Type="http://schemas.openxmlformats.org/officeDocument/2006/relationships/hyperlink" Target="measures.qmd#def-product-sigma-algebra" TargetMode="External"/><Relationship Id="rId328" Type="http://schemas.openxmlformats.org/officeDocument/2006/relationships/hyperlink" Target="measures.qmd#def-sigma-finite" TargetMode="External"/><Relationship Id="rId383" Type="http://schemas.openxmlformats.org/officeDocument/2006/relationships/hyperlink" Target="measures.qmd#exm-sigma-finite" TargetMode="External"/><Relationship Id="rId339" Type="http://schemas.openxmlformats.org/officeDocument/2006/relationships/hyperlink" Target="notation.qmd#def-indicator-function" TargetMode="External"/><Relationship Id="rId48" Type="http://schemas.openxmlformats.org/officeDocument/2006/relationships/hyperlink" Target="notation.qmd#def-integers" TargetMode="External"/><Relationship Id="rId232" Type="http://schemas.openxmlformats.org/officeDocument/2006/relationships/hyperlink" Target="notation.qmd#def-irrational-numbers" TargetMode="External"/><Relationship Id="rId229" Type="http://schemas.openxmlformats.org/officeDocument/2006/relationships/hyperlink" Target="notation.qmd#def-lower-upper-limits" TargetMode="External"/><Relationship Id="rId231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244" Type="http://schemas.openxmlformats.org/officeDocument/2006/relationships/hyperlink" Target="proof-writing.qmd#def-converse" TargetMode="External"/><Relationship Id="rId243" Type="http://schemas.openxmlformats.org/officeDocument/2006/relationships/hyperlink" Target="proof-writing.qmd#def-counterexample" TargetMode="External"/><Relationship Id="rId240" Type="http://schemas.openxmlformats.org/officeDocument/2006/relationships/hyperlink" Target="proof-writing.qmd#def-necessary-suffici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Relationship Id="rId350" Type="http://schemas.openxmlformats.org/officeDocument/2006/relationships/hyperlink" Target="vector-calculus.qmd#def-partial-derivative" TargetMode="External"/></Relationships>
</file>

<file path=word/_rels/footnotes.xml.rels><?xml version='1.0' encoding='UTF-8' standalone='yes'?>
<Relationships xmlns="http://schemas.openxmlformats.org/package/2006/relationships"><Relationship Id="rId12" Type="http://schemas.openxmlformats.org/officeDocument/2006/relationships/hyperlink" Target="algebra-basics.html#def-absolute-value" TargetMode="External"/><Relationship Id="rId126" Type="http://schemas.openxmlformats.org/officeDocument/2006/relationships/hyperlink" Target="algebra-basics.html#def-maximum" TargetMode="External"/><Relationship Id="rId125" Type="http://schemas.openxmlformats.org/officeDocument/2006/relationships/hyperlink" Target="algebra-basics.html#def-minimum" TargetMode="External"/><Relationship Id="rId213" Type="http://schemas.openxmlformats.org/officeDocument/2006/relationships/hyperlink" Target="algebra-basics.html#def-square-root" TargetMode="External"/><Relationship Id="rId27" Type="http://schemas.openxmlformats.org/officeDocument/2006/relationships/hyperlink" Target="algebra-exponentials.html#def-affine-function" TargetMode="External"/><Relationship Id="rId228" Type="http://schemas.openxmlformats.org/officeDocument/2006/relationships/hyperlink" Target="algebra-exponentials.html#def-constant-function" TargetMode="External"/><Relationship Id="rId337" Type="http://schemas.openxmlformats.org/officeDocument/2006/relationships/hyperlink" Target="algebra-exponentials.html#def-euler-number" TargetMode="External"/><Relationship Id="rId63" Type="http://schemas.openxmlformats.org/officeDocument/2006/relationships/hyperlink" Target="algebra-exponentials.html#def-exponential-function" TargetMode="External"/><Relationship Id="rId117" Type="http://schemas.openxmlformats.org/officeDocument/2006/relationships/hyperlink" Target="algebra-exponentials.html#def-linear-function" TargetMode="External"/><Relationship Id="rId59" Type="http://schemas.openxmlformats.org/officeDocument/2006/relationships/hyperlink" Target="algebra-exponentials.html#def-natural-log" TargetMode="External"/><Relationship Id="rId251" Type="http://schemas.openxmlformats.org/officeDocument/2006/relationships/hyperlink" Target="algebra-exponentials.html#def-polynomial" TargetMode="External"/><Relationship Id="rId47" Type="http://schemas.openxmlformats.org/officeDocument/2006/relationships/hyperlink" Target="algebra-exponentials.html#def-real-power" TargetMode="External"/><Relationship Id="rId118" Type="http://schemas.openxmlformats.org/officeDocument/2006/relationships/hyperlink" Target="algebra-exponentials.html#rem-linear-function-terminology" TargetMode="External"/><Relationship Id="rId223" Type="http://schemas.openxmlformats.org/officeDocument/2006/relationships/hyperlink" Target="algebra-sums.html#def-bounded" TargetMode="External"/><Relationship Id="rId14" Type="http://schemas.openxmlformats.org/officeDocument/2006/relationships/hyperlink" Target="algebra-sums.html#def-distributive" TargetMode="External"/><Relationship Id="rId103" Type="http://schemas.openxmlformats.org/officeDocument/2006/relationships/hyperlink" Target="calculus-integration.qmd#sec-integration" TargetMode="External"/><Relationship Id="rId390" Type="http://schemas.openxmlformats.org/officeDocument/2006/relationships/hyperlink" Target="http://www.youtube.com/watch?v=Ps2SBo_WjoE" TargetMode="External"/><Relationship Id="rId389" Type="http://schemas.openxmlformats.org/officeDocument/2006/relationships/hyperlink" Target="http://www.youtube.com/watch?v=xYzQL0TUtBA" TargetMode="External"/><Relationship Id="rId404" Type="http://schemas.openxmlformats.org/officeDocument/2006/relationships/hyperlink" Target="https://doi.org/10.1002/0471394882" TargetMode="External"/><Relationship Id="rId406" Type="http://schemas.openxmlformats.org/officeDocument/2006/relationships/hyperlink" Target="https://doi.org/10.1007/978-1-4419-6646-9" TargetMode="External"/><Relationship Id="rId400" Type="http://schemas.openxmlformats.org/officeDocument/2006/relationships/hyperlink" Target="https://doi.org/10.1007/978-1-4614-4708-5" TargetMode="External"/><Relationship Id="rId395" Type="http://schemas.openxmlformats.org/officeDocument/2006/relationships/hyperlink" Target="https://doi.org/10.1017/9781108583664" TargetMode="External"/><Relationship Id="rId413" Type="http://schemas.openxmlformats.org/officeDocument/2006/relationships/hyperlink" Target="https://en.wikipedia.org/wiki/Fubini%27s_theorem" TargetMode="External"/><Relationship Id="rId329" Type="http://schemas.openxmlformats.org/officeDocument/2006/relationships/hyperlink" Target="https://morrison-lab.github.io/pds/expectation.html#cor-fubini-joint" TargetMode="External"/><Relationship Id="rId338" Type="http://schemas.openxmlformats.org/officeDocument/2006/relationships/hyperlink" Target="https://morrison-lab.github.io/pds/expectation.html#def-expectation" TargetMode="External"/><Relationship Id="rId335" Type="http://schemas.openxmlformats.org/officeDocument/2006/relationships/hyperlink" Target="https://morrison-lab.github.io/pds/independence.html#def-indpt" TargetMode="External"/><Relationship Id="rId307" Type="http://schemas.openxmlformats.org/officeDocument/2006/relationships/hyperlink" Target="https://morrison-lab.github.io/pds/random-variables.html#def-cdf" TargetMode="External"/><Relationship Id="rId305" Type="http://schemas.openxmlformats.org/officeDocument/2006/relationships/hyperlink" Target="https://morrison-lab.github.io/pds/random-variables.html#def-exponential" TargetMode="External"/><Relationship Id="rId306" Type="http://schemas.openxmlformats.org/officeDocument/2006/relationships/hyperlink" Target="https://morrison-lab.github.io/pds/random-variables.html#def-pdf" TargetMode="External"/><Relationship Id="rId304" Type="http://schemas.openxmlformats.org/officeDocument/2006/relationships/hyperlink" Target="https://morrison-lab.github.io/pds/random-variables.html#def-random-variable" TargetMode="External"/><Relationship Id="rId336" Type="http://schemas.openxmlformats.org/officeDocument/2006/relationships/hyperlink" Target="https://morrison-lab.github.io/pds/random-variables.html#def-uniform" TargetMode="External"/><Relationship Id="rId392" Type="http://schemas.openxmlformats.org/officeDocument/2006/relationships/hyperlink" Target="https://press.princeton.edu/books/paperback/9780691130880/the-calculus-lifesaver" TargetMode="External"/><Relationship Id="rId398" Type="http://schemas.openxmlformats.org/officeDocument/2006/relationships/hyperlink" Target="https://press.princeton.edu/books/paperback/9780691172934/the-real-analysis-lifesaver" TargetMode="External"/><Relationship Id="rId410" Type="http://schemas.openxmlformats.org/officeDocument/2006/relationships/hyperlink" Target="https://web.williams.edu/Mathematics/sjmiller/public_html/probabilitylifesaver/index.htm#:~:text=http%3A//web.williams.edu/Mathematics/sjmiller/public_html/probabilitylifesaver/supplementalchap_calcreview.pdf" TargetMode="External"/><Relationship Id="rId408" Type="http://schemas.openxmlformats.org/officeDocument/2006/relationships/hyperlink" Target="https://www.cengage.com/c/calculus-11e-larson/" TargetMode="External"/><Relationship Id="rId402" Type="http://schemas.openxmlformats.org/officeDocument/2006/relationships/hyperlink" Target="https://www.mosaic-web.org" TargetMode="External"/><Relationship Id="rId147" Type="http://schemas.openxmlformats.org/officeDocument/2006/relationships/hyperlink" Target="https://www.youtube.com/playlist?list=PLZHQObOWTQDMsr9K-rj53DwVRMYO3t5Yr" TargetMode="External"/><Relationship Id="rId70" Type="http://schemas.openxmlformats.org/officeDocument/2006/relationships/hyperlink" Target="https://www.youtube.com/watch?v=-YFKJRp9Ncc&amp;list=PLRDl2inPrWQVu2OvnTvtkRpJ-wz-URMJx" TargetMode="External"/><Relationship Id="rId148" Type="http://schemas.openxmlformats.org/officeDocument/2006/relationships/hyperlink" Target="https://www.youtube.com/watch?v=3d6DsjIBzJ4" TargetMode="External"/><Relationship Id="rId26" Type="http://schemas.openxmlformats.org/officeDocument/2006/relationships/hyperlink" Target="https://www.youtube.com/watch?v=457-HLoOo6U&amp;list=PLRDl2inPrWQVu2OvnTvtkRpJ-wz-URMJx" TargetMode="External"/><Relationship Id="rId25" Type="http://schemas.openxmlformats.org/officeDocument/2006/relationships/hyperlink" Target="https://www.youtube.com/watch?v=9l0b37Kb030&amp;list=PLRDl2inPrWQVu2OvnTvtkRpJ-wz-URMJx" TargetMode="External"/><Relationship Id="rId54" Type="http://schemas.openxmlformats.org/officeDocument/2006/relationships/hyperlink" Target="https://www.youtube.com/watch?v=EANCBJiw9pE&amp;list=PLRDl2inPrWQVu2OvnTvtkRpJ-wz-URMJx" TargetMode="External"/><Relationship Id="rId42" Type="http://schemas.openxmlformats.org/officeDocument/2006/relationships/hyperlink" Target="https://www.youtube.com/watch?v=GL5Rqgn7i9g&amp;list=PLRDl2inPrWQVu2OvnTvtkRpJ-wz-URMJx" TargetMode="External"/><Relationship Id="rId95" Type="http://schemas.openxmlformats.org/officeDocument/2006/relationships/hyperlink" Target="https://www.youtube.com/watch?v=JXG4g196cG0&amp;list=PLRDl2inPrWQVu2OvnTvtkRpJ-wz-URMJx" TargetMode="External"/><Relationship Id="rId186" Type="http://schemas.openxmlformats.org/officeDocument/2006/relationships/hyperlink" Target="https://www.youtube.com/watch?v=O7TuAb_jHTs&amp;list=PLRDl2inPrWQVu2OvnTvtkRpJ-wz-URMJx" TargetMode="External"/><Relationship Id="rId185" Type="http://schemas.openxmlformats.org/officeDocument/2006/relationships/hyperlink" Target="https://www.youtube.com/watch?v=PNdKPsiaPhU&amp;list=PLRDl2inPrWQVu2OvnTvtkRpJ-wz-URMJx" TargetMode="External"/><Relationship Id="rId204" Type="http://schemas.openxmlformats.org/officeDocument/2006/relationships/hyperlink" Target="https://www.youtube.com/watch?v=PoTWa8X_EpI&amp;list=PLRDl2inPrWQVu2OvnTvtkRpJ-wz-URMJx" TargetMode="External"/><Relationship Id="rId96" Type="http://schemas.openxmlformats.org/officeDocument/2006/relationships/hyperlink" Target="https://www.youtube.com/watch?v=Qkyq95jYj9w&amp;list=PLRDl2inPrWQVu2OvnTvtkRpJ-wz-URMJx" TargetMode="External"/><Relationship Id="rId22" Type="http://schemas.openxmlformats.org/officeDocument/2006/relationships/hyperlink" Target="https://www.youtube.com/watch?v=VUlOwf9P9Pc&amp;list=PLRDl2inPrWQVu2OvnTvtkRpJ-wz-URMJx" TargetMode="External"/><Relationship Id="rId53" Type="http://schemas.openxmlformats.org/officeDocument/2006/relationships/hyperlink" Target="https://www.youtube.com/watch?v=WgjuA94Dj54&amp;list=PLRDl2inPrWQVu2OvnTvtkRpJ-wz-URMJx" TargetMode="External"/><Relationship Id="rId23" Type="http://schemas.openxmlformats.org/officeDocument/2006/relationships/hyperlink" Target="https://www.youtube.com/watch?v=_2S3V5_DqAc&amp;list=PLRDl2inPrWQVu2OvnTvtkRpJ-wz-URMJx" TargetMode="External"/><Relationship Id="rId78" Type="http://schemas.openxmlformats.org/officeDocument/2006/relationships/hyperlink" Target="https://www.youtube.com/watch?v=apqvDKiWMsQ&amp;list=PLRDl2inPrWQVu2OvnTvtkRpJ-wz-URMJx" TargetMode="External"/><Relationship Id="rId203" Type="http://schemas.openxmlformats.org/officeDocument/2006/relationships/hyperlink" Target="https://www.youtube.com/watch?v=d-pyobAQ0iI&amp;list=PLRDl2inPrWQVu2OvnTvtkRpJ-wz-URMJx" TargetMode="External"/><Relationship Id="rId239" Type="http://schemas.openxmlformats.org/officeDocument/2006/relationships/hyperlink" Target="https://www.youtube.com/watch?v=f4nfLIkNv0A&amp;list=PLRDl2inPrWQVu2OvnTvtkRpJ-wz-URMJx" TargetMode="External"/><Relationship Id="rId238" Type="http://schemas.openxmlformats.org/officeDocument/2006/relationships/hyperlink" Target="https://www.youtube.com/watch?v=h0gPomI3h8o&amp;list=PLRDl2inPrWQVu2OvnTvtkRpJ-wz-URMJx" TargetMode="External"/><Relationship Id="rId325" Type="http://schemas.openxmlformats.org/officeDocument/2006/relationships/hyperlink" Target="https://www.youtube.com/watch?v=kSZWX3j2u2U&amp;list=PLRDl2inPrWQVu2OvnTvtkRpJ-wz-URMJx" TargetMode="External"/><Relationship Id="rId324" Type="http://schemas.openxmlformats.org/officeDocument/2006/relationships/hyperlink" Target="https://www.youtube.com/watch?v=lhtoBu51N7k&amp;list=PLRDl2inPrWQVu2OvnTvtkRpJ-wz-URMJx" TargetMode="External"/><Relationship Id="rId52" Type="http://schemas.openxmlformats.org/officeDocument/2006/relationships/hyperlink" Target="https://www.youtube.com/watch?v=pyB2Rpcs6LQ&amp;list=PLRDl2inPrWQVu2OvnTvtkRpJ-wz-URMJx" TargetMode="External"/><Relationship Id="rId24" Type="http://schemas.openxmlformats.org/officeDocument/2006/relationships/hyperlink" Target="https://www.youtube.com/watch?v=w1NJFmUEHWg&amp;list=PLRDl2inPrWQVu2OvnTvtkRpJ-wz-URMJx" TargetMode="External"/><Relationship Id="rId94" Type="http://schemas.openxmlformats.org/officeDocument/2006/relationships/hyperlink" Target="https://www.youtube.com/watch?v=zFOD3NR5I4Q&amp;list=PLRDl2inPrWQVu2OvnTvtkRpJ-wz-URMJx" TargetMode="External"/><Relationship Id="rId46" Type="http://schemas.openxmlformats.org/officeDocument/2006/relationships/hyperlink" Target="https://www.youtube.com/watch?v=zgNEiW0JHQA&amp;list=PLRDl2inPrWQVu2OvnTvtkRpJ-wz-URMJx" TargetMode="External"/><Relationship Id="rId380" Type="http://schemas.openxmlformats.org/officeDocument/2006/relationships/hyperlink" Target="measures.qmd#def-absolutely-integrable" TargetMode="External"/><Relationship Id="rId376" Type="http://schemas.openxmlformats.org/officeDocument/2006/relationships/hyperlink" Target="measures.qmd#def-almost-everywhere" TargetMode="External"/><Relationship Id="rId378" Type="http://schemas.openxmlformats.org/officeDocument/2006/relationships/hyperlink" Target="measures.qmd#def-integral" TargetMode="External"/><Relationship Id="rId384" Type="http://schemas.openxmlformats.org/officeDocument/2006/relationships/hyperlink" Target="measures.qmd#def-lebesgue-measure" TargetMode="External"/><Relationship Id="rId374" Type="http://schemas.openxmlformats.org/officeDocument/2006/relationships/hyperlink" Target="measures.qmd#def-measurable-function" TargetMode="External"/><Relationship Id="rId373" Type="http://schemas.openxmlformats.org/officeDocument/2006/relationships/hyperlink" Target="measures.qmd#def-measure-space" TargetMode="External"/><Relationship Id="rId382" Type="http://schemas.openxmlformats.org/officeDocument/2006/relationships/hyperlink" Target="measures.qmd#def-probability-measure" TargetMode="External"/><Relationship Id="rId377" Type="http://schemas.openxmlformats.org/officeDocument/2006/relationships/hyperlink" Target="measures.qmd#def-product-measure" TargetMode="External"/><Relationship Id="rId375" Type="http://schemas.openxmlformats.org/officeDocument/2006/relationships/hyperlink" Target="measures.qmd#def-product-sigma-algebra" TargetMode="External"/><Relationship Id="rId328" Type="http://schemas.openxmlformats.org/officeDocument/2006/relationships/hyperlink" Target="measures.qmd#def-sigma-finite" TargetMode="External"/><Relationship Id="rId383" Type="http://schemas.openxmlformats.org/officeDocument/2006/relationships/hyperlink" Target="measures.qmd#exm-sigma-finite" TargetMode="External"/><Relationship Id="rId339" Type="http://schemas.openxmlformats.org/officeDocument/2006/relationships/hyperlink" Target="notation.qmd#def-indicator-function" TargetMode="External"/><Relationship Id="rId48" Type="http://schemas.openxmlformats.org/officeDocument/2006/relationships/hyperlink" Target="notation.qmd#def-integers" TargetMode="External"/><Relationship Id="rId232" Type="http://schemas.openxmlformats.org/officeDocument/2006/relationships/hyperlink" Target="notation.qmd#def-irrational-numbers" TargetMode="External"/><Relationship Id="rId229" Type="http://schemas.openxmlformats.org/officeDocument/2006/relationships/hyperlink" Target="notation.qmd#def-lower-upper-limits" TargetMode="External"/><Relationship Id="rId231" Type="http://schemas.openxmlformats.org/officeDocument/2006/relationships/hyperlink" Target="notation.qmd#def-rational-numbers" TargetMode="External"/><Relationship Id="rId11" Type="http://schemas.openxmlformats.org/officeDocument/2006/relationships/hyperlink" Target="notation.qmd#def-real-numbers" TargetMode="External"/><Relationship Id="rId129" Type="http://schemas.openxmlformats.org/officeDocument/2006/relationships/hyperlink" Target="optimization.qmd#def-gradient-descent" TargetMode="External"/><Relationship Id="rId244" Type="http://schemas.openxmlformats.org/officeDocument/2006/relationships/hyperlink" Target="proof-writing.qmd#def-converse" TargetMode="External"/><Relationship Id="rId243" Type="http://schemas.openxmlformats.org/officeDocument/2006/relationships/hyperlink" Target="proof-writing.qmd#def-counterexample" TargetMode="External"/><Relationship Id="rId240" Type="http://schemas.openxmlformats.org/officeDocument/2006/relationships/hyperlink" Target="proof-writing.qmd#def-necessary-sufficient" TargetMode="External"/><Relationship Id="rId81" Type="http://schemas.openxmlformats.org/officeDocument/2006/relationships/hyperlink" Target="sets-functions.qmd#def-composition" TargetMode="External"/><Relationship Id="rId9" Type="http://schemas.openxmlformats.org/officeDocument/2006/relationships/hyperlink" Target="sets-functions.qmd#def-function" TargetMode="External"/><Relationship Id="rId111" Type="http://schemas.openxmlformats.org/officeDocument/2006/relationships/hyperlink" Target="sets-functions.qmd#def-graph" TargetMode="External"/><Relationship Id="rId10" Type="http://schemas.openxmlformats.org/officeDocument/2006/relationships/hyperlink" Target="sets-functions.qmd#def-interval" TargetMode="External"/><Relationship Id="rId102" Type="http://schemas.openxmlformats.org/officeDocument/2006/relationships/hyperlink" Target="sets-functions.qmd#def-inverse-function" TargetMode="External"/><Relationship Id="rId350" Type="http://schemas.openxmlformats.org/officeDocument/2006/relationships/hyperlink" Target="vector-calculus.qmd#def-partial-derivativ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Calculus</dc:title>
  <dc:creator/>
  <cp:keywords/>
  <dcterms:created xsi:type="dcterms:W3CDTF">2026-10-15T09:17:07Z</dcterms:created>
  <dcterms:modified xsi:type="dcterms:W3CDTF">2026-10-15T09:17:07Z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01:51:27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