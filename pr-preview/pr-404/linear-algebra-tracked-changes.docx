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02:15:55 (PDT)</w:delText>
        </w:r>
      </w:del>
    </w:p>
    <w:p>
      <w:pPr>
        <w:pStyle w:val="Date"/>
      </w:pPr>
      <w:ins w:id="2" w:author="PR Preview" w:date="2026-01-01T00:00:00Z">
        <w:r>
          <w:t xml:space="preserve">Last modified: 2026-10-19 03:08:03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2026-10-19T11:05:04Z</dcterms:created>
  <dcterms:modified xsi:type="dcterms:W3CDTF">2026-10-19T11:05:04Z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03:08:03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