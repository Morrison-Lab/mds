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9 (Strict subset)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set</w:delText>
        </w:r>
      </w:del>
      <w:del w:id="6" w:author="PR Preview" w:date="2026-01-01T00:00:00Z">
        <w:r>
          <w:delText xml:space="preserve"> </w:delText>
        </w:r>
      </w:del>
      <m:oMath>
        <m: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a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strict subset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of a set</w:delText>
        </w:r>
      </w:del>
      <w:del w:id="13" w:author="PR Preview" w:date="2026-01-01T00:00:00Z">
        <w:r>
          <w:delText xml:space="preserve"> </w:delText>
        </w:r>
      </w:del>
      <m:oMath>
        <m:r>
          <m:t>B</m:t>
        </m:r>
      </m:oMath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written</w:delText>
        </w:r>
      </w:del>
      <w:del w:id="1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if</w:delText>
        </w:r>
      </w:del>
      <w:del w:id="21" w:author="PR Preview" w:date="2026-01-01T00:00:00Z">
        <w:r>
          <w:delText xml:space="preserve"> </w:delText>
        </w:r>
      </w:del>
      <m:oMath>
        <m:r>
          <m:t>A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a</w:delText>
        </w:r>
      </w:del>
      <w:del w:id="24" w:author="PR Preview" w:date="2026-01-01T00:00:00Z">
        <w:r>
          <w:delText xml:space="preserve"> </w:delText>
        </w:r>
      </w:del>
      <w:hyperlink w:anchor="def-subset">
        <w:del w:id="25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</w:delText>
        </w:r>
      </w:del>
      <w:del w:id="28" w:author="PR Preview" w:date="2026-01-01T00:00:00Z">
        <w:r>
          <w:delText xml:space="preserve"> </w:delText>
        </w:r>
      </w:del>
      <m:oMath>
        <m:r>
          <m:t>B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</w:delText>
        </w:r>
      </w:del>
      <w:del w:id="3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B</m:t>
        </m:r>
      </m:oMath>
      <w:del w:id="32" w:author="PR Preview" w:date="2026-01-01T00:00:00Z">
        <w:r>
          <w:delText xml:space="preserve">.</w:delText>
        </w:r>
      </w:del>
    </w:p>
    <w:p>
      <w:pPr>
        <w:pStyle w:val="BodyText"/>
      </w:pPr>
      <w:del w:id="33" w:author="PR Preview" w:date="2026-01-01T00:00:00Z">
        <w:r>
          <w:rPr>
            <w:i/>
            <w:iCs/>
          </w:rPr>
          <w:delText xml:space="preserve">Remark 2</w:delText>
        </w:r>
      </w:del>
      <w:del w:id="34" w:author="PR Preview" w:date="2026-01-01T00:00:00Z">
        <w:r>
          <w:delText xml:space="preserve"> (Proper subsets and the symbol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36" w:author="PR Preview" w:date="2026-01-01T00:00:00Z">
        <w:r>
          <w:delText xml:space="preserve">). </w:delText>
        </w:r>
      </w:del>
      <w:del w:id="37" w:author="PR Preview" w:date="2026-01-01T00:00:00Z">
        <w:r>
          <w:delText xml:space="preserve">Other sources call a strict subset a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rPr>
            <w:b/>
            <w:bCs/>
          </w:rPr>
          <w:delText xml:space="preserve">proper subset</w:delText>
        </w:r>
      </w:del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Sources disagree about the symbol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44" w:author="PR Preview" w:date="2026-01-01T00:00:00Z">
        <w:r>
          <w:delText xml:space="preserve">: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some use it for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“subset”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(</w:delText>
        </w:r>
      </w:del>
      <m:oMath>
        <m:r>
          <m:rPr>
            <m:sty m:val="p"/>
          </m:rPr>
          <m:t>⊆</m:t>
        </m:r>
      </m:oMath>
      <w:del w:id="51" w:author="PR Preview" w:date="2026-01-01T00:00:00Z">
        <w:r>
          <w:delText xml:space="preserve">),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and others for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“strict subset”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(</w:delText>
        </w:r>
      </w:del>
      <m:oMath>
        <m:r>
          <m:rPr>
            <m:sty m:val="p"/>
          </m:rPr>
          <m:t>⊊</m:t>
        </m:r>
      </m:oMath>
      <w:del w:id="58" w:author="PR Preview" w:date="2026-01-01T00:00:00Z">
        <w:r>
          <w:delText xml:space="preserve">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[4]</w:delText>
        </w:r>
      </w:del>
      <w:del w:id="61" w:author="PR Preview" w:date="2026-01-01T00:00:00Z">
        <w:r>
          <w:delText xml:space="preserve">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For example,</w:delText>
        </w:r>
      </w:del>
      <w:del w:id="6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 true in the first reading,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because</w:delText>
        </w:r>
      </w:del>
      <w:del w:id="6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70" w:author="PR Preview" w:date="2026-01-01T00:00:00Z">
        <w:r>
          <w:delText xml:space="preserve">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and false in the second,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because the two sets are equal.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These notes avoid</w:delText>
        </w:r>
      </w:del>
      <w:del w:id="77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and write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p"/>
          </m:rPr>
          <m:t>⊆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or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p"/>
          </m:rPr>
          <m:t>⊊</m:t>
        </m:r>
      </m:oMath>
      <w:del w:id="84" w:author="PR Preview" w:date="2026-01-01T00:00:00Z">
        <w:r>
          <w:delText xml:space="preserve">.</w:delText>
        </w:r>
      </w:del>
    </w:p>
    <w:p>
      <w:pPr>
        <w:pStyle w:val="BodyText"/>
      </w:pPr>
      <w:ins w:id="85" w:author="PR Preview" w:date="2026-01-01T00:00:00Z">
        <w:r>
          <w:rPr>
            <w:b/>
            <w:bCs/>
          </w:rPr>
          <w:t xml:space="preserve">Definition 9 (Strict subset (proper subset))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</w:t>
        </w:r>
      </w:ins>
      <w:ins w:id="88" w:author="PR Preview" w:date="2026-01-01T00:00:00Z">
        <w:r>
          <w:t xml:space="preserve"> </w:t>
        </w:r>
      </w:ins>
      <w:hyperlink w:anchor="def-set">
        <w:ins w:id="89" w:author="PR Preview" w:date="2026-01-01T00:00:00Z">
          <w:r>
            <w:rPr>
              <w:rStyle w:val="Hyperlink"/>
            </w:rPr>
            <w:t xml:space="preserve">set</w:t>
          </w:r>
        </w:ins>
      </w:hyperlink>
      <w:ins w:id="90" w:author="PR Preview" w:date="2026-01-01T00:00:00Z">
        <w:r>
          <w:t xml:space="preserve"> </w:t>
        </w:r>
      </w:ins>
      <m:oMath>
        <m:r>
          <m:t>A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 a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b/>
            <w:bCs/>
          </w:rPr>
          <w:t xml:space="preserve">strict subset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(also called a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b/>
            <w:bCs/>
          </w:rPr>
          <w:t xml:space="preserve">proper subset</w:t>
        </w:r>
      </w:ins>
      <w:ins w:id="99" w:author="PR Preview" w:date="2026-01-01T00:00:00Z">
        <w:r>
          <w:t xml:space="preserve">)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of a set</w:t>
        </w:r>
      </w:ins>
      <w:ins w:id="102" w:author="PR Preview" w:date="2026-01-01T00:00:00Z">
        <w:r>
          <w:t xml:space="preserve"> </w:t>
        </w:r>
      </w:ins>
      <m:oMath>
        <m:r>
          <m:t>B</m:t>
        </m:r>
      </m:oMath>
      <w:ins w:id="103" w:author="PR Preview" w:date="2026-01-01T00:00:00Z">
        <w:r>
          <w:t xml:space="preserve">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written</w:t>
        </w:r>
      </w:ins>
      <w:ins w:id="1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if</w:t>
        </w:r>
      </w:ins>
      <w:ins w:id="110" w:author="PR Preview" w:date="2026-01-01T00:00:00Z">
        <w:r>
          <w:t xml:space="preserve"> </w:t>
        </w:r>
      </w:ins>
      <m:oMath>
        <m:r>
          <m:t>A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a</w:t>
        </w:r>
      </w:ins>
      <w:ins w:id="113" w:author="PR Preview" w:date="2026-01-01T00:00:00Z">
        <w:r>
          <w:t xml:space="preserve"> </w:t>
        </w:r>
      </w:ins>
      <w:hyperlink w:anchor="def-subset">
        <w:ins w:id="114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of</w:t>
        </w:r>
      </w:ins>
      <w:ins w:id="117" w:author="PR Preview" w:date="2026-01-01T00:00:00Z">
        <w:r>
          <w:t xml:space="preserve"> </w:t>
        </w:r>
      </w:ins>
      <m:oMath>
        <m:r>
          <m:t>B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</w:t>
        </w:r>
      </w:ins>
      <w:ins w:id="12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121" w:author="PR Preview" w:date="2026-01-01T00:00:00Z">
        <w:r>
          <w:t xml:space="preserve">.</w:t>
        </w:r>
      </w:ins>
    </w:p>
    <w:bookmarkEnd w:id="27"/>
    <w:bookmarkStart w:id="28" w:name="rem-subset-symbol"/>
    <w:p>
      <w:pPr>
        <w:pStyle w:val="BodyText"/>
      </w:pPr>
      <w:ins w:id="122" w:author="PR Preview" w:date="2026-01-01T00:00:00Z">
        <w:r>
          <w:rPr>
            <w:i/>
            <w:iCs/>
          </w:rPr>
          <w:t xml:space="preserve">Remark 2</w:t>
        </w:r>
      </w:ins>
      <w:ins w:id="123" w:author="PR Preview" w:date="2026-01-01T00:00:00Z">
        <w:r>
          <w:t xml:space="preserve"> (The symbol</w:t>
        </w:r>
      </w:ins>
      <w:ins w:id="124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25" w:author="PR Preview" w:date="2026-01-01T00:00:00Z">
        <w:r>
          <w:t xml:space="preserve">). </w:t>
        </w:r>
      </w:ins>
      <w:ins w:id="126" w:author="PR Preview" w:date="2026-01-01T00:00:00Z">
        <w:r>
          <w:t xml:space="preserve">Sources disagree about the symbol</w:t>
        </w:r>
      </w:ins>
      <w:ins w:id="127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28" w:author="PR Preview" w:date="2026-01-01T00:00:00Z">
        <w:r>
          <w:t xml:space="preserve">: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some use it for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“subset”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(</w:t>
        </w:r>
      </w:ins>
      <m:oMath>
        <m:r>
          <m:rPr>
            <m:sty m:val="p"/>
          </m:rPr>
          <m:t>⊆</m:t>
        </m:r>
      </m:oMath>
      <w:ins w:id="135" w:author="PR Preview" w:date="2026-01-01T00:00:00Z">
        <w:r>
          <w:t xml:space="preserve">),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 others for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“strict subset”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(</w:t>
        </w:r>
      </w:ins>
      <m:oMath>
        <m:r>
          <m:rPr>
            <m:sty m:val="p"/>
          </m:rPr>
          <m:t>⊊</m:t>
        </m:r>
      </m:oMath>
      <w:ins w:id="142" w:author="PR Preview" w:date="2026-01-01T00:00:00Z">
        <w:r>
          <w:t xml:space="preserve">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[4]</w:t>
        </w:r>
      </w:ins>
      <w:ins w:id="145" w:author="PR Preview" w:date="2026-01-01T00:00:00Z">
        <w:r>
          <w:t xml:space="preserve">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 example,</w:t>
        </w:r>
      </w:ins>
      <w:ins w:id="14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is true in the first reading,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because</w:t>
        </w:r>
      </w:ins>
      <w:ins w:id="15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and false in the second,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because the two sets are equal.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These notes avoid</w:t>
        </w:r>
      </w:ins>
      <w:ins w:id="161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write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⊆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or</w:t>
        </w:r>
      </w:ins>
      <w:ins w:id="167" w:author="PR Preview" w:date="2026-01-01T00:00:00Z">
        <w:r>
          <w:t xml:space="preserve"> </w:t>
        </w:r>
      </w:ins>
      <m:oMath>
        <m:r>
          <m:rPr>
            <m:sty m:val="p"/>
          </m:rPr>
          <m:t>⊊</m:t>
        </m:r>
      </m:oMath>
      <w:ins w:id="168" w:author="PR Preview" w:date="2026-01-01T00:00:00Z">
        <w:r>
          <w:t xml:space="preserve">.</w:t>
        </w:r>
      </w:ins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2026-10-19T11:18:28Z</dcterms:created>
  <dcterms:modified xsi:type="dcterms:W3CDTF">2026-10-19T11:18:28Z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