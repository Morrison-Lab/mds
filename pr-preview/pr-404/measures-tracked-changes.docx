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</w:delText>
        </w:r>
      </w:del>
      <m:oMath>
        <m:r>
          <m:t>σ</m:t>
        </m:r>
      </m:oMath>
      <w:del w:id="4" w:author="PR Preview" w:date="2026-01-01T00:00:00Z">
        <w:r>
          <w:rPr>
            <w:b/>
            <w:bCs/>
          </w:rPr>
          <w:delText xml:space="preserve">-algebra)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</w:delText>
        </w:r>
      </w:del>
      <w:del w:id="7" w:author="PR Preview" w:date="2026-01-01T00:00:00Z">
        <w:r>
          <w:delText xml:space="preserve"> </w:delText>
        </w:r>
      </w:del>
      <m:oMath>
        <m:r>
          <m:t>σ</m:t>
        </m:r>
      </m:oMath>
      <w:del w:id="8" w:author="PR Preview" w:date="2026-01-01T00:00:00Z">
        <w:r>
          <w:rPr>
            <w:b/>
            <w:bCs/>
          </w:rPr>
          <w:delText xml:space="preserve">-algebra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[1]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on a set</w:delText>
        </w:r>
      </w:del>
      <w:del w:id="13" w:author="PR Preview" w:date="2026-01-01T00:00:00Z">
        <w:r>
          <w:delText xml:space="preserve"> </w:delText>
        </w:r>
      </w:del>
      <m:oMath>
        <m:r>
          <m:t>S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a</w:delText>
        </w:r>
      </w:del>
      <w:del w:id="16" w:author="PR Preview" w:date="2026-01-01T00:00:00Z">
        <w:r>
          <w:delText xml:space="preserve"> 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</w:delText>
        </w:r>
      </w:del>
      <w:del w:id="21" w:author="PR Preview" w:date="2026-01-01T00:00:00Z">
        <w:r>
          <w:delText xml:space="preserve"> </w:delText>
        </w:r>
      </w:del>
      <w:hyperlink r:id="rId13">
        <w:del w:id="22" w:author="PR Preview" w:date="2026-01-01T00:00:00Z">
          <w:r>
            <w:rPr>
              <w:rStyle w:val="Hyperlink"/>
            </w:rPr>
            <w:delText xml:space="preserve">subsets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of</w:delText>
        </w:r>
      </w:del>
      <w:del w:id="25" w:author="PR Preview" w:date="2026-01-01T00:00:00Z">
        <w:r>
          <w:delText xml:space="preserve"> </w:delText>
        </w:r>
      </w:del>
      <m:oMath>
        <m: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28" w:author="PR Preview" w:date="2026-01-01T00:00:00Z">
        <w:r>
          <w:rPr>
            <w:b/>
            <w:bCs/>
          </w:rPr>
          <w:t xml:space="preserve">Definition 1 (</w:t>
        </w:r>
      </w:ins>
      <m:oMath>
        <m:r>
          <m:t>σ</m:t>
        </m:r>
      </m:oMath>
      <w:ins w:id="29" w:author="PR Preview" w:date="2026-01-01T00:00:00Z">
        <w:r>
          <w:rPr>
            <w:b/>
            <w:bCs/>
          </w:rPr>
          <w:t xml:space="preserve">-algebra (</w:t>
        </w:r>
      </w:ins>
      <m:oMath>
        <m:r>
          <m:t>σ</m:t>
        </m:r>
      </m:oMath>
      <w:ins w:id="30" w:author="PR Preview" w:date="2026-01-01T00:00:00Z">
        <w:r>
          <w:rPr>
            <w:b/>
            <w:bCs/>
          </w:rPr>
          <w:t xml:space="preserve">-field, Borel field))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</w:t>
        </w:r>
      </w:ins>
      <w:ins w:id="33" w:author="PR Preview" w:date="2026-01-01T00:00:00Z">
        <w:r>
          <w:t xml:space="preserve"> </w:t>
        </w:r>
      </w:ins>
      <m:oMath>
        <m:r>
          <m:t>σ</m:t>
        </m:r>
      </m:oMath>
      <w:ins w:id="34" w:author="PR Preview" w:date="2026-01-01T00:00:00Z">
        <w:r>
          <w:rPr>
            <w:b/>
            <w:bCs/>
          </w:rPr>
          <w:t xml:space="preserve">-algebra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[1]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(also called a</w:t>
        </w:r>
      </w:ins>
      <w:ins w:id="39" w:author="PR Preview" w:date="2026-01-01T00:00:00Z">
        <w:r>
          <w:t xml:space="preserve"> </w:t>
        </w:r>
      </w:ins>
      <m:oMath>
        <m:r>
          <m:t>σ</m:t>
        </m:r>
      </m:oMath>
      <w:ins w:id="40" w:author="PR Preview" w:date="2026-01-01T00:00:00Z">
        <w:r>
          <w:rPr>
            <w:b/>
            <w:bCs/>
          </w:rPr>
          <w:t xml:space="preserve">-field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[2]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or a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Borel field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[3], Definition 1.2.1</w:t>
        </w:r>
      </w:ins>
      <w:ins w:id="49" w:author="PR Preview" w:date="2026-01-01T00:00:00Z">
        <w:r>
          <w:t xml:space="preserve">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on a set</w:t>
        </w:r>
      </w:ins>
      <w:ins w:id="52" w:author="PR Preview" w:date="2026-01-01T00:00:00Z">
        <w:r>
          <w:t xml:space="preserve"> </w:t>
        </w:r>
      </w:ins>
      <m:oMath>
        <m:r>
          <m:t>S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a</w:t>
        </w:r>
      </w:ins>
      <w:ins w:id="55" w:author="PR Preview" w:date="2026-01-01T00:00:00Z">
        <w:r>
          <w:t xml:space="preserve"> </w:t>
        </w:r>
      </w:ins>
      <w:hyperlink r:id="rId9">
        <w:ins w:id="56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</w:t>
        </w:r>
      </w:ins>
      <w:ins w:id="60" w:author="PR Preview" w:date="2026-01-01T00:00:00Z">
        <w:r>
          <w:t xml:space="preserve"> </w:t>
        </w:r>
      </w:ins>
      <w:hyperlink r:id="rId13">
        <w:ins w:id="61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t>S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del w:id="67" w:author="PR Preview" w:date="2026-01-01T00:00:00Z">
        <w:r>
          <w:rPr>
            <w:i/>
            <w:iCs/>
          </w:rPr>
          <w:delText xml:space="preserve">Remark 1</w:delText>
        </w:r>
      </w:del>
      <w:del w:id="68" w:author="PR Preview" w:date="2026-01-01T00:00:00Z">
        <w:r>
          <w:delText xml:space="preserve"> (</w:delText>
        </w:r>
      </w:del>
      <m:oMath>
        <m:r>
          <m:t>σ</m:t>
        </m:r>
      </m:oMath>
      <w:del w:id="69" w:author="PR Preview" w:date="2026-01-01T00:00:00Z">
        <w:r>
          <w:delText xml:space="preserve">-field). </w:delText>
        </w:r>
      </w:del>
      <w:del w:id="70" w:author="PR Preview" w:date="2026-01-01T00:00:00Z">
        <w:r>
          <w:delText xml:space="preserve">Other sources call a</w:delText>
        </w:r>
      </w:del>
      <w:del w:id="71" w:author="PR Preview" w:date="2026-01-01T00:00:00Z">
        <w:r>
          <w:delText xml:space="preserve"> </w:delText>
        </w:r>
      </w:del>
      <m:oMath>
        <m:r>
          <m:t>σ</m:t>
        </m:r>
      </m:oMath>
      <w:del w:id="72" w:author="PR Preview" w:date="2026-01-01T00:00:00Z">
        <w:r>
          <w:delText xml:space="preserve">-algebra a</w:delText>
        </w:r>
      </w:del>
      <w:del w:id="73" w:author="PR Preview" w:date="2026-01-01T00:00:00Z">
        <w:r>
          <w:delText xml:space="preserve"> </w:delText>
        </w:r>
      </w:del>
      <m:oMath>
        <m:r>
          <m:t>σ</m:t>
        </m:r>
      </m:oMath>
      <w:del w:id="74" w:author="PR Preview" w:date="2026-01-01T00:00:00Z">
        <w:r>
          <w:rPr>
            <w:b/>
            <w:bCs/>
          </w:rPr>
          <w:delText xml:space="preserve">-field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[2]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or a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Borel field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[3], Def. 1.2.1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[1]</w:delText>
        </w:r>
      </w:del>
      <w:del w:id="85" w:author="PR Preview" w:date="2026-01-01T00:00:00Z">
        <w:r>
          <w:delText xml:space="preserve">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 names mean the same thing.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“Borel”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in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“Borel field”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a different use of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“Borel”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from the</w:delText>
        </w:r>
      </w:del>
      <w:del w:id="102" w:author="PR Preview" w:date="2026-01-01T00:00:00Z">
        <w:r>
          <w:delText xml:space="preserve"> </w:delText>
        </w:r>
      </w:del>
      <w:hyperlink w:anchor="def-borel-sigma-algebra">
        <w:del w:id="103" w:author="PR Preview" w:date="2026-01-01T00:00:00Z">
          <w:r>
            <w:rPr>
              <w:rStyle w:val="Hyperlink"/>
            </w:rPr>
            <w:delText xml:space="preserve">Borel</w:delText>
          </w:r>
        </w:del>
        <w:del w:id="10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0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on</w:delText>
        </w:r>
      </w:del>
      <w:del w:id="10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09" w:author="PR Preview" w:date="2026-01-01T00:00:00Z">
        <w:r>
          <w:delText xml:space="preserve">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which is one particular</w:delText>
        </w:r>
      </w:del>
      <w:del w:id="112" w:author="PR Preview" w:date="2026-01-01T00:00:00Z">
        <w:r>
          <w:delText xml:space="preserve"> </w:delText>
        </w:r>
      </w:del>
      <m:oMath>
        <m:r>
          <m:t>σ</m:t>
        </m:r>
      </m:oMath>
      <w:del w:id="113" w:author="PR Preview" w:date="2026-01-01T00:00:00Z">
        <w:r>
          <w:delText xml:space="preserve">-algebra.</w:delText>
        </w:r>
      </w:del>
    </w:p>
    <w:p>
      <w:pPr>
        <w:pStyle w:val="FirstParagraph"/>
      </w:pPr>
      <w:ins w:id="114" w:author="PR Preview" w:date="2026-01-01T00:00:00Z">
        <w:r>
          <w:rPr>
            <w:i/>
            <w:iCs/>
          </w:rPr>
          <w:t xml:space="preserve">Remark 1</w:t>
        </w:r>
      </w:ins>
      <w:ins w:id="115" w:author="PR Preview" w:date="2026-01-01T00:00:00Z">
        <w:r>
          <w:t xml:space="preserve"> (</w:t>
        </w:r>
      </w:ins>
      <w:ins w:id="116" w:author="PR Preview" w:date="2026-01-01T00:00:00Z">
        <w:r>
          <w:t xml:space="preserve">“Borel”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in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“Borel field”</w:t>
        </w:r>
      </w:ins>
      <w:ins w:id="121" w:author="PR Preview" w:date="2026-01-01T00:00:00Z">
        <w:r>
          <w:t xml:space="preserve">). </w:t>
        </w:r>
      </w:ins>
      <w:ins w:id="122" w:author="PR Preview" w:date="2026-01-01T00:00:00Z">
        <w:r>
          <w:t xml:space="preserve">The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“Borel”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“Borel field”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 different use of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“Borel”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from the</w:t>
        </w:r>
      </w:ins>
      <w:ins w:id="135" w:author="PR Preview" w:date="2026-01-01T00:00:00Z">
        <w:r>
          <w:t xml:space="preserve"> </w:t>
        </w:r>
      </w:ins>
      <w:hyperlink w:anchor="def-borel-sigma-algebra">
        <w:ins w:id="136" w:author="PR Preview" w:date="2026-01-01T00:00:00Z">
          <w:r>
            <w:rPr>
              <w:rStyle w:val="Hyperlink"/>
            </w:rPr>
            <w:t xml:space="preserve">Borel</w:t>
          </w:r>
        </w:ins>
        <w:ins w:id="13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3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on</w:t>
        </w:r>
      </w:ins>
      <w:ins w:id="14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which is one particular</w:t>
        </w:r>
      </w:ins>
      <w:ins w:id="145" w:author="PR Preview" w:date="2026-01-01T00:00:00Z">
        <w:r>
          <w:t xml:space="preserve"> </w:t>
        </w:r>
      </w:ins>
      <m:oMath>
        <m:r>
          <m:t>σ</m:t>
        </m:r>
      </m:oMath>
      <w:ins w:id="146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2026-10-19T11:08:09Z</dcterms:created>
  <dcterms:modified xsi:type="dcterms:W3CDTF">2026-10-19T11:08:09Z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