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where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×</m:t>
        </m:r>
        <m:r>
          <m:t>l</m:t>
        </m:r>
      </m:oMath>
      <w:del w:id="7" w:author="PR Preview" w:date="2026-01-01T00:00:00Z">
        <w:r>
          <w:delText xml:space="preserve">) holds the entries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</w:delText>
        </w:r>
      </w:del>
      <w:del w:id="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</w:delText>
        </w:r>
      </w:del>
      <w:del w:id="14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≤</m:t>
        </m:r>
        <m:r>
          <m:t>l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del w:id="19" w:author="PR Preview" w:date="2026-01-01T00:00:00Z">
        <w:r>
          <w:delText xml:space="preserve">) those with</w:delText>
        </w:r>
      </w:del>
      <w:del w:id="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l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del w:id="28" w:author="PR Preview" w:date="2026-01-01T00:00:00Z">
        <w:r>
          <w:delText xml:space="preserve">) those with</w:delText>
        </w:r>
      </w:del>
      <w:del w:id="2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k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</w:delText>
        </w:r>
      </w:del>
      <w:del w:id="32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≤</m:t>
        </m:r>
        <m:r>
          <m:t>l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(</w:delText>
        </w:r>
      </w:del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del w:id="39" w:author="PR Preview" w:date="2026-01-01T00:00:00Z">
        <w:r>
          <w:delText xml:space="preserve">) those with</w:delText>
        </w:r>
      </w:del>
      <w:del w:id="4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k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and</w:delText>
        </w:r>
      </w:del>
      <w:del w:id="4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l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each in its original order.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 matrix written this way is a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block matrix</w:delText>
        </w:r>
      </w:del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When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</w:delText>
        </w:r>
      </w:del>
      <w:del w:id="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and</w:delText>
        </w:r>
      </w:del>
      <w:del w:id="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matrix of the entries</w:delText>
        </w:r>
      </w:del>
      <w:del w:id="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with</w:delText>
        </w:r>
      </w:del>
      <w:del w:id="7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 the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leading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(or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rPr>
            <w:b/>
            <w:bCs/>
          </w:rPr>
          <w:delText xml:space="preserve">top-left</w:delText>
        </w:r>
      </w:del>
      <w:del w:id="79" w:author="PR Preview" w:date="2026-01-01T00:00:00Z">
        <w:r>
          <w:delText xml:space="preserve">)</w:delText>
        </w:r>
      </w:del>
      <w:del w:id="8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block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of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86" w:author="PR Preview" w:date="2026-01-01T00:00:00Z">
        <w:r>
          <w:delText xml:space="preserve">;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</w:delText>
        </w:r>
      </w:del>
      <w:del w:id="8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&lt;</m:t>
        </m:r>
        <m:r>
          <m:t>n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it is the block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above with</w:delText>
        </w:r>
      </w:del>
      <w:del w:id="95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k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and for</w:delText>
        </w:r>
      </w:del>
      <w:del w:id="9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it is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itself.</w:delText>
        </w:r>
      </w:del>
    </w:p>
    <w:p>
      <w:pPr>
        <w:pStyle w:val="FirstParagraph"/>
      </w:pPr>
      <w:ins w:id="105" w:author="PR Preview" w:date="2026-01-01T00:00:00Z">
        <w:r>
          <w:t xml:space="preserve">where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t>l</m:t>
        </m:r>
      </m:oMath>
      <w:ins w:id="109" w:author="PR Preview" w:date="2026-01-01T00:00:00Z">
        <w:r>
          <w:t xml:space="preserve">) holds the entries</w:t>
        </w:r>
      </w:ins>
      <w:ins w:id="1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with</w:t>
        </w:r>
      </w:ins>
      <w:ins w:id="1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</w:t>
        </w:r>
      </w:ins>
      <w:ins w:id="11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l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ins w:id="121" w:author="PR Preview" w:date="2026-01-01T00:00:00Z">
        <w:r>
          <w:t xml:space="preserve">) those with</w:t>
        </w:r>
      </w:ins>
      <w:ins w:id="12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l</m:t>
        </m:r>
      </m:oMath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(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ins w:id="130" w:author="PR Preview" w:date="2026-01-01T00:00:00Z">
        <w:r>
          <w:t xml:space="preserve">) those with</w:t>
        </w:r>
      </w:ins>
      <w:ins w:id="13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l</m:t>
        </m:r>
      </m:oMath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(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ins w:id="141" w:author="PR Preview" w:date="2026-01-01T00:00:00Z">
        <w:r>
          <w:t xml:space="preserve">) those with</w:t>
        </w:r>
      </w:ins>
      <w:ins w:id="14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and</w:t>
        </w:r>
      </w:ins>
      <w:ins w:id="145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l</m:t>
        </m:r>
      </m:oMath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each in its original order.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 matrix written this way is a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block matrix</w:t>
        </w:r>
      </w:ins>
      <w:ins w:id="153" w:author="PR Preview" w:date="2026-01-01T00:00:00Z">
        <w:r>
          <w:t xml:space="preserve">.</w:t>
        </w:r>
      </w:ins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ins w:id="154" w:author="PR Preview" w:date="2026-01-01T00:00:00Z">
        <w:r>
          <w:rPr>
            <w:b/>
            <w:bCs/>
          </w:rPr>
          <w:t xml:space="preserve">Definition 5 (Leading block of a square matrix)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When</w:t>
        </w:r>
      </w:ins>
      <w:ins w:id="1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is</w:t>
        </w:r>
      </w:ins>
      <w:ins w:id="1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</w:t>
        </w:r>
      </w:ins>
      <w:ins w:id="16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matrix of the entries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with</w:t>
        </w:r>
      </w:ins>
      <w:ins w:id="17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the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leading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(or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rPr>
            <w:b/>
            <w:bCs/>
          </w:rPr>
          <w:t xml:space="preserve">top-left</w:t>
        </w:r>
      </w:ins>
      <w:ins w:id="182" w:author="PR Preview" w:date="2026-01-01T00:00:00Z">
        <w:r>
          <w:t xml:space="preserve">)</w:t>
        </w:r>
      </w:ins>
      <w:ins w:id="1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block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of</w:t>
        </w:r>
      </w:ins>
      <w:ins w:id="18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89" w:author="PR Preview" w:date="2026-01-01T00:00:00Z">
        <w:r>
          <w:t xml:space="preserve">;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</w:t>
        </w:r>
      </w:ins>
      <w:ins w:id="19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n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it is the block</w:t>
        </w:r>
      </w:ins>
      <w:ins w:id="1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</w:t>
        </w:r>
      </w:ins>
      <w:ins w:id="198" w:author="PR Preview" w:date="2026-01-01T00:00:00Z">
        <w:r>
          <w:t xml:space="preserve"> </w:t>
        </w:r>
      </w:ins>
      <w:hyperlink w:anchor="def-block-matrix">
        <w:ins w:id="19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with</w:t>
        </w:r>
      </w:ins>
      <w:ins w:id="20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k</m:t>
        </m:r>
      </m:oMath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and for</w:t>
        </w:r>
      </w:ins>
      <w:ins w:id="20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it is</w:t>
        </w:r>
      </w:ins>
      <w:ins w:id="20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itself.</w:t>
        </w:r>
      </w:ins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del w:id="212" w:author="PR Preview" w:date="2026-01-01T00:00:00Z">
        <w:r>
          <w:rPr>
            <w:b/>
            <w:bCs/>
          </w:rPr>
          <w:delText xml:space="preserve">Definition 5 (Schur complement)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For a block matrix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as in</w:delText>
        </w:r>
      </w:del>
      <w:del w:id="218" w:author="PR Preview" w:date="2026-01-01T00:00:00Z">
        <w:r>
          <w:delText xml:space="preserve"> </w:delText>
        </w:r>
      </w:del>
      <w:hyperlink w:anchor="thm-block-quadratic">
        <w:del w:id="21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with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invertible,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b/>
            <w:bCs/>
          </w:rPr>
          <w:delText xml:space="preserve">Schur complement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of</w:delText>
        </w:r>
      </w:del>
      <w:del w:id="2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in</w:delText>
        </w:r>
      </w:del>
      <w:del w:id="23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the</w:delText>
        </w:r>
      </w:del>
      <w:del w:id="23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matrix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defined in</w:delText>
        </w:r>
      </w:del>
      <w:del w:id="243" w:author="PR Preview" w:date="2026-01-01T00:00:00Z">
        <w:r>
          <w:delText xml:space="preserve"> </w:delText>
        </w:r>
      </w:del>
      <w:hyperlink w:anchor="thm-block-quadratic">
        <w:del w:id="24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45" w:author="PR Preview" w:date="2026-01-01T00:00:00Z">
        <w:r>
          <w:delText xml:space="preserve">.</w:delText>
        </w:r>
      </w:del>
    </w:p>
    <w:p>
      <w:pPr>
        <w:pStyle w:val="FirstParagraph"/>
      </w:pPr>
      <w:ins w:id="246" w:author="PR Preview" w:date="2026-01-01T00:00:00Z">
        <w:r>
          <w:rPr>
            <w:b/>
            <w:bCs/>
          </w:rPr>
          <w:t xml:space="preserve">Definition 6 (Schur complement)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For a block matrix</w:t>
        </w:r>
      </w:ins>
      <w:ins w:id="24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as in</w:t>
        </w:r>
      </w:ins>
      <w:ins w:id="252" w:author="PR Preview" w:date="2026-01-01T00:00:00Z">
        <w:r>
          <w:t xml:space="preserve"> </w:t>
        </w:r>
      </w:ins>
      <w:hyperlink w:anchor="thm-block-quadratic">
        <w:ins w:id="25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with</w:t>
        </w:r>
      </w:ins>
      <w:ins w:id="2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invertible,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Schur complement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of</w:t>
        </w:r>
      </w:ins>
      <w:ins w:id="2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in</w:t>
        </w:r>
      </w:ins>
      <w:ins w:id="26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the</w:t>
        </w:r>
      </w:ins>
      <w:ins w:id="2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matrix</w:t>
        </w:r>
      </w:ins>
      <w:ins w:id="27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defined in</w:t>
        </w:r>
      </w:ins>
      <w:ins w:id="277" w:author="PR Preview" w:date="2026-01-01T00:00:00Z">
        <w:r>
          <w:t xml:space="preserve"> </w:t>
        </w:r>
      </w:ins>
      <w:hyperlink w:anchor="thm-block-quadratic">
        <w:ins w:id="27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79" w:author="PR Preview" w:date="2026-01-01T00:00:00Z">
        <w:r>
          <w:t xml:space="preserve">.</w:t>
        </w:r>
      </w:ins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del w:id="280" w:author="PR Preview" w:date="2026-01-01T00:00:00Z">
        <w:r>
          <w:rPr>
            <w:b/>
            <w:bCs/>
          </w:rPr>
          <w:delText xml:space="preserve">Theorem 14 (Schur complement test)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Let</w:delText>
        </w:r>
      </w:del>
      <w:del w:id="28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be as in</w:delText>
        </w:r>
      </w:del>
      <w:del w:id="286" w:author="PR Preview" w:date="2026-01-01T00:00:00Z">
        <w:r>
          <w:delText xml:space="preserve"> </w:delText>
        </w:r>
      </w:del>
      <w:hyperlink w:anchor="thm-block-quadratic">
        <w:del w:id="28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88" w:author="PR Preview" w:date="2026-01-01T00:00:00Z">
        <w:r>
          <w:delText xml:space="preserve">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Then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is positive definite (</w:delText>
        </w:r>
      </w:del>
      <w:hyperlink r:id="rId83">
        <w:del w:id="294" w:author="PR Preview" w:date="2026-01-01T00:00:00Z">
          <w:r>
            <w:rPr>
              <w:rStyle w:val="Hyperlink"/>
            </w:rPr>
            <w:delText xml:space="preserve">Definition 20 in Special Matrices and Decompositions</w:delText>
          </w:r>
        </w:del>
      </w:hyperlink>
      <w:del w:id="295" w:author="PR Preview" w:date="2026-01-01T00:00:00Z">
        <w:r>
          <w:delText xml:space="preserve">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exactly when</w:delText>
        </w:r>
      </w:del>
      <w:del w:id="2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is positive definite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and its Schur complement</w:delText>
        </w:r>
      </w:del>
      <w:del w:id="30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</w:delText>
        </w:r>
      </w:del>
      <w:hyperlink w:anchor="def-schur-complement">
        <w:del w:id="30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07" w:author="PR Preview" w:date="2026-01-01T00:00:00Z">
        <w:r>
          <w:delText xml:space="preserve">) is positive definite.</w:delText>
        </w:r>
      </w:del>
    </w:p>
    <w:p>
      <w:pPr>
        <w:pStyle w:val="FirstParagraph"/>
      </w:pPr>
      <w:ins w:id="308" w:author="PR Preview" w:date="2026-01-01T00:00:00Z">
        <w:r>
          <w:rPr>
            <w:b/>
            <w:bCs/>
          </w:rPr>
          <w:t xml:space="preserve">Theorem 14 (Schur complement test)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Let</w:t>
        </w:r>
      </w:ins>
      <w:ins w:id="31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be as in</w:t>
        </w:r>
      </w:ins>
      <w:ins w:id="314" w:author="PR Preview" w:date="2026-01-01T00:00:00Z">
        <w:r>
          <w:t xml:space="preserve"> </w:t>
        </w:r>
      </w:ins>
      <w:hyperlink w:anchor="thm-block-quadratic">
        <w:ins w:id="31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16" w:author="PR Preview" w:date="2026-01-01T00:00:00Z">
        <w:r>
          <w:t xml:space="preserve">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Then</w:t>
        </w:r>
      </w:ins>
      <w:ins w:id="31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positive definite (</w:t>
        </w:r>
      </w:ins>
      <w:hyperlink r:id="rId83">
        <w:ins w:id="322" w:author="PR Preview" w:date="2026-01-01T00:00:00Z">
          <w:r>
            <w:rPr>
              <w:rStyle w:val="Hyperlink"/>
            </w:rPr>
            <w:t xml:space="preserve">Definition 20 in Special Matrices and Decompositions</w:t>
          </w:r>
        </w:ins>
      </w:hyperlink>
      <w:ins w:id="323" w:author="PR Preview" w:date="2026-01-01T00:00:00Z">
        <w:r>
          <w:t xml:space="preserve">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exactly when</w:t>
        </w:r>
      </w:ins>
      <w:ins w:id="3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positive definite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 its Schur complement</w:t>
        </w:r>
      </w:ins>
      <w:ins w:id="33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(</w:t>
        </w:r>
      </w:ins>
      <w:hyperlink w:anchor="def-schur-complement">
        <w:ins w:id="33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35" w:author="PR Preview" w:date="2026-01-01T00:00:00Z">
        <w:r>
          <w:t xml:space="preserve">) is positive definite.</w:t>
        </w:r>
      </w:ins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6" w:author="PR Preview" w:date="2026-01-01T00:00:00Z">
        <w:r>
          <w:delText xml:space="preserve">Here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invertible with inverse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341" w:author="PR Preview" w:date="2026-01-01T00:00:00Z">
        <w:r>
          <w:delText xml:space="preserve">,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so with</w:delText>
        </w:r>
      </w:del>
      <w:del w:id="34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in</w:delText>
        </w:r>
      </w:del>
      <w:del w:id="347" w:author="PR Preview" w:date="2026-01-01T00:00:00Z">
        <w:r>
          <w:delText xml:space="preserve"> </w:delText>
        </w:r>
      </w:del>
      <w:hyperlink w:anchor="def-schur-complement">
        <w:del w:id="34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49" w:author="PR Preview" w:date="2026-01-01T00:00:00Z">
        <w:r>
          <w:delText xml:space="preserve">,</w:delText>
        </w:r>
      </w:del>
    </w:p>
    <w:p>
      <w:pPr>
        <w:pStyle w:val="FirstParagraph"/>
      </w:pPr>
      <w:ins w:id="350" w:author="PR Preview" w:date="2026-01-01T00:00:00Z">
        <w:r>
          <w:t xml:space="preserve">Here</w:t>
        </w:r>
      </w:ins>
      <w:ins w:id="35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is invertible with inverse</w:t>
        </w:r>
      </w:ins>
      <w:ins w:id="3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so with</w:t>
        </w:r>
      </w:ins>
      <w:ins w:id="35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in</w:t>
        </w:r>
      </w:ins>
      <w:ins w:id="361" w:author="PR Preview" w:date="2026-01-01T00:00:00Z">
        <w:r>
          <w:t xml:space="preserve"> </w:t>
        </w:r>
      </w:ins>
      <w:hyperlink w:anchor="def-schur-complement">
        <w:ins w:id="36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6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2026-10-13T21:04:18Z</dcterms:created>
  <dcterms:modified xsi:type="dcterms:W3CDTF">2026-10-13T21:04:18Z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