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Direct Sums and Orthogonal Complements</w:t>
      </w:r>
    </w:p>
    <w:p>
      <w:pPr>
        <w:pStyle w:val="Date"/>
      </w:pPr>
      <w:del w:id="1" w:author="PR Preview" w:date="2026-01-01T00:00:00Z">
        <w:r>
          <w:delText xml:space="preserve">Last modified: 2026-10-13 11:22:25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2026-10-13 13:40:37 (PDT)</w:t>
        </w:r>
      </w:ins>
    </w:p>
    <w:bookmarkStart w:id="46" w:name="sec-direct-sums"/>
    <w:p>
      <w:pPr>
        <w:pStyle w:val="Heading2"/>
      </w:pPr>
      <w:r>
        <w:t xml:space="preserve">1 Sums and direct sums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section,</w:t>
            </w:r>
            <w:r>
              <w:t xml:space="preserve"> </w:t>
            </w:r>
            <w:hyperlink w:anchor="sec-orthogonal-complements">
              <w:r>
                <w:rPr>
                  <w:rStyle w:val="Hyperlink"/>
                </w:rPr>
                <w:t xml:space="preserve">Section 2</w:t>
              </w:r>
            </w:hyperlink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w:anchor="sec-fundamental-theorem">
              <w:r>
                <w:rPr>
                  <w:rStyle w:val="Hyperlink"/>
                </w:rPr>
                <w:t xml:space="preserve">Section 3</w:t>
              </w:r>
            </w:hyperlink>
            <w:r>
              <w:t xml:space="preserve"> </w:t>
            </w:r>
            <w:r>
              <w:t xml:space="preserve">are adapted from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proves that a subspace and its orthogonal complement together make up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</m:oMath>
            <w:r>
              <w:t xml:space="preserve"> </w:t>
            </w:r>
            <w:r>
              <w:t xml:space="preserve">by extending an orthonormal basis;</w:t>
            </w:r>
            <w:r>
              <w:t xml:space="preserve"> </w:t>
            </w:r>
            <w:r>
              <w:t xml:space="preserve">the proof here uses the rank-nullity theorem (</w:t>
            </w:r>
            <w:hyperlink r:id="rId13">
              <w:r>
                <w:rPr>
                  <w:rStyle w:val="Hyperlink"/>
                </w:rPr>
                <w:t xml:space="preserve">Theorem 7 in Column Space, Null Space and Rank-Nullity</w:t>
              </w:r>
            </w:hyperlink>
            <w:r>
              <w:t xml:space="preserve">) instead.</w:t>
            </w:r>
          </w:p>
          <w:p/>
        </w:tc>
      </w:tr>
    </w:tbl>
    <w:bookmarkStart w:id="15" w:name="def-subspace-sum"/>
    <w:p>
      <w:pPr>
        <w:pStyle w:val="BodyText"/>
      </w:pPr>
      <w:r>
        <w:rPr>
          <w:b/>
          <w:bCs/>
        </w:rPr>
        <w:t xml:space="preserve">Definition 1 (Sum of subspaces)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</w:t>
      </w:r>
      <w:r>
        <w:t xml:space="preserve"> </w:t>
      </w:r>
      <w:r>
        <w:t xml:space="preserve">of two subspaces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Definition 4 in Subspaces and Rank</w:t>
        </w:r>
      </w:hyperlink>
      <w:r>
        <w:t xml:space="preserve">)</w:t>
      </w:r>
      <w:r>
        <w:t xml:space="preserve"> </w:t>
      </w:r>
      <w:r>
        <w:t xml:space="preserve">is the set of all sums of a vector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a vector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2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5"/>
    <w:bookmarkStart w:id="16" w:name="exm-subspace-sum"/>
    <w:p>
      <w:pPr>
        <w:pStyle w:val="FirstParagraph"/>
      </w:pPr>
      <w:r>
        <w:rPr>
          <w:b/>
          <w:bCs/>
        </w:rPr>
        <w:t xml:space="preserve">Example 1 (Two lines sum to a plane)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two lines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  <w:r>
        <w:t xml:space="preserve"> </w:t>
      </w:r>
      <w:r>
        <w:t xml:space="preserve">A vector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has the form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b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can be any numbers,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"/>
    <w:bookmarkStart w:id="17" w:name="exm-sum-not-union"/>
    <w:p>
      <w:pPr>
        <w:pStyle w:val="BodyText"/>
      </w:pPr>
      <w:r>
        <w:rPr>
          <w:b/>
          <w:bCs/>
        </w:rPr>
        <w:t xml:space="preserve">Example 2 (The sum is not the union)</w:t>
      </w:r>
      <w:r>
        <w:t xml:space="preserve"> </w:t>
      </w:r>
      <w:r>
        <w:t xml:space="preserve">For the two lines in</w:t>
      </w:r>
      <w:r>
        <w:t xml:space="preserve"> </w:t>
      </w:r>
      <w:hyperlink w:anchor="exm-subspace-sum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the union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∪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contains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but not their sum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every multiple of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second entry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every multiple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first entry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So the union is not closed under addition and is not a subspace,</w:t>
      </w:r>
      <w:r>
        <w:t xml:space="preserve"> </w:t>
      </w:r>
      <w:r>
        <w:t xml:space="preserve">while the sum, the whole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 is.</w:t>
      </w:r>
    </w:p>
    <w:bookmarkEnd w:id="17"/>
    <w:bookmarkStart w:id="18" w:name="thm-sum-intersection-subspace"/>
    <w:p>
      <w:pPr>
        <w:pStyle w:val="BodyText"/>
      </w:pPr>
      <w:r>
        <w:rPr>
          <w:b/>
          <w:bCs/>
        </w:rPr>
        <w:t xml:space="preserve">Theorem 1 (Sums and intersections of subspaces are subspaces)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Definition 4 in Subspaces and Rank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def-subspace-sum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1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Both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contain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Theorem 1 in Subspaces and Rank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The sum.</w:t>
      </w:r>
      <w:r>
        <w:t xml:space="preserve"> </w:t>
      </w:r>
      <w:r>
        <w:t xml:space="preserve">It is not empty: it contains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Take two of its vectors,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a number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vector addition is entrywise)</m:t>
              </m:r>
            </m:e>
          </m:eqAr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because each subspace is closed under addition.</w:t>
      </w:r>
      <w:r>
        <w:t xml:space="preserve"> </w:t>
      </w:r>
      <w:r>
        <w:t xml:space="preserve">Likewise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c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c</m:t>
              </m:r>
              <m:r>
                <m:rPr>
                  <m:nor/>
                  <m:sty m:val="p"/>
                </m:rPr>
                <m:t> entrywise)</m:t>
              </m:r>
            </m:e>
          </m:eqAr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c</m:t>
        </m:r>
        <m:r>
          <m:t> 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t> 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because each subspace is closed under scalar multiplication.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t> 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are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intersection.</w:t>
      </w:r>
      <w:r>
        <w:t xml:space="preserve"> </w:t>
      </w:r>
      <w:r>
        <w:t xml:space="preserve">It is not empty: it contains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are in both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t> 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are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a subspace,</w:t>
      </w:r>
      <w:r>
        <w:t xml:space="preserve"> </w:t>
      </w:r>
      <w:r>
        <w:t xml:space="preserve">and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for the same reason,</w:t>
      </w:r>
      <w:r>
        <w:t xml:space="preserve"> </w:t>
      </w:r>
      <w:r>
        <w:t xml:space="preserve">so they are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</w:p>
    <w:bookmarkStart w:id="20" w:name="exm-sum-intersection-subspace"/>
    <w:p>
      <w:pPr>
        <w:pStyle w:val="BodyText"/>
      </w:pPr>
      <w:r>
        <w:rPr>
          <w:b/>
          <w:bCs/>
        </w:rPr>
        <w:t xml:space="preserve">Example 3 (Two planes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plane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Intersection:</w:t>
      </w:r>
      <w:r>
        <w:t xml:space="preserve"> </w:t>
      </w:r>
      <w:r>
        <w:t xml:space="preserve">a vector in both has third entry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first entry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b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y</m:t>
        </m:r>
      </m:oMath>
      <w:r>
        <w:t xml:space="preserve">-axis, which is a line through the origin.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Sum: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any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</m:oMath>
      <w:r>
        <w:t xml:space="preserve"> </w:t>
      </w:r>
      <w:r>
        <w:t xml:space="preserve">arises this way,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y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z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bookmarkEnd w:id="20"/>
    <w:bookmarkStart w:id="21" w:name="thm-dim-sum"/>
    <w:p>
      <w:pPr>
        <w:pStyle w:val="FirstParagraph"/>
      </w:pPr>
      <w:r>
        <w:rPr>
          <w:b/>
          <w:bCs/>
        </w:rPr>
        <w:t xml:space="preserve">Theorem 2 (The dimension of a sum of subspaces)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∩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All three sets in the formula are subspaces</w:t>
      </w:r>
      <w:r>
        <w:t xml:space="preserve"> </w:t>
      </w:r>
      <w:r>
        <w:t xml:space="preserve">(</w:t>
      </w:r>
      <w:hyperlink w:anchor="thm-sum-intersection-subspace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each has a dimension (</w:t>
      </w:r>
      <w:hyperlink r:id="rId22">
        <w:r>
          <w:rPr>
            <w:rStyle w:val="Hyperlink"/>
          </w:rPr>
          <w:t xml:space="preserve">Definition 8 in Subspaces and Rank</w:t>
        </w:r>
      </w:hyperlink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Build a list.</w:t>
      </w:r>
      <w:r>
        <w:t xml:space="preserve"> </w:t>
      </w:r>
      <w:r>
        <w:t xml:space="preserve">Choose a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23">
        <w:r>
          <w:rPr>
            <w:rStyle w:val="Hyperlink"/>
          </w:rPr>
          <w:t xml:space="preserve">Theorem 9 in Subspaces and Rank</w:t>
        </w:r>
      </w:hyperlink>
      <w:r>
        <w:t xml:space="preserve">).</w:t>
      </w:r>
      <w:r>
        <w:t xml:space="preserve"> </w:t>
      </w:r>
      <w:r>
        <w:t xml:space="preserve">These vectors are linearly independent and lie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r:id="rId23">
        <w:r>
          <w:rPr>
            <w:rStyle w:val="Hyperlink"/>
          </w:rPr>
          <w:t xml:space="preserve">Theorem 9 in Subspaces and Rank</w:t>
        </w:r>
      </w:hyperlink>
      <w:r>
        <w:t xml:space="preserve"> </w:t>
      </w:r>
      <w:r>
        <w:t xml:space="preserve">extends them to a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sSub>
              <m:e>
                <m:r>
                  <m:t>d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which has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vectors (</w:t>
      </w:r>
      <w:hyperlink r:id="rId24">
        <w:r>
          <w:rPr>
            <w:rStyle w:val="Hyperlink"/>
          </w:rPr>
          <w:t xml:space="preserve">Theorem 7 in Subspaces and Rank</w:t>
        </w:r>
      </w:hyperlink>
      <w:r>
        <w:t xml:space="preserve">).</w:t>
      </w:r>
      <w:r>
        <w:t xml:space="preserve"> </w:t>
      </w:r>
      <w:r>
        <w:t xml:space="preserve">In the same way, extend them to a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t>d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We show that the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’s,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’s 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’s together,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k</m:t>
        </m:r>
      </m:oMath>
      <w:r>
        <w:t xml:space="preserve"> </w:t>
      </w:r>
      <w:r>
        <w:t xml:space="preserve">vectors,</w:t>
      </w:r>
      <w:r>
        <w:t xml:space="preserve"> </w:t>
      </w:r>
      <w:r>
        <w:t xml:space="preserve">are a basis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25">
        <w:r>
          <w:rPr>
            <w:rStyle w:val="Hyperlink"/>
          </w:rPr>
          <w:t xml:space="preserve">Definition 6 in Subspaces and Rank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They span</w:t>
      </w:r>
      <w:r>
        <w:rPr>
          <w:b/>
          <w:bCs/>
        </w:rP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Any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is a linear combination of the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’s 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’s,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is a linear combination of the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’s 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’s,</w:t>
      </w:r>
      <w:r>
        <w:t xml:space="preserve"> </w:t>
      </w:r>
      <w:r>
        <w:t xml:space="preserve">so their sum is a linear combination of all three groups.</w:t>
      </w:r>
      <w:r>
        <w:t xml:space="preserve"> </w:t>
      </w:r>
      <w:r>
        <w:t xml:space="preserve">Conversely, each vector in the list is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(for example,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a subspace,</w:t>
      </w:r>
      <w:r>
        <w:t xml:space="preserve"> </w:t>
      </w:r>
      <w:r>
        <w:t xml:space="preserve">so it contains every linear combination of them.</w:t>
      </w:r>
    </w:p>
    <w:p>
      <w:pPr>
        <w:pStyle w:val="BodyText"/>
      </w:pPr>
      <w:r>
        <w:rPr>
          <w:b/>
          <w:bCs/>
        </w:rPr>
        <w:t xml:space="preserve">They are linearly independent.</w:t>
      </w:r>
      <w:r>
        <w:t xml:space="preserve"> </w:t>
      </w:r>
      <w:r>
        <w:t xml:space="preserve">Suppose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sSub>
            <m:e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k</m:t>
              </m:r>
            </m:sup>
            <m:e>
              <m:sSub>
                <m:e>
                  <m:r>
                    <m:t>b</m:t>
                  </m:r>
                </m:e>
                <m:sub>
                  <m:r>
                    <m:t>j</m:t>
                  </m:r>
                </m:sub>
              </m:sSub>
            </m:e>
          </m:nary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l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sSub>
                <m:e>
                  <m:r>
                    <m:t>d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k</m:t>
              </m:r>
            </m:sup>
            <m:e>
              <m:sSub>
                <m:e>
                  <m:r>
                    <m:t>c</m:t>
                  </m:r>
                </m:e>
                <m:sub>
                  <m:r>
                    <m:t>l</m:t>
                  </m:r>
                </m:sub>
              </m:sSub>
            </m:e>
          </m:nary>
          <m:sSub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  <m:sub>
              <m:r>
                <m:t>l</m:t>
              </m:r>
            </m:sub>
          </m:sSub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0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n"/>
          </m:naryPr>
          <m:sub>
            <m:r>
              <m:t>l</m:t>
            </m:r>
          </m:sub>
          <m:sup>
            <m:r>
              <m:t>​</m:t>
            </m:r>
          </m:sup>
          <m:e>
            <m:sSub>
              <m:e>
                <m:r>
                  <m:t>c</m:t>
                </m:r>
              </m:e>
              <m:sub>
                <m:r>
                  <m:t>l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l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because it is a linear combination of vectors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Subtracting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sSub>
              <m:e>
                <m:r>
                  <m:t>b</m:t>
                </m:r>
              </m:e>
              <m:sub>
                <m:r>
                  <m:t>j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from both sides of the supposed equation gives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rPr>
              <m:sty m:val="p"/>
            </m:rPr>
            <m:t>−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t> </m:t>
          </m:r>
          <m:sSub>
            <m:e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k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rPr>
              <m:sty m:val="p"/>
            </m:rPr>
            <m:t>−</m:t>
          </m:r>
          <m:sSub>
            <m:e>
              <m:r>
                <m:t>b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)</m:t>
          </m:r>
          <m:r>
            <m:t> </m:t>
          </m:r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 linear combination of vectors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too.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e</m:t>
                </m:r>
              </m:e>
              <m:sub>
                <m:r>
                  <m:t>i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for some numbers</w:t>
      </w:r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since the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’s span the intersection.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vector minus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e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sSub>
                    <m:e>
                      <m:r>
                        <m:t>d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l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two expressions for 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e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sSub>
                    <m:e>
                      <m:r>
                        <m:t>d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p"/>
                </m:rPr>
                <m:t>−</m:t>
              </m:r>
              <m:sSub>
                <m:e>
                  <m:r>
                    <m:t>c</m:t>
                  </m:r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each subtraction as adding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times)</m:t>
              </m:r>
            </m:e>
          </m:eqArr>
        </m:oMath>
      </m:oMathPara>
    </w:p>
    <w:p>
      <w:pPr>
        <w:pStyle w:val="FirstParagraph"/>
      </w:pPr>
      <w:r>
        <w:t xml:space="preserve">and because the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’s 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’s are a basis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every</w:t>
      </w:r>
      <w:r>
        <w:t xml:space="preserve"> </w:t>
      </w:r>
      <m:oMath>
        <m:sSub>
          <m:e>
            <m:r>
              <m:t>c</m:t>
            </m:r>
          </m:e>
          <m:sub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supposed equation then reads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sSub>
              <m:e>
                <m:r>
                  <m:t>b</m:t>
                </m:r>
              </m:e>
              <m:sub>
                <m:r>
                  <m:t>j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 because the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’s 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’s are a basis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k</m:t>
        </m:r>
      </m:oMath>
      <w:r>
        <w:t xml:space="preserve">.</w:t>
      </w:r>
      <w:r>
        <w:t xml:space="preserve"> </w:t>
      </w:r>
      <w:r>
        <w:t xml:space="preserve">When some of the groups are empty</w:t>
      </w:r>
      <w:r>
        <w:t xml:space="preserve"> </w:t>
      </w:r>
      <w:r>
        <w:t xml:space="preserve">(for example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</m:oMath>
      <w:r>
        <w:t xml:space="preserve">, or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),</w:t>
      </w:r>
      <w:r>
        <w:t xml:space="preserve"> </w:t>
      </w:r>
      <w:r>
        <w:t xml:space="preserve">the sums over them are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 the argument goes through unchanged.</w:t>
      </w:r>
    </w:p>
    <w:bookmarkStart w:id="27" w:name="exm-dim-sum"/>
    <w:p>
      <w:pPr>
        <w:pStyle w:val="BodyText"/>
      </w:pPr>
      <w:r>
        <w:rPr>
          <w:b/>
          <w:bCs/>
        </w:rPr>
        <w:t xml:space="preserve">Example 4 (Two planes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, by dimension)</w:t>
      </w:r>
      <w:r>
        <w:t xml:space="preserve"> </w:t>
      </w:r>
      <w:r>
        <w:t xml:space="preserve">For the planes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</w:t>
      </w:r>
      <w:r>
        <w:t xml:space="preserve"> </w:t>
      </w:r>
      <w:hyperlink w:anchor="exm-sum-intersection-subspace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each has dimension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),</w:t>
      </w:r>
      <w:r>
        <w:t xml:space="preserve"> </w:t>
      </w:r>
      <w:r>
        <w:t xml:space="preserve">and the plane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 basis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by the same argument.</w:t>
      </w:r>
      <w:r>
        <w:t xml:space="preserve"> </w:t>
      </w:r>
      <w:r>
        <w:t xml:space="preserve">Their intersection, the</w:t>
      </w:r>
      <w:r>
        <w:t xml:space="preserve"> </w:t>
      </w:r>
      <m:oMath>
        <m:r>
          <m:t>y</m:t>
        </m:r>
      </m:oMath>
      <w:r>
        <w:t xml:space="preserve">-axis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because the single nonzero vector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linearly independent</w:t>
      </w:r>
      <w:r>
        <w:t xml:space="preserve"> </w:t>
      </w:r>
      <w:r>
        <w:t xml:space="preserve">(</w:t>
      </w:r>
      <m:oMath>
        <m:r>
          <m:t>c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if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</w:t>
      </w:r>
      <w:r>
        <w:t xml:space="preserve"> </w:t>
      </w:r>
      <w:r>
        <w:t xml:space="preserve">and so is a basis of it.</w:t>
      </w:r>
      <w:r>
        <w:t xml:space="preserve"> </w:t>
      </w:r>
      <w:hyperlink w:anchor="thm-dim-sum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agrees 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w:anchor="exm-sum-intersection-subspace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</w:p>
    <w:bookmarkEnd w:id="27"/>
    <w:bookmarkStart w:id="28" w:name="cor-dim-subadditive"/>
    <w:p>
      <w:pPr>
        <w:pStyle w:val="BodyText"/>
      </w:pPr>
      <w:r>
        <w:rPr>
          <w:b/>
          <w:bCs/>
        </w:rPr>
        <w:t xml:space="preserve">Corollary 1 (The dimension of a sum is at most the sum of the dimensions)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 equality exactly when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.</w:t>
      </w:r>
    </w:p>
    <w:bookmarkEnd w:id="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im-sum">
        <w:r>
          <w:rPr>
            <w:rStyle w:val="Hyperlink"/>
          </w:rPr>
          <w:t xml:space="preserve">Theorem 2</w:t>
        </w:r>
      </w:hyperlink>
      <w:r>
        <w:t xml:space="preserve">, the two sides differ by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That dimension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 a basis of the intersection is the empty list,</w:t>
      </w:r>
      <w:r>
        <w:t xml:space="preserve"> </w:t>
      </w:r>
      <w:r>
        <w:t xml:space="preserve">that is, when the intersection is the span of the empty list,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w:hyperlink r:id="rId29">
        <w:r>
          <w:rPr>
            <w:rStyle w:val="Hyperlink"/>
          </w:rPr>
          <w:t xml:space="preserve">Definition 5 in Subspaces and Rank</w:t>
        </w:r>
      </w:hyperlink>
      <w:r>
        <w:t xml:space="preserve">,</w:t>
      </w:r>
      <w:r>
        <w:t xml:space="preserve"> 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</w:p>
    <w:bookmarkStart w:id="31" w:name="exm-dim-subadditive"/>
    <w:p>
      <w:pPr>
        <w:pStyle w:val="BodyText"/>
      </w:pPr>
      <w:r>
        <w:rPr>
          <w:b/>
          <w:bCs/>
        </w:rPr>
        <w:t xml:space="preserve">Example 5 (Equality and strict inequality)</w:t>
      </w:r>
      <w:r>
        <w:t xml:space="preserve"> </w:t>
      </w:r>
      <w:r>
        <w:t xml:space="preserve"> </w:t>
      </w:r>
    </w:p>
    <w:p>
      <w:pPr>
        <w:numPr>
          <w:ilvl w:val="0"/>
          <w:numId w:val="1002"/>
        </w:numPr>
      </w:pPr>
      <w:r>
        <w:t xml:space="preserve">For the lines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w:hyperlink w:anchor="exm-subspace-sum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a common vector satisfies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b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intersection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indeed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sum is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exm-subspace-sum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which has dimension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),</w:t>
      </w:r>
      <w:r>
        <w:t xml:space="preserve"> </w:t>
      </w:r>
      <w:r>
        <w:t xml:space="preserve">and each line has dimension</w:t>
      </w:r>
      <w:r>
        <w:t xml:space="preserve"> </w:t>
      </w:r>
      <m:oMath>
        <m:r>
          <m:t>1</m:t>
        </m:r>
      </m:oMath>
      <w:r>
        <w:t xml:space="preserve">, with its spanning vector as a basis.</w:t>
      </w:r>
    </w:p>
    <w:p>
      <w:pPr>
        <w:numPr>
          <w:ilvl w:val="0"/>
          <w:numId w:val="1002"/>
        </w:numPr>
      </w:pP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span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sum is the same line,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b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r:id="rId30">
        <w:r>
          <w:rPr>
            <w:rStyle w:val="Hyperlink"/>
          </w:rPr>
          <w:t xml:space="preserve">strict inequality</w:t>
        </w:r>
      </w:hyperlink>
      <w:r>
        <w:t xml:space="preserve">.</w:t>
      </w:r>
    </w:p>
    <w:bookmarkEnd w:id="31"/>
    <w:bookmarkStart w:id="32" w:name="thm-rank-subadditive"/>
    <w:p>
      <w:pPr>
        <w:pStyle w:val="FirstParagraph"/>
      </w:pPr>
      <w:r>
        <w:rPr>
          <w:b/>
          <w:bCs/>
        </w:rPr>
        <w:t xml:space="preserve">Theorem 3 (Rank is subadditive)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Any vector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), 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bi"/>
          </m:rPr>
          <m:t>B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r:id="rId34">
        <w:r>
          <w:rPr>
            <w:rStyle w:val="Hyperlink"/>
          </w:rPr>
          <w:t xml:space="preserve">Theorem 6 in Matrices</w:t>
        </w:r>
      </w:hyperlink>
      <w:r>
        <w:t xml:space="preserve">, 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matrix),</w:t>
      </w:r>
      <w:r>
        <w:t xml:space="preserve"> </w:t>
      </w:r>
      <w:r>
        <w:t xml:space="preserve">a vector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plus a vector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Compare dimensions.</w:t>
      </w:r>
      <w:r>
        <w:t xml:space="preserve"> </w:t>
      </w:r>
      <w:r>
        <w:t xml:space="preserve">All the sets involved 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Theorem 1 in Column Space, Null Space and Rank-Nullity</w:t>
        </w:r>
      </w:hyperlink>
      <w:r>
        <w:t xml:space="preserve">,</w:t>
      </w:r>
      <w:r>
        <w:t xml:space="preserve"> </w:t>
      </w:r>
      <w:hyperlink w:anchor="thm-sum-intersection-subspace">
        <w:r>
          <w:rPr>
            <w:rStyle w:val="Hyperlink"/>
          </w:rPr>
          <w:t xml:space="preserve">Theorem 1</w:t>
        </w:r>
      </w:hyperlink>
      <w:r>
        <w:t xml:space="preserve">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containment, and part 2 of </m:t>
              </m:r>
              <m:r>
                <m:rPr>
                  <m:nor/>
                  <m:sty m:val="p"/>
                </m:rPr>
                <m:t>Theorem 10 in Subspaces and Rank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Corollary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8" w:name="exm-rank-subadditive"/>
    <w:p>
      <w:pPr>
        <w:pStyle w:val="FirstParagraph"/>
      </w:pPr>
      <w:r>
        <w:rPr>
          <w:b/>
          <w:bCs/>
        </w:rPr>
        <w:t xml:space="preserve">Example 6 (Subadditivity with equality and without)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Each has one nonzero column and one zero column.</w:t>
      </w:r>
      <w:r>
        <w:t xml:space="preserve"> </w:t>
      </w:r>
      <w:r>
        <w:t xml:space="preserve">The nonzero column on its own is linearly independent</w:t>
      </w:r>
      <w:r>
        <w:t xml:space="preserve"> </w:t>
      </w:r>
      <w:r>
        <w:t xml:space="preserve">(</w:t>
      </w:r>
      <m:oMath>
        <m:r>
          <m:t>c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and the two columns together are not,</w:t>
      </w:r>
      <w:r>
        <w:t xml:space="preserve"> </w:t>
      </w:r>
      <w:r>
        <w:t xml:space="preserve">since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times the zero column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;</w:t>
      </w:r>
      <w:r>
        <w:t xml:space="preserve"> </w:t>
      </w:r>
      <w:r>
        <w:t xml:space="preserve">so each matrix has rank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r:id="rId36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  <w:r>
        <w:t xml:space="preserve"> </w:t>
      </w:r>
      <w:r>
        <w:t xml:space="preserve">By the same argument,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bi"/>
          </m:rPr>
          <m:t>A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bi"/>
          </m:rPr>
          <m:t>B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identity matrix, which has rank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Example 12 in Column Space, Null Space and Rank-Nullity</w:t>
        </w:r>
      </w:hyperlink>
      <w:r>
        <w:t xml:space="preserve">),</w:t>
      </w:r>
      <w:r>
        <w:t xml:space="preserve"> </w:t>
      </w:r>
      <w:r>
        <w:t xml:space="preserve">so the bound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holds with equality.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zero matrix,</w:t>
      </w:r>
      <w:r>
        <w:t xml:space="preserve"> </w:t>
      </w:r>
      <w:r>
        <w:t xml:space="preserve">which has rank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w:r>
        <w:t xml:space="preserve">any nonempty list of its columns contains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So the bound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strict.</w:t>
      </w:r>
    </w:p>
    <w:bookmarkEnd w:id="38"/>
    <w:bookmarkStart w:id="39" w:name="def-direct-sum"/>
    <w:p>
      <w:pPr>
        <w:pStyle w:val="FirstParagraph"/>
      </w:pPr>
      <w:r>
        <w:rPr>
          <w:b/>
          <w:bCs/>
        </w:rPr>
        <w:t xml:space="preserve">Definition 2 (Direct sum)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V</m:t>
        </m:r>
      </m:oMath>
      <w:r>
        <w:t xml:space="preserve"> </w:t>
      </w:r>
      <w:r>
        <w:t xml:space="preserve">be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complementary</w:t>
      </w:r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V</m:t>
        </m:r>
      </m:oMath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V</m:t>
          </m:r>
          <m:r>
            <m:rPr>
              <m:sty m:val="p"/>
            </m:rPr>
            <m:t>=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∩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</m:d>
          <m:r>
            <m:t>​</m:t>
          </m:r>
        </m:oMath>
      </m:oMathPara>
    </w:p>
    <w:p>
      <w:pPr>
        <w:pStyle w:val="FirstParagraph"/>
      </w:pPr>
      <w:r>
        <w:t xml:space="preserve">(</w:t>
      </w:r>
      <w:hyperlink w:anchor="def-subspace-sum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V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direct sum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cr m:val="script"/>
            <m:sty m:val="p"/>
          </m:rPr>
          <m:t>V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⊕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39"/>
    <w:bookmarkStart w:id="40" w:name="exm-direct-sum"/>
    <w:p>
      <w:pPr>
        <w:pStyle w:val="BodyText"/>
      </w:pPr>
      <w:r>
        <w:rPr>
          <w:b/>
          <w:bCs/>
        </w:rPr>
        <w:t xml:space="preserve">Example 7 (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is a plane plus a line)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 the</w:t>
      </w:r>
      <w:r>
        <w:t xml:space="preserve"> </w:t>
      </w:r>
      <m:oMath>
        <m:r>
          <m:t>z</m:t>
        </m:r>
      </m:oMath>
      <w:r>
        <w:t xml:space="preserve">-axis.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Sum:</w:t>
      </w:r>
      <w:r>
        <w:t xml:space="preserve"> </w:t>
      </w:r>
      <w:r>
        <w:t xml:space="preserve">any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Intersection:</w:t>
      </w:r>
      <w:r>
        <w:t xml:space="preserve"> </w:t>
      </w:r>
      <w:r>
        <w:t xml:space="preserve">a vector in both has third entry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first and second entries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⊕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40"/>
    <w:bookmarkStart w:id="41" w:name="exm-not-direct-sum"/>
    <w:p>
      <w:pPr>
        <w:pStyle w:val="BodyText"/>
      </w:pPr>
      <w:r>
        <w:rPr>
          <w:b/>
          <w:bCs/>
        </w:rPr>
        <w:t xml:space="preserve">Example 8 (Two planes that sum to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but not directly)</w:t>
      </w:r>
      <w:r>
        <w:t xml:space="preserve"> </w:t>
      </w:r>
      <w:r>
        <w:t xml:space="preserve">The planes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sum to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w:anchor="exm-sum-intersection-subspace">
        <w:r>
          <w:rPr>
            <w:rStyle w:val="Hyperlink"/>
          </w:rPr>
          <w:t xml:space="preserve">Example 3</w:t>
        </w:r>
      </w:hyperlink>
      <w:r>
        <w:t xml:space="preserve">),</w:t>
      </w:r>
      <w:r>
        <w:t xml:space="preserve"> </w:t>
      </w:r>
      <w:r>
        <w:t xml:space="preserve">but they share the</w:t>
      </w:r>
      <w:r>
        <w:t xml:space="preserve"> </w:t>
      </w:r>
      <m:oMath>
        <m:r>
          <m:t>y</m:t>
        </m:r>
      </m:oMath>
      <w:r>
        <w:t xml:space="preserve">-axis,</w:t>
      </w:r>
      <w:r>
        <w:t xml:space="preserve"> </w:t>
      </w:r>
      <w:r>
        <w:t xml:space="preserve">so they are not complementary,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 not their direct sum.</w:t>
      </w:r>
      <w:r>
        <w:t xml:space="preserve"> </w:t>
      </w:r>
      <w:r>
        <w:t xml:space="preserve">The shared line shows up as more than one way to split a vector: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with the first term in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 second in the plane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both times.</w:t>
      </w:r>
    </w:p>
    <w:bookmarkEnd w:id="41"/>
    <w:bookmarkStart w:id="42" w:name="thm-direct-sum-equiv"/>
    <w:p>
      <w:pPr>
        <w:pStyle w:val="BodyText"/>
      </w:pPr>
      <w:r>
        <w:rPr>
          <w:b/>
          <w:bCs/>
        </w:rPr>
        <w:t xml:space="preserve">Theorem 4 (Three ways to recognize a direct sum)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cr m:val="script"/>
            <m:sty m:val="p"/>
          </m:rPr>
          <m:t>V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 following statements are equivalent:</w:t>
      </w:r>
    </w:p>
    <w:p>
      <w:pPr>
        <w:pStyle w:val="Compact"/>
        <w:numPr>
          <w:ilvl w:val="0"/>
          <w:numId w:val="1005"/>
        </w:numPr>
      </w:pPr>
      <m:oMath>
        <m:r>
          <m:rPr>
            <m:scr m:val="script"/>
            <m:sty m:val="p"/>
          </m:rPr>
          <m:t>V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⊕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def-direct-sum">
        <w:r>
          <w:rPr>
            <w:rStyle w:val="Hyperlink"/>
          </w:rPr>
          <w:t xml:space="preserve">Definition 2</w:t>
        </w:r>
      </w:hyperlink>
      <w:r>
        <w:t xml:space="preserve">).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V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V</m:t>
        </m:r>
      </m:oMath>
      <w:r>
        <w:t xml:space="preserve"> </w:t>
      </w:r>
      <w:r>
        <w:t xml:space="preserve">can be written as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 only one way.</w:t>
      </w:r>
    </w:p>
    <w:bookmarkEnd w:id="4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rPr>
            <m:scr m:val="script"/>
            <m:sty m:val="p"/>
          </m:rPr>
          <m:t>V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given,</w:t>
      </w:r>
      <w:r>
        <w:t xml:space="preserve"> </w:t>
      </w:r>
      <w:r>
        <w:t xml:space="preserve">statement 1 says exactly that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1 and 2 are equivalent.</w:t>
      </w:r>
      <w:r>
        <w:t xml:space="preserve"> </w:t>
      </w:r>
      <w:r>
        <w:t xml:space="preserve">By</w:t>
      </w:r>
      <w:r>
        <w:t xml:space="preserve"> </w:t>
      </w:r>
      <w:hyperlink w:anchor="cor-dim-subadditive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1 implies 3.</w:t>
      </w:r>
      <w:r>
        <w:t xml:space="preserve"> </w:t>
      </w:r>
      <w:r>
        <w:t xml:space="preserve">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V</m:t>
        </m:r>
      </m:oMath>
      <w:r>
        <w:t xml:space="preserve"> </w:t>
      </w:r>
      <w:r>
        <w:t xml:space="preserve">has at least one such expression,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cr m:val="script"/>
            <m:sty m:val="p"/>
          </m:rPr>
          <m:t>V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Suppose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left side is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the right side is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because each subspace is closed under addition and scalar multiplication</w:t>
      </w:r>
      <w:r>
        <w:t xml:space="preserve"> </w:t>
      </w:r>
      <w:r>
        <w:t xml:space="preserve">(the difference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t> 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</m:oMath>
      <w:r>
        <w:t xml:space="preserve">).</w:t>
      </w:r>
      <w:r>
        <w:t xml:space="preserve"> </w:t>
      </w:r>
      <w:r>
        <w:t xml:space="preserve">So both sides are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gives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3 implies 1.</w:t>
      </w:r>
      <w:r>
        <w:t xml:space="preserve"> </w:t>
      </w:r>
      <w:r>
        <w:t xml:space="preserve">Take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 with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Theorem 1 in Subspaces and Rank</w:t>
        </w:r>
      </w:hyperlink>
      <w:r>
        <w:t xml:space="preserve">).</w:t>
      </w:r>
      <w:r>
        <w:t xml:space="preserve"> </w:t>
      </w:r>
      <w:r>
        <w:t xml:space="preserve">By statement 3 these two expressions are the same,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.</w:t>
      </w:r>
    </w:p>
    <w:bookmarkStart w:id="43" w:name="exm-direct-sum-equiv"/>
    <w:p>
      <w:pPr>
        <w:pStyle w:val="BodyText"/>
      </w:pPr>
      <w:r>
        <w:rPr>
          <w:b/>
          <w:bCs/>
        </w:rPr>
        <w:t xml:space="preserve">Example 9 (Checking the three statements)</w:t>
      </w:r>
      <w:r>
        <w:t xml:space="preserve"> </w:t>
      </w:r>
      <w:r>
        <w:t xml:space="preserve">For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</w:t>
      </w:r>
      <w:r>
        <w:t xml:space="preserve"> </w:t>
      </w:r>
      <m:oMath>
        <m:r>
          <m:t>z</m:t>
        </m:r>
      </m:oMath>
      <w:r>
        <w:t xml:space="preserve">-axis in</w:t>
      </w:r>
      <w:r>
        <w:t xml:space="preserve"> </w:t>
      </w:r>
      <w:hyperlink w:anchor="exm-direct-sum">
        <w:r>
          <w:rPr>
            <w:rStyle w:val="Hyperlink"/>
          </w:rPr>
          <w:t xml:space="preserve">Example 7</w:t>
        </w:r>
      </w:hyperlink>
      <w:r>
        <w:t xml:space="preserve">:</w:t>
      </w:r>
    </w:p>
    <w:p>
      <w:pPr>
        <w:numPr>
          <w:ilvl w:val="0"/>
          <w:numId w:val="1006"/>
        </w:numPr>
      </w:pPr>
      <w:r>
        <w:t xml:space="preserve">the dimensions add up: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since the plane has dimension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m:oMath>
        <m:r>
          <m:t>z</m:t>
        </m:r>
      </m:oMath>
      <w:r>
        <w:t xml:space="preserve">-axis has the single nonzero vector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as a basis,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);</w:t>
      </w:r>
    </w:p>
    <w:p>
      <w:pPr>
        <w:numPr>
          <w:ilvl w:val="0"/>
          <w:numId w:val="1006"/>
        </w:numPr>
      </w:pPr>
      <w:r>
        <w:t xml:space="preserve">the split is unique: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z</m:t>
        </m:r>
      </m:oMath>
      <w:r>
        <w:t xml:space="preserve">.</w:t>
      </w:r>
    </w:p>
    <w:p>
      <w:pPr>
        <w:pStyle w:val="FirstParagraph"/>
      </w:pPr>
      <w:r>
        <w:t xml:space="preserve">For the planes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</w:t>
      </w:r>
      <w:r>
        <w:t xml:space="preserve"> </w:t>
      </w:r>
      <w:hyperlink w:anchor="exm-not-direct-sum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both statements fail: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w:anchor="exm-dim-sum">
        <w:r>
          <w:rPr>
            <w:rStyle w:val="Hyperlink"/>
          </w:rPr>
          <w:t xml:space="preserve">Example 4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splits in two ways.</w:t>
      </w:r>
    </w:p>
    <w:bookmarkEnd w:id="43"/>
    <w:bookmarkStart w:id="44" w:name="def-projection"/>
    <w:p>
      <w:pPr>
        <w:pStyle w:val="BodyText"/>
      </w:pPr>
      <w:r>
        <w:rPr>
          <w:b/>
          <w:bCs/>
        </w:rPr>
        <w:t xml:space="preserve">Definition 3 (Projection onto a subspace along a complement)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be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  <m:r>
          <m:rPr>
            <m:sty m:val="p"/>
          </m:rPr>
          <m:t>⊕</m:t>
        </m:r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(</w:t>
      </w:r>
      <w:hyperlink w:anchor="def-direct-sum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direct-sum-equiv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for exactly one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projection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along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(Banerjee and Roy 2014, Definition 6.3, p. 163)</w:t>
      </w:r>
      <w:r>
        <w:t xml:space="preserve">.</w:t>
      </w:r>
    </w:p>
    <w:bookmarkEnd w:id="44"/>
    <w:bookmarkStart w:id="45" w:name="exm-projection"/>
    <w:p>
      <w:pPr>
        <w:pStyle w:val="BodyText"/>
      </w:pPr>
      <w:r>
        <w:rPr>
          <w:b/>
          <w:bCs/>
        </w:rPr>
        <w:t xml:space="preserve">Example 10 (The projection depends on the complement)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the horizontal axis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Along</w:t>
      </w:r>
      <w:r>
        <w:rPr>
          <w:b/>
          <w:bCs/>
        </w:rP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rPr>
          <w:b/>
          <w:bCs/>
        </w:rP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 the projection of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along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Along</w:t>
      </w:r>
      <w:r>
        <w:rPr>
          <w:b/>
          <w:bCs/>
        </w:rP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rPr>
          <w:b/>
          <w:bCs/>
        </w:rP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so the projection of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along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Each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a line that meets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only at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⊕</m:t>
              </m:r>
              <m:sSub>
                <m:e>
                  <m:r>
                    <m:rPr>
                      <m:scr m:val="script"/>
                      <m:sty m:val="p"/>
                    </m:rPr>
                    <m:t>T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⊕</m:t>
              </m:r>
              <m:sSub>
                <m:e>
                  <m:r>
                    <m:rPr>
                      <m:scr m:val="script"/>
                      <m:sty m:val="p"/>
                    </m:rPr>
                    <m:t>T</m:t>
                  </m:r>
                </m:e>
                <m:sub>
                  <m:r>
                    <m:t>2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</w:t>
      </w:r>
      <w:hyperlink w:anchor="def-direct-sum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hyperlink w:anchor="thm-direct-sum-equiv">
        <w:r>
          <w:rPr>
            <w:rStyle w:val="Hyperlink"/>
          </w:rPr>
          <w:t xml:space="preserve">Theorem 4</w:t>
        </w:r>
      </w:hyperlink>
      <w:r>
        <w:t xml:space="preserve">).</w:t>
      </w:r>
      <w:r>
        <w:t xml:space="preserve"> </w:t>
      </w:r>
      <w:r>
        <w:t xml:space="preserve">The same vector has a different projection onto the same subspace</w:t>
      </w:r>
      <w:r>
        <w:t xml:space="preserve"> </w:t>
      </w:r>
      <w:r>
        <w:t xml:space="preserve">when the complement changes.</w:t>
      </w:r>
    </w:p>
    <w:bookmarkEnd w:id="45"/>
    <w:bookmarkEnd w:id="46"/>
    <w:bookmarkStart w:id="71" w:name="sec-orthogonal-complements"/>
    <w:p>
      <w:pPr>
        <w:pStyle w:val="Heading2"/>
      </w:pPr>
      <w:r>
        <w:t xml:space="preserve">2 Orthogonal complements</w:t>
      </w:r>
    </w:p>
    <w:bookmarkStart w:id="47" w:name="thm-dot-linear"/>
    <w:p>
      <w:pPr>
        <w:pStyle w:val="FirstParagraph"/>
      </w:pPr>
      <w:r>
        <w:rPr>
          <w:b/>
          <w:bCs/>
        </w:rPr>
        <w:t xml:space="preserve">Theorem 5 (The dot product is linear in each slot)</w:t>
      </w:r>
      <w:r>
        <w:t xml:space="preserve"> </w:t>
      </w:r>
      <w:r>
        <w:t xml:space="preserve">For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r>
            <m:rPr>
              <m:sty m:val="p"/>
            </m:rPr>
            <m:t>(</m:t>
          </m:r>
          <m:r>
            <m:t>a</m:t>
          </m:r>
          <m:r>
            <m:t> </m:t>
          </m:r>
          <m:acc>
            <m:accPr>
              <m:chr m:val="̃"/>
            </m:accPr>
            <m:e>
              <m:r>
                <m:t>u</m:t>
              </m:r>
            </m:e>
          </m:acc>
          <m:r>
            <m:rPr>
              <m:sty m:val="p"/>
            </m:rPr>
            <m:t>+</m:t>
          </m:r>
          <m:r>
            <m:t>b</m:t>
          </m:r>
          <m:r>
            <m:t> 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a</m:t>
          </m:r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u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t> </m:t>
          </m:r>
          <m:acc>
            <m:accPr>
              <m:chr m:val="̃"/>
            </m:accPr>
            <m:e>
              <m:r>
                <m:t>u</m:t>
              </m:r>
            </m:e>
          </m:acc>
          <m:r>
            <m:rPr>
              <m:sty m:val="p"/>
            </m:rPr>
            <m:t>+</m:t>
          </m:r>
          <m:r>
            <m:t>b</m:t>
          </m:r>
          <m:r>
            <m:t> 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r>
            <m:t>a</m:t>
          </m:r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u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4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Second slot.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t>a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6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t>a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t>b</m:t>
                  </m:r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each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 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 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(commute the factors in each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a</m:t>
                  </m:r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u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b</m:t>
                  </m:r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finite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u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 out of the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First slot.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slot)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 in Vectors</m:t>
              </m:r>
              <m:r>
                <m:rPr>
                  <m:nor/>
                  <m:sty m:val="p"/>
                </m:rPr>
                <m:t>, twice)</m:t>
              </m:r>
            </m:e>
          </m:eqArr>
        </m:oMath>
      </m:oMathPara>
    </w:p>
    <w:p>
      <w:pPr>
        <w:pStyle w:val="FirstParagraph"/>
      </w:pPr>
      <w:r>
        <w:t xml:space="preserve">Two special cases are used often.</w:t>
      </w:r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1</m:t>
        </m:r>
        <m:r>
          <m:t> 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,</w:t>
      </w:r>
      <w:r>
        <w:t xml:space="preserve"> </w:t>
      </w:r>
      <w:r>
        <w:t xml:space="preserve">the theorem gives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t>0</m:t>
        </m:r>
        <m:r>
          <m:t> 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it gives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r>
          <m:rPr>
            <m:sty m:val="p"/>
          </m:rPr>
          <m:t>(</m:t>
        </m:r>
        <m:r>
          <m:t>a</m:t>
        </m:r>
        <m:r>
          <m:t> 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 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likewise in the first slot.</w:t>
      </w:r>
    </w:p>
    <w:bookmarkStart w:id="48" w:name="exm-dot-linear"/>
    <w:p>
      <w:pPr>
        <w:pStyle w:val="BodyText"/>
      </w:pPr>
      <w:r>
        <w:rPr>
          <w:b/>
          <w:bCs/>
        </w:rPr>
        <w:t xml:space="preserve">Example 11 (Splitting a dot product)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Directly,</w:t>
      </w:r>
      <w:r>
        <w:t xml:space="preserve"> </w:t>
      </w:r>
      <m:oMath>
        <m:r>
          <m:t>a</m:t>
        </m:r>
        <m:r>
          <m:t> 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r>
          <m:t>b</m:t>
        </m:r>
        <m:r>
          <m:t> 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6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6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ot-linear">
        <w:r>
          <w:rPr>
            <w:rStyle w:val="Hyperlink"/>
          </w:rPr>
          <w:t xml:space="preserve">Theorem 5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same number.</w:t>
      </w:r>
    </w:p>
    <w:bookmarkEnd w:id="48"/>
    <w:bookmarkStart w:id="50" w:name="def-orthogonal-complement"/>
    <w:p>
      <w:pPr>
        <w:pStyle w:val="BodyText"/>
      </w:pPr>
      <w:r>
        <w:rPr>
          <w:b/>
          <w:bCs/>
        </w:rPr>
        <w:t xml:space="preserve">Definition 4 (Orthogonal complement)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orthogonal complement</w:t>
      </w:r>
      <w:r>
        <w:t xml:space="preserve"> </w:t>
      </w:r>
      <w:r>
        <w:t xml:space="preserve">of a set</w:t>
      </w:r>
      <w:r>
        <w:t xml:space="preserve"> </w:t>
      </w:r>
      <m:oMath>
        <m:r>
          <m:rPr>
            <m:scr m:val="script"/>
            <m:sty m:val="p"/>
          </m:rPr>
          <m:t>X</m:t>
        </m:r>
      </m:oMath>
      <w:r>
        <w:t xml:space="preserve"> </w:t>
      </w:r>
      <w:r>
        <w:t xml:space="preserve">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set of vectors orthogonal (</w:t>
      </w:r>
      <w:hyperlink r:id="rId49">
        <w:r>
          <w:rPr>
            <w:rStyle w:val="Hyperlink"/>
          </w:rPr>
          <w:t xml:space="preserve">Definition 13 in Vectors</w:t>
        </w:r>
      </w:hyperlink>
      <w:r>
        <w:t xml:space="preserve">)</w:t>
      </w:r>
      <w:r>
        <w:t xml:space="preserve"> </w:t>
      </w:r>
      <w:r>
        <w:t xml:space="preserve">to every vector of</w:t>
      </w:r>
      <w:r>
        <w:t xml:space="preserve"> </w:t>
      </w:r>
      <m:oMath>
        <m:r>
          <m:rPr>
            <m:scr m:val="script"/>
            <m:sty m:val="p"/>
          </m:rP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cr m:val="script"/>
                  <m:sty m:val="p"/>
                </m:rPr>
                <m:t>X</m:t>
              </m:r>
            </m:e>
            <m:sup>
              <m:r>
                <m:rPr>
                  <m:sty m:val="p"/>
                </m:rPr>
                <m:t>⟂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  <m:r>
                <m:rPr>
                  <m:sty m:val="p"/>
                </m:rPr>
                <m:t>: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all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del w:id="3" w:author="PR Preview" w:date="2026-01-01T00:00:00Z">
        <w:r>
          <w:delText xml:space="preserve"> </w:delText>
        </w:r>
      </w:del>
      <w:del w:id="4" w:author="PR Preview" w:date="2026-01-01T00:00:00Z">
        <w:r>
          <w:delText xml:space="preserve">is read</w:delText>
        </w:r>
      </w:del>
      <w:del w:id="5" w:author="PR Preview" w:date="2026-01-01T00:00:00Z">
        <w:r>
          <w:delText xml:space="preserve"> </w:delText>
        </w:r>
      </w:del>
      <w:del w:id="6" w:author="PR Preview" w:date="2026-01-01T00:00:00Z">
        <w:r>
          <w:delText xml:space="preserve">“</w:delText>
        </w:r>
      </w:del>
      <m:oMath>
        <m:r>
          <m:rPr>
            <m:scr m:val="script"/>
            <m:sty m:val="p"/>
          </m:rPr>
          <m:t>X</m:t>
        </m:r>
      </m:oMath>
      <w:del w:id="7" w:author="PR Preview" w:date="2026-01-01T00:00:00Z">
        <w:r>
          <w:delText xml:space="preserve"> </w:delText>
        </w:r>
      </w:del>
      <w:del w:id="8" w:author="PR Preview" w:date="2026-01-01T00:00:00Z">
        <w:r>
          <w:delText xml:space="preserve">perp”</w:delText>
        </w:r>
      </w:del>
      <w:del w:id="9" w:author="PR Preview" w:date="2026-01-01T00:00:00Z">
        <w:r>
          <w:delText xml:space="preserve">.</w:delText>
        </w:r>
      </w:del>
      <w:del w:id="10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X</m:t>
        </m:r>
      </m:oMath>
      <w:del w:id="11" w:author="PR Preview" w:date="2026-01-01T00:00:00Z">
        <w:r>
          <w:delText xml:space="preserve"> </w:delText>
        </w:r>
      </w:del>
      <w:del w:id="12" w:author="PR Preview" w:date="2026-01-01T00:00:00Z">
        <w:r>
          <w:delText xml:space="preserve">need not be a subspace.</w:delText>
        </w:r>
      </w:del>
    </w:p>
    <w:p>
      <w:pPr>
        <w:pStyle w:val="FirstParagraph"/>
      </w:pP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ins w:id="13" w:author="PR Preview" w:date="2026-01-01T00:00:00Z">
        <w:r>
          <w:t xml:space="preserve"> </w:t>
        </w:r>
      </w:ins>
      <w:ins w:id="14" w:author="PR Preview" w:date="2026-01-01T00:00:00Z">
        <w:r>
          <w:t xml:space="preserve">is read</w:t>
        </w:r>
      </w:ins>
      <w:ins w:id="15" w:author="PR Preview" w:date="2026-01-01T00:00:00Z">
        <w:r>
          <w:t xml:space="preserve"> </w:t>
        </w:r>
      </w:ins>
      <w:ins w:id="16" w:author="PR Preview" w:date="2026-01-01T00:00:00Z">
        <w:r>
          <w:t xml:space="preserve">“</w:t>
        </w:r>
      </w:ins>
      <m:oMath>
        <m:r>
          <m:rPr>
            <m:scr m:val="script"/>
            <m:sty m:val="p"/>
          </m:rPr>
          <m:t>X</m:t>
        </m:r>
      </m:oMath>
      <w:ins w:id="17" w:author="PR Preview" w:date="2026-01-01T00:00:00Z">
        <w:r>
          <w:t xml:space="preserve"> </w:t>
        </w:r>
      </w:ins>
      <w:ins w:id="18" w:author="PR Preview" w:date="2026-01-01T00:00:00Z">
        <w:r>
          <w:t xml:space="preserve">perp”</w:t>
        </w:r>
      </w:ins>
      <w:ins w:id="19" w:author="PR Preview" w:date="2026-01-01T00:00:00Z">
        <w:r>
          <w:t xml:space="preserve">.</w:t>
        </w:r>
      </w:ins>
    </w:p>
    <w:bookmarkEnd w:id="50"/>
    <w:bookmarkStart w:id="51" w:name="exm-orthogonal-complement"/>
    <w:p>
      <w:pPr>
        <w:pStyle w:val="BodyText"/>
      </w:pPr>
      <w:r>
        <w:rPr>
          <w:b/>
          <w:bCs/>
        </w:rPr>
        <w:t xml:space="preserve">Example 12 (Orthogonal complements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A plane.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X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 vector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is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when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all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Taking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forces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taking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forces</w:t>
      </w:r>
      <w:r>
        <w:t xml:space="preserve"> </w:t>
      </w:r>
      <m:oMath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conversely,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then</w:t>
      </w:r>
      <w:r>
        <w:t xml:space="preserve"> </w:t>
      </w:r>
      <m:oMath>
        <m:r>
          <m:t>a</m:t>
        </m:r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b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 the</w:t>
      </w:r>
      <w:r>
        <w:t xml:space="preserve"> </w:t>
      </w:r>
      <m:oMath>
        <m:r>
          <m:t>z</m:t>
        </m:r>
      </m:oMath>
      <w:r>
        <w:t xml:space="preserve">-axis.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Two vectors.</w:t>
      </w:r>
      <w:r>
        <w:t xml:space="preserve"> </w:t>
      </w:r>
      <w:r>
        <w:t xml:space="preserve">The two-element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not a subspace,</w:t>
      </w:r>
      <w:r>
        <w:t xml:space="preserve"> </w:t>
      </w:r>
      <w:r>
        <w:t xml:space="preserve">and its orthogonal complement is the</w:t>
      </w:r>
      <w:r>
        <w:t xml:space="preserve"> </w:t>
      </w:r>
      <m:oMath>
        <m:r>
          <m:t>z</m:t>
        </m:r>
      </m:oMath>
      <w:r>
        <w:t xml:space="preserve">-axis too:</w:t>
      </w:r>
      <w:r>
        <w:t xml:space="preserve"> </w:t>
      </w:r>
      <w:r>
        <w:t xml:space="preserve">the two conditions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are the same as for the plane.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The extremes.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 because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.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a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in it is orthogonal to itself,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u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u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u</m:t>
                  </m:r>
                </m:e>
                <m:sub>
                  <m:r>
                    <m:t>3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forces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51"/>
    <w:bookmarkStart w:id="52" w:name="rem-orthogonal-complement-any-set"/>
    <w:p>
      <w:pPr>
        <w:pStyle w:val="FirstParagraph"/>
      </w:pPr>
      <w:ins w:id="20" w:author="PR Preview" w:date="2026-01-01T00:00:00Z">
        <w:r>
          <w:rPr>
            <w:i/>
            <w:iCs/>
          </w:rPr>
          <w:t xml:space="preserve">Remark 1</w:t>
        </w:r>
      </w:ins>
      <w:ins w:id="21" w:author="PR Preview" w:date="2026-01-01T00:00:00Z">
        <w:r>
          <w:t xml:space="preserve"> (The orthogonal complement of a set that is not a subspace). </w:t>
        </w:r>
      </w:ins>
      <m:oMath>
        <m:r>
          <m:rPr>
            <m:scr m:val="script"/>
            <m:sty m:val="p"/>
          </m:rPr>
          <m:t>X</m:t>
        </m:r>
      </m:oMath>
      <w:ins w:id="22" w:author="PR Preview" w:date="2026-01-01T00:00:00Z">
        <w:r>
          <w:t xml:space="preserve"> </w:t>
        </w:r>
      </w:ins>
      <w:ins w:id="23" w:author="PR Preview" w:date="2026-01-01T00:00:00Z">
        <w:r>
          <w:t xml:space="preserve">in</w:t>
        </w:r>
      </w:ins>
      <w:ins w:id="24" w:author="PR Preview" w:date="2026-01-01T00:00:00Z">
        <w:r>
          <w:t xml:space="preserve"> </w:t>
        </w:r>
      </w:ins>
      <w:hyperlink w:anchor="def-orthogonal-complement">
        <w:ins w:id="25" w:author="PR Preview" w:date="2026-01-01T00:00:00Z">
          <w:r>
            <w:rPr>
              <w:rStyle w:val="Hyperlink"/>
            </w:rPr>
            <w:t xml:space="preserve">Definition 4</w:t>
          </w:r>
        </w:ins>
      </w:hyperlink>
      <w:ins w:id="26" w:author="PR Preview" w:date="2026-01-01T00:00:00Z">
        <w:r>
          <w:t xml:space="preserve"> </w:t>
        </w:r>
      </w:ins>
      <w:ins w:id="27" w:author="PR Preview" w:date="2026-01-01T00:00:00Z">
        <w:r>
          <w:t xml:space="preserve">need not be a subspace.</w:t>
        </w:r>
      </w:ins>
    </w:p>
    <w:bookmarkEnd w:id="52"/>
    <w:bookmarkStart w:id="53" w:name="thm-orthogonal-complement-subspace"/>
    <w:p>
      <w:pPr>
        <w:pStyle w:val="BodyText"/>
      </w:pPr>
      <w:r>
        <w:rPr>
          <w:b/>
          <w:bCs/>
        </w:rPr>
        <w:t xml:space="preserve">Theorem 6 (An orthogonal complement is a subspace)</w:t>
      </w:r>
      <w:r>
        <w:t xml:space="preserve"> </w:t>
      </w:r>
      <w:r>
        <w:t xml:space="preserve">For any set</w:t>
      </w:r>
      <w:r>
        <w:t xml:space="preserve"> </w:t>
      </w:r>
      <m:oMath>
        <m:r>
          <m:rPr>
            <m:scr m:val="script"/>
            <m:sty m:val="p"/>
          </m:rPr>
          <m:t>X</m:t>
        </m:r>
      </m:oMath>
      <w:r>
        <w:t xml:space="preserve"> </w:t>
      </w:r>
      <w:r>
        <w:t xml:space="preserve">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w:anchor="def-orthogonal-complement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Definition 4 in Subspaces and Rank</w:t>
        </w:r>
      </w:hyperlink>
      <w:r>
        <w:t xml:space="preserve">).</w:t>
      </w:r>
    </w:p>
    <w:bookmarkEnd w:id="5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not empty: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 let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X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Addition.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</m:t>
              </m:r>
              <m:r>
                <m:rPr>
                  <m:nor/>
                  <m:sty m:val="p"/>
                </m:rPr>
                <m:t>, special case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 both equal to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script"/>
                      <m:sty m:val="p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Scalar multiplication.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</m:t>
              </m:r>
              <m:r>
                <m:rPr>
                  <m:nor/>
                  <m:sty m:val="p"/>
                </m:rPr>
                <m:t>, special case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script"/>
                      <m:sty m:val="p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These two equations hold 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X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t> 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are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</w:p>
    <w:bookmarkStart w:id="56" w:name="exm-orthogonal-complement-subspace"/>
    <w:p>
      <w:pPr>
        <w:pStyle w:val="BodyText"/>
      </w:pPr>
      <w:r>
        <w:rPr>
          <w:b/>
          <w:bCs/>
        </w:rPr>
        <w:t xml:space="preserve">Example 13 (The complement of a single vector is a line)</w:t>
      </w:r>
      <w:r>
        <w:t xml:space="preserve"> </w:t>
      </w:r>
      <w:r>
        <w:t xml:space="preserve">The one-element set</w:t>
      </w:r>
      <w:r>
        <w:t xml:space="preserve"> </w:t>
      </w:r>
      <m:oMath>
        <m:r>
          <m:rPr>
            <m:scr m:val="script"/>
            <m:sty m:val="p"/>
          </m:rPr>
          <m:t>X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not a subspace:</w:t>
      </w:r>
      <w:r>
        <w:t xml:space="preserve"> </w:t>
      </w:r>
      <m:oMath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 it.</w:t>
      </w:r>
      <w:r>
        <w:t xml:space="preserve"> </w:t>
      </w:r>
      <w:r>
        <w:t xml:space="preserve">Its orthogonal complement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script"/>
                      <m:sty m:val="p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∈</m:t>
                  </m:r>
                  <m:sSup>
                    <m:e>
                      <m:r>
                        <m:rPr>
                          <m:scr m:val="double-struck"/>
                          <m:sty m:val="p"/>
                        </m:rPr>
                        <m:t>R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: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:</m:t>
                  </m:r>
                  <m:r>
                    <m:t>c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means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del w:id="28" w:author="PR Preview" w:date="2026-01-01T00:00:00Z">
        <w:r>
          <w:delText xml:space="preserve">That set is</w:delText>
        </w:r>
      </w:del>
      <w:del w:id="29" w:author="PR Preview" w:date="2026-01-01T00:00:00Z">
        <w:r>
          <w:delText xml:space="preserve"> </w:delText>
        </w:r>
      </w:del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del w:id="30" w:author="PR Preview" w:date="2026-01-01T00:00:00Z">
        <w:r>
          <w:delText xml:space="preserve">,</w:delText>
        </w:r>
      </w:del>
      <w:del w:id="31" w:author="PR Preview" w:date="2026-01-01T00:00:00Z">
        <w:r>
          <w:delText xml:space="preserve"> </w:delText>
        </w:r>
      </w:del>
      <w:del w:id="32" w:author="PR Preview" w:date="2026-01-01T00:00:00Z">
        <w:r>
          <w:delText xml:space="preserve">a subspace by</w:delText>
        </w:r>
      </w:del>
      <w:del w:id="33" w:author="PR Preview" w:date="2026-01-01T00:00:00Z">
        <w:r>
          <w:delText xml:space="preserve"> </w:delText>
        </w:r>
      </w:del>
      <w:hyperlink r:id="rId54">
        <w:del w:id="34" w:author="PR Preview" w:date="2026-01-01T00:00:00Z">
          <w:r>
            <w:rPr>
              <w:rStyle w:val="Hyperlink"/>
            </w:rPr>
            <w:delText xml:space="preserve">Theorem 2 in Subspaces and Rank</w:delText>
          </w:r>
        </w:del>
      </w:hyperlink>
      <w:del w:id="35" w:author="PR Preview" w:date="2026-01-01T00:00:00Z">
        <w:r>
          <w:delText xml:space="preserve">,</w:delText>
        </w:r>
      </w:del>
      <w:del w:id="36" w:author="PR Preview" w:date="2026-01-01T00:00:00Z">
        <w:r>
          <w:delText xml:space="preserve"> </w:delText>
        </w:r>
      </w:del>
      <w:del w:id="37" w:author="PR Preview" w:date="2026-01-01T00:00:00Z">
        <w:r>
          <w:delText xml:space="preserve">as</w:delText>
        </w:r>
      </w:del>
      <w:del w:id="38" w:author="PR Preview" w:date="2026-01-01T00:00:00Z">
        <w:r>
          <w:delText xml:space="preserve"> </w:delText>
        </w:r>
      </w:del>
      <w:hyperlink w:anchor="thm-orthogonal-complement-subspace">
        <w:del w:id="39" w:author="PR Preview" w:date="2026-01-01T00:00:00Z">
          <w:r>
            <w:rPr>
              <w:rStyle w:val="Hyperlink"/>
            </w:rPr>
            <w:delText xml:space="preserve">Theorem 6</w:delText>
          </w:r>
        </w:del>
      </w:hyperlink>
      <w:del w:id="40" w:author="PR Preview" w:date="2026-01-01T00:00:00Z">
        <w:r>
          <w:delText xml:space="preserve"> </w:delText>
        </w:r>
      </w:del>
      <w:del w:id="41" w:author="PR Preview" w:date="2026-01-01T00:00:00Z">
        <w:r>
          <w:delText xml:space="preserve">says it must be.</w:delText>
        </w:r>
      </w:del>
      <w:del w:id="42" w:author="PR Preview" w:date="2026-01-01T00:00:00Z">
        <w:r>
          <w:delText xml:space="preserve"> </w:delText>
        </w:r>
      </w:del>
      <w:del w:id="43" w:author="PR Preview" w:date="2026-01-01T00:00:00Z">
        <w:r>
          <w:delText xml:space="preserve">It contains</w:delText>
        </w:r>
      </w:del>
      <w:del w:id="44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del w:id="45" w:author="PR Preview" w:date="2026-01-01T00:00:00Z">
        <w:r>
          <w:delText xml:space="preserve">, the vector</w:delText>
        </w:r>
      </w:del>
      <w:del w:id="46" w:author="PR Preview" w:date="2026-01-01T00:00:00Z">
        <w:r>
          <w:delText xml:space="preserve"> </w:delText>
        </w:r>
      </w:del>
      <w:hyperlink r:id="rId55">
        <w:del w:id="47" w:author="PR Preview" w:date="2026-01-01T00:00:00Z">
          <w:r>
            <w:rPr>
              <w:rStyle w:val="Hyperlink"/>
            </w:rPr>
            <w:delText xml:space="preserve">Remark 7 in Vectors</w:delText>
          </w:r>
        </w:del>
      </w:hyperlink>
      <w:del w:id="48" w:author="PR Preview" w:date="2026-01-01T00:00:00Z">
        <w:r>
          <w:delText xml:space="preserve"> </w:delText>
        </w:r>
      </w:del>
      <w:del w:id="49" w:author="PR Preview" w:date="2026-01-01T00:00:00Z">
        <w:r>
          <w:delText xml:space="preserve">found perpendicular to</w:delText>
        </w:r>
      </w:del>
      <w:del w:id="50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del w:id="51" w:author="PR Preview" w:date="2026-01-01T00:00:00Z">
        <w:r>
          <w:delText xml:space="preserve">.</w:delText>
        </w:r>
      </w:del>
    </w:p>
    <w:p>
      <w:pPr>
        <w:pStyle w:val="FirstParagraph"/>
      </w:pPr>
      <w:ins w:id="52" w:author="PR Preview" w:date="2026-01-01T00:00:00Z">
        <w:r>
          <w:t xml:space="preserve">That set is</w:t>
        </w:r>
      </w:ins>
      <w:ins w:id="53" w:author="PR Preview" w:date="2026-01-01T00:00:00Z">
        <w:r>
          <w:t xml:space="preserve"> </w:t>
        </w:r>
      </w:ins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ins w:id="54" w:author="PR Preview" w:date="2026-01-01T00:00:00Z">
        <w:r>
          <w:t xml:space="preserve">,</w:t>
        </w:r>
      </w:ins>
      <w:ins w:id="55" w:author="PR Preview" w:date="2026-01-01T00:00:00Z">
        <w:r>
          <w:t xml:space="preserve"> </w:t>
        </w:r>
      </w:ins>
      <w:ins w:id="56" w:author="PR Preview" w:date="2026-01-01T00:00:00Z">
        <w:r>
          <w:t xml:space="preserve">a subspace by</w:t>
        </w:r>
      </w:ins>
      <w:ins w:id="57" w:author="PR Preview" w:date="2026-01-01T00:00:00Z">
        <w:r>
          <w:t xml:space="preserve"> </w:t>
        </w:r>
      </w:ins>
      <w:hyperlink r:id="rId54">
        <w:ins w:id="58" w:author="PR Preview" w:date="2026-01-01T00:00:00Z">
          <w:r>
            <w:rPr>
              <w:rStyle w:val="Hyperlink"/>
            </w:rPr>
            <w:t xml:space="preserve">Theorem 2 in Subspaces and Rank</w:t>
          </w:r>
        </w:ins>
      </w:hyperlink>
      <w:ins w:id="59" w:author="PR Preview" w:date="2026-01-01T00:00:00Z">
        <w:r>
          <w:t xml:space="preserve">,</w:t>
        </w:r>
      </w:ins>
      <w:ins w:id="60" w:author="PR Preview" w:date="2026-01-01T00:00:00Z">
        <w:r>
          <w:t xml:space="preserve"> </w:t>
        </w:r>
      </w:ins>
      <w:ins w:id="61" w:author="PR Preview" w:date="2026-01-01T00:00:00Z">
        <w:r>
          <w:t xml:space="preserve">as</w:t>
        </w:r>
      </w:ins>
      <w:ins w:id="62" w:author="PR Preview" w:date="2026-01-01T00:00:00Z">
        <w:r>
          <w:t xml:space="preserve"> </w:t>
        </w:r>
      </w:ins>
      <w:hyperlink w:anchor="thm-orthogonal-complement-subspace">
        <w:ins w:id="63" w:author="PR Preview" w:date="2026-01-01T00:00:00Z">
          <w:r>
            <w:rPr>
              <w:rStyle w:val="Hyperlink"/>
            </w:rPr>
            <w:t xml:space="preserve">Theorem 6</w:t>
          </w:r>
        </w:ins>
      </w:hyperlink>
      <w:ins w:id="64" w:author="PR Preview" w:date="2026-01-01T00:00:00Z">
        <w:r>
          <w:t xml:space="preserve"> </w:t>
        </w:r>
      </w:ins>
      <w:ins w:id="65" w:author="PR Preview" w:date="2026-01-01T00:00:00Z">
        <w:r>
          <w:t xml:space="preserve">says it must be.</w:t>
        </w:r>
      </w:ins>
      <w:ins w:id="66" w:author="PR Preview" w:date="2026-01-01T00:00:00Z">
        <w:r>
          <w:t xml:space="preserve"> </w:t>
        </w:r>
      </w:ins>
      <w:ins w:id="67" w:author="PR Preview" w:date="2026-01-01T00:00:00Z">
        <w:r>
          <w:t xml:space="preserve">It contains</w:t>
        </w:r>
      </w:ins>
      <w:ins w:id="68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ins w:id="69" w:author="PR Preview" w:date="2026-01-01T00:00:00Z">
        <w:r>
          <w:t xml:space="preserve">, the vector</w:t>
        </w:r>
      </w:ins>
      <w:ins w:id="70" w:author="PR Preview" w:date="2026-01-01T00:00:00Z">
        <w:r>
          <w:t xml:space="preserve"> </w:t>
        </w:r>
      </w:ins>
      <w:hyperlink r:id="rId55">
        <w:ins w:id="71" w:author="PR Preview" w:date="2026-01-01T00:00:00Z">
          <w:r>
            <w:rPr>
              <w:rStyle w:val="Hyperlink"/>
            </w:rPr>
            <w:t xml:space="preserve">Remark 8 in Vectors</w:t>
          </w:r>
        </w:ins>
      </w:hyperlink>
      <w:ins w:id="72" w:author="PR Preview" w:date="2026-01-01T00:00:00Z">
        <w:r>
          <w:t xml:space="preserve"> </w:t>
        </w:r>
      </w:ins>
      <w:ins w:id="73" w:author="PR Preview" w:date="2026-01-01T00:00:00Z">
        <w:r>
          <w:t xml:space="preserve">found perpendicular to</w:t>
        </w:r>
      </w:ins>
      <w:ins w:id="74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ins w:id="75" w:author="PR Preview" w:date="2026-01-01T00:00:00Z">
        <w:r>
          <w:t xml:space="preserve">.</w:t>
        </w:r>
      </w:ins>
    </w:p>
    <w:bookmarkEnd w:id="56"/>
    <w:bookmarkStart w:id="57" w:name="thm-complement-null-space"/>
    <w:p>
      <w:pPr>
        <w:pStyle w:val="BodyText"/>
      </w:pPr>
      <w:r>
        <w:rPr>
          <w:b/>
          <w:bCs/>
        </w:rPr>
        <w:t xml:space="preserve">Theorem 7 (The orthogonal complement of a column space is a null space)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C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⟂</m:t>
              </m:r>
            </m:sup>
          </m:sSup>
          <m:r>
            <m:rPr>
              <m:sty m:val="p"/>
            </m:rPr>
            <m:t>=</m:t>
          </m:r>
          <m:r>
            <m:rPr>
              <m:scr m:val="script"/>
              <m:sty m:val="p"/>
            </m:rPr>
            <m:t>N</m:t>
          </m:r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5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be 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  <m:r>
              <m:t>j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  <m:r>
              <m:t>j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 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del w:id="76" w:author="PR Preview" w:date="2026-01-01T00:00:00Z">
        <w:r>
          <w:delText xml:space="preserve">So</w:delText>
        </w:r>
      </w:del>
      <w:del w:id="77" w:author="PR Preview" w:date="2026-01-01T00:00:00Z">
        <w:r>
          <w:delText xml:space="preserve"> </w:delText>
        </w:r>
      </w:del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del w:id="78" w:author="PR Preview" w:date="2026-01-01T00:00:00Z">
        <w:r>
          <w:delText xml:space="preserve"> </w:delText>
        </w:r>
      </w:del>
      <w:del w:id="79" w:author="PR Preview" w:date="2026-01-01T00:00:00Z">
        <w:r>
          <w:delText xml:space="preserve">(</w:delText>
        </w:r>
      </w:del>
      <w:hyperlink r:id="rId58">
        <w:del w:id="80" w:author="PR Preview" w:date="2026-01-01T00:00:00Z">
          <w:r>
            <w:rPr>
              <w:rStyle w:val="Hyperlink"/>
            </w:rPr>
            <w:delText xml:space="preserve">Definition 2 in Column Space, Null Space and Rank-Nullity</w:delText>
          </w:r>
        </w:del>
      </w:hyperlink>
      <w:del w:id="81" w:author="PR Preview" w:date="2026-01-01T00:00:00Z">
        <w:r>
          <w:delText xml:space="preserve">)</w:delText>
        </w:r>
      </w:del>
      <w:del w:id="82" w:author="PR Preview" w:date="2026-01-01T00:00:00Z">
        <w:r>
          <w:delText xml:space="preserve"> </w:delText>
        </w:r>
      </w:del>
      <w:del w:id="83" w:author="PR Preview" w:date="2026-01-01T00:00:00Z">
        <w:r>
          <w:delText xml:space="preserve">exactly when</w:delText>
        </w:r>
      </w:del>
      <w:del w:id="84" w:author="PR Preview" w:date="2026-01-01T00:00:00Z">
        <w:r>
          <w:delText xml:space="preserve"> </w:delText>
        </w:r>
      </w:del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0</m:t>
        </m:r>
      </m:oMath>
      <w:del w:id="85" w:author="PR Preview" w:date="2026-01-01T00:00:00Z">
        <w:r>
          <w:delText xml:space="preserve"> </w:delText>
        </w:r>
      </w:del>
      <w:del w:id="86" w:author="PR Preview" w:date="2026-01-01T00:00:00Z">
        <w:r>
          <w:delText xml:space="preserve">for every column</w:delText>
        </w:r>
      </w:del>
      <w:del w:id="87" w:author="PR Preview" w:date="2026-01-01T00:00:00Z">
        <w:r>
          <w:delText xml:space="preserve"> </w:delText>
        </w:r>
      </w:del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del w:id="88" w:author="PR Preview" w:date="2026-01-01T00:00:00Z">
        <w:r>
          <w:delText xml:space="preserve">.</w:delText>
        </w:r>
      </w:del>
    </w:p>
    <w:p>
      <w:pPr>
        <w:pStyle w:val="FirstParagraph"/>
      </w:pPr>
      <w:ins w:id="89" w:author="PR Preview" w:date="2026-01-01T00:00:00Z">
        <w:r>
          <w:t xml:space="preserve">So</w:t>
        </w:r>
      </w:ins>
      <w:ins w:id="90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ins w:id="91" w:author="PR Preview" w:date="2026-01-01T00:00:00Z">
        <w:r>
          <w:t xml:space="preserve"> </w:t>
        </w:r>
      </w:ins>
      <w:ins w:id="92" w:author="PR Preview" w:date="2026-01-01T00:00:00Z">
        <w:r>
          <w:t xml:space="preserve">(</w:t>
        </w:r>
      </w:ins>
      <w:hyperlink r:id="rId58">
        <w:ins w:id="93" w:author="PR Preview" w:date="2026-01-01T00:00:00Z">
          <w:r>
            <w:rPr>
              <w:rStyle w:val="Hyperlink"/>
            </w:rPr>
            <w:t xml:space="preserve">Definition 3 in Column Space, Null Space and Rank-Nullity</w:t>
          </w:r>
        </w:ins>
      </w:hyperlink>
      <w:ins w:id="94" w:author="PR Preview" w:date="2026-01-01T00:00:00Z">
        <w:r>
          <w:t xml:space="preserve">)</w:t>
        </w:r>
      </w:ins>
      <w:ins w:id="95" w:author="PR Preview" w:date="2026-01-01T00:00:00Z">
        <w:r>
          <w:t xml:space="preserve"> </w:t>
        </w:r>
      </w:ins>
      <w:ins w:id="96" w:author="PR Preview" w:date="2026-01-01T00:00:00Z">
        <w:r>
          <w:t xml:space="preserve">exactly when</w:t>
        </w:r>
      </w:ins>
      <w:ins w:id="97" w:author="PR Preview" w:date="2026-01-01T00:00:00Z">
        <w:r>
          <w:t xml:space="preserve"> </w:t>
        </w:r>
      </w:ins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0</m:t>
        </m:r>
      </m:oMath>
      <w:ins w:id="98" w:author="PR Preview" w:date="2026-01-01T00:00:00Z">
        <w:r>
          <w:t xml:space="preserve"> </w:t>
        </w:r>
      </w:ins>
      <w:ins w:id="99" w:author="PR Preview" w:date="2026-01-01T00:00:00Z">
        <w:r>
          <w:t xml:space="preserve">for every column</w:t>
        </w:r>
      </w:ins>
      <w:ins w:id="100" w:author="PR Preview" w:date="2026-01-01T00:00:00Z">
        <w:r>
          <w:t xml:space="preserve"> </w:t>
        </w:r>
      </w:ins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ins w:id="101" w:author="PR Preview" w:date="2026-01-01T00:00:00Z">
        <w:r>
          <w:t xml:space="preserve">.</w:t>
        </w:r>
      </w:ins>
    </w:p>
    <w:p>
      <w:pPr>
        <w:pStyle w:val="BodyText"/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⊆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Each column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Theorem 1 in Column Space, Null Space and Rank-Nullity</w:t>
        </w:r>
      </w:hyperlink>
      <w:r>
        <w:t xml:space="preserve">),</w:t>
      </w:r>
      <w:r>
        <w:t xml:space="preserve"> </w:t>
      </w:r>
      <w:r>
        <w:t xml:space="preserve">so a vector orthogonal to all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orthogonal to every column.</w:t>
      </w:r>
    </w:p>
    <w:p>
      <w:pPr>
        <w:pStyle w:val="BodyText"/>
      </w:pP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rPr>
          <w:b/>
          <w:bCs/>
        </w:rPr>
        <w:t xml:space="preserve">.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and take any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z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each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over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order of the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(commute, then factor </m:t>
              </m:r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out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orthogonal to every vector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bookmarkStart w:id="61" w:name="exm-complement-null-space"/>
    <w:p>
      <w:pPr>
        <w:pStyle w:val="BodyText"/>
      </w:pPr>
      <w:r>
        <w:rPr>
          <w:b/>
          <w:bCs/>
        </w:rPr>
        <w:t xml:space="preserve">Example 14 (The complement of the column space in</w:t>
      </w:r>
      <w:r>
        <w:rPr>
          <w:b/>
          <w:bCs/>
        </w:rPr>
        <w:t xml:space="preserve"> </w:t>
      </w:r>
      <w:hyperlink r:id="rId59">
        <w:r>
          <w:rPr>
            <w:rStyle w:val="Hyperlink"/>
            <w:b/>
            <w:bCs/>
          </w:rPr>
          <w:t xml:space="preserve">Example 1 in Column Space, Null Space and Rank-Nullity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r:id="rId59">
        <w:r>
          <w:rPr>
            <w:rStyle w:val="Hyperlink"/>
          </w:rPr>
          <w:t xml:space="preserve">Example 1 in Column Space, Null Space and Rank-Nullity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(1).</w:t>
      </w:r>
      <w:r>
        <w:t xml:space="preserve"> </w:t>
      </w:r>
      <w:hyperlink r:id="rId60">
        <w:r>
          <w:rPr>
            <w:rStyle w:val="Hyperlink"/>
          </w:rPr>
          <w:t xml:space="preserve">Example 3 in Column Space, Null Space and Rank-Nullity</w:t>
        </w:r>
      </w:hyperlink>
      <w:r>
        <w:t xml:space="preserve"> </w:t>
      </w:r>
      <w:r>
        <w:t xml:space="preserve">found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complement-null-space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this line is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Directly, for any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</m:t>
              </m:r>
              <m:r>
                <m:rPr>
                  <m:nor/>
                  <m:sty m:val="p"/>
                </m:rPr>
                <m:t>, special case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, first slot)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1"/>
    <w:bookmarkStart w:id="62" w:name="thm-orthogonal-direct-sum"/>
    <w:p>
      <w:pPr>
        <w:pStyle w:val="FirstParagraph"/>
      </w:pPr>
      <w:r>
        <w:rPr>
          <w:b/>
          <w:bCs/>
        </w:rPr>
        <w:t xml:space="preserve">Theorem 8 (A subspace and its orthogonal complement make up the whole space)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 Then</w:t>
      </w:r>
    </w:p>
    <w:p>
      <w:pPr>
        <w:pStyle w:val="Compact"/>
        <w:numPr>
          <w:ilvl w:val="0"/>
          <w:numId w:val="1009"/>
        </w:numPr>
      </w:pPr>
      <m:oMath>
        <m:r>
          <m:rPr>
            <m:scr m:val="script"/>
            <m:sty m:val="p"/>
          </m:rPr>
          <m:t>S</m:t>
        </m:r>
        <m:r>
          <m:rPr>
            <m:sty m:val="p"/>
          </m:rPr>
          <m:t>∩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9"/>
        </w:numPr>
      </w:pP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;</w:t>
      </w:r>
    </w:p>
    <w:p>
      <w:pPr>
        <w:pStyle w:val="Compact"/>
        <w:numPr>
          <w:ilvl w:val="0"/>
          <w:numId w:val="1009"/>
        </w:numPr>
      </w:pP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  <m:r>
          <m:rPr>
            <m:sty m:val="p"/>
          </m:rPr>
          <m:t>⊕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w:anchor="def-direct-sum">
        <w:r>
          <w:rPr>
            <w:rStyle w:val="Hyperlink"/>
          </w:rPr>
          <w:t xml:space="preserve">Definition 2</w:t>
        </w:r>
      </w:hyperlink>
      <w:r>
        <w:t xml:space="preserve">).</w:t>
      </w:r>
    </w:p>
    <w:p>
      <w:pPr>
        <w:pStyle w:val="FirstParagraph"/>
      </w:pPr>
      <w:r>
        <w:t xml:space="preserve">So every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can be written as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in only one way (</w:t>
      </w:r>
      <w:hyperlink w:anchor="thm-direct-sum-equiv">
        <w:r>
          <w:rPr>
            <w:rStyle w:val="Hyperlink"/>
          </w:rPr>
          <w:t xml:space="preserve">Theorem 4</w:t>
        </w:r>
      </w:hyperlink>
      <w:r>
        <w:t xml:space="preserve">).</w:t>
      </w:r>
    </w:p>
    <w:bookmarkEnd w:id="6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a subspace (</w:t>
      </w:r>
      <w:hyperlink w:anchor="thm-orthogonal-complement-subspace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so it has a dimension (</w:t>
      </w:r>
      <w:hyperlink r:id="rId22">
        <w:r>
          <w:rPr>
            <w:rStyle w:val="Hyperlink"/>
          </w:rPr>
          <w:t xml:space="preserve">Definition 8 in Subspaces and Rank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Part 1.</w:t>
      </w:r>
      <w:r>
        <w:t xml:space="preserve"> </w:t>
      </w:r>
      <w:r>
        <w:t xml:space="preserve">Both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contain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Theorem 1 in Subspaces and Rank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in both,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orthogonal to every vector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itself included,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p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forces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Let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has a basis (</w:t>
      </w:r>
      <w:hyperlink r:id="rId23">
        <w:r>
          <w:rPr>
            <w:rStyle w:val="Hyperlink"/>
          </w:rPr>
          <w:t xml:space="preserve">Theorem 9 in Subspaces and Rank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vectors (</w:t>
      </w:r>
      <w:hyperlink r:id="rId22">
        <w:r>
          <w:rPr>
            <w:rStyle w:val="Hyperlink"/>
          </w:rPr>
          <w:t xml:space="preserve">Definition 8 in Subspaces and Rank</w:t>
        </w:r>
      </w:hyperlink>
      <w:r>
        <w:t xml:space="preserve">), the empty list,</w:t>
      </w:r>
      <w:r>
        <w:t xml:space="preserve"> </w:t>
      </w:r>
      <w:r>
        <w:t xml:space="preserve">whose span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w:hyperlink r:id="rId29">
        <w:r>
          <w:rPr>
            <w:rStyle w:val="Hyperlink"/>
          </w:rPr>
          <w:t xml:space="preserve">Definition 5 in Subspaces and Rank</w:t>
        </w:r>
      </w:hyperlink>
      <w:r>
        <w:t xml:space="preserve">);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(every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satisfies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p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t>d</m:t>
        </m:r>
        <m:r>
          <m:rPr>
            <m:sty m:val="p"/>
          </m:rPr>
          <m:t>≥</m:t>
        </m:r>
        <m:r>
          <m:t>1</m:t>
        </m:r>
      </m:oMath>
      <w:r>
        <w:t xml:space="preserve">, choose a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d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23">
        <w:r>
          <w:rPr>
            <w:rStyle w:val="Hyperlink"/>
          </w:rPr>
          <w:t xml:space="preserve">Theorem 9 in Subspaces and Rank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d</m:t>
        </m:r>
      </m:oMath>
      <w:r>
        <w:t xml:space="preserve"> </w:t>
      </w:r>
      <w:r>
        <w:t xml:space="preserve">matrix with these columns.</w:t>
      </w:r>
      <w:r>
        <w:t xml:space="preserve"> </w:t>
      </w:r>
      <w:r>
        <w:t xml:space="preserve">The basis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Theorem 1 in Column Space, Null Space and Rank-Nullity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complement-null-space">
        <w:r>
          <w:rPr>
            <w:rStyle w:val="Hyperlink"/>
          </w:rPr>
          <w:t xml:space="preserve">Theorem 7</w:t>
        </w:r>
      </w:hyperlink>
      <w:r>
        <w:t xml:space="preserve">).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t>d</m:t>
        </m:r>
        <m:r>
          <m:rPr>
            <m:sty m:val="p"/>
          </m:rPr>
          <m:t>×</m:t>
        </m:r>
        <m:r>
          <m:t>p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N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nullity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Column Space, Null Space and Rank-Nullity</m:t>
              </m:r>
              <m:r>
                <m:rPr>
                  <m:nor/>
                  <m:sty m:val="p"/>
                </m:rPr>
                <m:t>, for the </m:t>
              </m:r>
              <m:r>
                <m:t>p</m:t>
              </m:r>
              <m:r>
                <m:rPr>
                  <m:nor/>
                  <m:sty m:val="p"/>
                </m:rPr>
                <m:t> columns of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t>d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3.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+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thm-sum-intersection-subspace">
        <w:r>
          <w:rPr>
            <w:rStyle w:val="Hyperlink"/>
          </w:rPr>
          <w:t xml:space="preserve">Theorem 1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∩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∩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(part 1, and 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by </m:t>
              </m:r>
              <m:r>
                <m:rPr>
                  <m:nor/>
                  <m:sty m:val="p"/>
                </m:rPr>
                <m:t>Example 16 in Subspaces and Rank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+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subspace (</w:t>
      </w:r>
      <w:hyperlink r:id="rId63">
        <w:r>
          <w:rPr>
            <w:rStyle w:val="Hyperlink"/>
          </w:rPr>
          <w:t xml:space="preserve">Example 3 in Subspaces and Rank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),</w:t>
      </w:r>
      <w:r>
        <w:t xml:space="preserve"> </w:t>
      </w:r>
      <w:hyperlink r:id="rId64">
        <w:r>
          <w:rPr>
            <w:rStyle w:val="Hyperlink"/>
          </w:rPr>
          <w:t xml:space="preserve">Theorem 11 in Subspaces and Rank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+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Together with part 1,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  <m:r>
          <m:rPr>
            <m:sty m:val="p"/>
          </m:rPr>
          <m:t>⊕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The uniqueness of the split then follows from</w:t>
      </w:r>
      <w:r>
        <w:t xml:space="preserve"> </w:t>
      </w:r>
      <w:hyperlink w:anchor="thm-direct-sum-equi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(statement 1 implies statement 3).</w:t>
      </w:r>
    </w:p>
    <w:bookmarkStart w:id="65" w:name="exm-orthogonal-direct-sum"/>
    <w:p>
      <w:pPr>
        <w:pStyle w:val="BodyText"/>
      </w:pPr>
      <w:r>
        <w:rPr>
          <w:b/>
          <w:bCs/>
        </w:rPr>
        <w:t xml:space="preserve">Example 15 (Splitting a vector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along a line and its complement)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  <w:r>
        <w:t xml:space="preserve"> </w:t>
      </w:r>
      <w:r>
        <w:t xml:space="preserve">A single nonzero vector is linearly independent</w:t>
      </w:r>
      <w:r>
        <w:t xml:space="preserve"> </w:t>
      </w:r>
      <w:r>
        <w:t xml:space="preserve">(</w:t>
      </w:r>
      <m:oMath>
        <m:r>
          <m:t>c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a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A vector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is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that condition says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: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span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Those two vectors are linearly independent,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c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and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=</m:t>
        </m:r>
        <m:r>
          <m:t>3</m:t>
        </m:r>
      </m:oMath>
      <w:r>
        <w:t xml:space="preserve">, as part 2 says.</w:t>
      </w:r>
    </w:p>
    <w:p>
      <w:pPr>
        <w:pStyle w:val="BodyText"/>
      </w:pPr>
      <w:r>
        <w:t xml:space="preserve">To split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look for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t>t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:</w:t>
      </w:r>
      <w:r>
        <w:t xml:space="preserve"> </w:t>
      </w:r>
      <w:r>
        <w:t xml:space="preserve">that membership needs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5"/>
    <w:bookmarkStart w:id="66" w:name="thm-double-complement"/>
    <w:p>
      <w:pPr>
        <w:pStyle w:val="FirstParagraph"/>
      </w:pPr>
      <w:r>
        <w:rPr>
          <w:b/>
          <w:bCs/>
        </w:rPr>
        <w:t xml:space="preserve">Theorem 9 (The orthogonal complement of the orthogonal complement)</w:t>
      </w:r>
      <w:r>
        <w:t xml:space="preserve"> </w:t>
      </w:r>
      <w:r>
        <w:t xml:space="preserve">For any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rPr>
                  <m:scr m:val="script"/>
                  <m:sty m:val="p"/>
                </m:rPr>
                <m:t>S</m:t>
              </m:r>
            </m:e>
            <m:sup>
              <m:r>
                <m:rPr>
                  <m:sty m:val="p"/>
                </m:rPr>
                <m:t>⟂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⟂</m:t>
              </m:r>
            </m:sup>
          </m:sSup>
          <m:r>
            <m:rPr>
              <m:sty m:val="p"/>
            </m:rPr>
            <m:t>=</m:t>
          </m:r>
          <m:r>
            <m:rPr>
              <m:scr m:val="script"/>
              <m:sty m:val="p"/>
            </m:rPr>
            <m:t>S</m:t>
          </m:r>
          <m:r>
            <m:rPr>
              <m:sty m:val="p"/>
            </m:rPr>
            <m:t>.</m:t>
          </m:r>
        </m:oMath>
      </m:oMathPara>
    </w:p>
    <w:bookmarkEnd w:id="6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⊆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rPr>
          <w:b/>
          <w:bCs/>
        </w:rPr>
        <w:t xml:space="preserve">.</w:t>
      </w:r>
      <w:r>
        <w:t xml:space="preserve"> </w:t>
      </w:r>
      <w:r>
        <w:t xml:space="preserve">Take</w:t>
      </w:r>
      <w:r>
        <w:t xml:space="preserve"> </w:t>
      </w:r>
      <m:oMath>
        <m:acc>
          <m:accPr>
            <m:chr m:val="̃"/>
          </m:accPr>
          <m:e>
            <m:r>
              <m:t>s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 any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orthogonal-complement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s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s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too (</w:t>
      </w:r>
      <w:hyperlink r:id="rId67">
        <w:r>
          <w:rPr>
            <w:rStyle w:val="Hyperlink"/>
          </w:rPr>
          <w:t xml:space="preserve">Theorem 1 in Vectors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s</m:t>
            </m:r>
          </m:e>
        </m:acc>
      </m:oMath>
      <w:r>
        <w:t xml:space="preserve"> </w:t>
      </w:r>
      <w:r>
        <w:t xml:space="preserve">is orthogonal to every vector of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acc>
          <m:accPr>
            <m:chr m:val="̃"/>
          </m:accPr>
          <m:e>
            <m:r>
              <m:t>s</m:t>
            </m:r>
          </m:e>
        </m:acc>
        <m:r>
          <m:rPr>
            <m:sty m:val="p"/>
          </m:rPr>
          <m:t>∈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Equal dimensions.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a subspace (</w:t>
      </w:r>
      <w:hyperlink w:anchor="thm-orthogonal-complement-subspace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so part 2 of</w:t>
      </w:r>
      <w:r>
        <w:t xml:space="preserve"> </w:t>
      </w:r>
      <w:hyperlink w:anchor="thm-orthogonal-direct-sum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applies to it as well as 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cr m:val="script"/>
                          <m:sty m:val="p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⟂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⟂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, applied to 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p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dim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cr m:val="script"/>
                      <m:sty m:val="p"/>
                    </m:rPr>
                    <m:t>S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, applied to 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a subspace (</w:t>
      </w:r>
      <w:hyperlink w:anchor="thm-orthogonal-complement-subspace">
        <w:r>
          <w:rPr>
            <w:rStyle w:val="Hyperlink"/>
          </w:rPr>
          <w:t xml:space="preserve">Theorem 6</w:t>
        </w:r>
      </w:hyperlink>
      <w:r>
        <w:t xml:space="preserve">)</w:t>
      </w:r>
      <w:r>
        <w:t xml:space="preserve"> </w:t>
      </w:r>
      <w:r>
        <w:t xml:space="preserve">that contains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 has the same dimension,</w:t>
      </w:r>
      <w:r>
        <w:t xml:space="preserve"> </w:t>
      </w:r>
      <w:r>
        <w:t xml:space="preserve">so it equals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64">
        <w:r>
          <w:rPr>
            <w:rStyle w:val="Hyperlink"/>
          </w:rPr>
          <w:t xml:space="preserve">Theorem 11 in Subspaces and Rank</w:t>
        </w:r>
      </w:hyperlink>
      <w:r>
        <w:t xml:space="preserve">).</w:t>
      </w:r>
    </w:p>
    <w:bookmarkStart w:id="69" w:name="exm-double-complement"/>
    <w:p>
      <w:pPr>
        <w:pStyle w:val="BodyText"/>
      </w:pPr>
      <w:r>
        <w:rPr>
          <w:b/>
          <w:bCs/>
        </w:rPr>
        <w:t xml:space="preserve">Example 16 (Back to the line)</w:t>
      </w:r>
      <w:r>
        <w:t xml:space="preserve"> </w:t>
      </w:r>
      <w:r>
        <w:t xml:space="preserve">In</w:t>
      </w:r>
      <w:r>
        <w:t xml:space="preserve"> </w:t>
      </w:r>
      <w:hyperlink w:anchor="exm-orthogonal-direct-sum">
        <w:r>
          <w:rPr>
            <w:rStyle w:val="Hyperlink"/>
          </w:rPr>
          <w:t xml:space="preserve">Example 15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Put those two spanning vectors in the columns of 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Theorem 1 in Column Space, Null Space and Rank-Nullity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complement-null-space">
        <w:r>
          <w:rPr>
            <w:rStyle w:val="Hyperlink"/>
          </w:rPr>
          <w:t xml:space="preserve">Theorem 7</w:t>
        </w:r>
      </w:hyperlink>
      <w:r>
        <w:t xml:space="preserve">).</w:t>
      </w:r>
      <w:r>
        <w:t xml:space="preserve"> </w:t>
      </w:r>
      <w:r>
        <w:t xml:space="preserve">Since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 </m:t>
        </m:r>
        <m:sSub>
          <m:e>
            <m:r>
              <m:t>w</m:t>
            </m:r>
          </m:e>
          <m:sub>
            <m:r>
              <m:t>3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68">
        <w:r>
          <w:rPr>
            <w:rStyle w:val="Hyperlink"/>
          </w:rPr>
          <w:t xml:space="preserve">Definition 11 in Matrices</w:t>
        </w:r>
      </w:hyperlink>
      <w:r>
        <w:t xml:space="preserve">),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w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:</m:t>
                  </m:r>
                  <m:r>
                    <m:t>a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9"/>
    <w:bookmarkStart w:id="70" w:name="exm-double-complement-fails"/>
    <w:p>
      <w:pPr>
        <w:pStyle w:val="FirstParagraph"/>
      </w:pPr>
      <w:r>
        <w:rPr>
          <w:b/>
          <w:bCs/>
        </w:rPr>
        <w:t xml:space="preserve">Example 17 (A set that is not a subspace does not come back)</w:t>
      </w:r>
      <w:r>
        <w:t xml:space="preserve"> </w:t>
      </w:r>
      <w:r>
        <w:t xml:space="preserve">The one-element set</w:t>
      </w:r>
      <w:r>
        <w:t xml:space="preserve"> </w:t>
      </w:r>
      <m:oMath>
        <m:r>
          <m:rPr>
            <m:scr m:val="script"/>
            <m:sty m:val="p"/>
          </m:rPr>
          <m:t>X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not a subspace.</w:t>
      </w:r>
      <w:r>
        <w:t xml:space="preserve"> </w:t>
      </w:r>
      <w:r>
        <w:t xml:space="preserve">Its orthogonal complement is the same as that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in</w:t>
      </w:r>
      <w:r>
        <w:t xml:space="preserve"> </w:t>
      </w:r>
      <w:hyperlink w:anchor="exm-double-complement">
        <w:r>
          <w:rPr>
            <w:rStyle w:val="Hyperlink"/>
          </w:rPr>
          <w:t xml:space="preserve">Example 16</w:t>
        </w:r>
      </w:hyperlink>
      <w:r>
        <w:t xml:space="preserve">,</w:t>
      </w:r>
      <w:r>
        <w:t xml:space="preserve"> </w:t>
      </w:r>
      <w:r>
        <w:t xml:space="preserve">since both are defined by the single condition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contains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∉</m:t>
        </m:r>
        <m:r>
          <m:rPr>
            <m:scr m:val="script"/>
            <m:sty m:val="p"/>
          </m:rPr>
          <m:t>X</m:t>
        </m:r>
      </m:oMath>
      <w:r>
        <w:t xml:space="preserve">.</w:t>
      </w:r>
      <w:r>
        <w:t xml:space="preserve"> </w:t>
      </w:r>
      <w:hyperlink w:anchor="thm-double-complement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needs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to be a subspace.</w:t>
      </w:r>
    </w:p>
    <w:bookmarkEnd w:id="70"/>
    <w:bookmarkEnd w:id="71"/>
    <w:bookmarkStart w:id="84" w:name="sec-fundamental-theorem"/>
    <w:p>
      <w:pPr>
        <w:pStyle w:val="Heading2"/>
      </w:pPr>
      <w:r>
        <w:t xml:space="preserve">3 The fundamental theorem of linear algebra</w:t>
      </w:r>
    </w:p>
    <w:bookmarkStart w:id="72" w:name="thm-fundamental-subspaces"/>
    <w:p>
      <w:pPr>
        <w:pStyle w:val="FirstParagraph"/>
      </w:pPr>
      <w:r>
        <w:rPr>
          <w:b/>
          <w:bCs/>
        </w:rPr>
        <w:t xml:space="preserve">Theorem 10 (Fundamental theorem of linear algebra)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</m:oMath>
      <w:r>
        <w:t xml:space="preserve">. Then</w:t>
      </w:r>
    </w:p>
    <w:p>
      <w:pPr>
        <w:numPr>
          <w:ilvl w:val="0"/>
          <w:numId w:val="1010"/>
        </w:numPr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⊕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;</w:t>
      </w:r>
    </w:p>
    <w:p>
      <w:pPr>
        <w:numPr>
          <w:ilvl w:val="0"/>
          <w:numId w:val="1010"/>
        </w:numPr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;</w:t>
      </w:r>
    </w:p>
    <w:p>
      <w:pPr>
        <w:numPr>
          <w:ilvl w:val="0"/>
          <w:numId w:val="1010"/>
        </w:numPr>
      </w:pP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⊕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N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N</m:t>
            </m:r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m</m:t>
        </m:r>
        <m:r>
          <m:rPr>
            <m:sty m:val="p"/>
          </m:rPr>
          <m:t>−</m:t>
        </m:r>
        <m:r>
          <m:t>r</m:t>
        </m:r>
      </m:oMath>
      <w:r>
        <w:t xml:space="preserve">.</w:t>
      </w:r>
    </w:p>
    <w:bookmarkEnd w:id="7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The first equation is</w:t>
      </w:r>
      <w:r>
        <w:t xml:space="preserve"> </w:t>
      </w:r>
      <w:hyperlink w:anchor="thm-complement-null-space">
        <w:r>
          <w:rPr>
            <w:rStyle w:val="Hyperlink"/>
          </w:rPr>
          <w:t xml:space="preserve">Theorem 7</w:t>
        </w:r>
      </w:hyperlink>
      <w:r>
        <w:t xml:space="preserve">.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Theorem 1 in Column Space, Null Space and Rank-Nullity</w:t>
        </w:r>
      </w:hyperlink>
      <w:r>
        <w:t xml:space="preserve">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m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⊕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⊕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equation)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⟂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(part 1)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3.</w:t>
      </w:r>
      <w:r>
        <w:t xml:space="preserve"> </w:t>
      </w:r>
      <w:r>
        <w:t xml:space="preserve">Apply parts 2 and 1 to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:</w:t>
      </w:r>
      <w:r>
        <w:t xml:space="preserve"> </w:t>
      </w:r>
      <w:r>
        <w:t xml:space="preserve">part 2 gives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</w:t>
      </w:r>
      <w:r>
        <w:t xml:space="preserve"> </w:t>
      </w:r>
      <w:r>
        <w:t xml:space="preserve">and part 1 gives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⊕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del w:id="102" w:author="PR Preview" w:date="2026-01-01T00:00:00Z">
        <w:r>
          <w:rPr>
            <w:b/>
            <w:bCs/>
          </w:rPr>
          <w:delText xml:space="preserve">Part 4.</w:delText>
        </w:r>
      </w:del>
      <w:del w:id="103" w:author="PR Preview" w:date="2026-01-01T00:00:00Z">
        <w:r>
          <w:delText xml:space="preserve"> </w:delText>
        </w:r>
      </w:del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r</m:t>
        </m:r>
      </m:oMath>
      <w:del w:id="104" w:author="PR Preview" w:date="2026-01-01T00:00:00Z">
        <w:r>
          <w:delText xml:space="preserve"> </w:delText>
        </w:r>
      </w:del>
      <w:del w:id="105" w:author="PR Preview" w:date="2026-01-01T00:00:00Z">
        <w:r>
          <w:delText xml:space="preserve">by</w:delText>
        </w:r>
      </w:del>
      <w:del w:id="106" w:author="PR Preview" w:date="2026-01-01T00:00:00Z">
        <w:r>
          <w:delText xml:space="preserve"> </w:delText>
        </w:r>
      </w:del>
      <w:hyperlink r:id="rId73">
        <w:del w:id="107" w:author="PR Preview" w:date="2026-01-01T00:00:00Z">
          <w:r>
            <w:rPr>
              <w:rStyle w:val="Hyperlink"/>
            </w:rPr>
            <w:delText xml:space="preserve">Theorem 6 in Column Space, Null Space and Rank-Nullity</w:delText>
          </w:r>
        </w:del>
      </w:hyperlink>
      <w:del w:id="108" w:author="PR Preview" w:date="2026-01-01T00:00:00Z">
        <w:r>
          <w:delText xml:space="preserve">.</w:delText>
        </w:r>
      </w:del>
      <w:del w:id="109" w:author="PR Preview" w:date="2026-01-01T00:00:00Z">
        <w:r>
          <w:delText xml:space="preserve"> </w:delText>
        </w:r>
      </w:del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del w:id="110" w:author="PR Preview" w:date="2026-01-01T00:00:00Z">
        <w:r>
          <w:delText xml:space="preserve"> </w:delText>
        </w:r>
      </w:del>
      <w:del w:id="111" w:author="PR Preview" w:date="2026-01-01T00:00:00Z">
        <w:r>
          <w:delText xml:space="preserve">by</w:delText>
        </w:r>
      </w:del>
      <w:del w:id="112" w:author="PR Preview" w:date="2026-01-01T00:00:00Z">
        <w:r>
          <w:delText xml:space="preserve"> </w:delText>
        </w:r>
      </w:del>
      <w:hyperlink r:id="rId73">
        <w:del w:id="113" w:author="PR Preview" w:date="2026-01-01T00:00:00Z">
          <w:r>
            <w:rPr>
              <w:rStyle w:val="Hyperlink"/>
            </w:rPr>
            <w:delText xml:space="preserve">Theorem 6 in Column Space, Null Space and Rank-Nullity</w:delText>
          </w:r>
        </w:del>
      </w:hyperlink>
      <w:del w:id="114" w:author="PR Preview" w:date="2026-01-01T00:00:00Z">
        <w:r>
          <w:delText xml:space="preserve">,</w:delText>
        </w:r>
      </w:del>
      <w:del w:id="115" w:author="PR Preview" w:date="2026-01-01T00:00:00Z">
        <w:r>
          <w:delText xml:space="preserve"> </w:delText>
        </w:r>
      </w:del>
      <w:del w:id="116" w:author="PR Preview" w:date="2026-01-01T00:00:00Z">
        <w:r>
          <w:delText xml:space="preserve">and that is</w:delText>
        </w:r>
      </w:del>
      <w:del w:id="117" w:author="PR Preview" w:date="2026-01-01T00:00:00Z">
        <w:r>
          <w:delText xml:space="preserve"> </w:delText>
        </w:r>
      </w:del>
      <m:oMath>
        <m:r>
          <m:t>r</m:t>
        </m:r>
      </m:oMath>
      <w:del w:id="118" w:author="PR Preview" w:date="2026-01-01T00:00:00Z">
        <w:r>
          <w:delText xml:space="preserve"> </w:delText>
        </w:r>
      </w:del>
      <w:del w:id="119" w:author="PR Preview" w:date="2026-01-01T00:00:00Z">
        <w:r>
          <w:delText xml:space="preserve">by</w:delText>
        </w:r>
      </w:del>
      <w:del w:id="120" w:author="PR Preview" w:date="2026-01-01T00:00:00Z">
        <w:r>
          <w:delText xml:space="preserve"> </w:delText>
        </w:r>
      </w:del>
      <w:hyperlink r:id="rId74">
        <w:del w:id="121" w:author="PR Preview" w:date="2026-01-01T00:00:00Z">
          <w:r>
            <w:rPr>
              <w:rStyle w:val="Hyperlink"/>
            </w:rPr>
            <w:delText xml:space="preserve">Theorem 9 in Column Space, Null Space and Rank-Nullity</w:delText>
          </w:r>
        </w:del>
      </w:hyperlink>
      <w:del w:id="122" w:author="PR Preview" w:date="2026-01-01T00:00:00Z">
        <w:r>
          <w:delText xml:space="preserve">.</w:delText>
        </w:r>
      </w:del>
      <w:del w:id="123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</m:oMath>
      <w:del w:id="124" w:author="PR Preview" w:date="2026-01-01T00:00:00Z">
        <w:r>
          <w:delText xml:space="preserve"> </w:delText>
        </w:r>
      </w:del>
      <w:del w:id="125" w:author="PR Preview" w:date="2026-01-01T00:00:00Z">
        <w:r>
          <w:delText xml:space="preserve">has</w:delText>
        </w:r>
      </w:del>
      <w:del w:id="126" w:author="PR Preview" w:date="2026-01-01T00:00:00Z">
        <w:r>
          <w:delText xml:space="preserve"> </w:delText>
        </w:r>
      </w:del>
      <m:oMath>
        <m:r>
          <m:t>n</m:t>
        </m:r>
      </m:oMath>
      <w:del w:id="127" w:author="PR Preview" w:date="2026-01-01T00:00:00Z">
        <w:r>
          <w:delText xml:space="preserve"> </w:delText>
        </w:r>
      </w:del>
      <w:del w:id="128" w:author="PR Preview" w:date="2026-01-01T00:00:00Z">
        <w:r>
          <w:delText xml:space="preserve">columns,</w:delText>
        </w:r>
      </w:del>
      <w:del w:id="129" w:author="PR Preview" w:date="2026-01-01T00:00:00Z">
        <w:r>
          <w:delText xml:space="preserve"> </w:delText>
        </w:r>
      </w:del>
      <w:del w:id="130" w:author="PR Preview" w:date="2026-01-01T00:00:00Z">
        <w:r>
          <w:delText xml:space="preserve">so</w:delText>
        </w:r>
      </w:del>
      <w:del w:id="131" w:author="PR Preview" w:date="2026-01-01T00:00:00Z">
        <w:r>
          <w:delText xml:space="preserve"> </w:delText>
        </w:r>
      </w:del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N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</m:oMath>
      <w:del w:id="132" w:author="PR Preview" w:date="2026-01-01T00:00:00Z">
        <w:r>
          <w:delText xml:space="preserve"> </w:delText>
        </w:r>
      </w:del>
      <w:del w:id="133" w:author="PR Preview" w:date="2026-01-01T00:00:00Z">
        <w:r>
          <w:delText xml:space="preserve">(</w:delText>
        </w:r>
      </w:del>
      <w:hyperlink r:id="rId75">
        <w:del w:id="134" w:author="PR Preview" w:date="2026-01-01T00:00:00Z">
          <w:r>
            <w:rPr>
              <w:rStyle w:val="Hyperlink"/>
            </w:rPr>
            <w:delText xml:space="preserve">Definition 5 in Column Space, Null Space and Rank-Nullity</w:delText>
          </w:r>
        </w:del>
      </w:hyperlink>
      <w:del w:id="135" w:author="PR Preview" w:date="2026-01-01T00:00:00Z">
        <w:r>
          <w:delText xml:space="preserve">,</w:delText>
        </w:r>
      </w:del>
      <w:del w:id="136" w:author="PR Preview" w:date="2026-01-01T00:00:00Z">
        <w:r>
          <w:delText xml:space="preserve"> </w:delText>
        </w:r>
      </w:del>
      <w:hyperlink r:id="rId13">
        <w:del w:id="137" w:author="PR Preview" w:date="2026-01-01T00:00:00Z">
          <w:r>
            <w:rPr>
              <w:rStyle w:val="Hyperlink"/>
            </w:rPr>
            <w:delText xml:space="preserve">Theorem 7 in Column Space, Null Space and Rank-Nullity</w:delText>
          </w:r>
        </w:del>
      </w:hyperlink>
      <w:del w:id="138" w:author="PR Preview" w:date="2026-01-01T00:00:00Z">
        <w:r>
          <w:delText xml:space="preserve">).</w:delText>
        </w:r>
      </w:del>
      <w:del w:id="139" w:author="PR Preview" w:date="2026-01-01T00:00:00Z">
        <w:r>
          <w:delText xml:space="preserve"> </w:delText>
        </w:r>
      </w:del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del w:id="140" w:author="PR Preview" w:date="2026-01-01T00:00:00Z">
        <w:r>
          <w:delText xml:space="preserve"> </w:delText>
        </w:r>
      </w:del>
      <w:del w:id="141" w:author="PR Preview" w:date="2026-01-01T00:00:00Z">
        <w:r>
          <w:delText xml:space="preserve">has</w:delText>
        </w:r>
      </w:del>
      <w:del w:id="142" w:author="PR Preview" w:date="2026-01-01T00:00:00Z">
        <w:r>
          <w:delText xml:space="preserve"> </w:delText>
        </w:r>
      </w:del>
      <m:oMath>
        <m:r>
          <m:t>m</m:t>
        </m:r>
      </m:oMath>
      <w:del w:id="143" w:author="PR Preview" w:date="2026-01-01T00:00:00Z">
        <w:r>
          <w:delText xml:space="preserve"> </w:delText>
        </w:r>
      </w:del>
      <w:del w:id="144" w:author="PR Preview" w:date="2026-01-01T00:00:00Z">
        <w:r>
          <w:delText xml:space="preserve">columns and rank</w:delText>
        </w:r>
      </w:del>
      <w:del w:id="145" w:author="PR Preview" w:date="2026-01-01T00:00:00Z">
        <w:r>
          <w:delText xml:space="preserve"> </w:delText>
        </w:r>
      </w:del>
      <m:oMath>
        <m:r>
          <m:t>r</m:t>
        </m:r>
      </m:oMath>
      <w:del w:id="146" w:author="PR Preview" w:date="2026-01-01T00:00:00Z">
        <w:r>
          <w:delText xml:space="preserve">,</w:delText>
        </w:r>
      </w:del>
      <w:del w:id="147" w:author="PR Preview" w:date="2026-01-01T00:00:00Z">
        <w:r>
          <w:delText xml:space="preserve"> </w:delText>
        </w:r>
      </w:del>
      <w:del w:id="148" w:author="PR Preview" w:date="2026-01-01T00:00:00Z">
        <w:r>
          <w:delText xml:space="preserve">so</w:delText>
        </w:r>
      </w:del>
      <w:del w:id="149" w:author="PR Preview" w:date="2026-01-01T00:00:00Z">
        <w:r>
          <w:delText xml:space="preserve"> </w:delText>
        </w:r>
      </w:del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N</m:t>
            </m:r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m</m:t>
        </m:r>
        <m:r>
          <m:rPr>
            <m:sty m:val="p"/>
          </m:rPr>
          <m:t>−</m:t>
        </m:r>
        <m:r>
          <m:t>r</m:t>
        </m:r>
      </m:oMath>
      <w:del w:id="150" w:author="PR Preview" w:date="2026-01-01T00:00:00Z">
        <w:r>
          <w:delText xml:space="preserve"> </w:delText>
        </w:r>
      </w:del>
      <w:del w:id="151" w:author="PR Preview" w:date="2026-01-01T00:00:00Z">
        <w:r>
          <w:delText xml:space="preserve">in the same way.</w:delText>
        </w:r>
      </w:del>
    </w:p>
    <w:p>
      <w:pPr>
        <w:pStyle w:val="BodyText"/>
      </w:pPr>
      <w:ins w:id="152" w:author="PR Preview" w:date="2026-01-01T00:00:00Z">
        <w:r>
          <w:rPr>
            <w:b/>
            <w:bCs/>
          </w:rPr>
          <w:t xml:space="preserve">Part 4.</w:t>
        </w:r>
      </w:ins>
      <w:ins w:id="153" w:author="PR Preview" w:date="2026-01-01T00:00:00Z">
        <w:r>
          <w:t xml:space="preserve"> </w:t>
        </w:r>
      </w:ins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r</m:t>
        </m:r>
      </m:oMath>
      <w:ins w:id="154" w:author="PR Preview" w:date="2026-01-01T00:00:00Z">
        <w:r>
          <w:t xml:space="preserve"> </w:t>
        </w:r>
      </w:ins>
      <w:ins w:id="155" w:author="PR Preview" w:date="2026-01-01T00:00:00Z">
        <w:r>
          <w:t xml:space="preserve">by</w:t>
        </w:r>
      </w:ins>
      <w:ins w:id="156" w:author="PR Preview" w:date="2026-01-01T00:00:00Z">
        <w:r>
          <w:t xml:space="preserve"> </w:t>
        </w:r>
      </w:ins>
      <w:hyperlink r:id="rId73">
        <w:ins w:id="157" w:author="PR Preview" w:date="2026-01-01T00:00:00Z">
          <w:r>
            <w:rPr>
              <w:rStyle w:val="Hyperlink"/>
            </w:rPr>
            <w:t xml:space="preserve">Theorem 6 in Column Space, Null Space and Rank-Nullity</w:t>
          </w:r>
        </w:ins>
      </w:hyperlink>
      <w:ins w:id="158" w:author="PR Preview" w:date="2026-01-01T00:00:00Z">
        <w:r>
          <w:t xml:space="preserve">.</w:t>
        </w:r>
      </w:ins>
      <w:ins w:id="159" w:author="PR Preview" w:date="2026-01-01T00:00:00Z">
        <w:r>
          <w:t xml:space="preserve"> </w:t>
        </w:r>
      </w:ins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ins w:id="160" w:author="PR Preview" w:date="2026-01-01T00:00:00Z">
        <w:r>
          <w:t xml:space="preserve"> </w:t>
        </w:r>
      </w:ins>
      <w:ins w:id="161" w:author="PR Preview" w:date="2026-01-01T00:00:00Z">
        <w:r>
          <w:t xml:space="preserve">by</w:t>
        </w:r>
      </w:ins>
      <w:ins w:id="162" w:author="PR Preview" w:date="2026-01-01T00:00:00Z">
        <w:r>
          <w:t xml:space="preserve"> </w:t>
        </w:r>
      </w:ins>
      <w:hyperlink r:id="rId73">
        <w:ins w:id="163" w:author="PR Preview" w:date="2026-01-01T00:00:00Z">
          <w:r>
            <w:rPr>
              <w:rStyle w:val="Hyperlink"/>
            </w:rPr>
            <w:t xml:space="preserve">Theorem 6 in Column Space, Null Space and Rank-Nullity</w:t>
          </w:r>
        </w:ins>
      </w:hyperlink>
      <w:ins w:id="164" w:author="PR Preview" w:date="2026-01-01T00:00:00Z">
        <w:r>
          <w:t xml:space="preserve">,</w:t>
        </w:r>
      </w:ins>
      <w:ins w:id="165" w:author="PR Preview" w:date="2026-01-01T00:00:00Z">
        <w:r>
          <w:t xml:space="preserve"> </w:t>
        </w:r>
      </w:ins>
      <w:ins w:id="166" w:author="PR Preview" w:date="2026-01-01T00:00:00Z">
        <w:r>
          <w:t xml:space="preserve">and that is</w:t>
        </w:r>
      </w:ins>
      <w:ins w:id="167" w:author="PR Preview" w:date="2026-01-01T00:00:00Z">
        <w:r>
          <w:t xml:space="preserve"> </w:t>
        </w:r>
      </w:ins>
      <m:oMath>
        <m:r>
          <m:t>r</m:t>
        </m:r>
      </m:oMath>
      <w:ins w:id="168" w:author="PR Preview" w:date="2026-01-01T00:00:00Z">
        <w:r>
          <w:t xml:space="preserve"> </w:t>
        </w:r>
      </w:ins>
      <w:ins w:id="169" w:author="PR Preview" w:date="2026-01-01T00:00:00Z">
        <w:r>
          <w:t xml:space="preserve">by</w:t>
        </w:r>
      </w:ins>
      <w:ins w:id="170" w:author="PR Preview" w:date="2026-01-01T00:00:00Z">
        <w:r>
          <w:t xml:space="preserve"> </w:t>
        </w:r>
      </w:ins>
      <w:hyperlink r:id="rId74">
        <w:ins w:id="171" w:author="PR Preview" w:date="2026-01-01T00:00:00Z">
          <w:r>
            <w:rPr>
              <w:rStyle w:val="Hyperlink"/>
            </w:rPr>
            <w:t xml:space="preserve">Theorem 9 in Column Space, Null Space and Rank-Nullity</w:t>
          </w:r>
        </w:ins>
      </w:hyperlink>
      <w:ins w:id="172" w:author="PR Preview" w:date="2026-01-01T00:00:00Z">
        <w:r>
          <w:t xml:space="preserve">.</w:t>
        </w:r>
      </w:ins>
      <w:ins w:id="173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</m:oMath>
      <w:ins w:id="174" w:author="PR Preview" w:date="2026-01-01T00:00:00Z">
        <w:r>
          <w:t xml:space="preserve"> </w:t>
        </w:r>
      </w:ins>
      <w:ins w:id="175" w:author="PR Preview" w:date="2026-01-01T00:00:00Z">
        <w:r>
          <w:t xml:space="preserve">has</w:t>
        </w:r>
      </w:ins>
      <w:ins w:id="176" w:author="PR Preview" w:date="2026-01-01T00:00:00Z">
        <w:r>
          <w:t xml:space="preserve"> </w:t>
        </w:r>
      </w:ins>
      <m:oMath>
        <m:r>
          <m:t>n</m:t>
        </m:r>
      </m:oMath>
      <w:ins w:id="177" w:author="PR Preview" w:date="2026-01-01T00:00:00Z">
        <w:r>
          <w:t xml:space="preserve"> </w:t>
        </w:r>
      </w:ins>
      <w:ins w:id="178" w:author="PR Preview" w:date="2026-01-01T00:00:00Z">
        <w:r>
          <w:t xml:space="preserve">columns,</w:t>
        </w:r>
      </w:ins>
      <w:ins w:id="179" w:author="PR Preview" w:date="2026-01-01T00:00:00Z">
        <w:r>
          <w:t xml:space="preserve"> </w:t>
        </w:r>
      </w:ins>
      <w:ins w:id="180" w:author="PR Preview" w:date="2026-01-01T00:00:00Z">
        <w:r>
          <w:t xml:space="preserve">so</w:t>
        </w:r>
      </w:ins>
      <w:ins w:id="181" w:author="PR Preview" w:date="2026-01-01T00:00:00Z">
        <w:r>
          <w:t xml:space="preserve"> </w:t>
        </w:r>
      </w:ins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N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</m:oMath>
      <w:ins w:id="182" w:author="PR Preview" w:date="2026-01-01T00:00:00Z">
        <w:r>
          <w:t xml:space="preserve"> </w:t>
        </w:r>
      </w:ins>
      <w:ins w:id="183" w:author="PR Preview" w:date="2026-01-01T00:00:00Z">
        <w:r>
          <w:t xml:space="preserve">(</w:t>
        </w:r>
      </w:ins>
      <w:hyperlink r:id="rId75">
        <w:ins w:id="184" w:author="PR Preview" w:date="2026-01-01T00:00:00Z">
          <w:r>
            <w:rPr>
              <w:rStyle w:val="Hyperlink"/>
            </w:rPr>
            <w:t xml:space="preserve">Definition 7 in Column Space, Null Space and Rank-Nullity</w:t>
          </w:r>
        </w:ins>
      </w:hyperlink>
      <w:ins w:id="185" w:author="PR Preview" w:date="2026-01-01T00:00:00Z">
        <w:r>
          <w:t xml:space="preserve">,</w:t>
        </w:r>
      </w:ins>
      <w:ins w:id="186" w:author="PR Preview" w:date="2026-01-01T00:00:00Z">
        <w:r>
          <w:t xml:space="preserve"> </w:t>
        </w:r>
      </w:ins>
      <w:hyperlink r:id="rId13">
        <w:ins w:id="187" w:author="PR Preview" w:date="2026-01-01T00:00:00Z">
          <w:r>
            <w:rPr>
              <w:rStyle w:val="Hyperlink"/>
            </w:rPr>
            <w:t xml:space="preserve">Theorem 7 in Column Space, Null Space and Rank-Nullity</w:t>
          </w:r>
        </w:ins>
      </w:hyperlink>
      <w:ins w:id="188" w:author="PR Preview" w:date="2026-01-01T00:00:00Z">
        <w:r>
          <w:t xml:space="preserve">).</w:t>
        </w:r>
      </w:ins>
      <w:ins w:id="189" w:author="PR Preview" w:date="2026-01-01T00:00:00Z">
        <w:r>
          <w:t xml:space="preserve"> </w:t>
        </w:r>
      </w:ins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ins w:id="190" w:author="PR Preview" w:date="2026-01-01T00:00:00Z">
        <w:r>
          <w:t xml:space="preserve"> </w:t>
        </w:r>
      </w:ins>
      <w:ins w:id="191" w:author="PR Preview" w:date="2026-01-01T00:00:00Z">
        <w:r>
          <w:t xml:space="preserve">has</w:t>
        </w:r>
      </w:ins>
      <w:ins w:id="192" w:author="PR Preview" w:date="2026-01-01T00:00:00Z">
        <w:r>
          <w:t xml:space="preserve"> </w:t>
        </w:r>
      </w:ins>
      <m:oMath>
        <m:r>
          <m:t>m</m:t>
        </m:r>
      </m:oMath>
      <w:ins w:id="193" w:author="PR Preview" w:date="2026-01-01T00:00:00Z">
        <w:r>
          <w:t xml:space="preserve"> </w:t>
        </w:r>
      </w:ins>
      <w:ins w:id="194" w:author="PR Preview" w:date="2026-01-01T00:00:00Z">
        <w:r>
          <w:t xml:space="preserve">columns and rank</w:t>
        </w:r>
      </w:ins>
      <w:ins w:id="195" w:author="PR Preview" w:date="2026-01-01T00:00:00Z">
        <w:r>
          <w:t xml:space="preserve"> </w:t>
        </w:r>
      </w:ins>
      <m:oMath>
        <m:r>
          <m:t>r</m:t>
        </m:r>
      </m:oMath>
      <w:ins w:id="196" w:author="PR Preview" w:date="2026-01-01T00:00:00Z">
        <w:r>
          <w:t xml:space="preserve">,</w:t>
        </w:r>
      </w:ins>
      <w:ins w:id="197" w:author="PR Preview" w:date="2026-01-01T00:00:00Z">
        <w:r>
          <w:t xml:space="preserve"> </w:t>
        </w:r>
      </w:ins>
      <w:ins w:id="198" w:author="PR Preview" w:date="2026-01-01T00:00:00Z">
        <w:r>
          <w:t xml:space="preserve">so</w:t>
        </w:r>
      </w:ins>
      <w:ins w:id="199" w:author="PR Preview" w:date="2026-01-01T00:00:00Z">
        <w:r>
          <w:t xml:space="preserve"> </w:t>
        </w:r>
      </w:ins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N</m:t>
            </m:r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m</m:t>
        </m:r>
        <m:r>
          <m:rPr>
            <m:sty m:val="p"/>
          </m:rPr>
          <m:t>−</m:t>
        </m:r>
        <m:r>
          <m:t>r</m:t>
        </m:r>
      </m:oMath>
      <w:ins w:id="200" w:author="PR Preview" w:date="2026-01-01T00:00:00Z">
        <w:r>
          <w:t xml:space="preserve"> </w:t>
        </w:r>
      </w:ins>
      <w:ins w:id="201" w:author="PR Preview" w:date="2026-01-01T00:00:00Z">
        <w:r>
          <w:t xml:space="preserve">in the same way.</w:t>
        </w:r>
      </w:ins>
    </w:p>
    <w:bookmarkStart w:id="78" w:name="exm-fundamental-subspaces"/>
    <w:p>
      <w:pPr>
        <w:pStyle w:val="BodyText"/>
      </w:pPr>
      <w:r>
        <w:rPr>
          <w:b/>
          <w:bCs/>
        </w:rPr>
        <w:t xml:space="preserve">Example 18 (The four subspaces of the matrix in</w:t>
      </w:r>
      <w:r>
        <w:rPr>
          <w:b/>
          <w:bCs/>
        </w:rPr>
        <w:t xml:space="preserve"> </w:t>
      </w:r>
      <w:hyperlink r:id="rId59">
        <w:r>
          <w:rPr>
            <w:rStyle w:val="Hyperlink"/>
            <w:b/>
            <w:bCs/>
          </w:rPr>
          <w:t xml:space="preserve">Example 1 in Column Space, Null Space and Rank-Nullity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r:id="rId59">
        <w:r>
          <w:rPr>
            <w:rStyle w:val="Hyperlink"/>
          </w:rPr>
          <w:t xml:space="preserve">Example 1 in Column Space, Null Space and Rank-Nullity</w:t>
        </w:r>
      </w:hyperlink>
      <w:r>
        <w:t xml:space="preserve">,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r:id="rId76">
        <w:r>
          <w:rPr>
            <w:rStyle w:val="Hyperlink"/>
          </w:rPr>
          <w:t xml:space="preserve">Example 10 in Column Space, Null Space and Rank-Nullity</w:t>
        </w:r>
      </w:hyperlink>
      <w:r>
        <w:t xml:space="preserve">).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:</w:t>
      </w:r>
      <w:r>
        <w:t xml:space="preserve"> </w:t>
      </w:r>
      <w:r>
        <w:t xml:space="preserve">the row space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</w:p>
    <w:p>
      <w:pPr>
        <w:pStyle w:val="Compact"/>
        <w:numPr>
          <w:ilvl w:val="1"/>
          <w:numId w:val="1012"/>
        </w:numPr>
      </w:pPr>
      <w:r>
        <w:t xml:space="preserve">has dimension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r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2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(</w:t>
      </w:r>
      <w:hyperlink r:id="rId77">
        <w:r>
          <w:rPr>
            <w:rStyle w:val="Hyperlink"/>
          </w:rPr>
          <w:t xml:space="preserve">Example 11 in Column Space, Null Space and Rank-Nullity</w:t>
        </w:r>
      </w:hyperlink>
      <w:r>
        <w:t xml:space="preserve">).</w:t>
      </w:r>
      <w:r>
        <w:t xml:space="preserve"> </w:t>
      </w:r>
      <w:r>
        <w:t xml:space="preserve">The spanning vectors are orthogonal:</w:t>
      </w:r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1"/>
        </w:numPr>
      </w:pPr>
      <w:r>
        <w:rPr>
          <w:b/>
          <w:bCs/>
        </w:rPr>
        <w:t xml:space="preserve">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: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r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m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(</w:t>
      </w:r>
      <w:hyperlink w:anchor="exm-complement-null-space">
        <w:r>
          <w:rPr>
            <w:rStyle w:val="Hyperlink"/>
          </w:rPr>
          <w:t xml:space="preserve">Example 14</w:t>
        </w:r>
      </w:hyperlink>
      <w:r>
        <w:t xml:space="preserve">).</w:t>
      </w:r>
    </w:p>
    <w:p>
      <w:pPr>
        <w:pStyle w:val="FirstParagraph"/>
      </w:pPr>
      <w:r>
        <w:t xml:space="preserve">By part 3,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splits uniquely</w:t>
      </w:r>
      <w:r>
        <w:t xml:space="preserve"> </w:t>
      </w:r>
      <w:r>
        <w:t xml:space="preserve">into a row-space part</w:t>
      </w:r>
      <w:r>
        <w:t xml:space="preserve"> </w:t>
      </w:r>
      <m:oMath>
        <m:r>
          <m:t>t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a null-space part.</w:t>
      </w:r>
      <w:r>
        <w:t xml:space="preserve"> </w:t>
      </w:r>
      <w:r>
        <w:t xml:space="preserve">The null-space part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t>t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lies in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(part 3),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w:anchor="thm-complement-null-space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applied to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with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),</w:t>
      </w:r>
      <w:r>
        <w:t xml:space="preserve"> </w:t>
      </w:r>
      <w:r>
        <w:t xml:space="preserve">so it must be orthogonal 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(orthogonality)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difference as a linear combination)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9</m:t>
            </m:r>
          </m:den>
        </m:f>
      </m:oMath>
      <w:r>
        <w:t xml:space="preserve">.</w:t>
      </w:r>
      <w:r>
        <w:t xml:space="preserve"> </w:t>
      </w:r>
      <w:r>
        <w:t xml:space="preserve">The row-space part is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9</m:t>
                </m:r>
              </m:den>
            </m:f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9</m:t>
                </m:r>
              </m:den>
            </m:f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9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and the null-space part is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8</m:t>
                </m:r>
              </m:num>
              <m:den>
                <m:r>
                  <m:t>9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9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9</m:t>
                </m:r>
              </m:den>
            </m:f>
          </m:e>
        </m:d>
        <m:r>
          <m:t>​</m:t>
        </m:r>
      </m:oMath>
      <w:r>
        <w:t xml:space="preserve">;</w:t>
      </w:r>
      <w:r>
        <w:t xml:space="preserve"> </w:t>
      </w:r>
      <w:r>
        <w:t xml:space="preserve">as a check, row 1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bar"/>
          </m:fPr>
          <m:num>
            <m:r>
              <m:t>8</m:t>
            </m:r>
          </m:num>
          <m:den>
            <m:r>
              <m:t>9</m:t>
            </m:r>
          </m:den>
        </m:f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2</m:t>
            </m:r>
          </m:num>
          <m:den>
            <m:r>
              <m:t>9</m:t>
            </m:r>
          </m:den>
        </m:f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2</m:t>
            </m:r>
          </m:num>
          <m:den>
            <m:r>
              <m:t>9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row 2 is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times row 1,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sends the null-space part to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.</w:t>
      </w:r>
    </w:p>
    <w:bookmarkEnd w:id="78"/>
    <w:bookmarkStart w:id="83" w:name="refs"/>
    <w:bookmarkStart w:id="80" w:name="ref-banerjee2014linear"/>
    <w:p>
      <w:pPr>
        <w:pStyle w:val="Bibliography"/>
      </w:pPr>
      <w:r>
        <w:t xml:space="preserve">Banerjee, Sudipto, and Anindya Roy. 2014.</w:t>
      </w:r>
      <w:r>
        <w:t xml:space="preserve"> </w:t>
      </w:r>
      <w:r>
        <w:rPr>
          <w:i/>
          <w:iCs/>
        </w:rPr>
        <w:t xml:space="preserve">Linear Algebra and Matrix Analysis for Statistics</w:t>
      </w:r>
      <w:r>
        <w:t xml:space="preserve">. Vol. 181. Crc Press Boca Raton.</w:t>
      </w:r>
      <w:r>
        <w:t xml:space="preserve"> </w:t>
      </w:r>
      <w:hyperlink r:id="rId79">
        <w:r>
          <w:rPr>
            <w:rStyle w:val="Hyperlink"/>
          </w:rPr>
          <w:t xml:space="preserve">https://www.routledge.com/Linear-Algebra-and-Matrix-Analysis-for-Statistics/Banerjee-Roy/p/book/9781420095388</w:t>
        </w:r>
      </w:hyperlink>
      <w:r>
        <w:t xml:space="preserve">.</w:t>
      </w:r>
    </w:p>
    <w:bookmarkEnd w:id="80"/>
    <w:bookmarkStart w:id="82" w:name="ref-zhou2024orthproj"/>
    <w:p>
      <w:pPr>
        <w:pStyle w:val="Bibliography"/>
      </w:pPr>
      <w:r>
        <w:t xml:space="preserve">Zhou, Hua. 2024.</w:t>
      </w:r>
      <w:r>
        <w:t xml:space="preserve"> </w:t>
      </w:r>
      <w:r>
        <w:rPr>
          <w:i/>
          <w:iCs/>
        </w:rPr>
        <w:t xml:space="preserve">Orthogonal Projections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81">
        <w:r>
          <w:rPr>
            <w:rStyle w:val="Hyperlink"/>
          </w:rPr>
          <w:t xml:space="preserve">https://ucla-biostat-216.github.io/2024fall/slides/06-orthproj/06-orthproj.html</w:t>
        </w:r>
      </w:hyperlink>
      <w:r>
        <w:t xml:space="preserve">.</w:t>
      </w:r>
    </w:p>
    <w:bookmarkEnd w:id="82"/>
    <w:bookmarkEnd w:id="83"/>
    <w:bookmarkEnd w:id="8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331">
    <w:nsid w:val="00A993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3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30" Type="http://schemas.openxmlformats.org/officeDocument/2006/relationships/hyperlink" Target="algebra-basics.html#def-strict-inequality" TargetMode="External"/><Relationship Id="rId81" Type="http://schemas.openxmlformats.org/officeDocument/2006/relationships/hyperlink" Target="https://ucla-biostat-216.github.io/2024fall/slides/06-orthproj/06-orthproj.html" TargetMode="External"/><Relationship Id="rId79" Type="http://schemas.openxmlformats.org/officeDocument/2006/relationships/hyperlink" Target="https://www.routledge.com/Linear-Algebra-and-Matrix-Analysis-for-Statistics/Banerjee-Roy/p/book/9781420095388" TargetMode="External"/><Relationship Id="rId68" Type="http://schemas.openxmlformats.org/officeDocument/2006/relationships/hyperlink" Target="linear-algebra-matrices.html#def-matvec-mult" TargetMode="External"/><Relationship Id="rId34" Type="http://schemas.openxmlformats.org/officeDocument/2006/relationships/hyperlink" Target="linear-algebra-matrices.html#thm-matmul-distrib" TargetMode="External"/><Relationship Id="rId33" Type="http://schemas.openxmlformats.org/officeDocument/2006/relationships/hyperlink" Target="linear-algebra-rank-nullity.html#def-column-space" TargetMode="External"/><Relationship Id="rId58" Type="http://schemas.openxmlformats.org/officeDocument/2006/relationships/hyperlink" Target="linear-algebra-rank-nullity.html#def-null-space" TargetMode="External"/><Relationship Id="rId75" Type="http://schemas.openxmlformats.org/officeDocument/2006/relationships/hyperlink" Target="linear-algebra-rank-nullity.html#def-nullity" TargetMode="External"/><Relationship Id="rId59" Type="http://schemas.openxmlformats.org/officeDocument/2006/relationships/hyperlink" Target="linear-algebra-rank-nullity.html#exm-column-space" TargetMode="External"/><Relationship Id="rId60" Type="http://schemas.openxmlformats.org/officeDocument/2006/relationships/hyperlink" Target="linear-algebra-rank-nullity.html#exm-null-space" TargetMode="External"/><Relationship Id="rId77" Type="http://schemas.openxmlformats.org/officeDocument/2006/relationships/hyperlink" Target="linear-algebra-rank-nullity.html#exm-nullity" TargetMode="External"/><Relationship Id="rId76" Type="http://schemas.openxmlformats.org/officeDocument/2006/relationships/hyperlink" Target="linear-algebra-rank-nullity.html#exm-rank-dim" TargetMode="External"/><Relationship Id="rId37" Type="http://schemas.openxmlformats.org/officeDocument/2006/relationships/hyperlink" Target="linear-algebra-rank-nullity.html#exm-rank-nullity" TargetMode="External"/><Relationship Id="rId35" Type="http://schemas.openxmlformats.org/officeDocument/2006/relationships/hyperlink" Target="linear-algebra-rank-nullity.html#thm-column-space-span" TargetMode="External"/><Relationship Id="rId73" Type="http://schemas.openxmlformats.org/officeDocument/2006/relationships/hyperlink" Target="linear-algebra-rank-nullity.html#thm-rank-dim" TargetMode="External"/><Relationship Id="rId13" Type="http://schemas.openxmlformats.org/officeDocument/2006/relationships/hyperlink" Target="linear-algebra-rank-nullity.html#thm-rank-nullity" TargetMode="External"/><Relationship Id="rId74" Type="http://schemas.openxmlformats.org/officeDocument/2006/relationships/hyperlink" Target="linear-algebra-rank-nullity.html#thm-rank-transpose" TargetMode="External"/><Relationship Id="rId25" Type="http://schemas.openxmlformats.org/officeDocument/2006/relationships/hyperlink" Target="linear-algebra-subspaces.html#def-basis" TargetMode="External"/><Relationship Id="rId22" Type="http://schemas.openxmlformats.org/officeDocument/2006/relationships/hyperlink" Target="linear-algebra-subspaces.html#def-dimension" TargetMode="External"/><Relationship Id="rId36" Type="http://schemas.openxmlformats.org/officeDocument/2006/relationships/hyperlink" Target="linear-algebra-subspaces.html#def-rank" TargetMode="External"/><Relationship Id="rId29" Type="http://schemas.openxmlformats.org/officeDocument/2006/relationships/hyperlink" Target="linear-algebra-subspaces.html#def-span" TargetMode="External"/><Relationship Id="rId14" Type="http://schemas.openxmlformats.org/officeDocument/2006/relationships/hyperlink" Target="linear-algebra-subspaces.html#def-subspace" TargetMode="External"/><Relationship Id="rId26" Type="http://schemas.openxmlformats.org/officeDocument/2006/relationships/hyperlink" Target="linear-algebra-subspaces.html#exm-dimension" TargetMode="External"/><Relationship Id="rId63" Type="http://schemas.openxmlformats.org/officeDocument/2006/relationships/hyperlink" Target="linear-algebra-subspaces.html#exm-subspace" TargetMode="External"/><Relationship Id="rId12" Type="http://schemas.openxmlformats.org/officeDocument/2006/relationships/hyperlink" Target="linear-algebra-subspaces.html#sec-subspaces" TargetMode="External"/><Relationship Id="rId24" Type="http://schemas.openxmlformats.org/officeDocument/2006/relationships/hyperlink" Target="linear-algebra-subspaces.html#thm-basis-size" TargetMode="External"/><Relationship Id="rId23" Type="http://schemas.openxmlformats.org/officeDocument/2006/relationships/hyperlink" Target="linear-algebra-subspaces.html#thm-extend-basis" TargetMode="External"/><Relationship Id="rId54" Type="http://schemas.openxmlformats.org/officeDocument/2006/relationships/hyperlink" Target="linear-algebra-subspaces.html#thm-span-subspace" TargetMode="External"/><Relationship Id="rId64" Type="http://schemas.openxmlformats.org/officeDocument/2006/relationships/hyperlink" Target="linear-algebra-subspaces.html#thm-subspace-equal-dim" TargetMode="External"/><Relationship Id="rId19" Type="http://schemas.openxmlformats.org/officeDocument/2006/relationships/hyperlink" Target="linear-algebra-subspaces.html#thm-subspace-zero" TargetMode="External"/><Relationship Id="rId49" Type="http://schemas.openxmlformats.org/officeDocument/2006/relationships/hyperlink" Target="linear-algebra-vectors.html#def-orthogonal-vectors" TargetMode="External"/><Relationship Id="rId55" Type="http://schemas.openxmlformats.org/officeDocument/2006/relationships/hyperlink" Target="linear-algebra-vectors.html#rem-orthogonal-perpendicular" TargetMode="External"/><Relationship Id="rId67" Type="http://schemas.openxmlformats.org/officeDocument/2006/relationships/hyperlink" Target="linear-algebra-vectors.html#thm-lincom-symmetric" TargetMode="External"/></Relationships>
</file>

<file path=word/_rels/footnotes.xml.rels><?xml version='1.0' encoding='UTF-8' standalone='yes'?>
<Relationships xmlns="http://schemas.openxmlformats.org/package/2006/relationships"><Relationship Id="rId30" Type="http://schemas.openxmlformats.org/officeDocument/2006/relationships/hyperlink" Target="algebra-basics.html#def-strict-inequality" TargetMode="External"/><Relationship Id="rId81" Type="http://schemas.openxmlformats.org/officeDocument/2006/relationships/hyperlink" Target="https://ucla-biostat-216.github.io/2024fall/slides/06-orthproj/06-orthproj.html" TargetMode="External"/><Relationship Id="rId79" Type="http://schemas.openxmlformats.org/officeDocument/2006/relationships/hyperlink" Target="https://www.routledge.com/Linear-Algebra-and-Matrix-Analysis-for-Statistics/Banerjee-Roy/p/book/9781420095388" TargetMode="External"/><Relationship Id="rId68" Type="http://schemas.openxmlformats.org/officeDocument/2006/relationships/hyperlink" Target="linear-algebra-matrices.html#def-matvec-mult" TargetMode="External"/><Relationship Id="rId34" Type="http://schemas.openxmlformats.org/officeDocument/2006/relationships/hyperlink" Target="linear-algebra-matrices.html#thm-matmul-distrib" TargetMode="External"/><Relationship Id="rId33" Type="http://schemas.openxmlformats.org/officeDocument/2006/relationships/hyperlink" Target="linear-algebra-rank-nullity.html#def-column-space" TargetMode="External"/><Relationship Id="rId58" Type="http://schemas.openxmlformats.org/officeDocument/2006/relationships/hyperlink" Target="linear-algebra-rank-nullity.html#def-null-space" TargetMode="External"/><Relationship Id="rId75" Type="http://schemas.openxmlformats.org/officeDocument/2006/relationships/hyperlink" Target="linear-algebra-rank-nullity.html#def-nullity" TargetMode="External"/><Relationship Id="rId59" Type="http://schemas.openxmlformats.org/officeDocument/2006/relationships/hyperlink" Target="linear-algebra-rank-nullity.html#exm-column-space" TargetMode="External"/><Relationship Id="rId60" Type="http://schemas.openxmlformats.org/officeDocument/2006/relationships/hyperlink" Target="linear-algebra-rank-nullity.html#exm-null-space" TargetMode="External"/><Relationship Id="rId77" Type="http://schemas.openxmlformats.org/officeDocument/2006/relationships/hyperlink" Target="linear-algebra-rank-nullity.html#exm-nullity" TargetMode="External"/><Relationship Id="rId76" Type="http://schemas.openxmlformats.org/officeDocument/2006/relationships/hyperlink" Target="linear-algebra-rank-nullity.html#exm-rank-dim" TargetMode="External"/><Relationship Id="rId37" Type="http://schemas.openxmlformats.org/officeDocument/2006/relationships/hyperlink" Target="linear-algebra-rank-nullity.html#exm-rank-nullity" TargetMode="External"/><Relationship Id="rId35" Type="http://schemas.openxmlformats.org/officeDocument/2006/relationships/hyperlink" Target="linear-algebra-rank-nullity.html#thm-column-space-span" TargetMode="External"/><Relationship Id="rId73" Type="http://schemas.openxmlformats.org/officeDocument/2006/relationships/hyperlink" Target="linear-algebra-rank-nullity.html#thm-rank-dim" TargetMode="External"/><Relationship Id="rId13" Type="http://schemas.openxmlformats.org/officeDocument/2006/relationships/hyperlink" Target="linear-algebra-rank-nullity.html#thm-rank-nullity" TargetMode="External"/><Relationship Id="rId74" Type="http://schemas.openxmlformats.org/officeDocument/2006/relationships/hyperlink" Target="linear-algebra-rank-nullity.html#thm-rank-transpose" TargetMode="External"/><Relationship Id="rId25" Type="http://schemas.openxmlformats.org/officeDocument/2006/relationships/hyperlink" Target="linear-algebra-subspaces.html#def-basis" TargetMode="External"/><Relationship Id="rId22" Type="http://schemas.openxmlformats.org/officeDocument/2006/relationships/hyperlink" Target="linear-algebra-subspaces.html#def-dimension" TargetMode="External"/><Relationship Id="rId36" Type="http://schemas.openxmlformats.org/officeDocument/2006/relationships/hyperlink" Target="linear-algebra-subspaces.html#def-rank" TargetMode="External"/><Relationship Id="rId29" Type="http://schemas.openxmlformats.org/officeDocument/2006/relationships/hyperlink" Target="linear-algebra-subspaces.html#def-span" TargetMode="External"/><Relationship Id="rId14" Type="http://schemas.openxmlformats.org/officeDocument/2006/relationships/hyperlink" Target="linear-algebra-subspaces.html#def-subspace" TargetMode="External"/><Relationship Id="rId26" Type="http://schemas.openxmlformats.org/officeDocument/2006/relationships/hyperlink" Target="linear-algebra-subspaces.html#exm-dimension" TargetMode="External"/><Relationship Id="rId63" Type="http://schemas.openxmlformats.org/officeDocument/2006/relationships/hyperlink" Target="linear-algebra-subspaces.html#exm-subspace" TargetMode="External"/><Relationship Id="rId12" Type="http://schemas.openxmlformats.org/officeDocument/2006/relationships/hyperlink" Target="linear-algebra-subspaces.html#sec-subspaces" TargetMode="External"/><Relationship Id="rId24" Type="http://schemas.openxmlformats.org/officeDocument/2006/relationships/hyperlink" Target="linear-algebra-subspaces.html#thm-basis-size" TargetMode="External"/><Relationship Id="rId23" Type="http://schemas.openxmlformats.org/officeDocument/2006/relationships/hyperlink" Target="linear-algebra-subspaces.html#thm-extend-basis" TargetMode="External"/><Relationship Id="rId54" Type="http://schemas.openxmlformats.org/officeDocument/2006/relationships/hyperlink" Target="linear-algebra-subspaces.html#thm-span-subspace" TargetMode="External"/><Relationship Id="rId64" Type="http://schemas.openxmlformats.org/officeDocument/2006/relationships/hyperlink" Target="linear-algebra-subspaces.html#thm-subspace-equal-dim" TargetMode="External"/><Relationship Id="rId19" Type="http://schemas.openxmlformats.org/officeDocument/2006/relationships/hyperlink" Target="linear-algebra-subspaces.html#thm-subspace-zero" TargetMode="External"/><Relationship Id="rId49" Type="http://schemas.openxmlformats.org/officeDocument/2006/relationships/hyperlink" Target="linear-algebra-vectors.html#def-orthogonal-vectors" TargetMode="External"/><Relationship Id="rId55" Type="http://schemas.openxmlformats.org/officeDocument/2006/relationships/hyperlink" Target="linear-algebra-vectors.html#rem-orthogonal-perpendicular" TargetMode="External"/><Relationship Id="rId67" Type="http://schemas.openxmlformats.org/officeDocument/2006/relationships/hyperlink" Target="linear-algebra-vectors.html#thm-lincom-symmetric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Direct Sums and Orthogonal Complements</dc:title>
  <dc:creator/>
  <cp:keywords/>
  <dcterms:created xsi:type="dcterms:W3CDTF">2026-10-13T21:05:38Z</dcterms:created>
  <dcterms:modified xsi:type="dcterms:W3CDTF">2026-10-13T21:05:38Z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13:40:37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