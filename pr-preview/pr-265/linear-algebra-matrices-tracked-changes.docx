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del w:id="3" w:author="PR Preview" w:date="2026-01-01T00:00:00Z">
        <w:r>
          <w:delText xml:space="preserve">Equivalently,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entries of the identity matrix are given by the</w:delText>
        </w:r>
      </w:del>
      <w:del w:id="6" w:author="PR Preview" w:date="2026-01-01T00:00:00Z">
        <w:r>
          <w:delText xml:space="preserve"> </w:delText>
        </w:r>
      </w:del>
      <w:hyperlink r:id="rId46">
        <w:del w:id="7" w:author="PR Preview" w:date="2026-01-01T00:00:00Z">
          <w:r>
            <w:rPr>
              <w:rStyle w:val="Hyperlink"/>
            </w:rPr>
            <w:delText xml:space="preserve">Kronecker delta</w:delText>
          </w:r>
        </w:del>
      </w:hyperlink>
      <w:del w:id="8" w:author="PR Preview" w:date="2026-01-01T00:00:00Z">
        <w:r>
          <w:delText xml:space="preserve">: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del w:id="10" w:author="PR Preview" w:date="2026-01-01T00:00:00Z">
        <w:r>
          <w:delText xml:space="preserve">.</w:delText>
        </w:r>
      </w:del>
    </w:p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ins w:id="11" w:author="PR Preview" w:date="2026-01-01T00:00:00Z">
        <w:r>
          <w:rPr>
            <w:i/>
            <w:iCs/>
          </w:rPr>
          <w:t xml:space="preserve">Remark 3</w:t>
        </w:r>
      </w:ins>
      <w:ins w:id="12" w:author="PR Preview" w:date="2026-01-01T00:00:00Z">
        <w:r>
          <w:t xml:space="preserve"> (The identity matrix and the Kronecker delta). </w:t>
        </w:r>
      </w:ins>
      <w:ins w:id="13" w:author="PR Preview" w:date="2026-01-01T00:00:00Z">
        <w:r>
          <w:t xml:space="preserve">The entries of the identity matrix are given by the</w:t>
        </w:r>
      </w:ins>
      <w:ins w:id="14" w:author="PR Preview" w:date="2026-01-01T00:00:00Z">
        <w:r>
          <w:t xml:space="preserve"> </w:t>
        </w:r>
      </w:ins>
      <w:hyperlink r:id="rId46">
        <w:ins w:id="15" w:author="PR Preview" w:date="2026-01-01T00:00:00Z">
          <w:r>
            <w:rPr>
              <w:rStyle w:val="Hyperlink"/>
            </w:rPr>
            <w:t xml:space="preserve">Kronecker delta</w:t>
          </w:r>
        </w:ins>
      </w:hyperlink>
      <w:ins w:id="16" w:author="PR Preview" w:date="2026-01-01T00:00:00Z">
        <w:r>
          <w:t xml:space="preserve">:</w:t>
        </w:r>
      </w:ins>
      <w:ins w:id="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ins w:id="18" w:author="PR Preview" w:date="2026-01-01T00:00:00Z">
        <w:r>
          <w:t xml:space="preserve">.</w:t>
        </w:r>
      </w:ins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del w:id="19" w:author="PR Preview" w:date="2026-01-01T00:00:00Z">
        <w:r>
          <w:rPr>
            <w:i/>
            <w:iCs/>
          </w:rPr>
          <w:delText xml:space="preserve">Remark 3</w:delText>
        </w:r>
      </w:del>
      <w:del w:id="20" w:author="PR Preview" w:date="2026-01-01T00:00:00Z">
        <w:r>
          <w:delText xml:space="preserve"> (Each entry is a dot product). </w:delText>
        </w:r>
      </w:del>
      <w:del w:id="21" w:author="PR Preview" w:date="2026-01-01T00:00:00Z">
        <w:r>
          <w:delText xml:space="preserve">Matrix-vector multiplication extends the dot product (</w:delText>
        </w:r>
      </w:del>
      <w:hyperlink r:id="rId51">
        <w:del w:id="22" w:author="PR Preview" w:date="2026-01-01T00:00:00Z">
          <w:r>
            <w:rPr>
              <w:rStyle w:val="Hyperlink"/>
            </w:rPr>
            <w:delText xml:space="preserve">Definition 7 in Vectors</w:delText>
          </w:r>
        </w:del>
      </w:hyperlink>
      <w:del w:id="23" w:author="PR Preview" w:date="2026-01-01T00:00:00Z">
        <w:r>
          <w:delText xml:space="preserve">):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entry</w:delText>
        </w:r>
      </w:del>
      <w:del w:id="26" w:author="PR Preview" w:date="2026-01-01T00:00:00Z">
        <w:r>
          <w:delText xml:space="preserve"> </w:delText>
        </w:r>
      </w:del>
      <m:oMath>
        <m:r>
          <m:t>i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of</w:delText>
        </w:r>
      </w:del>
      <w:del w:id="2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the dot product of row</w:delText>
        </w:r>
      </w:del>
      <w:del w:id="32" w:author="PR Preview" w:date="2026-01-01T00:00:00Z">
        <w:r>
          <w:delText xml:space="preserve"> </w:delText>
        </w:r>
      </w:del>
      <m:oMath>
        <m:r>
          <m:t>i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of</w:delText>
        </w:r>
      </w:del>
      <w:del w:id="3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with</w:delText>
        </w:r>
      </w:del>
      <w:del w:id="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9" w:author="PR Preview" w:date="2026-01-01T00:00:00Z">
        <w:r>
          <w:delText xml:space="preserve">.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For example,</w:delText>
        </w:r>
      </w:del>
    </w:p>
    <w:p>
      <w:pPr>
        <w:pStyle w:val="FirstParagraph"/>
      </w:pPr>
      <w:ins w:id="42" w:author="PR Preview" w:date="2026-01-01T00:00:00Z">
        <w:r>
          <w:rPr>
            <w:i/>
            <w:iCs/>
          </w:rPr>
          <w:t xml:space="preserve">Remark 4</w:t>
        </w:r>
      </w:ins>
      <w:ins w:id="43" w:author="PR Preview" w:date="2026-01-01T00:00:00Z">
        <w:r>
          <w:t xml:space="preserve"> (Each entry is a dot product). </w:t>
        </w:r>
      </w:ins>
      <w:ins w:id="44" w:author="PR Preview" w:date="2026-01-01T00:00:00Z">
        <w:r>
          <w:t xml:space="preserve">Matrix-vector multiplication extends the dot product (</w:t>
        </w:r>
      </w:ins>
      <w:hyperlink r:id="rId51">
        <w:ins w:id="45" w:author="PR Preview" w:date="2026-01-01T00:00:00Z">
          <w:r>
            <w:rPr>
              <w:rStyle w:val="Hyperlink"/>
            </w:rPr>
            <w:t xml:space="preserve">Definition 7 in Vectors</w:t>
          </w:r>
        </w:ins>
      </w:hyperlink>
      <w:ins w:id="46" w:author="PR Preview" w:date="2026-01-01T00:00:00Z">
        <w:r>
          <w:t xml:space="preserve">):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entry</w:t>
        </w:r>
      </w:ins>
      <w:ins w:id="49" w:author="PR Preview" w:date="2026-01-01T00:00:00Z">
        <w:r>
          <w:t xml:space="preserve"> </w:t>
        </w:r>
      </w:ins>
      <m:oMath>
        <m:r>
          <m:t>i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of</w:t>
        </w:r>
      </w:ins>
      <w:ins w:id="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 the dot product of row</w:t>
        </w:r>
      </w:ins>
      <w:ins w:id="55" w:author="PR Preview" w:date="2026-01-01T00:00:00Z">
        <w:r>
          <w:t xml:space="preserve"> </w:t>
        </w:r>
      </w:ins>
      <m:oMath>
        <m:r>
          <m:t>i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of</w:t>
        </w:r>
      </w:ins>
      <w:ins w:id="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with</w:t>
        </w:r>
      </w:ins>
      <w:ins w:id="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2" w:author="PR Preview" w:date="2026-01-01T00:00:00Z">
        <w:r>
          <w:t xml:space="preserve">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del w:id="65" w:author="PR Preview" w:date="2026-01-01T00:00:00Z">
        <w:r>
          <w:delText xml:space="preserve">It moves every point by the same vector</w:delText>
        </w:r>
      </w:del>
      <w:del w:id="6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67" w:author="PR Preview" w:date="2026-01-01T00:00:00Z">
        <w:r>
          <w:delText xml:space="preserve">.</w:delText>
        </w:r>
      </w:del>
    </w:p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ins w:id="68" w:author="PR Preview" w:date="2026-01-01T00:00:00Z">
        <w:r>
          <w:rPr>
            <w:i/>
            <w:iCs/>
          </w:rPr>
          <w:t xml:space="preserve">Remark 5</w:t>
        </w:r>
      </w:ins>
      <w:ins w:id="69" w:author="PR Preview" w:date="2026-01-01T00:00:00Z">
        <w:r>
          <w:t xml:space="preserve"> (A translation moves every point by the same vector). </w:t>
        </w:r>
      </w:ins>
      <w:ins w:id="70" w:author="PR Preview" w:date="2026-01-01T00:00:00Z">
        <w:r>
          <w:t xml:space="preserve">A translation by</w:t>
        </w:r>
      </w:ins>
      <w:ins w:id="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moves every point by the same vector</w:t>
        </w:r>
      </w:ins>
      <w:ins w:id="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75" w:author="PR Preview" w:date="2026-01-01T00:00:00Z">
        <w:r>
          <w:t xml:space="preserve">.</w:t>
        </w:r>
      </w:ins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del w:id="76" w:author="PR Preview" w:date="2026-01-01T00:00:00Z">
        <w:r>
          <w:delText xml:space="preserve">For a real-valued function (</w:delText>
        </w:r>
      </w:del>
      <w:hyperlink r:id="rId88">
        <w:del w:id="77" w:author="PR Preview" w:date="2026-01-01T00:00:00Z">
          <w:r>
            <w:rPr>
              <w:rStyle w:val="Hyperlink"/>
            </w:rPr>
            <w:delText xml:space="preserve">Definition 4 in Vectors</w:delText>
          </w:r>
        </w:del>
      </w:hyperlink>
      <w:del w:id="78" w:author="PR Preview" w:date="2026-01-01T00:00:00Z">
        <w:r>
          <w:delText xml:space="preserve">,</w:delText>
        </w:r>
      </w:del>
      <w:del w:id="7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80" w:author="PR Preview" w:date="2026-01-01T00:00:00Z">
        <w:r>
          <w:delText xml:space="preserve">),</w:delText>
        </w:r>
      </w:del>
      <w:del w:id="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is a single row, written</w:delText>
        </w:r>
      </w:del>
      <w:del w:id="8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85" w:author="PR Preview" w:date="2026-01-01T00:00:00Z">
        <w:r>
          <w:delText xml:space="preserve">, and</w:delText>
        </w:r>
      </w:del>
      <w:del w:id="8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is a single number</w:delText>
        </w:r>
      </w:del>
      <w:del w:id="89" w:author="PR Preview" w:date="2026-01-01T00:00:00Z">
        <w:r>
          <w:delText xml:space="preserve"> </w:delText>
        </w:r>
      </w:del>
      <m:oMath>
        <m:r>
          <m:t>b</m:t>
        </m:r>
      </m:oMath>
      <w:del w:id="90" w:author="PR Preview" w:date="2026-01-01T00:00:00Z">
        <w:r>
          <w:delText xml:space="preserve">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so an affine function is a linear function</w:delText>
        </w:r>
      </w:del>
      <w:del w:id="9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(</w:delText>
        </w:r>
      </w:del>
      <w:hyperlink w:anchor="cor-linear-scalar">
        <w:del w:id="96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97" w:author="PR Preview" w:date="2026-01-01T00:00:00Z">
        <w:r>
          <w:delText xml:space="preserve">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plus an offset:</w:delText>
        </w:r>
      </w:del>
    </w:p>
    <w:p>
      <w:pPr>
        <w:pStyle w:val="BodyText"/>
      </w:pPr>
      <w:ins w:id="100" w:author="PR Preview" w:date="2026-01-01T00:00:00Z">
        <w:r>
          <w:rPr>
            <w:i/>
            <w:iCs/>
          </w:rPr>
          <w:t xml:space="preserve">Remark 6</w:t>
        </w:r>
      </w:ins>
      <w:ins w:id="101" w:author="PR Preview" w:date="2026-01-01T00:00:00Z">
        <w:r>
          <w:t xml:space="preserve"> (Real-valued affine maps). </w:t>
        </w:r>
      </w:ins>
      <w:ins w:id="102" w:author="PR Preview" w:date="2026-01-01T00:00:00Z">
        <w:r>
          <w:t xml:space="preserve">For a real-valued function (</w:t>
        </w:r>
      </w:ins>
      <w:hyperlink r:id="rId88">
        <w:ins w:id="103" w:author="PR Preview" w:date="2026-01-01T00:00:00Z">
          <w:r>
            <w:rPr>
              <w:rStyle w:val="Hyperlink"/>
            </w:rPr>
            <w:t xml:space="preserve">Definition 4 in Vectors</w:t>
          </w:r>
        </w:ins>
      </w:hyperlink>
      <w:ins w:id="104" w:author="PR Preview" w:date="2026-01-01T00:00:00Z">
        <w:r>
          <w:t xml:space="preserve">,</w:t>
        </w:r>
      </w:ins>
      <w:ins w:id="10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106" w:author="PR Preview" w:date="2026-01-01T00:00:00Z">
        <w:r>
          <w:t xml:space="preserve">),</w:t>
        </w:r>
      </w:ins>
      <w:ins w:id="1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is a single row, written</w:t>
        </w:r>
      </w:ins>
      <w:ins w:id="11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11" w:author="PR Preview" w:date="2026-01-01T00:00:00Z">
        <w:r>
          <w:t xml:space="preserve">, and</w:t>
        </w:r>
      </w:ins>
      <w:ins w:id="1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is a single number</w:t>
        </w:r>
      </w:ins>
      <w:ins w:id="115" w:author="PR Preview" w:date="2026-01-01T00:00:00Z">
        <w:r>
          <w:t xml:space="preserve"> </w:t>
        </w:r>
      </w:ins>
      <m:oMath>
        <m:r>
          <m:t>b</m:t>
        </m:r>
      </m:oMath>
      <w:ins w:id="116" w:author="PR Preview" w:date="2026-01-01T00:00:00Z">
        <w:r>
          <w:t xml:space="preserve">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so an affine function is a linear function</w:t>
        </w:r>
      </w:ins>
      <w:ins w:id="1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(</w:t>
        </w:r>
      </w:ins>
      <w:hyperlink w:anchor="cor-linear-scalar">
        <w:ins w:id="12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23" w:author="PR Preview" w:date="2026-01-01T00:00:00Z">
        <w:r>
          <w:t xml:space="preserve">)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plus an offset:</w:t>
        </w:r>
      </w:ins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del w:id="126" w:author="PR Preview" w:date="2026-01-01T00:00:00Z">
        <w:r>
          <w:rPr>
            <w:i/>
            <w:iCs/>
          </w:rPr>
          <w:delText xml:space="preserve">Remark 4</w:delText>
        </w:r>
      </w:del>
      <w:del w:id="127" w:author="PR Preview" w:date="2026-01-01T00:00:00Z">
        <w:r>
          <w:delText xml:space="preserve"> (</w:delText>
        </w:r>
      </w:del>
      <w:del w:id="128" w:author="PR Preview" w:date="2026-01-01T00:00:00Z">
        <w:r>
          <w:delText xml:space="preserve">“Linear”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in this site, and in machine learning and statistics). </w:delText>
        </w:r>
      </w:del>
      <w:del w:id="131" w:author="PR Preview" w:date="2026-01-01T00:00:00Z">
        <w:r>
          <w:delText xml:space="preserve">This site uses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“linear”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only in the sense of</w:delText>
        </w:r>
      </w:del>
      <w:del w:id="136" w:author="PR Preview" w:date="2026-01-01T00:00:00Z">
        <w:r>
          <w:delText xml:space="preserve"> </w:delText>
        </w:r>
      </w:del>
      <w:hyperlink w:anchor="def-linear-map">
        <w:del w:id="137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38" w:author="PR Preview" w:date="2026-01-01T00:00:00Z">
        <w:r>
          <w:delText xml:space="preserve">,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so by</w:delText>
        </w:r>
      </w:del>
      <w:del w:id="141" w:author="PR Preview" w:date="2026-01-01T00:00:00Z">
        <w:r>
          <w:delText xml:space="preserve"> </w:delText>
        </w:r>
      </w:del>
      <w:hyperlink w:anchor="thm-affine-linear-iff">
        <w:del w:id="142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a function with a nonzero offset is affine but not linear.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For functions of one variable, this is the same split as</w:delText>
        </w:r>
      </w:del>
      <w:del w:id="147" w:author="PR Preview" w:date="2026-01-01T00:00:00Z">
        <w:r>
          <w:delText xml:space="preserve"> </w:delText>
        </w:r>
      </w:del>
      <w:hyperlink r:id="rId98">
        <w:del w:id="148" w:author="PR Preview" w:date="2026-01-01T00:00:00Z">
          <w:r>
            <w:rPr>
              <w:rStyle w:val="Hyperlink"/>
            </w:rPr>
            <w:delText xml:space="preserve">affine</w:delText>
          </w:r>
        </w:del>
      </w:hyperlink>
      <w:del w:id="149" w:author="PR Preview" w:date="2026-01-01T00:00:00Z">
        <w:r>
          <w:delText xml:space="preserve"> </w:delText>
        </w:r>
      </w:del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versus</w:delText>
        </w:r>
      </w:del>
      <w:del w:id="152" w:author="PR Preview" w:date="2026-01-01T00:00:00Z">
        <w:r>
          <w:delText xml:space="preserve"> </w:delText>
        </w:r>
      </w:del>
      <w:hyperlink r:id="rId99">
        <w:del w:id="153" w:author="PR Preview" w:date="2026-01-01T00:00:00Z">
          <w:r>
            <w:rPr>
              <w:rStyle w:val="Hyperlink"/>
            </w:rPr>
            <w:delText xml:space="preserve">linear</w:delText>
          </w:r>
        </w:del>
      </w:hyperlink>
      <w:del w:id="154" w:author="PR Preview" w:date="2026-01-01T00:00:00Z">
        <w:r>
          <w:delText xml:space="preserve"> </w:delText>
        </w:r>
      </w:del>
      <m:oMath>
        <m:r>
          <m:t>a</m:t>
        </m:r>
        <m:r>
          <m:t>x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on the algebra page.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(The algebra page writes these as</w:delText>
        </w:r>
      </w:del>
      <w:del w:id="159" w:author="PR Preview" w:date="2026-01-01T00:00:00Z">
        <w:r>
          <w:delText xml:space="preserve"> </w:delText>
        </w:r>
      </w:del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</w:delText>
        </w:r>
      </w:del>
      <w:del w:id="162" w:author="PR Preview" w:date="2026-01-01T00:00:00Z">
        <w:r>
          <w:delText xml:space="preserve"> </w:delText>
        </w:r>
      </w:del>
      <m:oMath>
        <m:r>
          <m:t>m</m:t>
        </m:r>
        <m:r>
          <m:t>x</m:t>
        </m:r>
      </m:oMath>
      <w:del w:id="163" w:author="PR Preview" w:date="2026-01-01T00:00:00Z">
        <w:r>
          <w:delText xml:space="preserve">;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here</w:delText>
        </w:r>
      </w:del>
      <w:del w:id="166" w:author="PR Preview" w:date="2026-01-01T00:00:00Z">
        <w:r>
          <w:delText xml:space="preserve"> </w:delText>
        </w:r>
      </w:del>
      <m:oMath>
        <m:r>
          <m:t>m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already names the number of outputs.)</w:delText>
        </w:r>
      </w:del>
    </w:p>
    <w:p>
      <w:pPr>
        <w:pStyle w:val="BodyText"/>
      </w:pPr>
      <w:ins w:id="169" w:author="PR Preview" w:date="2026-01-01T00:00:00Z">
        <w:r>
          <w:rPr>
            <w:i/>
            <w:iCs/>
          </w:rPr>
          <w:t xml:space="preserve">Remark 7</w:t>
        </w:r>
      </w:ins>
      <w:ins w:id="170" w:author="PR Preview" w:date="2026-01-01T00:00:00Z">
        <w:r>
          <w:t xml:space="preserve"> (</w:t>
        </w:r>
      </w:ins>
      <w:ins w:id="171" w:author="PR Preview" w:date="2026-01-01T00:00:00Z">
        <w:r>
          <w:t xml:space="preserve">“Linear”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in this site, and in machine learning and statistics). </w:t>
        </w:r>
      </w:ins>
      <w:ins w:id="174" w:author="PR Preview" w:date="2026-01-01T00:00:00Z">
        <w:r>
          <w:t xml:space="preserve">This site uses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“linear”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only in the sense of</w:t>
        </w:r>
      </w:ins>
      <w:ins w:id="179" w:author="PR Preview" w:date="2026-01-01T00:00:00Z">
        <w:r>
          <w:t xml:space="preserve"> </w:t>
        </w:r>
      </w:ins>
      <w:hyperlink w:anchor="def-linear-map">
        <w:ins w:id="180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81" w:author="PR Preview" w:date="2026-01-01T00:00:00Z">
        <w:r>
          <w:t xml:space="preserve">,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so by</w:t>
        </w:r>
      </w:ins>
      <w:ins w:id="184" w:author="PR Preview" w:date="2026-01-01T00:00:00Z">
        <w:r>
          <w:t xml:space="preserve"> </w:t>
        </w:r>
      </w:ins>
      <w:hyperlink w:anchor="thm-affine-linear-iff">
        <w:ins w:id="185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 function with a nonzero offset is affine but not linear.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For functions of one variable, this is the same split as</w:t>
        </w:r>
      </w:ins>
      <w:ins w:id="190" w:author="PR Preview" w:date="2026-01-01T00:00:00Z">
        <w:r>
          <w:t xml:space="preserve"> </w:t>
        </w:r>
      </w:ins>
      <w:hyperlink r:id="rId98">
        <w:ins w:id="191" w:author="PR Preview" w:date="2026-01-01T00:00:00Z">
          <w:r>
            <w:rPr>
              <w:rStyle w:val="Hyperlink"/>
            </w:rPr>
            <w:t xml:space="preserve">affine</w:t>
          </w:r>
        </w:ins>
      </w:hyperlink>
      <w:ins w:id="192" w:author="PR Preview" w:date="2026-01-01T00:00:00Z">
        <w:r>
          <w:t xml:space="preserve"> </w:t>
        </w:r>
      </w:ins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versus</w:t>
        </w:r>
      </w:ins>
      <w:ins w:id="195" w:author="PR Preview" w:date="2026-01-01T00:00:00Z">
        <w:r>
          <w:t xml:space="preserve"> </w:t>
        </w:r>
      </w:ins>
      <w:hyperlink r:id="rId99">
        <w:ins w:id="196" w:author="PR Preview" w:date="2026-01-01T00:00:00Z">
          <w:r>
            <w:rPr>
              <w:rStyle w:val="Hyperlink"/>
            </w:rPr>
            <w:t xml:space="preserve">linear</w:t>
          </w:r>
        </w:ins>
      </w:hyperlink>
      <w:ins w:id="197" w:author="PR Preview" w:date="2026-01-01T00:00:00Z">
        <w:r>
          <w:t xml:space="preserve"> </w:t>
        </w:r>
      </w:ins>
      <m:oMath>
        <m:r>
          <m:t>a</m:t>
        </m:r>
        <m:r>
          <m:t>x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on the algebra page.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(The algebra page writes these as</w:t>
        </w:r>
      </w:ins>
      <w:ins w:id="202" w:author="PR Preview" w:date="2026-01-01T00:00:00Z">
        <w:r>
          <w:t xml:space="preserve"> </w:t>
        </w:r>
      </w:ins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</w:t>
        </w:r>
      </w:ins>
      <w:ins w:id="205" w:author="PR Preview" w:date="2026-01-01T00:00:00Z">
        <w:r>
          <w:t xml:space="preserve"> </w:t>
        </w:r>
      </w:ins>
      <m:oMath>
        <m:r>
          <m:t>m</m:t>
        </m:r>
        <m:r>
          <m:t>x</m:t>
        </m:r>
      </m:oMath>
      <w:ins w:id="206" w:author="PR Preview" w:date="2026-01-01T00:00:00Z">
        <w:r>
          <w:t xml:space="preserve">;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here</w:t>
        </w:r>
      </w:ins>
      <w:ins w:id="209" w:author="PR Preview" w:date="2026-01-01T00:00:00Z">
        <w:r>
          <w:t xml:space="preserve"> </w:t>
        </w:r>
      </w:ins>
      <m:oMath>
        <m:r>
          <m:t>m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already names the number of outputs.)</w:t>
        </w:r>
      </w:ins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del w:id="212" w:author="PR Preview" w:date="2026-01-01T00:00:00Z">
        <w:r>
          <w:rPr>
            <w:i/>
            <w:iCs/>
          </w:rPr>
          <w:delText xml:space="preserve">Remark 5</w:delText>
        </w:r>
      </w:del>
      <w:del w:id="213" w:author="PR Preview" w:date="2026-01-01T00:00:00Z">
        <w:r>
          <w:delText xml:space="preserve"> (The order of the factors reverses). </w:delText>
        </w:r>
      </w:del>
      <w:del w:id="214" w:author="PR Preview" w:date="2026-01-01T00:00:00Z">
        <w:r>
          <w:delText xml:space="preserve">Transposing a product reverses the order of the factors.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Keeping the original order usually gives an undefined product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or a different matrix.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For example, with</w:delText>
        </w:r>
      </w:del>
      <w:del w:id="22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224" w:author="PR Preview" w:date="2026-01-01T00:00:00Z">
        <w:r>
          <w:delText xml:space="preserve">)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and</w:delText>
        </w:r>
      </w:del>
      <w:del w:id="22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(</w:delText>
        </w:r>
      </w:del>
      <m:oMath>
        <m:r>
          <m:t>2</m:t>
        </m:r>
        <m:r>
          <m:rPr>
            <m:sty m:val="p"/>
          </m:rPr>
          <m:t>×</m:t>
        </m:r>
        <m:r>
          <m:t>1</m:t>
        </m:r>
      </m:oMath>
      <w:del w:id="230" w:author="PR Preview" w:date="2026-01-01T00:00:00Z">
        <w:r>
          <w:delText xml:space="preserve">),</w:delText>
        </w:r>
      </w:del>
    </w:p>
    <w:p>
      <w:pPr>
        <w:pStyle w:val="FirstParagraph"/>
      </w:pPr>
      <w:ins w:id="231" w:author="PR Preview" w:date="2026-01-01T00:00:00Z">
        <w:r>
          <w:rPr>
            <w:i/>
            <w:iCs/>
          </w:rPr>
          <w:t xml:space="preserve">Remark 8</w:t>
        </w:r>
      </w:ins>
      <w:ins w:id="232" w:author="PR Preview" w:date="2026-01-01T00:00:00Z">
        <w:r>
          <w:t xml:space="preserve"> (The order of the factors reverses). </w:t>
        </w:r>
      </w:ins>
      <w:ins w:id="233" w:author="PR Preview" w:date="2026-01-01T00:00:00Z">
        <w:r>
          <w:t xml:space="preserve">Transposing a product reverses the order of the factors.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Keeping the original order usually gives an undefined product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or a different matrix.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For example, with</w:t>
        </w:r>
      </w:ins>
      <w:ins w:id="2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243" w:author="PR Preview" w:date="2026-01-01T00:00:00Z">
        <w:r>
          <w:t xml:space="preserve">)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</w:t>
        </w:r>
      </w:ins>
      <w:ins w:id="24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249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2026-10-13T21:08:06Z</dcterms:created>
  <dcterms:modified xsi:type="dcterms:W3CDTF">2026-10-13T21:08:06Z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