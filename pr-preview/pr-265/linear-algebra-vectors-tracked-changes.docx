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3" w:author="PR Preview" w:date="2026-01-01T00:00:00Z">
        <w:r>
          <w:delText xml:space="preserve">A linear combination of vectors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of the same length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defined entry by entry: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entry</w:delText>
        </w:r>
      </w:del>
      <w:del w:id="11" w:author="PR Preview" w:date="2026-01-01T00:00:00Z">
        <w:r>
          <w:delText xml:space="preserve"> </w:delText>
        </w:r>
      </w:del>
      <m:oMath>
        <m:r>
          <m:t>j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of</w:delText>
        </w:r>
      </w:del>
      <w:del w:id="1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the linear combination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 the</w:delText>
        </w:r>
      </w:del>
      <w:del w:id="19" w:author="PR Preview" w:date="2026-01-01T00:00:00Z">
        <w:r>
          <w:delText xml:space="preserve"> </w:delText>
        </w:r>
      </w:del>
      <m:oMath>
        <m:r>
          <m:t>j</m:t>
        </m:r>
      </m:oMath>
      <w:del w:id="20" w:author="PR Preview" w:date="2026-01-01T00:00:00Z">
        <w:r>
          <w:delText xml:space="preserve">th entries of</w:delText>
        </w:r>
      </w:del>
      <w:del w:id="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 the same coefficients.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For example, the linear combination of</w:delText>
        </w:r>
      </w:del>
      <w:del w:id="2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with coefficients</w:delText>
        </w:r>
      </w:del>
      <w:del w:id="32" w:author="PR Preview" w:date="2026-01-01T00:00:00Z">
        <w:r>
          <w:delText xml:space="preserve"> </w:delText>
        </w:r>
      </w:del>
      <m:oMath>
        <m:r>
          <m:t>2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r>
          <m:t>3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is</w:delText>
        </w:r>
      </w:del>
      <w:del w:id="3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" w:author="PR Preview" w:date="2026-01-01T00:00:00Z">
        <w:r>
          <w:delText xml:space="preserve">.</w:delText>
        </w:r>
      </w:del>
    </w:p>
    <w:p>
      <w:pPr>
        <w:pStyle w:val="FirstParagraph"/>
      </w:pPr>
      <w:ins w:id="40" w:author="PR Preview" w:date="2026-01-01T00:00:00Z">
        <w:r>
          <w:t xml:space="preserve">A linear combination of vectors</w:t>
        </w:r>
      </w:ins>
      <w:ins w:id="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the same length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defined entry by entry: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entry</w:t>
        </w:r>
      </w:ins>
      <w:ins w:id="48" w:author="PR Preview" w:date="2026-01-01T00:00:00Z">
        <w:r>
          <w:t xml:space="preserve"> </w:t>
        </w:r>
      </w:ins>
      <m:oMath>
        <m:r>
          <m:t>j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</w:t>
        </w:r>
      </w:ins>
      <w:ins w:id="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the linear combination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 the</w:t>
        </w:r>
      </w:ins>
      <w:ins w:id="56" w:author="PR Preview" w:date="2026-01-01T00:00:00Z">
        <w:r>
          <w:t xml:space="preserve"> </w:t>
        </w:r>
      </w:ins>
      <m:oMath>
        <m:r>
          <m:t>j</m:t>
        </m:r>
      </m:oMath>
      <w:ins w:id="57" w:author="PR Preview" w:date="2026-01-01T00:00:00Z">
        <w:r>
          <w:t xml:space="preserve">th entries of</w:t>
        </w:r>
      </w:ins>
      <w:ins w:id="5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 the same coefficients.</w:t>
        </w:r>
      </w:ins>
    </w:p>
    <w:bookmarkEnd w:id="32"/>
    <w:bookmarkStart w:id="33" w:name="exm-linear-combination-vectors"/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Example 6 (A linear combination of two vectors)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 linear combination of</w:t>
        </w:r>
      </w:ins>
      <w:ins w:id="6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coefficients</w:t>
        </w:r>
      </w:ins>
      <w:ins w:id="70" w:author="PR Preview" w:date="2026-01-01T00:00:00Z">
        <w:r>
          <w:t xml:space="preserve"> </w:t>
        </w:r>
      </w:ins>
      <m:oMath>
        <m:r>
          <m:t>2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m:oMath>
        <m:r>
          <m:t>3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7" w:author="PR Preview" w:date="2026-01-01T00:00:00Z">
        <w:r>
          <w:t xml:space="preserve">.</w:t>
        </w:r>
      </w:ins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del w:id="78" w:author="PR Preview" w:date="2026-01-01T00:00:00Z">
        <w:r>
          <w:delText xml:space="preserve">When the numbers are observed data values,</w:delText>
        </w:r>
      </w:del>
      <w:del w:id="7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also called the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sample mean</w:delText>
        </w:r>
      </w:del>
      <w:del w:id="84" w:author="PR Preview" w:date="2026-01-01T00:00:00Z">
        <w:r>
          <w:delText xml:space="preserve">.</w:delText>
        </w:r>
      </w:del>
    </w:p>
    <w:p>
      <w:pPr>
        <w:pStyle w:val="BodyText"/>
      </w:pPr>
      <w:del w:id="85" w:author="PR Preview" w:date="2026-01-01T00:00:00Z">
        <w:r>
          <w:rPr>
            <w:b/>
            <w:bCs/>
          </w:rPr>
          <w:delText xml:space="preserve">Example 6 (The mean of three numbers)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For</w:delText>
        </w:r>
      </w:del>
      <w:del w:id="8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</w:delText>
        </w:r>
      </w:del>
      <w:del w:id="9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del w:id="94" w:author="PR Preview" w:date="2026-01-01T00:00:00Z">
        <w:r>
          <w:delText xml:space="preserve">:</w:delText>
        </w:r>
      </w:del>
    </w:p>
    <w:p>
      <w:pPr>
        <w:pStyle w:val="FirstParagraph"/>
      </w:pPr>
      <w:ins w:id="95" w:author="PR Preview" w:date="2026-01-01T00:00:00Z">
        <w:r>
          <w:rPr>
            <w:b/>
            <w:bCs/>
          </w:rPr>
          <w:t xml:space="preserve">Example 7 (The mean of three numbers)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ins w:id="1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ins w:id="105" w:author="PR Preview" w:date="2026-01-01T00:00:00Z">
        <w:r>
          <w:rPr>
            <w:i/>
            <w:iCs/>
          </w:rPr>
          <w:t xml:space="preserve">Remark 5</w:t>
        </w:r>
      </w:ins>
      <w:ins w:id="106" w:author="PR Preview" w:date="2026-01-01T00:00:00Z">
        <w:r>
          <w:t xml:space="preserve"> (The sample mean estimates the population mean). </w:t>
        </w:r>
      </w:ins>
      <w:ins w:id="107" w:author="PR Preview" w:date="2026-01-01T00:00:00Z">
        <w:r>
          <w:t xml:space="preserve">When the numbers are observed data values,</w:t>
        </w:r>
      </w:ins>
      <w:ins w:id="10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also called the sample mean,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 estimator of the</w:t>
        </w:r>
      </w:ins>
      <w:ins w:id="113" w:author="PR Preview" w:date="2026-01-01T00:00:00Z">
        <w:r>
          <w:t xml:space="preserve"> </w:t>
        </w:r>
      </w:ins>
      <w:hyperlink r:id="rId43">
        <w:ins w:id="114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15" w:author="PR Preview" w:date="2026-01-01T00:00:00Z">
        <w:r>
          <w:t xml:space="preserve">.</w:t>
        </w:r>
      </w:ins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del w:id="116" w:author="PR Preview" w:date="2026-01-01T00:00:00Z">
        <w:r>
          <w:rPr>
            <w:i/>
            <w:iCs/>
          </w:rPr>
          <w:delText xml:space="preserve">Remark 5</w:delText>
        </w:r>
      </w:del>
      <w:del w:id="117" w:author="PR Preview" w:date="2026-01-01T00:00:00Z">
        <w:r>
          <w:delText xml:space="preserve"> (The ones vector sums the entries). </w:delText>
        </w:r>
      </w:del>
      <w:del w:id="118" w:author="PR Preview" w:date="2026-01-01T00:00:00Z">
        <w:r>
          <w:delText xml:space="preserve">The dot product (</w:delText>
        </w:r>
      </w:del>
      <w:hyperlink w:anchor="def-dot-product">
        <w:del w:id="11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20" w:author="PR Preview" w:date="2026-01-01T00:00:00Z">
        <w:r>
          <w:delText xml:space="preserve">) of</w:delText>
        </w:r>
      </w:del>
      <w:del w:id="1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with</w:delText>
        </w:r>
      </w:del>
      <w:del w:id="1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is the sum of the entries of</w:delText>
        </w:r>
      </w:del>
      <w:del w:id="12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8" w:author="PR Preview" w:date="2026-01-01T00:00:00Z">
        <w:r>
          <w:delText xml:space="preserve">:</w:delText>
        </w:r>
      </w:del>
    </w:p>
    <w:p>
      <w:pPr>
        <w:pStyle w:val="FirstParagraph"/>
      </w:pPr>
      <w:ins w:id="129" w:author="PR Preview" w:date="2026-01-01T00:00:00Z">
        <w:r>
          <w:rPr>
            <w:i/>
            <w:iCs/>
          </w:rPr>
          <w:t xml:space="preserve">Remark 6</w:t>
        </w:r>
      </w:ins>
      <w:ins w:id="130" w:author="PR Preview" w:date="2026-01-01T00:00:00Z">
        <w:r>
          <w:t xml:space="preserve"> (The ones vector sums the entries). </w:t>
        </w:r>
      </w:ins>
      <w:ins w:id="131" w:author="PR Preview" w:date="2026-01-01T00:00:00Z">
        <w:r>
          <w:t xml:space="preserve">The dot product (</w:t>
        </w:r>
      </w:ins>
      <w:hyperlink w:anchor="def-dot-product">
        <w:ins w:id="13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33" w:author="PR Preview" w:date="2026-01-01T00:00:00Z">
        <w:r>
          <w:t xml:space="preserve">) of</w:t>
        </w:r>
      </w:ins>
      <w:ins w:id="1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with</w:t>
        </w:r>
      </w:ins>
      <w:ins w:id="1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the sum of the entries of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del w:id="142" w:author="PR Preview" w:date="2026-01-01T00:00:00Z">
        <w:r>
          <w:rPr>
            <w:i/>
            <w:iCs/>
          </w:rPr>
          <w:delText xml:space="preserve">Remark 6</w:delText>
        </w:r>
      </w:del>
      <w:del w:id="143" w:author="PR Preview" w:date="2026-01-01T00:00:00Z">
        <w:r>
          <w:delText xml:space="preserve"> (Indicator vectors build every vector). </w:delText>
        </w:r>
      </w:del>
      <w:del w:id="144" w:author="PR Preview" w:date="2026-01-01T00:00:00Z">
        <w:r>
          <w:delText xml:space="preserve">For</w:delText>
        </w:r>
      </w:del>
      <w:del w:id="1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146" w:author="PR Preview" w:date="2026-01-01T00:00:00Z">
        <w:r>
          <w:delText xml:space="preserve">, the indicator vectors are</w:delText>
        </w:r>
      </w:del>
      <w:del w:id="1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8" w:author="PR Preview" w:date="2026-01-01T00:00:00Z">
        <w:r>
          <w:delText xml:space="preserve">,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50" w:author="PR Preview" w:date="2026-01-01T00:00:00Z">
        <w:r>
          <w:delText xml:space="preserve">, and</w:delText>
        </w:r>
      </w:del>
      <w:del w:id="1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2" w:author="PR Preview" w:date="2026-01-01T00:00:00Z">
        <w:r>
          <w:delText xml:space="preserve">.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Every vector of length</w:delText>
        </w:r>
      </w:del>
      <w:del w:id="155" w:author="PR Preview" w:date="2026-01-01T00:00:00Z">
        <w:r>
          <w:delText xml:space="preserve"> </w:delText>
        </w:r>
      </w:del>
      <m:oMath>
        <m:r>
          <m:t>3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a weighted sum</w:delText>
        </w:r>
      </w:del>
      <w:del w:id="15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of them,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with weights equal to its entries;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for example,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del w:id="166" w:author="PR Preview" w:date="2026-01-01T00:00:00Z">
        <w:r>
          <w:delText xml:space="preserve">.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No other weights work: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entry</w:delText>
        </w:r>
      </w:del>
      <w:del w:id="171" w:author="PR Preview" w:date="2026-01-01T00:00:00Z">
        <w:r>
          <w:delText xml:space="preserve"> </w:delText>
        </w:r>
      </w:del>
      <m:oMath>
        <m:r>
          <m:t>j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of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is</w:delText>
        </w:r>
      </w:del>
      <w:del w:id="17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178" w:author="PR Preview" w:date="2026-01-01T00:00:00Z">
        <w:r>
          <w:delText xml:space="preserve">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so each weight</w:delText>
        </w:r>
      </w:del>
      <w:del w:id="18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must equal entry</w:delText>
        </w:r>
      </w:del>
      <w:del w:id="184" w:author="PR Preview" w:date="2026-01-01T00:00:00Z">
        <w:r>
          <w:delText xml:space="preserve"> </w:delText>
        </w:r>
      </w:del>
      <m:oMath>
        <m:r>
          <m:t>j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of the vector.</w:delText>
        </w:r>
      </w:del>
    </w:p>
    <w:p>
      <w:pPr>
        <w:pStyle w:val="FirstParagraph"/>
      </w:pPr>
      <w:ins w:id="187" w:author="PR Preview" w:date="2026-01-01T00:00:00Z">
        <w:r>
          <w:rPr>
            <w:i/>
            <w:iCs/>
          </w:rPr>
          <w:t xml:space="preserve">Remark 7</w:t>
        </w:r>
      </w:ins>
      <w:ins w:id="188" w:author="PR Preview" w:date="2026-01-01T00:00:00Z">
        <w:r>
          <w:t xml:space="preserve"> (Indicator vectors build every vector). </w:t>
        </w:r>
      </w:ins>
      <w:ins w:id="189" w:author="PR Preview" w:date="2026-01-01T00:00:00Z">
        <w:r>
          <w:t xml:space="preserve">For</w:t>
        </w:r>
      </w:ins>
      <w:ins w:id="1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91" w:author="PR Preview" w:date="2026-01-01T00:00:00Z">
        <w:r>
          <w:t xml:space="preserve">, the indicator vectors are</w:t>
        </w:r>
      </w:ins>
      <w:ins w:id="19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5" w:author="PR Preview" w:date="2026-01-01T00:00:00Z">
        <w:r>
          <w:t xml:space="preserve">, and</w:t>
        </w:r>
      </w:ins>
      <w:ins w:id="1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Every vector of length</w:t>
        </w:r>
      </w:ins>
      <w:ins w:id="200" w:author="PR Preview" w:date="2026-01-01T00:00:00Z">
        <w:r>
          <w:t xml:space="preserve"> </w:t>
        </w:r>
      </w:ins>
      <m:oMath>
        <m:r>
          <m:t>3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a weighted sum</w:t>
        </w:r>
      </w:ins>
      <w:ins w:id="20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 them,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with weights equal to its entries;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example,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No other weights work: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entry</w:t>
        </w:r>
      </w:ins>
      <w:ins w:id="216" w:author="PR Preview" w:date="2026-01-01T00:00:00Z">
        <w:r>
          <w:t xml:space="preserve"> </w:t>
        </w:r>
      </w:ins>
      <m:oMath>
        <m:r>
          <m:t>j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is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so each weight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must equal entry</w:t>
        </w:r>
      </w:ins>
      <w:ins w:id="229" w:author="PR Preview" w:date="2026-01-01T00:00:00Z">
        <w:r>
          <w:t xml:space="preserve"> </w:t>
        </w:r>
      </w:ins>
      <m:oMath>
        <m:r>
          <m:t>j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of the vector.</w:t>
        </w:r>
      </w:ins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del w:id="232" w:author="PR Preview" w:date="2026-01-01T00:00:00Z">
        <w:r>
          <w:rPr>
            <w:b/>
            <w:bCs/>
          </w:rPr>
          <w:delText xml:space="preserve">Example 7 (Expanding a vector in indicator vectors)</w:delText>
        </w:r>
      </w:del>
    </w:p>
    <w:p>
      <w:pPr>
        <w:pStyle w:val="FirstParagraph"/>
      </w:pPr>
      <w:ins w:id="233" w:author="PR Preview" w:date="2026-01-01T00:00:00Z">
        <w:r>
          <w:rPr>
            <w:b/>
            <w:bCs/>
          </w:rPr>
          <w:t xml:space="preserve">Example 8 (Expanding a vector in indicator vectors)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del w:id="234" w:author="PR Preview" w:date="2026-01-01T00:00:00Z">
        <w:r>
          <w:rPr>
            <w:i/>
            <w:iCs/>
          </w:rPr>
          <w:delText xml:space="preserve">Remark 7</w:delText>
        </w:r>
      </w:del>
      <w:del w:id="235" w:author="PR Preview" w:date="2026-01-01T00:00:00Z">
        <w:r>
          <w:delText xml:space="preserve"> (Orthogonal means perpendicular). </w:delText>
        </w:r>
      </w:del>
      <w:del w:id="236" w:author="PR Preview" w:date="2026-01-01T00:00:00Z">
        <w:r>
          <w:delText xml:space="preserve">Orthogonality extends the geometric idea of perpendicular lines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to vectors with any number of entries.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In the plane,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are perpendicular,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and their dot product is</w:delText>
        </w:r>
      </w:del>
      <w:del w:id="24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50" w:author="PR Preview" w:date="2026-01-01T00:00:00Z">
        <w:r>
          <w:delText xml:space="preserve">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 same test works in</w:delText>
        </w:r>
      </w:del>
      <w:del w:id="2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4" w:author="PR Preview" w:date="2026-01-01T00:00:00Z">
        <w:r>
          <w:delText xml:space="preserve">, where pictures are harder to draw:</w:delText>
        </w:r>
      </w:del>
    </w:p>
    <w:p>
      <w:pPr>
        <w:pStyle w:val="FirstParagraph"/>
      </w:pPr>
      <w:ins w:id="255" w:author="PR Preview" w:date="2026-01-01T00:00:00Z">
        <w:r>
          <w:rPr>
            <w:i/>
            <w:iCs/>
          </w:rPr>
          <w:t xml:space="preserve">Remark 8</w:t>
        </w:r>
      </w:ins>
      <w:ins w:id="256" w:author="PR Preview" w:date="2026-01-01T00:00:00Z">
        <w:r>
          <w:t xml:space="preserve"> (Orthogonal means perpendicular). </w:t>
        </w:r>
      </w:ins>
      <w:ins w:id="257" w:author="PR Preview" w:date="2026-01-01T00:00:00Z">
        <w:r>
          <w:t xml:space="preserve">Orthogonality extends the geometric idea of perpendicular lines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to vectors with any number of entries.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In the plane,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are perpendicular,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their dot product is</w:t>
        </w:r>
      </w:ins>
      <w:ins w:id="2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same test works in</w:t>
        </w:r>
      </w:ins>
      <w:ins w:id="2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75" w:author="PR Preview" w:date="2026-01-01T00:00:00Z">
        <w:r>
          <w:t xml:space="preserve">, where pictures are harder to draw: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del w:id="276" w:author="PR Preview" w:date="2026-01-01T00:00:00Z">
        <w:r>
          <w:rPr>
            <w:b/>
            <w:bCs/>
          </w:rPr>
          <w:delText xml:space="preserve">Example 8 (Vectors that are not orthogonal)</w:delText>
        </w:r>
      </w:del>
    </w:p>
    <w:p>
      <w:pPr>
        <w:pStyle w:val="BodyText"/>
      </w:pPr>
      <w:ins w:id="277" w:author="PR Preview" w:date="2026-01-01T00:00:00Z">
        <w:r>
          <w:rPr>
            <w:b/>
            <w:bCs/>
          </w:rPr>
          <w:t xml:space="preserve">Example 9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del w:id="278" w:author="PR Preview" w:date="2026-01-01T00:00:00Z">
        <w:r>
          <w:rPr>
            <w:b/>
            <w:bCs/>
          </w:rPr>
          <w:delText xml:space="preserve">Example 9 (The length of a vector)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For</w:delText>
        </w:r>
      </w:del>
      <w:del w:id="2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: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10 (The length of a vector)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For</w:t>
        </w:r>
      </w:ins>
      <w:ins w:id="2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2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del w:id="288" w:author="PR Preview" w:date="2026-01-01T00:00:00Z">
        <w:r>
          <w:rPr>
            <w:b/>
            <w:bCs/>
          </w:rPr>
          <w:delText xml:space="preserve">Example 10 (A unit vector and a vector that is not one)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For</w:delText>
        </w:r>
      </w:del>
      <w:del w:id="2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292" w:author="PR Preview" w:date="2026-01-01T00:00:00Z">
        <w:r>
          <w:delText xml:space="preserve">:</w:delText>
        </w:r>
      </w:del>
    </w:p>
    <w:p>
      <w:pPr>
        <w:pStyle w:val="BodyText"/>
      </w:pPr>
      <w:ins w:id="293" w:author="PR Preview" w:date="2026-01-01T00:00:00Z">
        <w:r>
          <w:rPr>
            <w:b/>
            <w:bCs/>
          </w:rPr>
          <w:t xml:space="preserve">Example 11 (A unit vector and a vector that is not one)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For</w:t>
        </w:r>
      </w:ins>
      <w:ins w:id="2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del w:id="298" w:author="PR Preview" w:date="2026-01-01T00:00:00Z">
        <w:r>
          <w:rPr>
            <w:i/>
            <w:iCs/>
          </w:rPr>
          <w:delText xml:space="preserve">Remark 8</w:delText>
        </w:r>
      </w:del>
      <w:del w:id="299" w:author="PR Preview" w:date="2026-01-01T00:00:00Z">
        <w:r>
          <w:delText xml:space="preserve"> (Distance from the origin). </w:delText>
        </w:r>
      </w:del>
      <w:del w:id="300" w:author="PR Preview" w:date="2026-01-01T00:00:00Z">
        <w:r>
          <w:delText xml:space="preserve">The distance from the origin</w:delText>
        </w:r>
      </w:del>
      <w:del w:id="3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to a vector</w:delText>
        </w:r>
      </w:del>
      <w:del w:id="3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the norm of</w:delText>
        </w:r>
      </w:del>
      <w:del w:id="3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08" w:author="PR Preview" w:date="2026-01-01T00:00:00Z">
        <w:r>
          <w:delText xml:space="preserve">:</w:delText>
        </w:r>
      </w:del>
    </w:p>
    <w:p>
      <w:pPr>
        <w:pStyle w:val="FirstParagraph"/>
      </w:pPr>
      <w:ins w:id="309" w:author="PR Preview" w:date="2026-01-01T00:00:00Z">
        <w:r>
          <w:rPr>
            <w:i/>
            <w:iCs/>
          </w:rPr>
          <w:t xml:space="preserve">Remark 9</w:t>
        </w:r>
      </w:ins>
      <w:ins w:id="310" w:author="PR Preview" w:date="2026-01-01T00:00:00Z">
        <w:r>
          <w:t xml:space="preserve"> (Distance from the origin). </w:t>
        </w:r>
      </w:ins>
      <w:ins w:id="311" w:author="PR Preview" w:date="2026-01-01T00:00:00Z">
        <w:r>
          <w:t xml:space="preserve">The distance from the origin</w:t>
        </w:r>
      </w:ins>
      <w:ins w:id="3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to a vector</w:t>
        </w:r>
      </w:ins>
      <w:ins w:id="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the norm of</w:t>
        </w:r>
      </w:ins>
      <w:ins w:id="3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320" w:author="PR Preview" w:date="2026-01-01T00:00:00Z">
        <w:r>
          <w:delText xml:space="preserve">For example, the distance from</w:delText>
        </w:r>
      </w:del>
      <w:del w:id="3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to</w:delText>
        </w:r>
      </w:del>
      <w:del w:id="3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</w:delText>
        </w:r>
      </w:del>
      <w:del w:id="3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328" w:author="PR Preview" w:date="2026-01-01T00:00:00Z">
        <w:r>
          <w:delText xml:space="preserve">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as in</w:delText>
        </w:r>
      </w:del>
      <w:del w:id="331" w:author="PR Preview" w:date="2026-01-01T00:00:00Z">
        <w:r>
          <w:delText xml:space="preserve"> </w:delText>
        </w:r>
      </w:del>
      <w:hyperlink w:anchor="exm-euclidean-norm">
        <w:del w:id="332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333" w:author="PR Preview" w:date="2026-01-01T00:00:00Z">
        <w:r>
          <w:delText xml:space="preserve">.</w:delText>
        </w:r>
      </w:del>
    </w:p>
    <w:p>
      <w:pPr>
        <w:pStyle w:val="BodyText"/>
      </w:pPr>
      <w:ins w:id="334" w:author="PR Preview" w:date="2026-01-01T00:00:00Z">
        <w:r>
          <w:t xml:space="preserve">For example, the distance from</w:t>
        </w:r>
      </w:ins>
      <w:ins w:id="3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to</w:t>
        </w:r>
      </w:ins>
      <w:ins w:id="3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is</w:t>
        </w:r>
      </w:ins>
      <w:ins w:id="34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as in</w:t>
        </w:r>
      </w:ins>
      <w:ins w:id="345" w:author="PR Preview" w:date="2026-01-01T00:00:00Z">
        <w:r>
          <w:t xml:space="preserve"> </w:t>
        </w:r>
      </w:ins>
      <w:hyperlink w:anchor="exm-euclidean-norm">
        <w:ins w:id="346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347" w:author="PR Preview" w:date="2026-01-01T00:00:00Z">
        <w:r>
          <w:t xml:space="preserve">.</w:t>
        </w:r>
      </w:ins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del w:id="348" w:author="PR Preview" w:date="2026-01-01T00:00:00Z">
        <w:r>
          <w:rPr>
            <w:b/>
            <w:bCs/>
          </w:rPr>
          <w:delText xml:space="preserve">Example 11 (Indicator vectors are orthonormal)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The indicator vectors</w:delText>
        </w:r>
      </w:del>
      <w:del w:id="3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(</w:delText>
        </w:r>
      </w:del>
      <w:hyperlink w:anchor="def-indicator-vector">
        <w:del w:id="35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55" w:author="PR Preview" w:date="2026-01-01T00:00:00Z">
        <w:r>
          <w:delText xml:space="preserve">) form an orthonormal set.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By</w:delText>
        </w:r>
      </w:del>
      <w:del w:id="358" w:author="PR Preview" w:date="2026-01-01T00:00:00Z">
        <w:r>
          <w:delText xml:space="preserve"> </w:delText>
        </w:r>
      </w:del>
      <w:hyperlink w:anchor="thm-indicator-selection">
        <w:del w:id="35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is entry</w:delText>
        </w:r>
      </w:del>
      <w:del w:id="364" w:author="PR Preview" w:date="2026-01-01T00:00:00Z">
        <w:r>
          <w:delText xml:space="preserve"> </w:delText>
        </w:r>
      </w:del>
      <m:oMath>
        <m:r>
          <m:t>i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which is</w:delText>
        </w:r>
      </w:del>
      <w:del w:id="371" w:author="PR Preview" w:date="2026-01-01T00:00:00Z">
        <w:r>
          <w:delText xml:space="preserve"> </w:delText>
        </w:r>
      </w:del>
      <m:oMath>
        <m:r>
          <m:t>1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if</w:delText>
        </w:r>
      </w:del>
      <w:del w:id="37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and</w:delText>
        </w:r>
      </w:del>
      <w:del w:id="377" w:author="PR Preview" w:date="2026-01-01T00:00:00Z">
        <w:r>
          <w:delText xml:space="preserve"> </w:delText>
        </w:r>
      </w:del>
      <m:oMath>
        <m:r>
          <m:t>0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if</w:delText>
        </w:r>
      </w:del>
      <w:del w:id="38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381" w:author="PR Preview" w:date="2026-01-01T00:00:00Z">
        <w:r>
          <w:delText xml:space="preserve">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For</w:delText>
        </w:r>
      </w:del>
      <w:del w:id="3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85" w:author="PR Preview" w:date="2026-01-01T00:00:00Z">
        <w:r>
          <w:delText xml:space="preserve">:</w:delText>
        </w:r>
      </w:del>
    </w:p>
    <w:p>
      <w:pPr>
        <w:pStyle w:val="FirstParagraph"/>
      </w:pPr>
      <w:ins w:id="386" w:author="PR Preview" w:date="2026-01-01T00:00:00Z">
        <w:r>
          <w:rPr>
            <w:b/>
            <w:bCs/>
          </w:rPr>
          <w:t xml:space="preserve">Example 12 (Indicator vectors are orthonormal)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The indicator vectors</w:t>
        </w:r>
      </w:ins>
      <w:ins w:id="38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(</w:t>
        </w:r>
      </w:ins>
      <w:hyperlink w:anchor="def-indicator-vector">
        <w:ins w:id="39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93" w:author="PR Preview" w:date="2026-01-01T00:00:00Z">
        <w:r>
          <w:t xml:space="preserve">) form an orthonormal set.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By</w:t>
        </w:r>
      </w:ins>
      <w:ins w:id="396" w:author="PR Preview" w:date="2026-01-01T00:00:00Z">
        <w:r>
          <w:t xml:space="preserve"> </w:t>
        </w:r>
      </w:ins>
      <w:hyperlink w:anchor="thm-indicator-selection">
        <w:ins w:id="39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entry</w:t>
        </w:r>
      </w:ins>
      <w:ins w:id="402" w:author="PR Preview" w:date="2026-01-01T00:00:00Z">
        <w:r>
          <w:t xml:space="preserve"> </w:t>
        </w:r>
      </w:ins>
      <m:oMath>
        <m:r>
          <m:t>i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of</w:t>
        </w:r>
      </w:ins>
      <w:ins w:id="40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which is</w:t>
        </w:r>
      </w:ins>
      <w:ins w:id="409" w:author="PR Preview" w:date="2026-01-01T00:00:00Z">
        <w:r>
          <w:t xml:space="preserve"> </w:t>
        </w:r>
      </w:ins>
      <m:oMath>
        <m:r>
          <m:t>1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if</w:t>
        </w:r>
      </w:ins>
      <w:ins w:id="4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</w:t>
        </w:r>
      </w:ins>
      <w:ins w:id="415" w:author="PR Preview" w:date="2026-01-01T00:00:00Z">
        <w:r>
          <w:t xml:space="preserve"> </w:t>
        </w:r>
      </w:ins>
      <m:oMath>
        <m:r>
          <m:t>0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if</w:t>
        </w:r>
      </w:ins>
      <w:ins w:id="4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419" w:author="PR Preview" w:date="2026-01-01T00:00:00Z">
        <w:r>
          <w:t xml:space="preserve">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</w:t>
        </w:r>
      </w:ins>
      <w:ins w:id="4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del w:id="424" w:author="PR Preview" w:date="2026-01-01T00:00:00Z">
        <w:r>
          <w:rPr>
            <w:b/>
            <w:bCs/>
          </w:rPr>
          <w:delText xml:space="preserve">Example 12 (Two ways to fail to be orthonormal)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 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Example 13 (Two ways to fail to be orthonormal)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2026-10-13T21:14:33Z</dcterms:created>
  <dcterms:modified xsi:type="dcterms:W3CDTF">2026-10-13T21:14:33Z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