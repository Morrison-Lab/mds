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del w:id="3" w:author="PR Preview" w:date="2026-01-01T00:00:00Z">
        <w:r>
          <w:delText xml:space="preserve">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complex conjugate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 a complex vector or matrix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takes the</w:delText>
        </w:r>
      </w:del>
      <w:del w:id="10" w:author="PR Preview" w:date="2026-01-01T00:00:00Z">
        <w:r>
          <w:delText xml:space="preserve"> </w:delText>
        </w:r>
      </w:del>
      <w:hyperlink r:id="rId12">
        <w:del w:id="11" w:author="PR Preview" w:date="2026-01-01T00:00:00Z">
          <w:r>
            <w:rPr>
              <w:rStyle w:val="Hyperlink"/>
            </w:rPr>
            <w:delText xml:space="preserve">complex conjugate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of each entry:</w:delText>
        </w:r>
      </w:del>
      <w:del w:id="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del w:id="15" w:author="PR Preview" w:date="2026-01-01T00:00:00Z">
        <w:r>
          <w:delText xml:space="preserve">.</w:delText>
        </w:r>
      </w:del>
    </w:p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del w:id="16" w:author="PR Preview" w:date="2026-01-01T00:00:00Z">
        <w:r>
          <w:rPr>
            <w:b/>
            <w:bCs/>
          </w:rPr>
          <w:delText xml:space="preserve">Definition 2 (Conjugate transpose (Hermitian adjoint, Hermitian conjugate, transjugate))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rPr>
            <w:b/>
            <w:bCs/>
          </w:rPr>
          <w:delText xml:space="preserve">conjugate transpose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(also called the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b/>
            <w:bCs/>
          </w:rPr>
          <w:delText xml:space="preserve">Hermitian adjoint</w:delText>
        </w:r>
      </w:del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b/>
            <w:bCs/>
          </w:rPr>
          <w:delText xml:space="preserve">Hermitian conjugate</w:delText>
        </w:r>
      </w:del>
      <w:del w:id="28" w:author="PR Preview" w:date="2026-01-01T00:00:00Z">
        <w:r>
          <w:delText xml:space="preserve">, or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b/>
            <w:bCs/>
          </w:rPr>
          <w:delText xml:space="preserve">transjugate</w:delText>
        </w:r>
      </w:del>
      <w:del w:id="31" w:author="PR Preview" w:date="2026-01-01T00:00:00Z">
        <w:r>
          <w:delText xml:space="preserve">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 an</w:delText>
        </w:r>
      </w:del>
      <w:del w:id="3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complex matrix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 the</w:delText>
        </w:r>
      </w:del>
      <w:del w:id="4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matrix</w:delText>
        </w:r>
      </w:del>
      <w:del w:id="4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obtained by transposing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 then taking the complex conjugate of each entry:</w:delText>
        </w:r>
      </w:del>
    </w:p>
    <w:p>
      <w:pPr>
        <w:pStyle w:val="BodyText"/>
      </w:pPr>
      <w:ins w:id="49" w:author="PR Preview" w:date="2026-01-01T00:00:00Z">
        <w:r>
          <w:rPr>
            <w:b/>
            <w:bCs/>
          </w:rPr>
          <w:t xml:space="preserve">Definition 2 (Complex conjugate of a complex vector or matrix)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complex conjugate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of a complex vector or matrix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takes the</w:t>
        </w:r>
      </w:ins>
      <w:ins w:id="58" w:author="PR Preview" w:date="2026-01-01T00:00:00Z">
        <w:r>
          <w:t xml:space="preserve"> </w:t>
        </w:r>
      </w:ins>
      <w:hyperlink r:id="rId12">
        <w:ins w:id="59" w:author="PR Preview" w:date="2026-01-01T00:00:00Z">
          <w:r>
            <w:rPr>
              <w:rStyle w:val="Hyperlink"/>
            </w:rPr>
            <w:t xml:space="preserve">complex conjugate</w:t>
          </w:r>
        </w:ins>
      </w:hyperlink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of each entry:</w:t>
        </w:r>
      </w:ins>
      <w:ins w:id="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ins w:id="63" w:author="PR Preview" w:date="2026-01-01T00:00:00Z">
        <w:r>
          <w:t xml:space="preserve">.</w:t>
        </w:r>
      </w:ins>
    </w:p>
    <w:bookmarkEnd w:id="13"/>
    <w:bookmarkStart w:id="14" w:name="def-conjugate-transpose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Definition 3 (Conjugate transpose (Hermitian adjoint, Hermitian conjugate, transjugate))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rPr>
            <w:b/>
            <w:bCs/>
          </w:rPr>
          <w:t xml:space="preserve">conjugate transpose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(also called the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Hermitian adjoint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b/>
            <w:bCs/>
          </w:rPr>
          <w:t xml:space="preserve">Hermitian conjugate</w:t>
        </w:r>
      </w:ins>
      <w:ins w:id="76" w:author="PR Preview" w:date="2026-01-01T00:00:00Z">
        <w:r>
          <w:t xml:space="preserve">, or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transjugate</w:t>
        </w:r>
      </w:ins>
      <w:ins w:id="79" w:author="PR Preview" w:date="2026-01-01T00:00:00Z">
        <w:r>
          <w:t xml:space="preserve">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of an</w:t>
        </w:r>
      </w:ins>
      <w:ins w:id="8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complex matrix</w:t>
        </w:r>
      </w:ins>
      <w:ins w:id="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 the</w:t>
        </w:r>
      </w:ins>
      <w:ins w:id="8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matrix</w:t>
        </w:r>
      </w:ins>
      <w:ins w:id="9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obtained by transposing</w:t>
        </w:r>
      </w:ins>
      <w:ins w:id="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and then taking the complex conjugate of each entry: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del w:id="97" w:author="PR Preview" w:date="2026-01-01T00:00:00Z">
        <w:r>
          <w:delText xml:space="preserve">The conjugate transpose of a column vector</w:delText>
        </w:r>
      </w:del>
      <w:del w:id="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is the</w:delText>
        </w:r>
      </w:del>
      <w:del w:id="10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row vector</w:delText>
        </w:r>
      </w:del>
      <w:del w:id="10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del w:id="105" w:author="PR Preview" w:date="2026-01-01T00:00:00Z">
        <w:r>
          <w:delText xml:space="preserve">.</w:delText>
        </w:r>
      </w:del>
    </w:p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del w:id="106" w:author="PR Preview" w:date="2026-01-01T00:00:00Z">
        <w:r>
          <w:rPr>
            <w:b/>
            <w:bCs/>
          </w:rPr>
          <w:delText xml:space="preserve">Theorem 1 (Properties of the Hermitian adjoint)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Let</w:delText>
        </w:r>
      </w:del>
      <w:del w:id="1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and</w:delText>
        </w:r>
      </w:del>
      <w:del w:id="11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be complex matrices of compatible dimensions,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and let</w:delText>
        </w:r>
      </w:del>
      <w:del w:id="11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be a scalar.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The Hermitian adjoint (</w:delText>
        </w:r>
      </w:del>
      <w:hyperlink w:anchor="def-conjugate-transpose">
        <w:del w:id="12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23" w:author="PR Preview" w:date="2026-01-01T00:00:00Z">
        <w:r>
          <w:delText xml:space="preserve">) satisfies:</w:delText>
        </w:r>
      </w:del>
    </w:p>
    <w:p>
      <w:pPr>
        <w:pStyle w:val="BodyText"/>
      </w:pPr>
      <w:ins w:id="124" w:author="PR Preview" w:date="2026-01-01T00:00:00Z">
        <w:r>
          <w:rPr>
            <w:i/>
            <w:iCs/>
          </w:rPr>
          <w:t xml:space="preserve">Remark 2</w:t>
        </w:r>
      </w:ins>
      <w:ins w:id="125" w:author="PR Preview" w:date="2026-01-01T00:00:00Z">
        <w:r>
          <w:t xml:space="preserve"> (Conjugate transpose of a complex vector). </w:t>
        </w:r>
      </w:ins>
      <w:ins w:id="126" w:author="PR Preview" w:date="2026-01-01T00:00:00Z">
        <w:r>
          <w:t xml:space="preserve">The conjugate transpose of a column vector</w:t>
        </w:r>
      </w:ins>
      <w:ins w:id="1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is the</w:t>
        </w:r>
      </w:ins>
      <w:ins w:id="13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row vector</w:t>
        </w:r>
      </w:ins>
      <w:ins w:id="13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ins w:id="134" w:author="PR Preview" w:date="2026-01-01T00:00:00Z">
        <w:r>
          <w:t xml:space="preserve">.</w:t>
        </w:r>
      </w:ins>
    </w:p>
    <w:bookmarkEnd w:id="17"/>
    <w:bookmarkStart w:id="18" w:name="thm-hermitian-adjoint-properties"/>
    <w:p>
      <w:pPr>
        <w:pStyle w:val="BodyText"/>
      </w:pPr>
      <w:ins w:id="135" w:author="PR Preview" w:date="2026-01-01T00:00:00Z">
        <w:r>
          <w:rPr>
            <w:b/>
            <w:bCs/>
          </w:rPr>
          <w:t xml:space="preserve">Theorem 1 (Properties of the Hermitian adjoint)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Let</w:t>
        </w:r>
      </w:ins>
      <w:ins w:id="1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</w:t>
        </w:r>
      </w:ins>
      <w:ins w:id="14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be complex matrices of compatible dimensions,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 let</w:t>
        </w:r>
      </w:ins>
      <w:ins w:id="14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be a scalar.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 Hermitian adjoint (</w:t>
        </w:r>
      </w:ins>
      <w:hyperlink w:anchor="def-conjugate-transpose">
        <w:ins w:id="15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52" w:author="PR Preview" w:date="2026-01-01T00:00:00Z">
        <w:r>
          <w:t xml:space="preserve">) satisfies:</w:t>
        </w:r>
      </w:ins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del w:id="153" w:author="PR Preview" w:date="2026-01-01T00:00:00Z">
        <w:r>
          <w:rPr>
            <w:i/>
            <w:iCs/>
          </w:rPr>
          <w:delText xml:space="preserve">Remark 2</w:delText>
        </w:r>
      </w:del>
      <w:del w:id="154" w:author="PR Preview" w:date="2026-01-01T00:00:00Z">
        <w:r>
          <w:delText xml:space="preserve"> (Where the name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“adjoint”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comes from). </w:delText>
        </w:r>
      </w:del>
      <w:del w:id="159" w:author="PR Preview" w:date="2026-01-01T00:00:00Z">
        <w:r>
          <w:delText xml:space="preserve">This identity is the origin of the name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rPr>
            <w:b/>
            <w:bCs/>
          </w:rPr>
          <w:delText xml:space="preserve">adjoint</w:delText>
        </w:r>
      </w:del>
      <w:del w:id="162" w:author="PR Preview" w:date="2026-01-01T00:00:00Z">
        <w:r>
          <w:delText xml:space="preserve">: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in functional analysis and operator theory,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the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i/>
            <w:iCs/>
          </w:rPr>
          <w:delText xml:space="preserve">adjoint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of a linear map</w:delText>
        </w:r>
      </w:del>
      <w:del w:id="17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between inner product spaces is defined as the unique operator</w:delText>
        </w:r>
      </w:del>
      <w:del w:id="174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satisfying</w:delText>
        </w:r>
      </w:del>
      <w:del w:id="177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(</w:delText>
        </w:r>
      </w:del>
      <w:del w:id="180" w:author="PR Preview" w:date="2026-01-01T00:00:00Z">
        <w:r>
          <w:delText xml:space="preserve">Axler (2024, Definition 7.1, p. 226)</w:delText>
        </w:r>
      </w:del>
      <w:del w:id="181" w:author="PR Preview" w:date="2026-01-01T00:00:00Z">
        <w:r>
          <w:delText xml:space="preserve">).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When</w:delText>
        </w:r>
      </w:del>
      <w:del w:id="184" w:author="PR Preview" w:date="2026-01-01T00:00:00Z">
        <w:r>
          <w:delText xml:space="preserve"> </w:delText>
        </w:r>
      </w:del>
      <m:oMath>
        <m:r>
          <m:t>V</m:t>
        </m:r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and</w:delText>
        </w:r>
      </w:del>
      <w:del w:id="187" w:author="PR Preview" w:date="2026-01-01T00:00:00Z">
        <w:r>
          <w:delText xml:space="preserve"> </w:delText>
        </w:r>
      </w:del>
      <m:oMath>
        <m:r>
          <m:t>W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are finite-dimensional spaces equipped with their standard orthonormal bases,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the matrix representing the adjoint operator</w:delText>
        </w:r>
      </w:del>
      <w:del w:id="192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is precisely the Hermitian adjoint matrix</w:delText>
        </w:r>
      </w:del>
      <w:del w:id="19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(</w:delText>
        </w:r>
      </w:del>
      <w:del w:id="198" w:author="PR Preview" w:date="2026-01-01T00:00:00Z">
        <w:r>
          <w:delText xml:space="preserve">Axler (2024, Proposition 7.9, p. 231)</w:delText>
        </w:r>
      </w:del>
      <w:del w:id="199" w:author="PR Preview" w:date="2026-01-01T00:00:00Z">
        <w:r>
          <w:delText xml:space="preserve">).</w:delText>
        </w:r>
      </w:del>
    </w:p>
    <w:p>
      <w:pPr>
        <w:pStyle w:val="FirstParagraph"/>
      </w:pPr>
      <w:ins w:id="200" w:author="PR Preview" w:date="2026-01-01T00:00:00Z">
        <w:r>
          <w:rPr>
            <w:i/>
            <w:iCs/>
          </w:rPr>
          <w:t xml:space="preserve">Remark 3</w:t>
        </w:r>
      </w:ins>
      <w:ins w:id="201" w:author="PR Preview" w:date="2026-01-01T00:00:00Z">
        <w:r>
          <w:t xml:space="preserve"> (Where the name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“adjoint”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comes from). </w:t>
        </w:r>
      </w:ins>
      <w:ins w:id="206" w:author="PR Preview" w:date="2026-01-01T00:00:00Z">
        <w:r>
          <w:t xml:space="preserve">This identity is the origin of the name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rPr>
            <w:b/>
            <w:bCs/>
          </w:rPr>
          <w:t xml:space="preserve">adjoint</w:t>
        </w:r>
      </w:ins>
      <w:ins w:id="209" w:author="PR Preview" w:date="2026-01-01T00:00:00Z">
        <w:r>
          <w:t xml:space="preserve">: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in functional analysis and operator theory,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i/>
            <w:iCs/>
          </w:rPr>
          <w:t xml:space="preserve">adjoint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of a linear map</w:t>
        </w:r>
      </w:ins>
      <w:ins w:id="21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between inner product spaces is defined as the unique operator</w:t>
        </w:r>
      </w:ins>
      <w:ins w:id="221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satisfying</w:t>
        </w:r>
      </w:ins>
      <w:ins w:id="224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</w:t>
        </w:r>
      </w:ins>
      <w:ins w:id="227" w:author="PR Preview" w:date="2026-01-01T00:00:00Z">
        <w:r>
          <w:t xml:space="preserve">Axler (2024, Definition 7.1, p. 226)</w:t>
        </w:r>
      </w:ins>
      <w:ins w:id="228" w:author="PR Preview" w:date="2026-01-01T00:00:00Z">
        <w:r>
          <w:t xml:space="preserve">).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When</w:t>
        </w:r>
      </w:ins>
      <w:ins w:id="231" w:author="PR Preview" w:date="2026-01-01T00:00:00Z">
        <w:r>
          <w:t xml:space="preserve"> </w:t>
        </w:r>
      </w:ins>
      <m:oMath>
        <m:r>
          <m:t>V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</w:t>
        </w:r>
      </w:ins>
      <w:ins w:id="234" w:author="PR Preview" w:date="2026-01-01T00:00:00Z">
        <w:r>
          <w:t xml:space="preserve"> </w:t>
        </w:r>
      </w:ins>
      <m:oMath>
        <m:r>
          <m:t>W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are finite-dimensional spaces equipped with their standard orthonormal bases,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the matrix representing the adjoint operator</w:t>
        </w:r>
      </w:ins>
      <w:ins w:id="239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is precisely the Hermitian adjoint matrix</w:t>
        </w:r>
      </w:ins>
      <w:ins w:id="24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(</w:t>
        </w:r>
      </w:ins>
      <w:ins w:id="245" w:author="PR Preview" w:date="2026-01-01T00:00:00Z">
        <w:r>
          <w:t xml:space="preserve">Axler (2024, Proposition 7.9, p. 231)</w:t>
        </w:r>
      </w:ins>
      <w:ins w:id="246" w:author="PR Preview" w:date="2026-01-01T00:00:00Z">
        <w:r>
          <w:t xml:space="preserve">).</w:t>
        </w:r>
      </w:ins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del w:id="247" w:author="PR Preview" w:date="2026-01-01T00:00:00Z">
        <w:r>
          <w:rPr>
            <w:b/>
            <w:bCs/>
          </w:rPr>
          <w:delText xml:space="preserve">Definition 3 (Hermitian matrix (self-adjoint matrix))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 square complex matrix</w:delText>
        </w:r>
      </w:del>
      <w:del w:id="2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is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rPr>
            <w:b/>
            <w:bCs/>
          </w:rPr>
          <w:delText xml:space="preserve">Hermitian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(or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rPr>
            <w:b/>
            <w:bCs/>
          </w:rPr>
          <w:delText xml:space="preserve">self-adjoint</w:delText>
        </w:r>
      </w:del>
      <w:del w:id="259" w:author="PR Preview" w:date="2026-01-01T00:00:00Z">
        <w:r>
          <w:delText xml:space="preserve">)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if it equals its conjugate transpose (</w:delText>
        </w:r>
      </w:del>
      <w:hyperlink w:anchor="def-conjugate-transpose">
        <w:del w:id="26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63" w:author="PR Preview" w:date="2026-01-01T00:00:00Z">
        <w:r>
          <w:delText xml:space="preserve">):</w:delText>
        </w:r>
      </w:del>
    </w:p>
    <w:p>
      <w:pPr>
        <w:pStyle w:val="BodyText"/>
      </w:pPr>
      <w:ins w:id="264" w:author="PR Preview" w:date="2026-01-01T00:00:00Z">
        <w:r>
          <w:rPr>
            <w:b/>
            <w:bCs/>
          </w:rPr>
          <w:t xml:space="preserve">Definition 4 (Hermitian matrix (self-adjoint matrix))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A square complex matrix</w:t>
        </w:r>
      </w:ins>
      <w:ins w:id="2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is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b/>
            <w:bCs/>
          </w:rPr>
          <w:t xml:space="preserve">Hermitian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(or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rPr>
            <w:b/>
            <w:bCs/>
          </w:rPr>
          <w:t xml:space="preserve">self-adjoint</w:t>
        </w:r>
      </w:ins>
      <w:ins w:id="276" w:author="PR Preview" w:date="2026-01-01T00:00:00Z">
        <w:r>
          <w:t xml:space="preserve">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if it equals its conjugate transpose (</w:t>
        </w:r>
      </w:ins>
      <w:hyperlink w:anchor="def-conjugate-transpose">
        <w:ins w:id="27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8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del w:id="281" w:author="PR Preview" w:date="2026-01-01T00:00:00Z">
        <w:r>
          <w:rPr>
            <w:i/>
            <w:iCs/>
          </w:rPr>
          <w:delText xml:space="preserve">Remark 3</w:delText>
        </w:r>
      </w:del>
      <w:del w:id="282" w:author="PR Preview" w:date="2026-01-01T00:00:00Z">
        <w:r>
          <w:delText xml:space="preserve"> (Why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“self-adjoint”</w:delText>
        </w:r>
      </w:del>
      <w:del w:id="285" w:author="PR Preview" w:date="2026-01-01T00:00:00Z">
        <w:r>
          <w:delText xml:space="preserve">). </w:delText>
        </w:r>
      </w:del>
      <w:del w:id="286" w:author="PR Preview" w:date="2026-01-01T00:00:00Z">
        <w:r>
          <w:delText xml:space="preserve">The term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rPr>
            <w:i/>
            <w:iCs/>
          </w:rPr>
          <w:delText xml:space="preserve">self-adjoint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comes directly from</w:delText>
        </w:r>
      </w:del>
      <w:del w:id="291" w:author="PR Preview" w:date="2026-01-01T00:00:00Z">
        <w:r>
          <w:delText xml:space="preserve"> </w:delText>
        </w:r>
      </w:del>
      <w:hyperlink w:anchor="thm-adjoint-inner-product">
        <w:del w:id="29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93" w:author="PR Preview" w:date="2026-01-01T00:00:00Z">
        <w:r>
          <w:delText xml:space="preserve">: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when</w:delText>
        </w:r>
      </w:del>
      <w:del w:id="2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is Hermitian,</w:delText>
        </w:r>
      </w:del>
      <w:del w:id="299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for all</w:delText>
        </w:r>
      </w:del>
      <w:del w:id="30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del w:id="303" w:author="PR Preview" w:date="2026-01-01T00:00:00Z">
        <w:r>
          <w:delText xml:space="preserve">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The linear operator moves across the inner product without change.</w:delText>
        </w:r>
      </w:del>
    </w:p>
    <w:p>
      <w:pPr>
        <w:pStyle w:val="FirstParagraph"/>
      </w:pPr>
      <w:ins w:id="306" w:author="PR Preview" w:date="2026-01-01T00:00:00Z">
        <w:r>
          <w:rPr>
            <w:i/>
            <w:iCs/>
          </w:rPr>
          <w:t xml:space="preserve">Remark 4</w:t>
        </w:r>
      </w:ins>
      <w:ins w:id="307" w:author="PR Preview" w:date="2026-01-01T00:00:00Z">
        <w:r>
          <w:t xml:space="preserve"> (Why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“self-adjoint”</w:t>
        </w:r>
      </w:ins>
      <w:ins w:id="310" w:author="PR Preview" w:date="2026-01-01T00:00:00Z">
        <w:r>
          <w:t xml:space="preserve">). </w:t>
        </w:r>
      </w:ins>
      <w:ins w:id="311" w:author="PR Preview" w:date="2026-01-01T00:00:00Z">
        <w:r>
          <w:t xml:space="preserve">The term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rPr>
            <w:i/>
            <w:iCs/>
          </w:rPr>
          <w:t xml:space="preserve">self-adjoint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comes directly from</w:t>
        </w:r>
      </w:ins>
      <w:ins w:id="316" w:author="PR Preview" w:date="2026-01-01T00:00:00Z">
        <w:r>
          <w:t xml:space="preserve"> </w:t>
        </w:r>
      </w:ins>
      <w:hyperlink w:anchor="thm-adjoint-inner-product">
        <w:ins w:id="31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18" w:author="PR Preview" w:date="2026-01-01T00:00:00Z">
        <w:r>
          <w:t xml:space="preserve">: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when</w:t>
        </w:r>
      </w:ins>
      <w:ins w:id="3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 Hermitian,</w:t>
        </w:r>
      </w:ins>
      <w:ins w:id="324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for all</w:t>
        </w:r>
      </w:ins>
      <w:ins w:id="3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ins w:id="328" w:author="PR Preview" w:date="2026-01-01T00:00:00Z">
        <w:r>
          <w:t xml:space="preserve">.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The linear operator moves across the inner product without change.</w:t>
        </w:r>
      </w:ins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del w:id="331" w:author="PR Preview" w:date="2026-01-01T00:00:00Z">
        <w:r>
          <w:rPr>
            <w:b/>
            <w:bCs/>
          </w:rPr>
          <w:delText xml:space="preserve">Definition 4 (Skew-Hermitian matrix (anti-Hermitian matrix))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A square complex matrix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is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rPr>
            <w:b/>
            <w:bCs/>
          </w:rPr>
          <w:delText xml:space="preserve">skew-Hermitian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(or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rPr>
            <w:b/>
            <w:bCs/>
          </w:rPr>
          <w:delText xml:space="preserve">anti-Hermitian</w:delText>
        </w:r>
      </w:del>
      <w:del w:id="343" w:author="PR Preview" w:date="2026-01-01T00:00:00Z">
        <w:r>
          <w:delText xml:space="preserve">)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if it equals the negative of its conjugate transpose (</w:delText>
        </w:r>
      </w:del>
      <w:hyperlink w:anchor="def-conjugate-transpose">
        <w:del w:id="34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47" w:author="PR Preview" w:date="2026-01-01T00:00:00Z">
        <w:r>
          <w:delText xml:space="preserve">):</w:delText>
        </w:r>
      </w:del>
    </w:p>
    <w:p>
      <w:pPr>
        <w:pStyle w:val="FirstParagraph"/>
      </w:pPr>
      <w:ins w:id="348" w:author="PR Preview" w:date="2026-01-01T00:00:00Z">
        <w:r>
          <w:rPr>
            <w:b/>
            <w:bCs/>
          </w:rPr>
          <w:t xml:space="preserve">Definition 5 (Skew-Hermitian matrix (anti-Hermitian matrix))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A square complex matrix</w:t>
        </w:r>
      </w:ins>
      <w:ins w:id="3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is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rPr>
            <w:b/>
            <w:bCs/>
          </w:rPr>
          <w:t xml:space="preserve">skew-Hermitian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(or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rPr>
            <w:b/>
            <w:bCs/>
          </w:rPr>
          <w:t xml:space="preserve">anti-Hermitian</w:t>
        </w:r>
      </w:ins>
      <w:ins w:id="360" w:author="PR Preview" w:date="2026-01-01T00:00:00Z">
        <w:r>
          <w:t xml:space="preserve">)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if it equals the negative of its conjugate transpose (</w:t>
        </w:r>
      </w:ins>
      <w:hyperlink w:anchor="def-conjugate-transpose">
        <w:ins w:id="36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6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del w:id="365" w:author="PR Preview" w:date="2026-01-01T00:00:00Z">
        <w:r>
          <w:rPr>
            <w:i/>
            <w:iCs/>
          </w:rPr>
          <w:delText xml:space="preserve">Remark 4</w:delText>
        </w:r>
      </w:del>
      <w:del w:id="366" w:author="PR Preview" w:date="2026-01-01T00:00:00Z">
        <w:r>
          <w:delText xml:space="preserve"> (The diagonal of a skew-Hermitian matrix). </w:delText>
        </w:r>
      </w:del>
      <w:del w:id="367" w:author="PR Preview" w:date="2026-01-01T00:00:00Z">
        <w:r>
          <w:delText xml:space="preserve">Every entry of a skew-Hermitian matrix satisfies</w:delText>
        </w:r>
      </w:del>
      <w:del w:id="36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del w:id="369" w:author="PR Preview" w:date="2026-01-01T00:00:00Z">
        <w:r>
          <w:delText xml:space="preserve">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In particular, its diagonal entries satisfy</w:delText>
        </w:r>
      </w:del>
      <w:del w:id="37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del w:id="373" w:author="PR Preview" w:date="2026-01-01T00:00:00Z">
        <w:r>
          <w:delText xml:space="preserve">,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which means</w:delText>
        </w:r>
      </w:del>
    </w:p>
    <w:p>
      <w:pPr>
        <w:pStyle w:val="FirstParagraph"/>
      </w:pPr>
      <w:ins w:id="376" w:author="PR Preview" w:date="2026-01-01T00:00:00Z">
        <w:r>
          <w:rPr>
            <w:i/>
            <w:iCs/>
          </w:rPr>
          <w:t xml:space="preserve">Remark 5</w:t>
        </w:r>
      </w:ins>
      <w:ins w:id="377" w:author="PR Preview" w:date="2026-01-01T00:00:00Z">
        <w:r>
          <w:t xml:space="preserve"> (The diagonal of a skew-Hermitian matrix). </w:t>
        </w:r>
      </w:ins>
      <w:ins w:id="378" w:author="PR Preview" w:date="2026-01-01T00:00:00Z">
        <w:r>
          <w:t xml:space="preserve">Every entry of a skew-Hermitian matrix satisfies</w:t>
        </w:r>
      </w:ins>
      <w:ins w:id="37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In particular, its diagonal entries satisfy</w:t>
        </w:r>
      </w:ins>
      <w:ins w:id="38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ins w:id="384" w:author="PR Preview" w:date="2026-01-01T00:00:00Z">
        <w:r>
          <w:t xml:space="preserve">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which means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del w:id="387" w:author="PR Preview" w:date="2026-01-01T00:00:00Z">
        <w:r>
          <w:rPr>
            <w:b/>
            <w:bCs/>
          </w:rPr>
          <w:delText xml:space="preserve">Theorem 4 (Hermitian and skew-Hermitian decomposition)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Every square complex matrix</w:delText>
        </w:r>
      </w:del>
      <w:del w:id="39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can be uniquely expressed as the sum of a Hermitian matrix</w:delText>
        </w:r>
      </w:del>
      <w:del w:id="393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(</w:delText>
        </w:r>
      </w:del>
      <w:hyperlink w:anchor="def-hermitian-matrix">
        <w:del w:id="396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397" w:author="PR Preview" w:date="2026-01-01T00:00:00Z">
        <w:r>
          <w:delText xml:space="preserve">)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and a skew-Hermitian matrix</w:delText>
        </w:r>
      </w:del>
      <w:del w:id="40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(</w:delText>
        </w:r>
      </w:del>
      <w:hyperlink w:anchor="def-skew-hermitian-matrix">
        <w:del w:id="40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04" w:author="PR Preview" w:date="2026-01-01T00:00:00Z">
        <w:r>
          <w:delText xml:space="preserve">):</w:delText>
        </w:r>
      </w:del>
    </w:p>
    <w:p>
      <w:pPr>
        <w:pStyle w:val="BodyText"/>
      </w:pPr>
      <w:ins w:id="405" w:author="PR Preview" w:date="2026-01-01T00:00:00Z">
        <w:r>
          <w:rPr>
            <w:b/>
            <w:bCs/>
          </w:rPr>
          <w:t xml:space="preserve">Theorem 4 (Hermitian and skew-Hermitian decomposition)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Every square complex matrix</w:t>
        </w:r>
      </w:ins>
      <w:ins w:id="4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can be uniquely expressed as the sum of a Hermitian matrix</w:t>
        </w:r>
      </w:ins>
      <w:ins w:id="411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(</w:t>
        </w:r>
      </w:ins>
      <w:hyperlink w:anchor="def-hermitian-matrix">
        <w:ins w:id="41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15" w:author="PR Preview" w:date="2026-01-01T00:00:00Z">
        <w:r>
          <w:t xml:space="preserve">)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and a skew-Hermitian matrix</w:t>
        </w:r>
      </w:ins>
      <w:ins w:id="41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(</w:t>
        </w:r>
      </w:ins>
      <w:hyperlink w:anchor="def-skew-hermitian-matrix">
        <w:ins w:id="42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2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2026-10-13T21:03:16Z</dcterms:created>
  <dcterms:modified xsi:type="dcterms:W3CDTF">2026-10-13T21:03:16Z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