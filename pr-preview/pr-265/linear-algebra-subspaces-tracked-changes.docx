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the same answer as computing each entry as a row-times-vector dot product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(</w:delText>
        </w:r>
      </w:del>
      <w:hyperlink r:id="rId30">
        <w:del w:id="6" w:author="PR Preview" w:date="2026-01-01T00:00:00Z">
          <w:r>
            <w:rPr>
              <w:rStyle w:val="Hyperlink"/>
            </w:rPr>
            <w:delText xml:space="preserve">Remark 3 in Matrices</w:delText>
          </w:r>
        </w:del>
      </w:hyperlink>
      <w:del w:id="7" w:author="PR Preview" w:date="2026-01-01T00:00:00Z">
        <w:r>
          <w:delText xml:space="preserve">).</w:delText>
        </w:r>
      </w:del>
    </w:p>
    <w:p>
      <w:pPr>
        <w:pStyle w:val="FirstParagraph"/>
      </w:pPr>
      <w:ins w:id="8" w:author="PR Preview" w:date="2026-01-01T00:00:00Z">
        <w:r>
          <w:t xml:space="preserve">the same answer as computing each entry as a row-times-vector dot product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(</w:t>
        </w:r>
      </w:ins>
      <w:hyperlink r:id="rId30">
        <w:ins w:id="11" w:author="PR Preview" w:date="2026-01-01T00:00:00Z">
          <w:r>
            <w:rPr>
              <w:rStyle w:val="Hyperlink"/>
            </w:rPr>
            <w:t xml:space="preserve">Remark 4 in Matrices</w:t>
          </w:r>
        </w:ins>
      </w:hyperlink>
      <w:ins w:id="12" w:author="PR Preview" w:date="2026-01-01T00:00:00Z">
        <w:r>
          <w:t xml:space="preserve">).</w:t>
        </w:r>
      </w:ins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2026-10-13T21:13:31Z</dcterms:created>
  <dcterms:modified xsi:type="dcterms:W3CDTF">2026-10-13T21:13:31Z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