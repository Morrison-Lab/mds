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del w:id="1" w:author="PR Preview" w:date="2026-01-01T00:00:00Z">
        <w:r>
          <w:delText xml:space="preserve">Last modified: 2026-10-13 11:22:25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13:40:37 (PDT)</w:t>
        </w:r>
      </w:ins>
    </w:p>
    <w:bookmarkStart w:id="40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del w:id="3" w:author="PR Preview" w:date="2026-01-01T00:00:00Z">
        <w:r>
          <w:delText xml:space="preserve">the set of all vectors</w:delText>
        </w:r>
      </w:del>
      <w:del w:id="4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del w:id="5" w:author="PR Preview" w:date="2026-01-01T00:00:00Z">
        <w:r>
          <w:delText xml:space="preserve"> </w:delText>
        </w:r>
      </w:del>
      <w:del w:id="6" w:author="PR Preview" w:date="2026-01-01T00:00:00Z">
        <w:r>
          <w:delText xml:space="preserve">in</w:delText>
        </w:r>
      </w:del>
      <w:del w:id="7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del w:id="8" w:author="PR Preview" w:date="2026-01-01T00:00:00Z">
        <w:r>
          <w:delText xml:space="preserve">.</w:delText>
        </w:r>
      </w:del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It is also called the</w:delText>
        </w:r>
      </w:del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rPr>
            <w:b/>
            <w:bCs/>
          </w:rPr>
          <w:delText xml:space="preserve">range</w:delText>
        </w:r>
      </w:del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or</w:delText>
        </w:r>
      </w:del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rPr>
            <w:b/>
            <w:bCs/>
          </w:rPr>
          <w:delText xml:space="preserve">image</w:delText>
        </w:r>
      </w:del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of</w:delText>
        </w:r>
      </w:del>
      <w:del w:id="19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20" w:author="PR Preview" w:date="2026-01-01T00:00:00Z">
        <w:r>
          <w:delText xml:space="preserve">.</w:delText>
        </w:r>
      </w:del>
      <w:del w:id="21" w:author="PR Preview" w:date="2026-01-01T00:00:00Z">
        <w:r>
          <w:delText xml:space="preserve"> </w:delText>
        </w:r>
      </w:del>
      <w:del w:id="22" w:author="PR Preview" w:date="2026-01-01T00:00:00Z">
        <w:r>
          <w:delText xml:space="preserve">The</w:delText>
        </w:r>
      </w:del>
      <w:del w:id="23" w:author="PR Preview" w:date="2026-01-01T00:00:00Z">
        <w:r>
          <w:delText xml:space="preserve"> </w:delText>
        </w:r>
      </w:del>
      <w:del w:id="24" w:author="PR Preview" w:date="2026-01-01T00:00:00Z">
        <w:r>
          <w:rPr>
            <w:b/>
            <w:bCs/>
          </w:rPr>
          <w:delText xml:space="preserve">row space</w:delText>
        </w:r>
      </w:del>
      <w:del w:id="25" w:author="PR Preview" w:date="2026-01-01T00:00:00Z">
        <w:r>
          <w:delText xml:space="preserve"> </w:delText>
        </w:r>
      </w:del>
      <w:del w:id="26" w:author="PR Preview" w:date="2026-01-01T00:00:00Z">
        <w:r>
          <w:delText xml:space="preserve">of</w:delText>
        </w:r>
      </w:del>
      <w:del w:id="27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28" w:author="PR Preview" w:date="2026-01-01T00:00:00Z">
        <w:r>
          <w:delText xml:space="preserve"> </w:delText>
        </w:r>
      </w:del>
      <w:del w:id="29" w:author="PR Preview" w:date="2026-01-01T00:00:00Z">
        <w:r>
          <w:delText xml:space="preserve">is</w:delText>
        </w:r>
      </w:del>
      <w:del w:id="30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del w:id="31" w:author="PR Preview" w:date="2026-01-01T00:00:00Z">
        <w:r>
          <w:delText xml:space="preserve">,</w:delText>
        </w:r>
      </w:del>
      <w:del w:id="32" w:author="PR Preview" w:date="2026-01-01T00:00:00Z">
        <w:r>
          <w:delText xml:space="preserve"> </w:delText>
        </w:r>
      </w:del>
      <w:del w:id="33" w:author="PR Preview" w:date="2026-01-01T00:00:00Z">
        <w:r>
          <w:delText xml:space="preserve">a set of vectors in</w:delText>
        </w:r>
      </w:del>
      <w:del w:id="34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del w:id="35" w:author="PR Preview" w:date="2026-01-01T00:00:00Z">
        <w:r>
          <w:delText xml:space="preserve">.</w:delText>
        </w:r>
      </w:del>
    </w:p>
    <w:p>
      <w:pPr>
        <w:pStyle w:val="FirstParagraph"/>
      </w:pPr>
      <w:ins w:id="36" w:author="PR Preview" w:date="2026-01-01T00:00:00Z">
        <w:r>
          <w:t xml:space="preserve">the set of all vectors</w:t>
        </w:r>
      </w:ins>
      <w:ins w:id="37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ins w:id="38" w:author="PR Preview" w:date="2026-01-01T00:00:00Z">
        <w:r>
          <w:t xml:space="preserve"> </w:t>
        </w:r>
      </w:ins>
      <w:ins w:id="39" w:author="PR Preview" w:date="2026-01-01T00:00:00Z">
        <w:r>
          <w:t xml:space="preserve">in</w:t>
        </w:r>
      </w:ins>
      <w:ins w:id="40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ins w:id="41" w:author="PR Preview" w:date="2026-01-01T00:00:00Z">
        <w:r>
          <w:t xml:space="preserve">.</w:t>
        </w:r>
      </w:ins>
      <w:ins w:id="42" w:author="PR Preview" w:date="2026-01-01T00:00:00Z">
        <w:r>
          <w:t xml:space="preserve"> </w:t>
        </w:r>
      </w:ins>
      <w:ins w:id="43" w:author="PR Preview" w:date="2026-01-01T00:00:00Z">
        <w:r>
          <w:t xml:space="preserve">It is also called the</w:t>
        </w:r>
      </w:ins>
      <w:ins w:id="44" w:author="PR Preview" w:date="2026-01-01T00:00:00Z">
        <w:r>
          <w:t xml:space="preserve"> </w:t>
        </w:r>
      </w:ins>
      <w:ins w:id="45" w:author="PR Preview" w:date="2026-01-01T00:00:00Z">
        <w:r>
          <w:rPr>
            <w:b/>
            <w:bCs/>
          </w:rPr>
          <w:t xml:space="preserve">range</w:t>
        </w:r>
      </w:ins>
      <w:ins w:id="46" w:author="PR Preview" w:date="2026-01-01T00:00:00Z">
        <w:r>
          <w:t xml:space="preserve"> </w:t>
        </w:r>
      </w:ins>
      <w:ins w:id="47" w:author="PR Preview" w:date="2026-01-01T00:00:00Z">
        <w:r>
          <w:t xml:space="preserve">or</w:t>
        </w:r>
      </w:ins>
      <w:ins w:id="48" w:author="PR Preview" w:date="2026-01-01T00:00:00Z">
        <w:r>
          <w:t xml:space="preserve"> </w:t>
        </w:r>
      </w:ins>
      <w:ins w:id="49" w:author="PR Preview" w:date="2026-01-01T00:00:00Z">
        <w:r>
          <w:rPr>
            <w:b/>
            <w:bCs/>
          </w:rPr>
          <w:t xml:space="preserve">image</w:t>
        </w:r>
      </w:ins>
      <w:ins w:id="50" w:author="PR Preview" w:date="2026-01-01T00:00:00Z">
        <w:r>
          <w:t xml:space="preserve"> </w:t>
        </w:r>
      </w:ins>
      <w:ins w:id="51" w:author="PR Preview" w:date="2026-01-01T00:00:00Z">
        <w:r>
          <w:t xml:space="preserve">of</w:t>
        </w:r>
      </w:ins>
      <w:ins w:id="5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53" w:author="PR Preview" w:date="2026-01-01T00:00:00Z">
        <w:r>
          <w:t xml:space="preserve">.</w:t>
        </w:r>
      </w:ins>
    </w:p>
    <w:bookmarkEnd w:id="9"/>
    <w:bookmarkStart w:id="10" w:name="def-row-space"/>
    <w:p>
      <w:pPr>
        <w:pStyle w:val="BodyText"/>
      </w:pPr>
      <w:ins w:id="54" w:author="PR Preview" w:date="2026-01-01T00:00:00Z">
        <w:r>
          <w:rPr>
            <w:b/>
            <w:bCs/>
          </w:rPr>
          <w:t xml:space="preserve">Definition 2 (Row space)</w:t>
        </w:r>
      </w:ins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The</w:t>
        </w:r>
      </w:ins>
      <w:ins w:id="57" w:author="PR Preview" w:date="2026-01-01T00:00:00Z">
        <w:r>
          <w:t xml:space="preserve"> </w:t>
        </w:r>
      </w:ins>
      <w:ins w:id="58" w:author="PR Preview" w:date="2026-01-01T00:00:00Z">
        <w:r>
          <w:rPr>
            <w:b/>
            <w:bCs/>
          </w:rPr>
          <w:t xml:space="preserve">row space</w:t>
        </w:r>
      </w:ins>
      <w:ins w:id="59" w:author="PR Preview" w:date="2026-01-01T00:00:00Z">
        <w:r>
          <w:t xml:space="preserve"> </w:t>
        </w:r>
      </w:ins>
      <w:ins w:id="60" w:author="PR Preview" w:date="2026-01-01T00:00:00Z">
        <w:r>
          <w:t xml:space="preserve">of an</w:t>
        </w:r>
      </w:ins>
      <w:ins w:id="61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62" w:author="PR Preview" w:date="2026-01-01T00:00:00Z">
        <w:r>
          <w:t xml:space="preserve"> </w:t>
        </w:r>
      </w:ins>
      <w:ins w:id="63" w:author="PR Preview" w:date="2026-01-01T00:00:00Z">
        <w:r>
          <w:t xml:space="preserve">matrix</w:t>
        </w:r>
      </w:ins>
      <w:ins w:id="64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65" w:author="PR Preview" w:date="2026-01-01T00:00:00Z">
        <w:r>
          <w:t xml:space="preserve"> </w:t>
        </w:r>
      </w:ins>
      <w:ins w:id="66" w:author="PR Preview" w:date="2026-01-01T00:00:00Z">
        <w:r>
          <w:t xml:space="preserve">is</w:t>
        </w:r>
      </w:ins>
      <w:ins w:id="67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ins w:id="68" w:author="PR Preview" w:date="2026-01-01T00:00:00Z">
        <w:r>
          <w:t xml:space="preserve">,</w:t>
        </w:r>
      </w:ins>
      <w:ins w:id="69" w:author="PR Preview" w:date="2026-01-01T00:00:00Z">
        <w:r>
          <w:t xml:space="preserve"> </w:t>
        </w:r>
      </w:ins>
      <w:ins w:id="70" w:author="PR Preview" w:date="2026-01-01T00:00:00Z">
        <w:r>
          <w:t xml:space="preserve">a set of vectors in</w:t>
        </w:r>
      </w:ins>
      <w:ins w:id="71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ins w:id="72" w:author="PR Preview" w:date="2026-01-01T00:00:00Z">
        <w:r>
          <w:t xml:space="preserve">.</w:t>
        </w:r>
      </w:ins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del w:id="73" w:author="PR Preview" w:date="2026-01-01T00:00:00Z">
        <w:r>
          <w:rPr>
            <w:b/>
            <w:bCs/>
          </w:rPr>
          <w:delText xml:space="preserve">Definition 2 (Null space (kernel))</w:delText>
        </w:r>
      </w:del>
      <w:del w:id="74" w:author="PR Preview" w:date="2026-01-01T00:00:00Z">
        <w:r>
          <w:delText xml:space="preserve"> </w:delText>
        </w:r>
      </w:del>
      <w:del w:id="75" w:author="PR Preview" w:date="2026-01-01T00:00:00Z">
        <w:r>
          <w:delText xml:space="preserve">The</w:delText>
        </w:r>
      </w:del>
      <w:del w:id="76" w:author="PR Preview" w:date="2026-01-01T00:00:00Z">
        <w:r>
          <w:delText xml:space="preserve"> </w:delText>
        </w:r>
      </w:del>
      <w:del w:id="77" w:author="PR Preview" w:date="2026-01-01T00:00:00Z">
        <w:r>
          <w:rPr>
            <w:b/>
            <w:bCs/>
          </w:rPr>
          <w:delText xml:space="preserve">null space</w:delText>
        </w:r>
      </w:del>
      <w:del w:id="78" w:author="PR Preview" w:date="2026-01-01T00:00:00Z">
        <w:r>
          <w:delText xml:space="preserve"> </w:delText>
        </w:r>
      </w:del>
      <w:del w:id="79" w:author="PR Preview" w:date="2026-01-01T00:00:00Z">
        <w:r>
          <w:delText xml:space="preserve">of an</w:delText>
        </w:r>
      </w:del>
      <w:del w:id="80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n</m:t>
        </m:r>
      </m:oMath>
      <w:del w:id="81" w:author="PR Preview" w:date="2026-01-01T00:00:00Z">
        <w:r>
          <w:delText xml:space="preserve"> </w:delText>
        </w:r>
      </w:del>
      <w:del w:id="82" w:author="PR Preview" w:date="2026-01-01T00:00:00Z">
        <w:r>
          <w:delText xml:space="preserve">matrix</w:delText>
        </w:r>
      </w:del>
      <w:del w:id="83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84" w:author="PR Preview" w:date="2026-01-01T00:00:00Z">
        <w:r>
          <w:delText xml:space="preserve"> </w:delText>
        </w:r>
      </w:del>
      <w:del w:id="85" w:author="PR Preview" w:date="2026-01-01T00:00:00Z">
        <w:r>
          <w:delText xml:space="preserve">is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del w:id="86" w:author="PR Preview" w:date="2026-01-01T00:00:00Z">
        <w:r>
          <w:delText xml:space="preserve">the set of</w:delText>
        </w:r>
      </w:del>
      <w:del w:id="87" w:author="PR Preview" w:date="2026-01-01T00:00:00Z">
        <w:r>
          <w:delText xml:space="preserve"> </w:delText>
        </w:r>
      </w:del>
      <w:hyperlink r:id="rId18">
        <w:del w:id="88" w:author="PR Preview" w:date="2026-01-01T00:00:00Z">
          <w:r>
            <w:rPr>
              <w:rStyle w:val="Hyperlink"/>
            </w:rPr>
            <w:delText xml:space="preserve">solutions</w:delText>
          </w:r>
        </w:del>
      </w:hyperlink>
      <w:del w:id="89" w:author="PR Preview" w:date="2026-01-01T00:00:00Z">
        <w:r>
          <w:delText xml:space="preserve"> </w:delText>
        </w:r>
      </w:del>
      <w:del w:id="90" w:author="PR Preview" w:date="2026-01-01T00:00:00Z">
        <w:r>
          <w:delText xml:space="preserve">of the linear system</w:delText>
        </w:r>
      </w:del>
      <w:del w:id="91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del w:id="92" w:author="PR Preview" w:date="2026-01-01T00:00:00Z">
        <w:r>
          <w:delText xml:space="preserve">.</w:delText>
        </w:r>
      </w:del>
      <w:del w:id="93" w:author="PR Preview" w:date="2026-01-01T00:00:00Z">
        <w:r>
          <w:delText xml:space="preserve"> </w:delText>
        </w:r>
      </w:del>
      <w:del w:id="94" w:author="PR Preview" w:date="2026-01-01T00:00:00Z">
        <w:r>
          <w:delText xml:space="preserve">It is also called the</w:delText>
        </w:r>
      </w:del>
      <w:del w:id="95" w:author="PR Preview" w:date="2026-01-01T00:00:00Z">
        <w:r>
          <w:delText xml:space="preserve"> </w:delText>
        </w:r>
      </w:del>
      <w:del w:id="96" w:author="PR Preview" w:date="2026-01-01T00:00:00Z">
        <w:r>
          <w:rPr>
            <w:b/>
            <w:bCs/>
          </w:rPr>
          <w:delText xml:space="preserve">kernel</w:delText>
        </w:r>
      </w:del>
      <w:del w:id="97" w:author="PR Preview" w:date="2026-01-01T00:00:00Z">
        <w:r>
          <w:delText xml:space="preserve"> </w:delText>
        </w:r>
      </w:del>
      <w:del w:id="98" w:author="PR Preview" w:date="2026-01-01T00:00:00Z">
        <w:r>
          <w:delText xml:space="preserve">of</w:delText>
        </w:r>
      </w:del>
      <w:del w:id="99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00" w:author="PR Preview" w:date="2026-01-01T00:00:00Z">
        <w:r>
          <w:delText xml:space="preserve">.</w:delText>
        </w:r>
      </w:del>
      <w:del w:id="101" w:author="PR Preview" w:date="2026-01-01T00:00:00Z">
        <w:r>
          <w:delText xml:space="preserve"> </w:delText>
        </w:r>
      </w:del>
      <w:del w:id="102" w:author="PR Preview" w:date="2026-01-01T00:00:00Z">
        <w:r>
          <w:delText xml:space="preserve">The</w:delText>
        </w:r>
      </w:del>
      <w:del w:id="103" w:author="PR Preview" w:date="2026-01-01T00:00:00Z">
        <w:r>
          <w:delText xml:space="preserve"> </w:delText>
        </w:r>
      </w:del>
      <w:del w:id="104" w:author="PR Preview" w:date="2026-01-01T00:00:00Z">
        <w:r>
          <w:rPr>
            <w:b/>
            <w:bCs/>
          </w:rPr>
          <w:delText xml:space="preserve">left null space</w:delText>
        </w:r>
      </w:del>
      <w:del w:id="105" w:author="PR Preview" w:date="2026-01-01T00:00:00Z">
        <w:r>
          <w:delText xml:space="preserve"> </w:delText>
        </w:r>
      </w:del>
      <w:del w:id="106" w:author="PR Preview" w:date="2026-01-01T00:00:00Z">
        <w:r>
          <w:delText xml:space="preserve">of</w:delText>
        </w:r>
      </w:del>
      <w:del w:id="107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08" w:author="PR Preview" w:date="2026-01-01T00:00:00Z">
        <w:r>
          <w:delText xml:space="preserve"> </w:delText>
        </w:r>
      </w:del>
      <w:del w:id="109" w:author="PR Preview" w:date="2026-01-01T00:00:00Z">
        <w:r>
          <w:delText xml:space="preserve">is</w:delText>
        </w:r>
      </w:del>
      <w:del w:id="110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del w:id="111" w:author="PR Preview" w:date="2026-01-01T00:00:00Z">
        <w:r>
          <w:delText xml:space="preserve">,</w:delText>
        </w:r>
      </w:del>
      <w:del w:id="112" w:author="PR Preview" w:date="2026-01-01T00:00:00Z">
        <w:r>
          <w:delText xml:space="preserve"> </w:delText>
        </w:r>
      </w:del>
      <w:del w:id="113" w:author="PR Preview" w:date="2026-01-01T00:00:00Z">
        <w:r>
          <w:delText xml:space="preserve">a set of vectors in</w:delText>
        </w:r>
      </w:del>
      <w:del w:id="114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del w:id="115" w:author="PR Preview" w:date="2026-01-01T00:00:00Z">
        <w:r>
          <w:delText xml:space="preserve">.</w:delText>
        </w:r>
      </w:del>
    </w:p>
    <w:p>
      <w:pPr>
        <w:pStyle w:val="BodyText"/>
      </w:pPr>
      <w:ins w:id="116" w:author="PR Preview" w:date="2026-01-01T00:00:00Z">
        <w:r>
          <w:rPr>
            <w:b/>
            <w:bCs/>
          </w:rPr>
          <w:t xml:space="preserve">Definition 3 (Null space (kernel))</w:t>
        </w:r>
      </w:ins>
      <w:ins w:id="117" w:author="PR Preview" w:date="2026-01-01T00:00:00Z">
        <w:r>
          <w:t xml:space="preserve"> </w:t>
        </w:r>
      </w:ins>
      <w:ins w:id="118" w:author="PR Preview" w:date="2026-01-01T00:00:00Z">
        <w:r>
          <w:t xml:space="preserve">The</w:t>
        </w:r>
      </w:ins>
      <w:ins w:id="119" w:author="PR Preview" w:date="2026-01-01T00:00:00Z">
        <w:r>
          <w:t xml:space="preserve"> </w:t>
        </w:r>
      </w:ins>
      <w:ins w:id="120" w:author="PR Preview" w:date="2026-01-01T00:00:00Z">
        <w:r>
          <w:rPr>
            <w:b/>
            <w:bCs/>
          </w:rPr>
          <w:t xml:space="preserve">null space</w:t>
        </w:r>
      </w:ins>
      <w:ins w:id="121" w:author="PR Preview" w:date="2026-01-01T00:00:00Z">
        <w:r>
          <w:t xml:space="preserve"> </w:t>
        </w:r>
      </w:ins>
      <w:ins w:id="122" w:author="PR Preview" w:date="2026-01-01T00:00:00Z">
        <w:r>
          <w:t xml:space="preserve">of an</w:t>
        </w:r>
      </w:ins>
      <w:ins w:id="123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124" w:author="PR Preview" w:date="2026-01-01T00:00:00Z">
        <w:r>
          <w:t xml:space="preserve"> </w:t>
        </w:r>
      </w:ins>
      <w:ins w:id="125" w:author="PR Preview" w:date="2026-01-01T00:00:00Z">
        <w:r>
          <w:t xml:space="preserve">matrix</w:t>
        </w:r>
      </w:ins>
      <w:ins w:id="126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27" w:author="PR Preview" w:date="2026-01-01T00:00:00Z">
        <w:r>
          <w:t xml:space="preserve"> </w:t>
        </w:r>
      </w:ins>
      <w:ins w:id="128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ins w:id="129" w:author="PR Preview" w:date="2026-01-01T00:00:00Z">
        <w:r>
          <w:t xml:space="preserve">the set of</w:t>
        </w:r>
      </w:ins>
      <w:ins w:id="130" w:author="PR Preview" w:date="2026-01-01T00:00:00Z">
        <w:r>
          <w:t xml:space="preserve"> </w:t>
        </w:r>
      </w:ins>
      <w:hyperlink r:id="rId18">
        <w:ins w:id="131" w:author="PR Preview" w:date="2026-01-01T00:00:00Z">
          <w:r>
            <w:rPr>
              <w:rStyle w:val="Hyperlink"/>
            </w:rPr>
            <w:t xml:space="preserve">solutions</w:t>
          </w:r>
        </w:ins>
      </w:hyperlink>
      <w:ins w:id="132" w:author="PR Preview" w:date="2026-01-01T00:00:00Z">
        <w:r>
          <w:t xml:space="preserve"> </w:t>
        </w:r>
      </w:ins>
      <w:ins w:id="133" w:author="PR Preview" w:date="2026-01-01T00:00:00Z">
        <w:r>
          <w:t xml:space="preserve">of the linear system</w:t>
        </w:r>
      </w:ins>
      <w:ins w:id="134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ins w:id="135" w:author="PR Preview" w:date="2026-01-01T00:00:00Z">
        <w:r>
          <w:t xml:space="preserve">.</w:t>
        </w:r>
      </w:ins>
      <w:ins w:id="136" w:author="PR Preview" w:date="2026-01-01T00:00:00Z">
        <w:r>
          <w:t xml:space="preserve"> </w:t>
        </w:r>
      </w:ins>
      <w:ins w:id="137" w:author="PR Preview" w:date="2026-01-01T00:00:00Z">
        <w:r>
          <w:t xml:space="preserve">It is also called the</w:t>
        </w:r>
      </w:ins>
      <w:ins w:id="138" w:author="PR Preview" w:date="2026-01-01T00:00:00Z">
        <w:r>
          <w:t xml:space="preserve"> </w:t>
        </w:r>
      </w:ins>
      <w:ins w:id="139" w:author="PR Preview" w:date="2026-01-01T00:00:00Z">
        <w:r>
          <w:rPr>
            <w:b/>
            <w:bCs/>
          </w:rPr>
          <w:t xml:space="preserve">kernel</w:t>
        </w:r>
      </w:ins>
      <w:ins w:id="140" w:author="PR Preview" w:date="2026-01-01T00:00:00Z">
        <w:r>
          <w:t xml:space="preserve"> </w:t>
        </w:r>
      </w:ins>
      <w:ins w:id="141" w:author="PR Preview" w:date="2026-01-01T00:00:00Z">
        <w:r>
          <w:t xml:space="preserve">of</w:t>
        </w:r>
      </w:ins>
      <w:ins w:id="14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43" w:author="PR Preview" w:date="2026-01-01T00:00:00Z">
        <w:r>
          <w:t xml:space="preserve">.</w:t>
        </w:r>
      </w:ins>
    </w:p>
    <w:bookmarkEnd w:id="19"/>
    <w:bookmarkStart w:id="20" w:name="def-left-null-space"/>
    <w:p>
      <w:pPr>
        <w:pStyle w:val="BodyText"/>
      </w:pPr>
      <w:ins w:id="144" w:author="PR Preview" w:date="2026-01-01T00:00:00Z">
        <w:r>
          <w:rPr>
            <w:b/>
            <w:bCs/>
          </w:rPr>
          <w:t xml:space="preserve">Definition 4 (Left null space)</w:t>
        </w:r>
      </w:ins>
      <w:ins w:id="145" w:author="PR Preview" w:date="2026-01-01T00:00:00Z">
        <w:r>
          <w:t xml:space="preserve"> </w:t>
        </w:r>
      </w:ins>
      <w:ins w:id="146" w:author="PR Preview" w:date="2026-01-01T00:00:00Z">
        <w:r>
          <w:t xml:space="preserve">The</w:t>
        </w:r>
      </w:ins>
      <w:ins w:id="147" w:author="PR Preview" w:date="2026-01-01T00:00:00Z">
        <w:r>
          <w:t xml:space="preserve"> </w:t>
        </w:r>
      </w:ins>
      <w:ins w:id="148" w:author="PR Preview" w:date="2026-01-01T00:00:00Z">
        <w:r>
          <w:rPr>
            <w:b/>
            <w:bCs/>
          </w:rPr>
          <w:t xml:space="preserve">left null space</w:t>
        </w:r>
      </w:ins>
      <w:ins w:id="149" w:author="PR Preview" w:date="2026-01-01T00:00:00Z">
        <w:r>
          <w:t xml:space="preserve"> </w:t>
        </w:r>
      </w:ins>
      <w:ins w:id="150" w:author="PR Preview" w:date="2026-01-01T00:00:00Z">
        <w:r>
          <w:t xml:space="preserve">of an</w:t>
        </w:r>
      </w:ins>
      <w:ins w:id="151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152" w:author="PR Preview" w:date="2026-01-01T00:00:00Z">
        <w:r>
          <w:t xml:space="preserve"> </w:t>
        </w:r>
      </w:ins>
      <w:ins w:id="153" w:author="PR Preview" w:date="2026-01-01T00:00:00Z">
        <w:r>
          <w:t xml:space="preserve">matrix</w:t>
        </w:r>
      </w:ins>
      <w:ins w:id="154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55" w:author="PR Preview" w:date="2026-01-01T00:00:00Z">
        <w:r>
          <w:t xml:space="preserve"> </w:t>
        </w:r>
      </w:ins>
      <w:ins w:id="156" w:author="PR Preview" w:date="2026-01-01T00:00:00Z">
        <w:r>
          <w:t xml:space="preserve">is</w:t>
        </w:r>
      </w:ins>
      <w:ins w:id="157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ins w:id="158" w:author="PR Preview" w:date="2026-01-01T00:00:00Z">
        <w:r>
          <w:t xml:space="preserve">,</w:t>
        </w:r>
      </w:ins>
      <w:ins w:id="159" w:author="PR Preview" w:date="2026-01-01T00:00:00Z">
        <w:r>
          <w:t xml:space="preserve"> </w:t>
        </w:r>
      </w:ins>
      <w:ins w:id="160" w:author="PR Preview" w:date="2026-01-01T00:00:00Z">
        <w:r>
          <w:t xml:space="preserve">a set of vectors in</w:t>
        </w:r>
      </w:ins>
      <w:ins w:id="161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ins w:id="162" w:author="PR Preview" w:date="2026-01-01T00:00:00Z">
        <w:r>
          <w:t xml:space="preserve">.</w:t>
        </w:r>
      </w:ins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 </m:t>
        </m:r>
        <m:r>
          <m:t>3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del w:id="163" w:author="PR Preview" w:date="2026-01-01T00:00:00Z">
        <w:r>
          <w:rPr>
            <w:b/>
            <w:bCs/>
          </w:rPr>
          <w:delText xml:space="preserve">Theorem 2 (A null space is a subspace)</w:delText>
        </w:r>
      </w:del>
      <w:del w:id="164" w:author="PR Preview" w:date="2026-01-01T00:00:00Z">
        <w:r>
          <w:delText xml:space="preserve"> </w:delText>
        </w:r>
      </w:del>
      <w:del w:id="165" w:author="PR Preview" w:date="2026-01-01T00:00:00Z">
        <w:r>
          <w:delText xml:space="preserve">For any</w:delText>
        </w:r>
      </w:del>
      <w:del w:id="166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n</m:t>
        </m:r>
      </m:oMath>
      <w:del w:id="167" w:author="PR Preview" w:date="2026-01-01T00:00:00Z">
        <w:r>
          <w:delText xml:space="preserve"> </w:delText>
        </w:r>
      </w:del>
      <w:del w:id="168" w:author="PR Preview" w:date="2026-01-01T00:00:00Z">
        <w:r>
          <w:delText xml:space="preserve">matrix</w:delText>
        </w:r>
      </w:del>
      <w:del w:id="169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70" w:author="PR Preview" w:date="2026-01-01T00:00:00Z">
        <w:r>
          <w:delText xml:space="preserve">,</w:delText>
        </w:r>
      </w:del>
      <w:del w:id="171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172" w:author="PR Preview" w:date="2026-01-01T00:00:00Z">
        <w:r>
          <w:delText xml:space="preserve"> </w:delText>
        </w:r>
      </w:del>
      <w:del w:id="173" w:author="PR Preview" w:date="2026-01-01T00:00:00Z">
        <w:r>
          <w:delText xml:space="preserve">(</w:delText>
        </w:r>
      </w:del>
      <w:hyperlink w:anchor="def-null-space">
        <w:del w:id="174" w:author="PR Preview" w:date="2026-01-01T00:00:00Z">
          <w:r>
            <w:rPr>
              <w:rStyle w:val="Hyperlink"/>
            </w:rPr>
            <w:delText xml:space="preserve">Definition 2</w:delText>
          </w:r>
        </w:del>
      </w:hyperlink>
      <w:del w:id="175" w:author="PR Preview" w:date="2026-01-01T00:00:00Z">
        <w:r>
          <w:delText xml:space="preserve">)</w:delText>
        </w:r>
      </w:del>
      <w:del w:id="176" w:author="PR Preview" w:date="2026-01-01T00:00:00Z">
        <w:r>
          <w:delText xml:space="preserve"> </w:delText>
        </w:r>
      </w:del>
      <w:del w:id="177" w:author="PR Preview" w:date="2026-01-01T00:00:00Z">
        <w:r>
          <w:delText xml:space="preserve">is a subspace of</w:delText>
        </w:r>
      </w:del>
      <w:del w:id="178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del w:id="179" w:author="PR Preview" w:date="2026-01-01T00:00:00Z">
        <w:r>
          <w:delText xml:space="preserve"> </w:delText>
        </w:r>
      </w:del>
      <w:del w:id="180" w:author="PR Preview" w:date="2026-01-01T00:00:00Z">
        <w:r>
          <w:delText xml:space="preserve">(</w:delText>
        </w:r>
      </w:del>
      <w:hyperlink r:id="rId22">
        <w:del w:id="181" w:author="PR Preview" w:date="2026-01-01T00:00:00Z">
          <w:r>
            <w:rPr>
              <w:rStyle w:val="Hyperlink"/>
            </w:rPr>
            <w:delText xml:space="preserve">Definition 4 in Subspaces and Rank</w:delText>
          </w:r>
        </w:del>
      </w:hyperlink>
      <w:del w:id="182" w:author="PR Preview" w:date="2026-01-01T00:00:00Z">
        <w:r>
          <w:delText xml:space="preserve">).</w:delText>
        </w:r>
      </w:del>
    </w:p>
    <w:p>
      <w:pPr>
        <w:pStyle w:val="BodyText"/>
      </w:pPr>
      <w:ins w:id="183" w:author="PR Preview" w:date="2026-01-01T00:00:00Z">
        <w:r>
          <w:rPr>
            <w:b/>
            <w:bCs/>
          </w:rPr>
          <w:t xml:space="preserve">Theorem 2 (A null space is a subspace)</w:t>
        </w:r>
      </w:ins>
      <w:ins w:id="184" w:author="PR Preview" w:date="2026-01-01T00:00:00Z">
        <w:r>
          <w:t xml:space="preserve"> </w:t>
        </w:r>
      </w:ins>
      <w:ins w:id="185" w:author="PR Preview" w:date="2026-01-01T00:00:00Z">
        <w:r>
          <w:t xml:space="preserve">For any</w:t>
        </w:r>
      </w:ins>
      <w:ins w:id="186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187" w:author="PR Preview" w:date="2026-01-01T00:00:00Z">
        <w:r>
          <w:t xml:space="preserve"> </w:t>
        </w:r>
      </w:ins>
      <w:ins w:id="188" w:author="PR Preview" w:date="2026-01-01T00:00:00Z">
        <w:r>
          <w:t xml:space="preserve">matrix</w:t>
        </w:r>
      </w:ins>
      <w:ins w:id="18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90" w:author="PR Preview" w:date="2026-01-01T00:00:00Z">
        <w:r>
          <w:t xml:space="preserve">,</w:t>
        </w:r>
      </w:ins>
      <w:ins w:id="191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192" w:author="PR Preview" w:date="2026-01-01T00:00:00Z">
        <w:r>
          <w:t xml:space="preserve"> </w:t>
        </w:r>
      </w:ins>
      <w:ins w:id="193" w:author="PR Preview" w:date="2026-01-01T00:00:00Z">
        <w:r>
          <w:t xml:space="preserve">(</w:t>
        </w:r>
      </w:ins>
      <w:hyperlink w:anchor="def-null-space">
        <w:ins w:id="194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195" w:author="PR Preview" w:date="2026-01-01T00:00:00Z">
        <w:r>
          <w:t xml:space="preserve">)</w:t>
        </w:r>
      </w:ins>
      <w:ins w:id="196" w:author="PR Preview" w:date="2026-01-01T00:00:00Z">
        <w:r>
          <w:t xml:space="preserve"> </w:t>
        </w:r>
      </w:ins>
      <w:ins w:id="197" w:author="PR Preview" w:date="2026-01-01T00:00:00Z">
        <w:r>
          <w:t xml:space="preserve">is a subspace of</w:t>
        </w:r>
      </w:ins>
      <w:ins w:id="198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ins w:id="199" w:author="PR Preview" w:date="2026-01-01T00:00:00Z">
        <w:r>
          <w:t xml:space="preserve"> </w:t>
        </w:r>
      </w:ins>
      <w:ins w:id="200" w:author="PR Preview" w:date="2026-01-01T00:00:00Z">
        <w:r>
          <w:t xml:space="preserve">(</w:t>
        </w:r>
      </w:ins>
      <w:hyperlink r:id="rId22">
        <w:ins w:id="201" w:author="PR Preview" w:date="2026-01-01T00:00:00Z">
          <w:r>
            <w:rPr>
              <w:rStyle w:val="Hyperlink"/>
            </w:rPr>
            <w:t xml:space="preserve">Definition 4 in Subspaces and Rank</w:t>
          </w:r>
        </w:ins>
      </w:hyperlink>
      <w:ins w:id="202" w:author="PR Preview" w:date="2026-01-01T00:00:00Z">
        <w:r>
          <w:t xml:space="preserve">).</w:t>
        </w:r>
      </w:ins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 are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is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6" w:name="thm-row-null-disjoint"/>
    <w:p>
      <w:pPr>
        <w:pStyle w:val="BodyText"/>
      </w:pPr>
      <w:r>
        <w:rPr>
          <w:b/>
          <w:bCs/>
        </w:rPr>
        <w:t xml:space="preserve">Theorem 3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∩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del w:id="203" w:author="PR Preview" w:date="2026-01-01T00:00:00Z">
        <w:r>
          <w:delText xml:space="preserve">Now take any</w:delText>
        </w:r>
      </w:del>
      <w:del w:id="204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205" w:author="PR Preview" w:date="2026-01-01T00:00:00Z">
        <w:r>
          <w:delText xml:space="preserve"> </w:delText>
        </w:r>
      </w:del>
      <w:del w:id="206" w:author="PR Preview" w:date="2026-01-01T00:00:00Z">
        <w:r>
          <w:delText xml:space="preserve">in both sets.</w:delText>
        </w:r>
      </w:del>
      <w:del w:id="207" w:author="PR Preview" w:date="2026-01-01T00:00:00Z">
        <w:r>
          <w:delText xml:space="preserve"> </w:delText>
        </w:r>
      </w:del>
      <w:del w:id="208" w:author="PR Preview" w:date="2026-01-01T00:00:00Z">
        <w:r>
          <w:delText xml:space="preserve">Being in the row space means</w:delText>
        </w:r>
      </w:del>
      <w:del w:id="209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del w:id="210" w:author="PR Preview" w:date="2026-01-01T00:00:00Z">
        <w:r>
          <w:delText xml:space="preserve"> </w:delText>
        </w:r>
      </w:del>
      <w:del w:id="211" w:author="PR Preview" w:date="2026-01-01T00:00:00Z">
        <w:r>
          <w:delText xml:space="preserve">for some</w:delText>
        </w:r>
      </w:del>
      <w:del w:id="212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del w:id="213" w:author="PR Preview" w:date="2026-01-01T00:00:00Z">
        <w:r>
          <w:delText xml:space="preserve"> </w:delText>
        </w:r>
      </w:del>
      <w:del w:id="214" w:author="PR Preview" w:date="2026-01-01T00:00:00Z">
        <w:r>
          <w:delText xml:space="preserve">(</w:delText>
        </w:r>
      </w:del>
      <w:hyperlink w:anchor="def-column-space">
        <w:del w:id="215" w:author="PR Preview" w:date="2026-01-01T00:00:00Z">
          <w:r>
            <w:rPr>
              <w:rStyle w:val="Hyperlink"/>
            </w:rPr>
            <w:delText xml:space="preserve">Definition 1</w:delText>
          </w:r>
        </w:del>
      </w:hyperlink>
      <w:del w:id="216" w:author="PR Preview" w:date="2026-01-01T00:00:00Z">
        <w:r>
          <w:delText xml:space="preserve">),</w:delText>
        </w:r>
      </w:del>
      <w:del w:id="217" w:author="PR Preview" w:date="2026-01-01T00:00:00Z">
        <w:r>
          <w:delText xml:space="preserve"> </w:delText>
        </w:r>
      </w:del>
      <w:del w:id="218" w:author="PR Preview" w:date="2026-01-01T00:00:00Z">
        <w:r>
          <w:delText xml:space="preserve">and being in the null space means</w:delText>
        </w:r>
      </w:del>
      <w:del w:id="219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del w:id="220" w:author="PR Preview" w:date="2026-01-01T00:00:00Z">
        <w:r>
          <w:delText xml:space="preserve"> </w:delText>
        </w:r>
      </w:del>
      <w:del w:id="221" w:author="PR Preview" w:date="2026-01-01T00:00:00Z">
        <w:r>
          <w:delText xml:space="preserve">(</w:delText>
        </w:r>
      </w:del>
      <w:hyperlink w:anchor="def-null-space">
        <w:del w:id="222" w:author="PR Preview" w:date="2026-01-01T00:00:00Z">
          <w:r>
            <w:rPr>
              <w:rStyle w:val="Hyperlink"/>
            </w:rPr>
            <w:delText xml:space="preserve">Definition 2</w:delText>
          </w:r>
        </w:del>
      </w:hyperlink>
      <w:del w:id="223" w:author="PR Preview" w:date="2026-01-01T00:00:00Z">
        <w:r>
          <w:delText xml:space="preserve">).</w:delText>
        </w:r>
      </w:del>
      <w:del w:id="224" w:author="PR Preview" w:date="2026-01-01T00:00:00Z">
        <w:r>
          <w:delText xml:space="preserve"> </w:delText>
        </w:r>
      </w:del>
      <w:del w:id="225" w:author="PR Preview" w:date="2026-01-01T00:00:00Z">
        <w:r>
          <w:delText xml:space="preserve">Then</w:delText>
        </w:r>
      </w:del>
    </w:p>
    <w:p>
      <w:pPr>
        <w:pStyle w:val="BodyText"/>
      </w:pPr>
      <w:ins w:id="226" w:author="PR Preview" w:date="2026-01-01T00:00:00Z">
        <w:r>
          <w:t xml:space="preserve">Now take any</w:t>
        </w:r>
      </w:ins>
      <w:ins w:id="22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228" w:author="PR Preview" w:date="2026-01-01T00:00:00Z">
        <w:r>
          <w:t xml:space="preserve"> </w:t>
        </w:r>
      </w:ins>
      <w:ins w:id="229" w:author="PR Preview" w:date="2026-01-01T00:00:00Z">
        <w:r>
          <w:t xml:space="preserve">in both sets.</w:t>
        </w:r>
      </w:ins>
      <w:ins w:id="230" w:author="PR Preview" w:date="2026-01-01T00:00:00Z">
        <w:r>
          <w:t xml:space="preserve"> </w:t>
        </w:r>
      </w:ins>
      <w:ins w:id="231" w:author="PR Preview" w:date="2026-01-01T00:00:00Z">
        <w:r>
          <w:t xml:space="preserve">Being in the row space means</w:t>
        </w:r>
      </w:ins>
      <w:ins w:id="232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ins w:id="233" w:author="PR Preview" w:date="2026-01-01T00:00:00Z">
        <w:r>
          <w:t xml:space="preserve"> </w:t>
        </w:r>
      </w:ins>
      <w:ins w:id="234" w:author="PR Preview" w:date="2026-01-01T00:00:00Z">
        <w:r>
          <w:t xml:space="preserve">for some</w:t>
        </w:r>
      </w:ins>
      <w:ins w:id="23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ins w:id="236" w:author="PR Preview" w:date="2026-01-01T00:00:00Z">
        <w:r>
          <w:t xml:space="preserve"> </w:t>
        </w:r>
      </w:ins>
      <w:ins w:id="237" w:author="PR Preview" w:date="2026-01-01T00:00:00Z">
        <w:r>
          <w:t xml:space="preserve">(</w:t>
        </w:r>
      </w:ins>
      <w:hyperlink w:anchor="def-column-space">
        <w:ins w:id="238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239" w:author="PR Preview" w:date="2026-01-01T00:00:00Z">
        <w:r>
          <w:t xml:space="preserve">),</w:t>
        </w:r>
      </w:ins>
      <w:ins w:id="240" w:author="PR Preview" w:date="2026-01-01T00:00:00Z">
        <w:r>
          <w:t xml:space="preserve"> </w:t>
        </w:r>
      </w:ins>
      <w:ins w:id="241" w:author="PR Preview" w:date="2026-01-01T00:00:00Z">
        <w:r>
          <w:t xml:space="preserve">and being in the null space means</w:t>
        </w:r>
      </w:ins>
      <w:ins w:id="24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ins w:id="243" w:author="PR Preview" w:date="2026-01-01T00:00:00Z">
        <w:r>
          <w:t xml:space="preserve"> </w:t>
        </w:r>
      </w:ins>
      <w:ins w:id="244" w:author="PR Preview" w:date="2026-01-01T00:00:00Z">
        <w:r>
          <w:t xml:space="preserve">(</w:t>
        </w:r>
      </w:ins>
      <w:hyperlink w:anchor="def-null-space">
        <w:ins w:id="245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246" w:author="PR Preview" w:date="2026-01-01T00:00:00Z">
        <w:r>
          <w:t xml:space="preserve">).</w:t>
        </w:r>
      </w:ins>
      <w:ins w:id="247" w:author="PR Preview" w:date="2026-01-01T00:00:00Z">
        <w:r>
          <w:t xml:space="preserve"> </w:t>
        </w:r>
      </w:ins>
      <w:ins w:id="248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in the first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returns the original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bookmarkStart w:id="27" w:name="exm-row-null-disjoint"/>
    <w:p>
      <w:pPr>
        <w:pStyle w:val="BodyText"/>
      </w:pPr>
      <w:r>
        <w:rPr>
          <w:b/>
          <w:bCs/>
        </w:rPr>
        <w:t xml:space="preserve">Example 5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3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3</m:t>
              </m:r>
              <m:r>
                <m:rPr>
                  <m:nor/>
                  <m:sty m:val="p"/>
                </m:rPr>
                <m:t>’s formula for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</w:p>
    <w:bookmarkEnd w:id="27"/>
    <w:bookmarkStart w:id="28" w:name="def-cross-product-matrix"/>
    <w:p>
      <w:pPr>
        <w:pStyle w:val="BodyText"/>
      </w:pPr>
      <w:del w:id="249" w:author="PR Preview" w:date="2026-01-01T00:00:00Z">
        <w:r>
          <w:rPr>
            <w:b/>
            <w:bCs/>
          </w:rPr>
          <w:delText xml:space="preserve">Definition 3 (Cross-product matrix)</w:delText>
        </w:r>
      </w:del>
      <w:del w:id="250" w:author="PR Preview" w:date="2026-01-01T00:00:00Z">
        <w:r>
          <w:delText xml:space="preserve"> </w:delText>
        </w:r>
      </w:del>
      <w:del w:id="251" w:author="PR Preview" w:date="2026-01-01T00:00:00Z">
        <w:r>
          <w:delText xml:space="preserve">Let</w:delText>
        </w:r>
      </w:del>
      <w:del w:id="252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253" w:author="PR Preview" w:date="2026-01-01T00:00:00Z">
        <w:r>
          <w:delText xml:space="preserve"> </w:delText>
        </w:r>
      </w:del>
      <w:del w:id="254" w:author="PR Preview" w:date="2026-01-01T00:00:00Z">
        <w:r>
          <w:delText xml:space="preserve">be an</w:delText>
        </w:r>
      </w:del>
      <w:del w:id="255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n</m:t>
        </m:r>
      </m:oMath>
      <w:del w:id="256" w:author="PR Preview" w:date="2026-01-01T00:00:00Z">
        <w:r>
          <w:delText xml:space="preserve"> </w:delText>
        </w:r>
      </w:del>
      <w:del w:id="257" w:author="PR Preview" w:date="2026-01-01T00:00:00Z">
        <w:r>
          <w:delText xml:space="preserve">matrix with columns</w:delText>
        </w:r>
      </w:del>
      <w:del w:id="258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del w:id="259" w:author="PR Preview" w:date="2026-01-01T00:00:00Z">
        <w:r>
          <w:delText xml:space="preserve"> </w:delText>
        </w:r>
      </w:del>
      <w:del w:id="260" w:author="PR Preview" w:date="2026-01-01T00:00:00Z">
        <w:r>
          <w:delText xml:space="preserve">and</w:delText>
        </w:r>
      </w:del>
      <w:del w:id="261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</m:oMath>
      <w:del w:id="262" w:author="PR Preview" w:date="2026-01-01T00:00:00Z">
        <w:r>
          <w:delText xml:space="preserve"> </w:delText>
        </w:r>
      </w:del>
      <w:del w:id="263" w:author="PR Preview" w:date="2026-01-01T00:00:00Z">
        <w:r>
          <w:delText xml:space="preserve">an</w:delText>
        </w:r>
      </w:del>
      <w:del w:id="264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q</m:t>
        </m:r>
      </m:oMath>
      <w:del w:id="265" w:author="PR Preview" w:date="2026-01-01T00:00:00Z">
        <w:r>
          <w:delText xml:space="preserve"> </w:delText>
        </w:r>
      </w:del>
      <w:del w:id="266" w:author="PR Preview" w:date="2026-01-01T00:00:00Z">
        <w:r>
          <w:delText xml:space="preserve">matrix with columns</w:delText>
        </w:r>
      </w:del>
      <w:del w:id="267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q</m:t>
            </m:r>
          </m:sub>
        </m:sSub>
      </m:oMath>
      <w:del w:id="268" w:author="PR Preview" w:date="2026-01-01T00:00:00Z">
        <w:r>
          <w:delText xml:space="preserve">.</w:delText>
        </w:r>
      </w:del>
      <w:del w:id="269" w:author="PR Preview" w:date="2026-01-01T00:00:00Z">
        <w:r>
          <w:delText xml:space="preserve"> </w:delText>
        </w:r>
      </w:del>
      <w:del w:id="270" w:author="PR Preview" w:date="2026-01-01T00:00:00Z">
        <w:r>
          <w:delText xml:space="preserve">The</w:delText>
        </w:r>
      </w:del>
      <w:del w:id="271" w:author="PR Preview" w:date="2026-01-01T00:00:00Z">
        <w:r>
          <w:delText xml:space="preserve"> </w:delText>
        </w:r>
      </w:del>
      <w:del w:id="272" w:author="PR Preview" w:date="2026-01-01T00:00:00Z">
        <w:r>
          <w:rPr>
            <w:b/>
            <w:bCs/>
          </w:rPr>
          <w:delText xml:space="preserve">cross-product matrix</w:delText>
        </w:r>
      </w:del>
      <w:del w:id="273" w:author="PR Preview" w:date="2026-01-01T00:00:00Z">
        <w:r>
          <w:delText xml:space="preserve"> </w:delText>
        </w:r>
      </w:del>
      <w:del w:id="274" w:author="PR Preview" w:date="2026-01-01T00:00:00Z">
        <w:r>
          <w:delText xml:space="preserve">of</w:delText>
        </w:r>
      </w:del>
      <w:del w:id="275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276" w:author="PR Preview" w:date="2026-01-01T00:00:00Z">
        <w:r>
          <w:delText xml:space="preserve"> </w:delText>
        </w:r>
      </w:del>
      <w:del w:id="277" w:author="PR Preview" w:date="2026-01-01T00:00:00Z">
        <w:r>
          <w:delText xml:space="preserve">and</w:delText>
        </w:r>
      </w:del>
      <w:del w:id="278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</m:oMath>
      <w:del w:id="279" w:author="PR Preview" w:date="2026-01-01T00:00:00Z">
        <w:r>
          <w:delText xml:space="preserve"> </w:delText>
        </w:r>
      </w:del>
      <w:del w:id="280" w:author="PR Preview" w:date="2026-01-01T00:00:00Z">
        <w:r>
          <w:delText xml:space="preserve">is the</w:delText>
        </w:r>
      </w:del>
      <w:del w:id="281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×</m:t>
        </m:r>
        <m:r>
          <m:t>q</m:t>
        </m:r>
      </m:oMath>
      <w:del w:id="282" w:author="PR Preview" w:date="2026-01-01T00:00:00Z">
        <w:r>
          <w:delText xml:space="preserve"> </w:delText>
        </w:r>
      </w:del>
      <w:del w:id="283" w:author="PR Preview" w:date="2026-01-01T00:00:00Z">
        <w:r>
          <w:delText xml:space="preserve">matrix</w:delText>
        </w:r>
      </w:del>
      <w:del w:id="284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del w:id="285" w:author="PR Preview" w:date="2026-01-01T00:00:00Z">
        <w:r>
          <w:delText xml:space="preserve">,</w:delText>
        </w:r>
      </w:del>
      <w:del w:id="286" w:author="PR Preview" w:date="2026-01-01T00:00:00Z">
        <w:r>
          <w:delText xml:space="preserve"> </w:delText>
        </w:r>
      </w:del>
      <w:del w:id="287" w:author="PR Preview" w:date="2026-01-01T00:00:00Z">
        <w:r>
          <w:delText xml:space="preserve">whose entry</w:delText>
        </w:r>
      </w:del>
      <w:del w:id="28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del w:id="289" w:author="PR Preview" w:date="2026-01-01T00:00:00Z">
        <w:r>
          <w:delText xml:space="preserve"> </w:delText>
        </w:r>
      </w:del>
      <w:del w:id="290" w:author="PR Preview" w:date="2026-01-01T00:00:00Z">
        <w:r>
          <w:delText xml:space="preserve">is the dot product</w:delText>
        </w:r>
      </w:del>
      <w:del w:id="291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j</m:t>
            </m:r>
          </m:sub>
        </m:sSub>
      </m:oMath>
      <w:del w:id="292" w:author="PR Preview" w:date="2026-01-01T00:00:00Z">
        <w:r>
          <w:delText xml:space="preserve">.</w:delText>
        </w:r>
      </w:del>
    </w:p>
    <w:p>
      <w:pPr>
        <w:pStyle w:val="BodyText"/>
      </w:pPr>
      <w:ins w:id="293" w:author="PR Preview" w:date="2026-01-01T00:00:00Z">
        <w:r>
          <w:rPr>
            <w:b/>
            <w:bCs/>
          </w:rPr>
          <w:t xml:space="preserve">Definition 5 (Cross-product matrix)</w:t>
        </w:r>
      </w:ins>
      <w:ins w:id="294" w:author="PR Preview" w:date="2026-01-01T00:00:00Z">
        <w:r>
          <w:t xml:space="preserve"> </w:t>
        </w:r>
      </w:ins>
      <w:ins w:id="295" w:author="PR Preview" w:date="2026-01-01T00:00:00Z">
        <w:r>
          <w:t xml:space="preserve">Let</w:t>
        </w:r>
      </w:ins>
      <w:ins w:id="296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97" w:author="PR Preview" w:date="2026-01-01T00:00:00Z">
        <w:r>
          <w:t xml:space="preserve"> </w:t>
        </w:r>
      </w:ins>
      <w:ins w:id="298" w:author="PR Preview" w:date="2026-01-01T00:00:00Z">
        <w:r>
          <w:t xml:space="preserve">be an</w:t>
        </w:r>
      </w:ins>
      <w:ins w:id="299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300" w:author="PR Preview" w:date="2026-01-01T00:00:00Z">
        <w:r>
          <w:t xml:space="preserve"> </w:t>
        </w:r>
      </w:ins>
      <w:ins w:id="301" w:author="PR Preview" w:date="2026-01-01T00:00:00Z">
        <w:r>
          <w:t xml:space="preserve">matrix with columns</w:t>
        </w:r>
      </w:ins>
      <w:ins w:id="302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ins w:id="303" w:author="PR Preview" w:date="2026-01-01T00:00:00Z">
        <w:r>
          <w:t xml:space="preserve"> </w:t>
        </w:r>
      </w:ins>
      <w:ins w:id="304" w:author="PR Preview" w:date="2026-01-01T00:00:00Z">
        <w:r>
          <w:t xml:space="preserve">and</w:t>
        </w:r>
      </w:ins>
      <w:ins w:id="305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306" w:author="PR Preview" w:date="2026-01-01T00:00:00Z">
        <w:r>
          <w:t xml:space="preserve"> </w:t>
        </w:r>
      </w:ins>
      <w:ins w:id="307" w:author="PR Preview" w:date="2026-01-01T00:00:00Z">
        <w:r>
          <w:t xml:space="preserve">an</w:t>
        </w:r>
      </w:ins>
      <w:ins w:id="308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q</m:t>
        </m:r>
      </m:oMath>
      <w:ins w:id="309" w:author="PR Preview" w:date="2026-01-01T00:00:00Z">
        <w:r>
          <w:t xml:space="preserve"> </w:t>
        </w:r>
      </w:ins>
      <w:ins w:id="310" w:author="PR Preview" w:date="2026-01-01T00:00:00Z">
        <w:r>
          <w:t xml:space="preserve">matrix with columns</w:t>
        </w:r>
      </w:ins>
      <w:ins w:id="311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q</m:t>
            </m:r>
          </m:sub>
        </m:sSub>
      </m:oMath>
      <w:ins w:id="312" w:author="PR Preview" w:date="2026-01-01T00:00:00Z">
        <w:r>
          <w:t xml:space="preserve">.</w:t>
        </w:r>
      </w:ins>
      <w:ins w:id="313" w:author="PR Preview" w:date="2026-01-01T00:00:00Z">
        <w:r>
          <w:t xml:space="preserve"> </w:t>
        </w:r>
      </w:ins>
      <w:ins w:id="314" w:author="PR Preview" w:date="2026-01-01T00:00:00Z">
        <w:r>
          <w:t xml:space="preserve">The</w:t>
        </w:r>
      </w:ins>
      <w:ins w:id="315" w:author="PR Preview" w:date="2026-01-01T00:00:00Z">
        <w:r>
          <w:t xml:space="preserve"> </w:t>
        </w:r>
      </w:ins>
      <w:ins w:id="316" w:author="PR Preview" w:date="2026-01-01T00:00:00Z">
        <w:r>
          <w:rPr>
            <w:b/>
            <w:bCs/>
          </w:rPr>
          <w:t xml:space="preserve">cross-product matrix</w:t>
        </w:r>
      </w:ins>
      <w:ins w:id="317" w:author="PR Preview" w:date="2026-01-01T00:00:00Z">
        <w:r>
          <w:t xml:space="preserve"> </w:t>
        </w:r>
      </w:ins>
      <w:ins w:id="318" w:author="PR Preview" w:date="2026-01-01T00:00:00Z">
        <w:r>
          <w:t xml:space="preserve">of</w:t>
        </w:r>
      </w:ins>
      <w:ins w:id="31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320" w:author="PR Preview" w:date="2026-01-01T00:00:00Z">
        <w:r>
          <w:t xml:space="preserve"> </w:t>
        </w:r>
      </w:ins>
      <w:ins w:id="321" w:author="PR Preview" w:date="2026-01-01T00:00:00Z">
        <w:r>
          <w:t xml:space="preserve">and</w:t>
        </w:r>
      </w:ins>
      <w:ins w:id="322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323" w:author="PR Preview" w:date="2026-01-01T00:00:00Z">
        <w:r>
          <w:t xml:space="preserve"> </w:t>
        </w:r>
      </w:ins>
      <w:ins w:id="324" w:author="PR Preview" w:date="2026-01-01T00:00:00Z">
        <w:r>
          <w:t xml:space="preserve">is the</w:t>
        </w:r>
      </w:ins>
      <w:ins w:id="325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×</m:t>
        </m:r>
        <m:r>
          <m:t>q</m:t>
        </m:r>
      </m:oMath>
      <w:ins w:id="326" w:author="PR Preview" w:date="2026-01-01T00:00:00Z">
        <w:r>
          <w:t xml:space="preserve"> </w:t>
        </w:r>
      </w:ins>
      <w:ins w:id="327" w:author="PR Preview" w:date="2026-01-01T00:00:00Z">
        <w:r>
          <w:t xml:space="preserve">matrix</w:t>
        </w:r>
      </w:ins>
      <w:ins w:id="328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ins w:id="329" w:author="PR Preview" w:date="2026-01-01T00:00:00Z">
        <w:r>
          <w:t xml:space="preserve">,</w:t>
        </w:r>
      </w:ins>
      <w:ins w:id="330" w:author="PR Preview" w:date="2026-01-01T00:00:00Z">
        <w:r>
          <w:t xml:space="preserve"> </w:t>
        </w:r>
      </w:ins>
      <w:ins w:id="331" w:author="PR Preview" w:date="2026-01-01T00:00:00Z">
        <w:r>
          <w:t xml:space="preserve">whose entry</w:t>
        </w:r>
      </w:ins>
      <w:ins w:id="33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ins w:id="333" w:author="PR Preview" w:date="2026-01-01T00:00:00Z">
        <w:r>
          <w:t xml:space="preserve"> </w:t>
        </w:r>
      </w:ins>
      <w:ins w:id="334" w:author="PR Preview" w:date="2026-01-01T00:00:00Z">
        <w:r>
          <w:t xml:space="preserve">is the dot product</w:t>
        </w:r>
      </w:ins>
      <w:ins w:id="335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j</m:t>
            </m:r>
          </m:sub>
        </m:sSub>
      </m:oMath>
      <w:ins w:id="336" w:author="PR Preview" w:date="2026-01-01T00:00:00Z">
        <w:r>
          <w:t xml:space="preserve">.</w:t>
        </w:r>
      </w:ins>
    </w:p>
    <w:bookmarkEnd w:id="28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29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×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0" w:name="exm-cross-product-matrix"/>
    <w:p>
      <w:pPr>
        <w:pStyle w:val="BodyText"/>
      </w:pPr>
      <w:r>
        <w:rPr>
          <w:b/>
          <w:bCs/>
        </w:rPr>
        <w:t xml:space="preserve">Example 6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0"/>
    <w:bookmarkStart w:id="31" w:name="def-gram-matrix"/>
    <w:p>
      <w:pPr>
        <w:pStyle w:val="FirstParagraph"/>
      </w:pPr>
      <w:del w:id="337" w:author="PR Preview" w:date="2026-01-01T00:00:00Z">
        <w:r>
          <w:rPr>
            <w:b/>
            <w:bCs/>
          </w:rPr>
          <w:delText xml:space="preserve">Definition 4 (Gram matrix)</w:delText>
        </w:r>
      </w:del>
      <w:del w:id="338" w:author="PR Preview" w:date="2026-01-01T00:00:00Z">
        <w:r>
          <w:delText xml:space="preserve"> </w:delText>
        </w:r>
      </w:del>
      <w:del w:id="339" w:author="PR Preview" w:date="2026-01-01T00:00:00Z">
        <w:r>
          <w:delText xml:space="preserve">The</w:delText>
        </w:r>
      </w:del>
      <w:del w:id="340" w:author="PR Preview" w:date="2026-01-01T00:00:00Z">
        <w:r>
          <w:delText xml:space="preserve"> </w:delText>
        </w:r>
      </w:del>
      <w:del w:id="341" w:author="PR Preview" w:date="2026-01-01T00:00:00Z">
        <w:r>
          <w:rPr>
            <w:b/>
            <w:bCs/>
          </w:rPr>
          <w:delText xml:space="preserve">Gram matrix</w:delText>
        </w:r>
      </w:del>
      <w:del w:id="342" w:author="PR Preview" w:date="2026-01-01T00:00:00Z">
        <w:r>
          <w:delText xml:space="preserve"> </w:delText>
        </w:r>
      </w:del>
      <w:del w:id="343" w:author="PR Preview" w:date="2026-01-01T00:00:00Z">
        <w:r>
          <w:delText xml:space="preserve">of an</w:delText>
        </w:r>
      </w:del>
      <w:del w:id="344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n</m:t>
        </m:r>
      </m:oMath>
      <w:del w:id="345" w:author="PR Preview" w:date="2026-01-01T00:00:00Z">
        <w:r>
          <w:delText xml:space="preserve"> </w:delText>
        </w:r>
      </w:del>
      <w:del w:id="346" w:author="PR Preview" w:date="2026-01-01T00:00:00Z">
        <w:r>
          <w:delText xml:space="preserve">matrix</w:delText>
        </w:r>
      </w:del>
      <w:del w:id="347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348" w:author="PR Preview" w:date="2026-01-01T00:00:00Z">
        <w:r>
          <w:delText xml:space="preserve"> </w:delText>
        </w:r>
      </w:del>
      <w:del w:id="349" w:author="PR Preview" w:date="2026-01-01T00:00:00Z">
        <w:r>
          <w:delText xml:space="preserve">is the</w:delText>
        </w:r>
      </w:del>
      <w:del w:id="350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×</m:t>
        </m:r>
        <m:r>
          <m:t>n</m:t>
        </m:r>
      </m:oMath>
      <w:del w:id="351" w:author="PR Preview" w:date="2026-01-01T00:00:00Z">
        <w:r>
          <w:delText xml:space="preserve"> </w:delText>
        </w:r>
      </w:del>
      <w:del w:id="352" w:author="PR Preview" w:date="2026-01-01T00:00:00Z">
        <w:r>
          <w:delText xml:space="preserve">matrix</w:delText>
        </w:r>
      </w:del>
      <w:del w:id="353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del w:id="354" w:author="PR Preview" w:date="2026-01-01T00:00:00Z">
        <w:r>
          <w:delText xml:space="preserve">,</w:delText>
        </w:r>
      </w:del>
      <w:del w:id="355" w:author="PR Preview" w:date="2026-01-01T00:00:00Z">
        <w:r>
          <w:delText xml:space="preserve"> </w:delText>
        </w:r>
      </w:del>
      <w:del w:id="356" w:author="PR Preview" w:date="2026-01-01T00:00:00Z">
        <w:r>
          <w:delText xml:space="preserve">the</w:delText>
        </w:r>
      </w:del>
      <w:del w:id="357" w:author="PR Preview" w:date="2026-01-01T00:00:00Z">
        <w:r>
          <w:delText xml:space="preserve"> </w:delText>
        </w:r>
      </w:del>
      <w:hyperlink w:anchor="def-cross-product-matrix">
        <w:del w:id="358" w:author="PR Preview" w:date="2026-01-01T00:00:00Z">
          <w:r>
            <w:rPr>
              <w:rStyle w:val="Hyperlink"/>
            </w:rPr>
            <w:delText xml:space="preserve">cross-product matrix</w:delText>
          </w:r>
        </w:del>
      </w:hyperlink>
      <w:del w:id="359" w:author="PR Preview" w:date="2026-01-01T00:00:00Z">
        <w:r>
          <w:delText xml:space="preserve"> </w:delText>
        </w:r>
      </w:del>
      <w:del w:id="360" w:author="PR Preview" w:date="2026-01-01T00:00:00Z">
        <w:r>
          <w:delText xml:space="preserve">of</w:delText>
        </w:r>
      </w:del>
      <w:del w:id="361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362" w:author="PR Preview" w:date="2026-01-01T00:00:00Z">
        <w:r>
          <w:delText xml:space="preserve"> </w:delText>
        </w:r>
      </w:del>
      <w:del w:id="363" w:author="PR Preview" w:date="2026-01-01T00:00:00Z">
        <w:r>
          <w:delText xml:space="preserve">with itself.</w:delText>
        </w:r>
      </w:del>
    </w:p>
    <w:p>
      <w:pPr>
        <w:pStyle w:val="FirstParagraph"/>
      </w:pPr>
      <w:ins w:id="364" w:author="PR Preview" w:date="2026-01-01T00:00:00Z">
        <w:r>
          <w:rPr>
            <w:b/>
            <w:bCs/>
          </w:rPr>
          <w:t xml:space="preserve">Definition 6 (Gram matrix)</w:t>
        </w:r>
      </w:ins>
      <w:ins w:id="365" w:author="PR Preview" w:date="2026-01-01T00:00:00Z">
        <w:r>
          <w:t xml:space="preserve"> </w:t>
        </w:r>
      </w:ins>
      <w:ins w:id="366" w:author="PR Preview" w:date="2026-01-01T00:00:00Z">
        <w:r>
          <w:t xml:space="preserve">The</w:t>
        </w:r>
      </w:ins>
      <w:ins w:id="367" w:author="PR Preview" w:date="2026-01-01T00:00:00Z">
        <w:r>
          <w:t xml:space="preserve"> </w:t>
        </w:r>
      </w:ins>
      <w:ins w:id="368" w:author="PR Preview" w:date="2026-01-01T00:00:00Z">
        <w:r>
          <w:rPr>
            <w:b/>
            <w:bCs/>
          </w:rPr>
          <w:t xml:space="preserve">Gram matrix</w:t>
        </w:r>
      </w:ins>
      <w:ins w:id="369" w:author="PR Preview" w:date="2026-01-01T00:00:00Z">
        <w:r>
          <w:t xml:space="preserve"> </w:t>
        </w:r>
      </w:ins>
      <w:ins w:id="370" w:author="PR Preview" w:date="2026-01-01T00:00:00Z">
        <w:r>
          <w:t xml:space="preserve">of an</w:t>
        </w:r>
      </w:ins>
      <w:ins w:id="371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372" w:author="PR Preview" w:date="2026-01-01T00:00:00Z">
        <w:r>
          <w:t xml:space="preserve"> </w:t>
        </w:r>
      </w:ins>
      <w:ins w:id="373" w:author="PR Preview" w:date="2026-01-01T00:00:00Z">
        <w:r>
          <w:t xml:space="preserve">matrix</w:t>
        </w:r>
      </w:ins>
      <w:ins w:id="374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375" w:author="PR Preview" w:date="2026-01-01T00:00:00Z">
        <w:r>
          <w:t xml:space="preserve"> </w:t>
        </w:r>
      </w:ins>
      <w:ins w:id="376" w:author="PR Preview" w:date="2026-01-01T00:00:00Z">
        <w:r>
          <w:t xml:space="preserve">is the</w:t>
        </w:r>
      </w:ins>
      <w:ins w:id="377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×</m:t>
        </m:r>
        <m:r>
          <m:t>n</m:t>
        </m:r>
      </m:oMath>
      <w:ins w:id="378" w:author="PR Preview" w:date="2026-01-01T00:00:00Z">
        <w:r>
          <w:t xml:space="preserve"> </w:t>
        </w:r>
      </w:ins>
      <w:ins w:id="379" w:author="PR Preview" w:date="2026-01-01T00:00:00Z">
        <w:r>
          <w:t xml:space="preserve">matrix</w:t>
        </w:r>
      </w:ins>
      <w:ins w:id="380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ins w:id="381" w:author="PR Preview" w:date="2026-01-01T00:00:00Z">
        <w:r>
          <w:t xml:space="preserve">,</w:t>
        </w:r>
      </w:ins>
      <w:ins w:id="382" w:author="PR Preview" w:date="2026-01-01T00:00:00Z">
        <w:r>
          <w:t xml:space="preserve"> </w:t>
        </w:r>
      </w:ins>
      <w:ins w:id="383" w:author="PR Preview" w:date="2026-01-01T00:00:00Z">
        <w:r>
          <w:t xml:space="preserve">the</w:t>
        </w:r>
      </w:ins>
      <w:ins w:id="384" w:author="PR Preview" w:date="2026-01-01T00:00:00Z">
        <w:r>
          <w:t xml:space="preserve"> </w:t>
        </w:r>
      </w:ins>
      <w:hyperlink w:anchor="def-cross-product-matrix">
        <w:ins w:id="385" w:author="PR Preview" w:date="2026-01-01T00:00:00Z">
          <w:r>
            <w:rPr>
              <w:rStyle w:val="Hyperlink"/>
            </w:rPr>
            <w:t xml:space="preserve">cross-product matrix</w:t>
          </w:r>
        </w:ins>
      </w:hyperlink>
      <w:ins w:id="386" w:author="PR Preview" w:date="2026-01-01T00:00:00Z">
        <w:r>
          <w:t xml:space="preserve"> </w:t>
        </w:r>
      </w:ins>
      <w:ins w:id="387" w:author="PR Preview" w:date="2026-01-01T00:00:00Z">
        <w:r>
          <w:t xml:space="preserve">of</w:t>
        </w:r>
      </w:ins>
      <w:ins w:id="388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389" w:author="PR Preview" w:date="2026-01-01T00:00:00Z">
        <w:r>
          <w:t xml:space="preserve"> </w:t>
        </w:r>
      </w:ins>
      <w:ins w:id="390" w:author="PR Preview" w:date="2026-01-01T00:00:00Z">
        <w:r>
          <w:t xml:space="preserve">with itself.</w:t>
        </w:r>
      </w:ins>
    </w:p>
    <w:bookmarkEnd w:id="31"/>
    <w:bookmarkStart w:id="32" w:name="exm-gram-matrix"/>
    <w:p>
      <w:pPr>
        <w:pStyle w:val="BodyText"/>
      </w:pPr>
      <w:r>
        <w:rPr>
          <w:b/>
          <w:bCs/>
        </w:rPr>
        <w:t xml:space="preserve">Example 7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2"/>
    <w:bookmarkStart w:id="35" w:name="thm-gram-properties"/>
    <w:p>
      <w:pPr>
        <w:pStyle w:val="BodyText"/>
      </w:pPr>
      <w:del w:id="391" w:author="PR Preview" w:date="2026-01-01T00:00:00Z">
        <w:r>
          <w:rPr>
            <w:b/>
            <w:bCs/>
          </w:rPr>
          <w:delText xml:space="preserve">Theorem 4 (Entries and symmetry of a Gram matrix)</w:delText>
        </w:r>
      </w:del>
      <w:del w:id="392" w:author="PR Preview" w:date="2026-01-01T00:00:00Z">
        <w:r>
          <w:delText xml:space="preserve"> </w:delText>
        </w:r>
      </w:del>
      <w:del w:id="393" w:author="PR Preview" w:date="2026-01-01T00:00:00Z">
        <w:r>
          <w:delText xml:space="preserve">Let</w:delText>
        </w:r>
      </w:del>
      <w:del w:id="394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395" w:author="PR Preview" w:date="2026-01-01T00:00:00Z">
        <w:r>
          <w:delText xml:space="preserve"> </w:delText>
        </w:r>
      </w:del>
      <w:del w:id="396" w:author="PR Preview" w:date="2026-01-01T00:00:00Z">
        <w:r>
          <w:delText xml:space="preserve">be an</w:delText>
        </w:r>
      </w:del>
      <w:del w:id="397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n</m:t>
        </m:r>
      </m:oMath>
      <w:del w:id="398" w:author="PR Preview" w:date="2026-01-01T00:00:00Z">
        <w:r>
          <w:delText xml:space="preserve"> </w:delText>
        </w:r>
      </w:del>
      <w:del w:id="399" w:author="PR Preview" w:date="2026-01-01T00:00:00Z">
        <w:r>
          <w:delText xml:space="preserve">matrix with columns</w:delText>
        </w:r>
      </w:del>
      <w:del w:id="400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del w:id="401" w:author="PR Preview" w:date="2026-01-01T00:00:00Z">
        <w:r>
          <w:delText xml:space="preserve">,</w:delText>
        </w:r>
      </w:del>
      <w:del w:id="402" w:author="PR Preview" w:date="2026-01-01T00:00:00Z">
        <w:r>
          <w:delText xml:space="preserve"> </w:delText>
        </w:r>
      </w:del>
      <w:del w:id="403" w:author="PR Preview" w:date="2026-01-01T00:00:00Z">
        <w:r>
          <w:delText xml:space="preserve">and let</w:delText>
        </w:r>
      </w:del>
      <w:del w:id="404" w:author="PR Preview" w:date="2026-01-01T00:00:00Z">
        <w:r>
          <w:delText xml:space="preserve"> </w:delText>
        </w:r>
      </w:del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del w:id="405" w:author="PR Preview" w:date="2026-01-01T00:00:00Z">
        <w:r>
          <w:delText xml:space="preserve"> </w:delText>
        </w:r>
      </w:del>
      <w:del w:id="406" w:author="PR Preview" w:date="2026-01-01T00:00:00Z">
        <w:r>
          <w:delText xml:space="preserve">(</w:delText>
        </w:r>
      </w:del>
      <w:hyperlink w:anchor="def-gram-matrix">
        <w:del w:id="407" w:author="PR Preview" w:date="2026-01-01T00:00:00Z">
          <w:r>
            <w:rPr>
              <w:rStyle w:val="Hyperlink"/>
            </w:rPr>
            <w:delText xml:space="preserve">Definition 4</w:delText>
          </w:r>
        </w:del>
      </w:hyperlink>
      <w:del w:id="408" w:author="PR Preview" w:date="2026-01-01T00:00:00Z">
        <w:r>
          <w:delText xml:space="preserve">).</w:delText>
        </w:r>
      </w:del>
    </w:p>
    <w:p>
      <w:pPr>
        <w:pStyle w:val="BodyText"/>
      </w:pPr>
      <w:ins w:id="409" w:author="PR Preview" w:date="2026-01-01T00:00:00Z">
        <w:r>
          <w:rPr>
            <w:b/>
            <w:bCs/>
          </w:rPr>
          <w:t xml:space="preserve">Theorem 4 (Entries and symmetry of a Gram matrix)</w:t>
        </w:r>
      </w:ins>
      <w:ins w:id="410" w:author="PR Preview" w:date="2026-01-01T00:00:00Z">
        <w:r>
          <w:t xml:space="preserve"> </w:t>
        </w:r>
      </w:ins>
      <w:ins w:id="411" w:author="PR Preview" w:date="2026-01-01T00:00:00Z">
        <w:r>
          <w:t xml:space="preserve">Let</w:t>
        </w:r>
      </w:ins>
      <w:ins w:id="41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413" w:author="PR Preview" w:date="2026-01-01T00:00:00Z">
        <w:r>
          <w:t xml:space="preserve"> </w:t>
        </w:r>
      </w:ins>
      <w:ins w:id="414" w:author="PR Preview" w:date="2026-01-01T00:00:00Z">
        <w:r>
          <w:t xml:space="preserve">be an</w:t>
        </w:r>
      </w:ins>
      <w:ins w:id="415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416" w:author="PR Preview" w:date="2026-01-01T00:00:00Z">
        <w:r>
          <w:t xml:space="preserve"> </w:t>
        </w:r>
      </w:ins>
      <w:ins w:id="417" w:author="PR Preview" w:date="2026-01-01T00:00:00Z">
        <w:r>
          <w:t xml:space="preserve">matrix with columns</w:t>
        </w:r>
      </w:ins>
      <w:ins w:id="418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ins w:id="419" w:author="PR Preview" w:date="2026-01-01T00:00:00Z">
        <w:r>
          <w:t xml:space="preserve">,</w:t>
        </w:r>
      </w:ins>
      <w:ins w:id="420" w:author="PR Preview" w:date="2026-01-01T00:00:00Z">
        <w:r>
          <w:t xml:space="preserve"> </w:t>
        </w:r>
      </w:ins>
      <w:ins w:id="421" w:author="PR Preview" w:date="2026-01-01T00:00:00Z">
        <w:r>
          <w:t xml:space="preserve">and let</w:t>
        </w:r>
      </w:ins>
      <w:ins w:id="422" w:author="PR Preview" w:date="2026-01-01T00:00:00Z">
        <w:r>
          <w:t xml:space="preserve"> </w:t>
        </w:r>
      </w:ins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ins w:id="423" w:author="PR Preview" w:date="2026-01-01T00:00:00Z">
        <w:r>
          <w:t xml:space="preserve"> </w:t>
        </w:r>
      </w:ins>
      <w:ins w:id="424" w:author="PR Preview" w:date="2026-01-01T00:00:00Z">
        <w:r>
          <w:t xml:space="preserve">(</w:t>
        </w:r>
      </w:ins>
      <w:hyperlink w:anchor="def-gram-matrix">
        <w:ins w:id="425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426" w:author="PR Preview" w:date="2026-01-01T00:00:00Z">
        <w:r>
          <w:t xml:space="preserve">).</w:t>
        </w:r>
      </w:ins>
    </w:p>
    <w:p>
      <w:pPr>
        <w:pStyle w:val="Compact"/>
        <w:numPr>
          <w:ilvl w:val="0"/>
          <w:numId w:val="1001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3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G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4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squared norm is nonnegative)</m:t>
              </m:r>
            </m:e>
          </m:eqArr>
        </m:oMath>
      </m:oMathPara>
    </w:p>
    <w:bookmarkStart w:id="37" w:name="exm-gram-properties"/>
    <w:p>
      <w:pPr>
        <w:pStyle w:val="FirstParagraph"/>
      </w:pPr>
      <w:r>
        <w:rPr>
          <w:b/>
          <w:bCs/>
        </w:rPr>
        <w:t xml:space="preserve">Example 8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36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37"/>
    <w:bookmarkStart w:id="38" w:name="thm-null-gram"/>
    <w:p>
      <w:pPr>
        <w:pStyle w:val="BodyText"/>
      </w:pPr>
      <w:r>
        <w:rPr>
          <w:b/>
          <w:bCs/>
        </w:rPr>
        <w:t xml:space="preserve">Theorem 5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</w:p>
    <w:bookmarkStart w:id="39" w:name="exm-null-gram"/>
    <w:p>
      <w:pPr>
        <w:pStyle w:val="BodyText"/>
      </w:pPr>
      <w:r>
        <w:rPr>
          <w:b/>
          <w:bCs/>
        </w:rPr>
        <w:t xml:space="preserve">Example 9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39"/>
    <w:bookmarkEnd w:id="40"/>
    <w:bookmarkStart w:id="99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4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5" w:name="thm-rank-dim"/>
    <w:p>
      <w:pPr>
        <w:pStyle w:val="BodyText"/>
      </w:pPr>
      <w:r>
        <w:rPr>
          <w:b/>
          <w:bCs/>
        </w:rPr>
        <w:t xml:space="preserve">Theorem 6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0" w:name="exm-rank-dim"/>
    <w:p>
      <w:pPr>
        <w:pStyle w:val="BodyText"/>
      </w:pPr>
      <w:r>
        <w:rPr>
          <w:b/>
          <w:bCs/>
        </w:rPr>
        <w:t xml:space="preserve">Example 10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0"/>
    <w:bookmarkStart w:id="51" w:name="def-nullity"/>
    <w:p>
      <w:pPr>
        <w:pStyle w:val="BodyText"/>
      </w:pPr>
      <w:del w:id="427" w:author="PR Preview" w:date="2026-01-01T00:00:00Z">
        <w:r>
          <w:rPr>
            <w:b/>
            <w:bCs/>
          </w:rPr>
          <w:delText xml:space="preserve">Definition 5 (Nullity)</w:delText>
        </w:r>
      </w:del>
      <w:del w:id="428" w:author="PR Preview" w:date="2026-01-01T00:00:00Z">
        <w:r>
          <w:delText xml:space="preserve"> </w:delText>
        </w:r>
      </w:del>
      <w:del w:id="429" w:author="PR Preview" w:date="2026-01-01T00:00:00Z">
        <w:r>
          <w:delText xml:space="preserve">The</w:delText>
        </w:r>
      </w:del>
      <w:del w:id="430" w:author="PR Preview" w:date="2026-01-01T00:00:00Z">
        <w:r>
          <w:delText xml:space="preserve"> </w:delText>
        </w:r>
      </w:del>
      <w:del w:id="431" w:author="PR Preview" w:date="2026-01-01T00:00:00Z">
        <w:r>
          <w:rPr>
            <w:b/>
            <w:bCs/>
          </w:rPr>
          <w:delText xml:space="preserve">nullity</w:delText>
        </w:r>
      </w:del>
      <w:del w:id="432" w:author="PR Preview" w:date="2026-01-01T00:00:00Z">
        <w:r>
          <w:delText xml:space="preserve"> </w:delText>
        </w:r>
      </w:del>
      <w:del w:id="433" w:author="PR Preview" w:date="2026-01-01T00:00:00Z">
        <w:r>
          <w:delText xml:space="preserve">of a matrix</w:delText>
        </w:r>
      </w:del>
      <w:del w:id="434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435" w:author="PR Preview" w:date="2026-01-01T00:00:00Z">
        <w:r>
          <w:delText xml:space="preserve"> </w:delText>
        </w:r>
      </w:del>
      <w:del w:id="436" w:author="PR Preview" w:date="2026-01-01T00:00:00Z">
        <w:r>
          <w:delText xml:space="preserve">is</w:delText>
        </w:r>
      </w:del>
      <w:del w:id="437" w:author="PR Preview" w:date="2026-01-01T00:00:00Z">
        <w:r>
          <w:delText xml:space="preserve"> </w:delText>
        </w:r>
      </w:del>
      <w:del w:id="438" w:author="PR Preview" w:date="2026-01-01T00:00:00Z">
        <w:r>
          <w:delText xml:space="preserve">the dimension of its null space (</w:delText>
        </w:r>
      </w:del>
      <w:hyperlink w:anchor="def-null-space">
        <w:del w:id="439" w:author="PR Preview" w:date="2026-01-01T00:00:00Z">
          <w:r>
            <w:rPr>
              <w:rStyle w:val="Hyperlink"/>
            </w:rPr>
            <w:delText xml:space="preserve">Definition 2</w:delText>
          </w:r>
        </w:del>
      </w:hyperlink>
      <w:del w:id="440" w:author="PR Preview" w:date="2026-01-01T00:00:00Z">
        <w:r>
          <w:delText xml:space="preserve">):</w:delText>
        </w:r>
      </w:del>
    </w:p>
    <w:p>
      <w:pPr>
        <w:pStyle w:val="BodyText"/>
      </w:pPr>
      <w:ins w:id="441" w:author="PR Preview" w:date="2026-01-01T00:00:00Z">
        <w:r>
          <w:rPr>
            <w:b/>
            <w:bCs/>
          </w:rPr>
          <w:t xml:space="preserve">Definition 7 (Nullity)</w:t>
        </w:r>
      </w:ins>
      <w:ins w:id="442" w:author="PR Preview" w:date="2026-01-01T00:00:00Z">
        <w:r>
          <w:t xml:space="preserve"> </w:t>
        </w:r>
      </w:ins>
      <w:ins w:id="443" w:author="PR Preview" w:date="2026-01-01T00:00:00Z">
        <w:r>
          <w:t xml:space="preserve">The</w:t>
        </w:r>
      </w:ins>
      <w:ins w:id="444" w:author="PR Preview" w:date="2026-01-01T00:00:00Z">
        <w:r>
          <w:t xml:space="preserve"> </w:t>
        </w:r>
      </w:ins>
      <w:ins w:id="445" w:author="PR Preview" w:date="2026-01-01T00:00:00Z">
        <w:r>
          <w:rPr>
            <w:b/>
            <w:bCs/>
          </w:rPr>
          <w:t xml:space="preserve">nullity</w:t>
        </w:r>
      </w:ins>
      <w:ins w:id="446" w:author="PR Preview" w:date="2026-01-01T00:00:00Z">
        <w:r>
          <w:t xml:space="preserve"> </w:t>
        </w:r>
      </w:ins>
      <w:ins w:id="447" w:author="PR Preview" w:date="2026-01-01T00:00:00Z">
        <w:r>
          <w:t xml:space="preserve">of a matrix</w:t>
        </w:r>
      </w:ins>
      <w:ins w:id="448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449" w:author="PR Preview" w:date="2026-01-01T00:00:00Z">
        <w:r>
          <w:t xml:space="preserve"> </w:t>
        </w:r>
      </w:ins>
      <w:ins w:id="450" w:author="PR Preview" w:date="2026-01-01T00:00:00Z">
        <w:r>
          <w:t xml:space="preserve">is</w:t>
        </w:r>
      </w:ins>
      <w:ins w:id="451" w:author="PR Preview" w:date="2026-01-01T00:00:00Z">
        <w:r>
          <w:t xml:space="preserve"> </w:t>
        </w:r>
      </w:ins>
      <w:ins w:id="452" w:author="PR Preview" w:date="2026-01-01T00:00:00Z">
        <w:r>
          <w:t xml:space="preserve">the dimension of its null space (</w:t>
        </w:r>
      </w:ins>
      <w:hyperlink w:anchor="def-null-space">
        <w:ins w:id="453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454" w:author="PR Preview" w:date="2026-01-01T00:00:00Z">
        <w:r>
          <w:t xml:space="preserve">):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1"/>
    <w:bookmarkStart w:id="52" w:name="exm-nullity"/>
    <w:p>
      <w:pPr>
        <w:pStyle w:val="FirstParagraph"/>
      </w:pPr>
      <w:r>
        <w:rPr>
          <w:b/>
          <w:bCs/>
        </w:rPr>
        <w:t xml:space="preserve">Example 11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52"/>
    <w:bookmarkStart w:id="53" w:name="thm-rank-nullity"/>
    <w:p>
      <w:pPr>
        <w:pStyle w:val="BodyText"/>
      </w:pPr>
      <w:r>
        <w:rPr>
          <w:b/>
          <w:bCs/>
        </w:rPr>
        <w:t xml:space="preserve">Theorem 7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5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57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ν</m:t>
            </m:r>
          </m:sup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ν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ν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ν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ν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</m:eqArr>
        </m:oMath>
      </m:oMathPara>
    </w:p>
    <w:p>
      <w:pPr>
        <w:pStyle w:val="FirstParagraph"/>
      </w:pPr>
      <w:r>
        <w:t xml:space="preserve">a linear combination of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.</w:t>
      </w:r>
    </w:p>
    <w:bookmarkStart w:id="58" w:name="exm-rank-nullity"/>
    <w:p>
      <w:pPr>
        <w:pStyle w:val="BodyText"/>
      </w:pPr>
      <w:r>
        <w:rPr>
          <w:b/>
          <w:bCs/>
        </w:rPr>
        <w:t xml:space="preserve">Example 12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8"/>
    <w:bookmarkStart w:id="59" w:name="thm-rank-product"/>
    <w:p>
      <w:pPr>
        <w:pStyle w:val="BodyText"/>
      </w:pPr>
      <w:r>
        <w:rPr>
          <w:b/>
          <w:bCs/>
        </w:rPr>
        <w:t xml:space="preserve">Theorem 8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0" w:name="exm-rank-product"/>
    <w:p>
      <w:pPr>
        <w:pStyle w:val="FirstParagraph"/>
      </w:pPr>
      <w:r>
        <w:rPr>
          <w:b/>
          <w:bCs/>
        </w:rPr>
        <w:t xml:space="preserve">Example 13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0"/>
    <w:bookmarkStart w:id="61" w:name="thm-rank-transpose"/>
    <w:p>
      <w:pPr>
        <w:pStyle w:val="BodyText"/>
      </w:pPr>
      <w:r>
        <w:rPr>
          <w:b/>
          <w:bCs/>
        </w:rPr>
        <w:t xml:space="preserve">Theorem 9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1"/>
    <w:p>
      <w:pPr>
        <w:pStyle w:val="BodyText"/>
      </w:pPr>
      <w:del w:id="455" w:author="PR Preview" w:date="2026-01-01T00:00:00Z">
        <w:r>
          <w:rPr>
            <w:i/>
            <w:iCs/>
          </w:rPr>
          <w:delText xml:space="preserve">Proof</w:delText>
        </w:r>
      </w:del>
      <w:del w:id="456" w:author="PR Preview" w:date="2026-01-01T00:00:00Z">
        <w:r>
          <w:delText xml:space="preserve">. </w:delText>
        </w:r>
      </w:del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457" w:author="PR Preview" w:date="2026-01-01T00:00:00Z">
        <w:r>
          <w:rPr>
            <w:b/>
            <w:bCs/>
          </w:rPr>
          <w:delText xml:space="preserve">.</w:delText>
        </w:r>
      </w:del>
      <w:del w:id="458" w:author="PR Preview" w:date="2026-01-01T00:00:00Z">
        <w:r>
          <w:delText xml:space="preserve"> </w:delText>
        </w:r>
      </w:del>
      <w:del w:id="459" w:author="PR Preview" w:date="2026-01-01T00:00:00Z">
        <w:r>
          <w:delText xml:space="preserve">Both matrices have</w:delText>
        </w:r>
      </w:del>
      <w:del w:id="460" w:author="PR Preview" w:date="2026-01-01T00:00:00Z">
        <w:r>
          <w:delText xml:space="preserve"> </w:delText>
        </w:r>
      </w:del>
      <m:oMath>
        <m:r>
          <m:t>n</m:t>
        </m:r>
      </m:oMath>
      <w:del w:id="461" w:author="PR Preview" w:date="2026-01-01T00:00:00Z">
        <w:r>
          <w:delText xml:space="preserve"> </w:delText>
        </w:r>
      </w:del>
      <w:del w:id="462" w:author="PR Preview" w:date="2026-01-01T00:00:00Z">
        <w:r>
          <w:delText xml:space="preserve">columns,</w:delText>
        </w:r>
      </w:del>
      <w:del w:id="463" w:author="PR Preview" w:date="2026-01-01T00:00:00Z">
        <w:r>
          <w:delText xml:space="preserve"> </w:delText>
        </w:r>
      </w:del>
      <w:del w:id="464" w:author="PR Preview" w:date="2026-01-01T00:00:00Z">
        <w:r>
          <w:delText xml:space="preserve">and</w:delText>
        </w:r>
      </w:del>
      <w:del w:id="465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466" w:author="PR Preview" w:date="2026-01-01T00:00:00Z">
        <w:r>
          <w:delText xml:space="preserve"> </w:delText>
        </w:r>
      </w:del>
      <w:del w:id="467" w:author="PR Preview" w:date="2026-01-01T00:00:00Z">
        <w:r>
          <w:delText xml:space="preserve">(</w:delText>
        </w:r>
      </w:del>
      <w:hyperlink w:anchor="thm-null-gram">
        <w:del w:id="468" w:author="PR Preview" w:date="2026-01-01T00:00:00Z">
          <w:r>
            <w:rPr>
              <w:rStyle w:val="Hyperlink"/>
            </w:rPr>
            <w:delText xml:space="preserve">Theorem 5</w:delText>
          </w:r>
        </w:del>
      </w:hyperlink>
      <w:del w:id="469" w:author="PR Preview" w:date="2026-01-01T00:00:00Z">
        <w:r>
          <w:delText xml:space="preserve">),</w:delText>
        </w:r>
      </w:del>
      <w:del w:id="470" w:author="PR Preview" w:date="2026-01-01T00:00:00Z">
        <w:r>
          <w:delText xml:space="preserve"> </w:delText>
        </w:r>
      </w:del>
      <w:del w:id="471" w:author="PR Preview" w:date="2026-01-01T00:00:00Z">
        <w:r>
          <w:delText xml:space="preserve">so they have the same nullity (</w:delText>
        </w:r>
      </w:del>
      <w:hyperlink w:anchor="def-nullity">
        <w:del w:id="472" w:author="PR Preview" w:date="2026-01-01T00:00:00Z">
          <w:r>
            <w:rPr>
              <w:rStyle w:val="Hyperlink"/>
            </w:rPr>
            <w:delText xml:space="preserve">Definition 5</w:delText>
          </w:r>
        </w:del>
      </w:hyperlink>
      <w:del w:id="473" w:author="PR Preview" w:date="2026-01-01T00:00:00Z">
        <w:r>
          <w:delText xml:space="preserve">).</w:delText>
        </w:r>
      </w:del>
      <w:del w:id="474" w:author="PR Preview" w:date="2026-01-01T00:00:00Z">
        <w:r>
          <w:delText xml:space="preserve"> </w:delText>
        </w:r>
      </w:del>
      <w:del w:id="475" w:author="PR Preview" w:date="2026-01-01T00:00:00Z">
        <w:r>
          <w:delText xml:space="preserve">Then</w:delText>
        </w:r>
      </w:del>
    </w:p>
    <w:p>
      <w:pPr>
        <w:pStyle w:val="BodyText"/>
      </w:pPr>
      <w:ins w:id="476" w:author="PR Preview" w:date="2026-01-01T00:00:00Z">
        <w:r>
          <w:rPr>
            <w:i/>
            <w:iCs/>
          </w:rPr>
          <w:t xml:space="preserve">Proof</w:t>
        </w:r>
      </w:ins>
      <w:ins w:id="477" w:author="PR Preview" w:date="2026-01-01T00:00:00Z">
        <w:r>
          <w:t xml:space="preserve">.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478" w:author="PR Preview" w:date="2026-01-01T00:00:00Z">
        <w:r>
          <w:rPr>
            <w:b/>
            <w:bCs/>
          </w:rPr>
          <w:t xml:space="preserve">.</w:t>
        </w:r>
      </w:ins>
      <w:ins w:id="479" w:author="PR Preview" w:date="2026-01-01T00:00:00Z">
        <w:r>
          <w:t xml:space="preserve"> </w:t>
        </w:r>
      </w:ins>
      <w:ins w:id="480" w:author="PR Preview" w:date="2026-01-01T00:00:00Z">
        <w:r>
          <w:t xml:space="preserve">Both matrices have</w:t>
        </w:r>
      </w:ins>
      <w:ins w:id="481" w:author="PR Preview" w:date="2026-01-01T00:00:00Z">
        <w:r>
          <w:t xml:space="preserve"> </w:t>
        </w:r>
      </w:ins>
      <m:oMath>
        <m:r>
          <m:t>n</m:t>
        </m:r>
      </m:oMath>
      <w:ins w:id="482" w:author="PR Preview" w:date="2026-01-01T00:00:00Z">
        <w:r>
          <w:t xml:space="preserve"> </w:t>
        </w:r>
      </w:ins>
      <w:ins w:id="483" w:author="PR Preview" w:date="2026-01-01T00:00:00Z">
        <w:r>
          <w:t xml:space="preserve">columns,</w:t>
        </w:r>
      </w:ins>
      <w:ins w:id="484" w:author="PR Preview" w:date="2026-01-01T00:00:00Z">
        <w:r>
          <w:t xml:space="preserve"> </w:t>
        </w:r>
      </w:ins>
      <w:ins w:id="485" w:author="PR Preview" w:date="2026-01-01T00:00:00Z">
        <w:r>
          <w:t xml:space="preserve">and</w:t>
        </w:r>
      </w:ins>
      <w:ins w:id="486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487" w:author="PR Preview" w:date="2026-01-01T00:00:00Z">
        <w:r>
          <w:t xml:space="preserve"> </w:t>
        </w:r>
      </w:ins>
      <w:ins w:id="488" w:author="PR Preview" w:date="2026-01-01T00:00:00Z">
        <w:r>
          <w:t xml:space="preserve">(</w:t>
        </w:r>
      </w:ins>
      <w:hyperlink w:anchor="thm-null-gram">
        <w:ins w:id="489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490" w:author="PR Preview" w:date="2026-01-01T00:00:00Z">
        <w:r>
          <w:t xml:space="preserve">),</w:t>
        </w:r>
      </w:ins>
      <w:ins w:id="491" w:author="PR Preview" w:date="2026-01-01T00:00:00Z">
        <w:r>
          <w:t xml:space="preserve"> </w:t>
        </w:r>
      </w:ins>
      <w:ins w:id="492" w:author="PR Preview" w:date="2026-01-01T00:00:00Z">
        <w:r>
          <w:t xml:space="preserve">so they have the same nullity (</w:t>
        </w:r>
      </w:ins>
      <w:hyperlink w:anchor="def-nullity">
        <w:ins w:id="493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494" w:author="PR Preview" w:date="2026-01-01T00:00:00Z">
        <w:r>
          <w:t xml:space="preserve">).</w:t>
        </w:r>
      </w:ins>
      <w:ins w:id="495" w:author="PR Preview" w:date="2026-01-01T00:00:00Z">
        <w:r>
          <w:t xml:space="preserve"> </w:t>
        </w:r>
      </w:ins>
      <w:ins w:id="496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2" w:name="exm-rank-transpose"/>
    <w:p>
      <w:pPr>
        <w:pStyle w:val="BodyText"/>
      </w:pPr>
      <w:r>
        <w:rPr>
          <w:b/>
          <w:bCs/>
        </w:rPr>
        <w:t xml:space="preserve">Example 14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2"/>
    <w:bookmarkStart w:id="63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9</w:t>
        </w:r>
      </w:hyperlink>
      <w:r>
        <w:t xml:space="preserve">).</w:t>
      </w:r>
    </w:p>
    <w:bookmarkStart w:id="65" w:name="exm-rank-bound"/>
    <w:p>
      <w:pPr>
        <w:pStyle w:val="BodyText"/>
      </w:pPr>
      <w:r>
        <w:rPr>
          <w:b/>
          <w:bCs/>
        </w:rPr>
        <w:t xml:space="preserve">Example 15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4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5"/>
    <w:bookmarkStart w:id="68" w:name="def-affine-subspace"/>
    <w:p>
      <w:pPr>
        <w:pStyle w:val="BodyText"/>
      </w:pPr>
      <w:del w:id="497" w:author="PR Preview" w:date="2026-01-01T00:00:00Z">
        <w:r>
          <w:rPr>
            <w:b/>
            <w:bCs/>
          </w:rPr>
          <w:delText xml:space="preserve">Definition 6 (Affine subspace)</w:delText>
        </w:r>
      </w:del>
      <w:del w:id="498" w:author="PR Preview" w:date="2026-01-01T00:00:00Z">
        <w:r>
          <w:delText xml:space="preserve"> </w:delText>
        </w:r>
      </w:del>
      <w:del w:id="499" w:author="PR Preview" w:date="2026-01-01T00:00:00Z">
        <w:r>
          <w:delText xml:space="preserve">An</w:delText>
        </w:r>
      </w:del>
      <w:del w:id="500" w:author="PR Preview" w:date="2026-01-01T00:00:00Z">
        <w:r>
          <w:delText xml:space="preserve"> </w:delText>
        </w:r>
      </w:del>
      <w:del w:id="501" w:author="PR Preview" w:date="2026-01-01T00:00:00Z">
        <w:r>
          <w:rPr>
            <w:b/>
            <w:bCs/>
          </w:rPr>
          <w:delText xml:space="preserve">affine subspace</w:delText>
        </w:r>
      </w:del>
      <w:del w:id="502" w:author="PR Preview" w:date="2026-01-01T00:00:00Z">
        <w:r>
          <w:delText xml:space="preserve"> </w:delText>
        </w:r>
      </w:del>
      <w:del w:id="503" w:author="PR Preview" w:date="2026-01-01T00:00:00Z">
        <w:r>
          <w:delText xml:space="preserve">of</w:delText>
        </w:r>
      </w:del>
      <w:del w:id="504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505" w:author="PR Preview" w:date="2026-01-01T00:00:00Z">
        <w:r>
          <w:delText xml:space="preserve"> </w:delText>
        </w:r>
      </w:del>
      <w:del w:id="506" w:author="PR Preview" w:date="2026-01-01T00:00:00Z">
        <w:r>
          <w:delText xml:space="preserve">is a set of the form</w:delText>
        </w:r>
      </w:del>
    </w:p>
    <w:p>
      <w:pPr>
        <w:pStyle w:val="BodyText"/>
      </w:pPr>
      <w:ins w:id="507" w:author="PR Preview" w:date="2026-01-01T00:00:00Z">
        <w:r>
          <w:rPr>
            <w:b/>
            <w:bCs/>
          </w:rPr>
          <w:t xml:space="preserve">Definition 8 (Affine subspace)</w:t>
        </w:r>
      </w:ins>
      <w:ins w:id="508" w:author="PR Preview" w:date="2026-01-01T00:00:00Z">
        <w:r>
          <w:t xml:space="preserve"> </w:t>
        </w:r>
      </w:ins>
      <w:ins w:id="509" w:author="PR Preview" w:date="2026-01-01T00:00:00Z">
        <w:r>
          <w:t xml:space="preserve">An</w:t>
        </w:r>
      </w:ins>
      <w:ins w:id="510" w:author="PR Preview" w:date="2026-01-01T00:00:00Z">
        <w:r>
          <w:t xml:space="preserve"> </w:t>
        </w:r>
      </w:ins>
      <w:ins w:id="511" w:author="PR Preview" w:date="2026-01-01T00:00:00Z">
        <w:r>
          <w:rPr>
            <w:b/>
            <w:bCs/>
          </w:rPr>
          <w:t xml:space="preserve">affine subspace</w:t>
        </w:r>
      </w:ins>
      <w:ins w:id="512" w:author="PR Preview" w:date="2026-01-01T00:00:00Z">
        <w:r>
          <w:t xml:space="preserve"> </w:t>
        </w:r>
      </w:ins>
      <w:ins w:id="513" w:author="PR Preview" w:date="2026-01-01T00:00:00Z">
        <w:r>
          <w:t xml:space="preserve">of</w:t>
        </w:r>
      </w:ins>
      <w:ins w:id="514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515" w:author="PR Preview" w:date="2026-01-01T00:00:00Z">
        <w:r>
          <w:t xml:space="preserve"> </w:t>
        </w:r>
      </w:ins>
      <w:ins w:id="516" w:author="PR Preview" w:date="2026-01-01T00:00:00Z">
        <w:r>
          <w:t xml:space="preserve">is a set of the form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S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6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Definition 16 in Matrices</w:t>
        </w:r>
      </w:hyperlink>
      <w:r>
        <w:t xml:space="preserve">).</w:t>
      </w:r>
    </w:p>
    <w:bookmarkEnd w:id="68"/>
    <w:bookmarkStart w:id="70" w:name="exm-affine-subspace"/>
    <w:p>
      <w:pPr>
        <w:pStyle w:val="BodyText"/>
      </w:pPr>
      <w:r>
        <w:rPr>
          <w:b/>
          <w:bCs/>
        </w:rPr>
        <w:t xml:space="preserve">Example 16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69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70"/>
    <w:bookmarkStart w:id="73" w:name="thm-hyperplane-subspace"/>
    <w:p>
      <w:pPr>
        <w:pStyle w:val="BodyText"/>
      </w:pPr>
      <w:r>
        <w:rPr>
          <w:b/>
          <w:bCs/>
        </w:rPr>
        <w:t xml:space="preserve">Theorem 10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script"/>
            <m:sty m:val="p"/>
          </m:rPr>
          <m:t>H</m:t>
        </m:r>
      </m:oMath>
      <w:del w:id="517" w:author="PR Preview" w:date="2026-01-01T00:00:00Z">
        <w:r>
          <w:delText xml:space="preserve"> </w:delText>
        </w:r>
      </w:del>
      <w:del w:id="518" w:author="PR Preview" w:date="2026-01-01T00:00:00Z">
        <w:r>
          <w:delText xml:space="preserve">is not empty, and for any</w:delText>
        </w:r>
      </w:del>
      <w:del w:id="519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del w:id="520" w:author="PR Preview" w:date="2026-01-01T00:00:00Z">
        <w:r>
          <w:delText xml:space="preserve">,</w:delText>
        </w:r>
      </w:del>
      <w:del w:id="521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del w:id="522" w:author="PR Preview" w:date="2026-01-01T00:00:00Z">
        <w:r>
          <w:delText xml:space="preserve">,</w:delText>
        </w:r>
      </w:del>
      <w:del w:id="523" w:author="PR Preview" w:date="2026-01-01T00:00:00Z">
        <w:r>
          <w:delText xml:space="preserve"> </w:delText>
        </w:r>
      </w:del>
      <w:del w:id="524" w:author="PR Preview" w:date="2026-01-01T00:00:00Z">
        <w:r>
          <w:delText xml:space="preserve">so</w:delText>
        </w:r>
      </w:del>
      <w:del w:id="525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H</m:t>
        </m:r>
      </m:oMath>
      <w:del w:id="526" w:author="PR Preview" w:date="2026-01-01T00:00:00Z">
        <w:r>
          <w:delText xml:space="preserve"> </w:delText>
        </w:r>
      </w:del>
      <w:del w:id="527" w:author="PR Preview" w:date="2026-01-01T00:00:00Z">
        <w:r>
          <w:delText xml:space="preserve">is an affine subspace (</w:delText>
        </w:r>
      </w:del>
      <w:hyperlink w:anchor="def-affine-subspace">
        <w:del w:id="528" w:author="PR Preview" w:date="2026-01-01T00:00:00Z">
          <w:r>
            <w:rPr>
              <w:rStyle w:val="Hyperlink"/>
            </w:rPr>
            <w:delText xml:space="preserve">Definition 6</w:delText>
          </w:r>
        </w:del>
      </w:hyperlink>
      <w:del w:id="529" w:author="PR Preview" w:date="2026-01-01T00:00:00Z">
        <w:r>
          <w:delText xml:space="preserve">).</w:delText>
        </w:r>
      </w:del>
    </w:p>
    <w:p>
      <w:pPr>
        <w:pStyle w:val="Compact"/>
        <w:numPr>
          <w:ilvl w:val="0"/>
          <w:numId w:val="1002"/>
        </w:numPr>
      </w:pPr>
      <m:oMath>
        <m:r>
          <m:rPr>
            <m:scr m:val="script"/>
            <m:sty m:val="p"/>
          </m:rPr>
          <m:t>H</m:t>
        </m:r>
      </m:oMath>
      <w:ins w:id="530" w:author="PR Preview" w:date="2026-01-01T00:00:00Z">
        <w:r>
          <w:t xml:space="preserve"> </w:t>
        </w:r>
      </w:ins>
      <w:ins w:id="531" w:author="PR Preview" w:date="2026-01-01T00:00:00Z">
        <w:r>
          <w:t xml:space="preserve">is not empty, and for any</w:t>
        </w:r>
      </w:ins>
      <w:ins w:id="532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ins w:id="533" w:author="PR Preview" w:date="2026-01-01T00:00:00Z">
        <w:r>
          <w:t xml:space="preserve">,</w:t>
        </w:r>
      </w:ins>
      <w:ins w:id="534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ins w:id="535" w:author="PR Preview" w:date="2026-01-01T00:00:00Z">
        <w:r>
          <w:t xml:space="preserve">,</w:t>
        </w:r>
      </w:ins>
      <w:ins w:id="536" w:author="PR Preview" w:date="2026-01-01T00:00:00Z">
        <w:r>
          <w:t xml:space="preserve"> </w:t>
        </w:r>
      </w:ins>
      <w:ins w:id="537" w:author="PR Preview" w:date="2026-01-01T00:00:00Z">
        <w:r>
          <w:t xml:space="preserve">so</w:t>
        </w:r>
      </w:ins>
      <w:ins w:id="538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H</m:t>
        </m:r>
      </m:oMath>
      <w:ins w:id="539" w:author="PR Preview" w:date="2026-01-01T00:00:00Z">
        <w:r>
          <w:t xml:space="preserve"> </w:t>
        </w:r>
      </w:ins>
      <w:ins w:id="540" w:author="PR Preview" w:date="2026-01-01T00:00:00Z">
        <w:r>
          <w:t xml:space="preserve">is an affine subspace (</w:t>
        </w:r>
      </w:ins>
      <w:hyperlink w:anchor="def-affine-subspace">
        <w:ins w:id="541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542" w:author="PR Preview" w:date="2026-01-01T00:00:00Z">
        <w:r>
          <w:t xml:space="preserve">).</w:t>
        </w:r>
      </w:ins>
    </w:p>
    <w:p>
      <w:pPr>
        <w:pStyle w:val="Compact"/>
        <w:numPr>
          <w:ilvl w:val="0"/>
          <w:numId w:val="1002"/>
        </w:numPr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13 in Vectors</w:t>
        </w:r>
      </w:hyperlink>
      <w:r>
        <w:t xml:space="preserve">).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del w:id="543" w:author="PR Preview" w:date="2026-01-01T00:00:00Z">
        <w:r>
          <w:rPr>
            <w:b/>
            <w:bCs/>
          </w:rPr>
          <w:delText xml:space="preserve">Part 1.</w:delText>
        </w:r>
      </w:del>
      <w:del w:id="544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del w:id="545" w:author="PR Preview" w:date="2026-01-01T00:00:00Z">
        <w:r>
          <w:delText xml:space="preserve"> </w:delText>
        </w:r>
      </w:del>
      <w:del w:id="546" w:author="PR Preview" w:date="2026-01-01T00:00:00Z">
        <w:r>
          <w:delText xml:space="preserve">is the null space</w:delText>
        </w:r>
      </w:del>
      <w:del w:id="547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del w:id="548" w:author="PR Preview" w:date="2026-01-01T00:00:00Z">
        <w:r>
          <w:delText xml:space="preserve"> </w:delText>
        </w:r>
      </w:del>
      <w:del w:id="549" w:author="PR Preview" w:date="2026-01-01T00:00:00Z">
        <w:r>
          <w:delText xml:space="preserve">(</w:delText>
        </w:r>
      </w:del>
      <w:hyperlink w:anchor="def-null-space">
        <w:del w:id="550" w:author="PR Preview" w:date="2026-01-01T00:00:00Z">
          <w:r>
            <w:rPr>
              <w:rStyle w:val="Hyperlink"/>
            </w:rPr>
            <w:delText xml:space="preserve">Definition 2</w:delText>
          </w:r>
        </w:del>
      </w:hyperlink>
      <w:del w:id="551" w:author="PR Preview" w:date="2026-01-01T00:00:00Z">
        <w:r>
          <w:delText xml:space="preserve">),</w:delText>
        </w:r>
      </w:del>
      <w:del w:id="552" w:author="PR Preview" w:date="2026-01-01T00:00:00Z">
        <w:r>
          <w:delText xml:space="preserve"> </w:delText>
        </w:r>
      </w:del>
      <w:del w:id="553" w:author="PR Preview" w:date="2026-01-01T00:00:00Z">
        <w:r>
          <w:delText xml:space="preserve">so it is a subspace (</w:delText>
        </w:r>
      </w:del>
      <w:hyperlink w:anchor="thm-null-space-subspace">
        <w:del w:id="554" w:author="PR Preview" w:date="2026-01-01T00:00:00Z">
          <w:r>
            <w:rPr>
              <w:rStyle w:val="Hyperlink"/>
            </w:rPr>
            <w:delText xml:space="preserve">Theorem 2</w:delText>
          </w:r>
        </w:del>
      </w:hyperlink>
      <w:del w:id="555" w:author="PR Preview" w:date="2026-01-01T00:00:00Z">
        <w:r>
          <w:delText xml:space="preserve">).</w:delText>
        </w:r>
      </w:del>
      <w:del w:id="556" w:author="PR Preview" w:date="2026-01-01T00:00:00Z">
        <w:r>
          <w:delText xml:space="preserve"> </w:delText>
        </w:r>
      </w:del>
      <w:del w:id="557" w:author="PR Preview" w:date="2026-01-01T00:00:00Z">
        <w:r>
          <w:delText xml:space="preserve">The</w:delText>
        </w:r>
      </w:del>
      <w:del w:id="558" w:author="PR Preview" w:date="2026-01-01T00:00:00Z">
        <w:r>
          <w:delText xml:space="preserve"> </w:delText>
        </w:r>
      </w:del>
      <m:oMath>
        <m:r>
          <m:t>p</m:t>
        </m:r>
      </m:oMath>
      <w:del w:id="559" w:author="PR Preview" w:date="2026-01-01T00:00:00Z">
        <w:r>
          <w:delText xml:space="preserve"> </w:delText>
        </w:r>
      </w:del>
      <w:del w:id="560" w:author="PR Preview" w:date="2026-01-01T00:00:00Z">
        <w:r>
          <w:delText xml:space="preserve">columns of</w:delText>
        </w:r>
      </w:del>
      <w:del w:id="561" w:author="PR Preview" w:date="2026-01-01T00:00:00Z">
        <w:r>
          <w:delText xml:space="preserve"> </w:delText>
        </w:r>
      </w:del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del w:id="562" w:author="PR Preview" w:date="2026-01-01T00:00:00Z">
        <w:r>
          <w:delText xml:space="preserve"> </w:delText>
        </w:r>
      </w:del>
      <w:del w:id="563" w:author="PR Preview" w:date="2026-01-01T00:00:00Z">
        <w:r>
          <w:delText xml:space="preserve">are the numbers</w:delText>
        </w:r>
      </w:del>
      <w:del w:id="564" w:author="PR Preview" w:date="2026-01-01T00:00:00Z">
        <w:r>
          <w:delText xml:space="preserve"> </w:delText>
        </w:r>
      </w:del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del w:id="565" w:author="PR Preview" w:date="2026-01-01T00:00:00Z">
        <w:r>
          <w:delText xml:space="preserve">.</w:delText>
        </w:r>
      </w:del>
      <w:del w:id="566" w:author="PR Preview" w:date="2026-01-01T00:00:00Z">
        <w:r>
          <w:delText xml:space="preserve"> </w:delText>
        </w:r>
      </w:del>
      <w:del w:id="567" w:author="PR Preview" w:date="2026-01-01T00:00:00Z">
        <w:r>
          <w:delText xml:space="preserve">Some</w:delText>
        </w:r>
      </w:del>
      <w:del w:id="568" w:author="PR Preview" w:date="2026-01-01T00:00:00Z">
        <w:r>
          <w:delText xml:space="preserve"> </w:delText>
        </w:r>
      </w:del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del w:id="569" w:author="PR Preview" w:date="2026-01-01T00:00:00Z">
        <w:r>
          <w:delText xml:space="preserve">, because</w:delText>
        </w:r>
      </w:del>
      <w:del w:id="570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del w:id="571" w:author="PR Preview" w:date="2026-01-01T00:00:00Z">
        <w:r>
          <w:delText xml:space="preserve">,</w:delText>
        </w:r>
      </w:del>
      <w:del w:id="572" w:author="PR Preview" w:date="2026-01-01T00:00:00Z">
        <w:r>
          <w:delText xml:space="preserve"> </w:delText>
        </w:r>
      </w:del>
      <w:del w:id="573" w:author="PR Preview" w:date="2026-01-01T00:00:00Z">
        <w:r>
          <w:delText xml:space="preserve">and that column on its own is linearly independent (</w:delText>
        </w:r>
      </w:del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del w:id="574" w:author="PR Preview" w:date="2026-01-01T00:00:00Z">
        <w:r>
          <w:delText xml:space="preserve"> </w:delText>
        </w:r>
      </w:del>
      <w:del w:id="575" w:author="PR Preview" w:date="2026-01-01T00:00:00Z">
        <w:r>
          <w:delText xml:space="preserve">forces</w:delText>
        </w:r>
      </w:del>
      <w:del w:id="576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=</m:t>
        </m:r>
        <m:r>
          <m:t>0</m:t>
        </m:r>
      </m:oMath>
      <w:del w:id="577" w:author="PR Preview" w:date="2026-01-01T00:00:00Z">
        <w:r>
          <w:delText xml:space="preserve">),</w:delText>
        </w:r>
      </w:del>
      <w:del w:id="578" w:author="PR Preview" w:date="2026-01-01T00:00:00Z">
        <w:r>
          <w:delText xml:space="preserve"> </w:delText>
        </w:r>
      </w:del>
      <w:del w:id="579" w:author="PR Preview" w:date="2026-01-01T00:00:00Z">
        <w:r>
          <w:delText xml:space="preserve">so</w:delText>
        </w:r>
      </w:del>
      <w:del w:id="580" w:author="PR Preview" w:date="2026-01-01T00:00:00Z">
        <w:r>
          <w:delText xml:space="preserve"> </w:delText>
        </w:r>
      </w:del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del w:id="581" w:author="PR Preview" w:date="2026-01-01T00:00:00Z">
        <w:r>
          <w:delText xml:space="preserve"> </w:delText>
        </w:r>
      </w:del>
      <w:del w:id="582" w:author="PR Preview" w:date="2026-01-01T00:00:00Z">
        <w:r>
          <w:delText xml:space="preserve">(</w:delText>
        </w:r>
      </w:del>
      <w:hyperlink r:id="rId46">
        <w:del w:id="583" w:author="PR Preview" w:date="2026-01-01T00:00:00Z">
          <w:r>
            <w:rPr>
              <w:rStyle w:val="Hyperlink"/>
            </w:rPr>
            <w:delText xml:space="preserve">Definition 2 in Subspaces and Rank</w:delText>
          </w:r>
        </w:del>
      </w:hyperlink>
      <w:del w:id="584" w:author="PR Preview" w:date="2026-01-01T00:00:00Z">
        <w:r>
          <w:delText xml:space="preserve">);</w:delText>
        </w:r>
      </w:del>
      <w:del w:id="585" w:author="PR Preview" w:date="2026-01-01T00:00:00Z">
        <w:r>
          <w:delText xml:space="preserve"> </w:delText>
        </w:r>
      </w:del>
      <w:del w:id="586" w:author="PR Preview" w:date="2026-01-01T00:00:00Z">
        <w:r>
          <w:delText xml:space="preserve">and</w:delText>
        </w:r>
      </w:del>
      <w:del w:id="587" w:author="PR Preview" w:date="2026-01-01T00:00:00Z">
        <w:r>
          <w:delText xml:space="preserve"> </w:delText>
        </w:r>
      </w:del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del w:id="588" w:author="PR Preview" w:date="2026-01-01T00:00:00Z">
        <w:r>
          <w:delText xml:space="preserve"> </w:delText>
        </w:r>
      </w:del>
      <w:del w:id="589" w:author="PR Preview" w:date="2026-01-01T00:00:00Z">
        <w:r>
          <w:delText xml:space="preserve">(</w:delText>
        </w:r>
      </w:del>
      <w:hyperlink w:anchor="cor-rank-bound">
        <w:del w:id="590" w:author="PR Preview" w:date="2026-01-01T00:00:00Z">
          <w:r>
            <w:rPr>
              <w:rStyle w:val="Hyperlink"/>
            </w:rPr>
            <w:delText xml:space="preserve">Corollary 1</w:delText>
          </w:r>
        </w:del>
      </w:hyperlink>
      <w:del w:id="591" w:author="PR Preview" w:date="2026-01-01T00:00:00Z">
        <w:r>
          <w:delText xml:space="preserve">).</w:delText>
        </w:r>
      </w:del>
      <w:del w:id="592" w:author="PR Preview" w:date="2026-01-01T00:00:00Z">
        <w:r>
          <w:delText xml:space="preserve"> </w:delText>
        </w:r>
      </w:del>
      <w:del w:id="593" w:author="PR Preview" w:date="2026-01-01T00:00:00Z">
        <w:r>
          <w:delText xml:space="preserve">So</w:delText>
        </w:r>
      </w:del>
    </w:p>
    <w:p>
      <w:pPr>
        <w:pStyle w:val="BodyText"/>
      </w:pPr>
      <w:ins w:id="594" w:author="PR Preview" w:date="2026-01-01T00:00:00Z">
        <w:r>
          <w:rPr>
            <w:b/>
            <w:bCs/>
          </w:rPr>
          <w:t xml:space="preserve">Part 1.</w:t>
        </w:r>
      </w:ins>
      <w:ins w:id="595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ins w:id="596" w:author="PR Preview" w:date="2026-01-01T00:00:00Z">
        <w:r>
          <w:t xml:space="preserve"> </w:t>
        </w:r>
      </w:ins>
      <w:ins w:id="597" w:author="PR Preview" w:date="2026-01-01T00:00:00Z">
        <w:r>
          <w:t xml:space="preserve">is the null space</w:t>
        </w:r>
      </w:ins>
      <w:ins w:id="598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ins w:id="599" w:author="PR Preview" w:date="2026-01-01T00:00:00Z">
        <w:r>
          <w:t xml:space="preserve"> </w:t>
        </w:r>
      </w:ins>
      <w:ins w:id="600" w:author="PR Preview" w:date="2026-01-01T00:00:00Z">
        <w:r>
          <w:t xml:space="preserve">(</w:t>
        </w:r>
      </w:ins>
      <w:hyperlink w:anchor="def-null-space">
        <w:ins w:id="601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602" w:author="PR Preview" w:date="2026-01-01T00:00:00Z">
        <w:r>
          <w:t xml:space="preserve">),</w:t>
        </w:r>
      </w:ins>
      <w:ins w:id="603" w:author="PR Preview" w:date="2026-01-01T00:00:00Z">
        <w:r>
          <w:t xml:space="preserve"> </w:t>
        </w:r>
      </w:ins>
      <w:ins w:id="604" w:author="PR Preview" w:date="2026-01-01T00:00:00Z">
        <w:r>
          <w:t xml:space="preserve">so it is a subspace (</w:t>
        </w:r>
      </w:ins>
      <w:hyperlink w:anchor="thm-null-space-subspace">
        <w:ins w:id="605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606" w:author="PR Preview" w:date="2026-01-01T00:00:00Z">
        <w:r>
          <w:t xml:space="preserve">).</w:t>
        </w:r>
      </w:ins>
      <w:ins w:id="607" w:author="PR Preview" w:date="2026-01-01T00:00:00Z">
        <w:r>
          <w:t xml:space="preserve"> </w:t>
        </w:r>
      </w:ins>
      <w:ins w:id="608" w:author="PR Preview" w:date="2026-01-01T00:00:00Z">
        <w:r>
          <w:t xml:space="preserve">The</w:t>
        </w:r>
      </w:ins>
      <w:ins w:id="609" w:author="PR Preview" w:date="2026-01-01T00:00:00Z">
        <w:r>
          <w:t xml:space="preserve"> </w:t>
        </w:r>
      </w:ins>
      <m:oMath>
        <m:r>
          <m:t>p</m:t>
        </m:r>
      </m:oMath>
      <w:ins w:id="610" w:author="PR Preview" w:date="2026-01-01T00:00:00Z">
        <w:r>
          <w:t xml:space="preserve"> </w:t>
        </w:r>
      </w:ins>
      <w:ins w:id="611" w:author="PR Preview" w:date="2026-01-01T00:00:00Z">
        <w:r>
          <w:t xml:space="preserve">columns of</w:t>
        </w:r>
      </w:ins>
      <w:ins w:id="612" w:author="PR Preview" w:date="2026-01-01T00:00:00Z">
        <w:r>
          <w:t xml:space="preserve"> </w:t>
        </w:r>
      </w:ins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ins w:id="613" w:author="PR Preview" w:date="2026-01-01T00:00:00Z">
        <w:r>
          <w:t xml:space="preserve"> </w:t>
        </w:r>
      </w:ins>
      <w:ins w:id="614" w:author="PR Preview" w:date="2026-01-01T00:00:00Z">
        <w:r>
          <w:t xml:space="preserve">are the numbers</w:t>
        </w:r>
      </w:ins>
      <w:ins w:id="615" w:author="PR Preview" w:date="2026-01-01T00:00:00Z">
        <w:r>
          <w:t xml:space="preserve"> </w:t>
        </w:r>
      </w:ins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ins w:id="616" w:author="PR Preview" w:date="2026-01-01T00:00:00Z">
        <w:r>
          <w:t xml:space="preserve">.</w:t>
        </w:r>
      </w:ins>
      <w:ins w:id="617" w:author="PR Preview" w:date="2026-01-01T00:00:00Z">
        <w:r>
          <w:t xml:space="preserve"> </w:t>
        </w:r>
      </w:ins>
      <w:ins w:id="618" w:author="PR Preview" w:date="2026-01-01T00:00:00Z">
        <w:r>
          <w:t xml:space="preserve">Some</w:t>
        </w:r>
      </w:ins>
      <w:ins w:id="619" w:author="PR Preview" w:date="2026-01-01T00:00:00Z">
        <w:r>
          <w:t xml:space="preserve"> </w:t>
        </w:r>
      </w:ins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ins w:id="620" w:author="PR Preview" w:date="2026-01-01T00:00:00Z">
        <w:r>
          <w:t xml:space="preserve">, because</w:t>
        </w:r>
      </w:ins>
      <w:ins w:id="62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ins w:id="622" w:author="PR Preview" w:date="2026-01-01T00:00:00Z">
        <w:r>
          <w:t xml:space="preserve">,</w:t>
        </w:r>
      </w:ins>
      <w:ins w:id="623" w:author="PR Preview" w:date="2026-01-01T00:00:00Z">
        <w:r>
          <w:t xml:space="preserve"> </w:t>
        </w:r>
      </w:ins>
      <w:ins w:id="624" w:author="PR Preview" w:date="2026-01-01T00:00:00Z">
        <w:r>
          <w:t xml:space="preserve">and that column on its own is linearly independent (</w:t>
        </w:r>
      </w:ins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ins w:id="625" w:author="PR Preview" w:date="2026-01-01T00:00:00Z">
        <w:r>
          <w:t xml:space="preserve"> </w:t>
        </w:r>
      </w:ins>
      <w:ins w:id="626" w:author="PR Preview" w:date="2026-01-01T00:00:00Z">
        <w:r>
          <w:t xml:space="preserve">forces</w:t>
        </w:r>
      </w:ins>
      <w:ins w:id="627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0</m:t>
        </m:r>
      </m:oMath>
      <w:ins w:id="628" w:author="PR Preview" w:date="2026-01-01T00:00:00Z">
        <w:r>
          <w:t xml:space="preserve">),</w:t>
        </w:r>
      </w:ins>
      <w:ins w:id="629" w:author="PR Preview" w:date="2026-01-01T00:00:00Z">
        <w:r>
          <w:t xml:space="preserve"> </w:t>
        </w:r>
      </w:ins>
      <w:ins w:id="630" w:author="PR Preview" w:date="2026-01-01T00:00:00Z">
        <w:r>
          <w:t xml:space="preserve">so</w:t>
        </w:r>
      </w:ins>
      <w:ins w:id="631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ins w:id="632" w:author="PR Preview" w:date="2026-01-01T00:00:00Z">
        <w:r>
          <w:t xml:space="preserve"> </w:t>
        </w:r>
      </w:ins>
      <w:ins w:id="633" w:author="PR Preview" w:date="2026-01-01T00:00:00Z">
        <w:r>
          <w:t xml:space="preserve">(</w:t>
        </w:r>
      </w:ins>
      <w:hyperlink r:id="rId46">
        <w:ins w:id="634" w:author="PR Preview" w:date="2026-01-01T00:00:00Z">
          <w:r>
            <w:rPr>
              <w:rStyle w:val="Hyperlink"/>
            </w:rPr>
            <w:t xml:space="preserve">Definition 2 in Subspaces and Rank</w:t>
          </w:r>
        </w:ins>
      </w:hyperlink>
      <w:ins w:id="635" w:author="PR Preview" w:date="2026-01-01T00:00:00Z">
        <w:r>
          <w:t xml:space="preserve">);</w:t>
        </w:r>
      </w:ins>
      <w:ins w:id="636" w:author="PR Preview" w:date="2026-01-01T00:00:00Z">
        <w:r>
          <w:t xml:space="preserve"> </w:t>
        </w:r>
      </w:ins>
      <w:ins w:id="637" w:author="PR Preview" w:date="2026-01-01T00:00:00Z">
        <w:r>
          <w:t xml:space="preserve">and</w:t>
        </w:r>
      </w:ins>
      <w:ins w:id="638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ins w:id="639" w:author="PR Preview" w:date="2026-01-01T00:00:00Z">
        <w:r>
          <w:t xml:space="preserve"> </w:t>
        </w:r>
      </w:ins>
      <w:ins w:id="640" w:author="PR Preview" w:date="2026-01-01T00:00:00Z">
        <w:r>
          <w:t xml:space="preserve">(</w:t>
        </w:r>
      </w:ins>
      <w:hyperlink w:anchor="cor-rank-bound">
        <w:ins w:id="641" w:author="PR Preview" w:date="2026-01-01T00:00:00Z">
          <w:r>
            <w:rPr>
              <w:rStyle w:val="Hyperlink"/>
            </w:rPr>
            <w:t xml:space="preserve">Corollary 1</w:t>
          </w:r>
        </w:ins>
      </w:hyperlink>
      <w:ins w:id="642" w:author="PR Preview" w:date="2026-01-01T00:00:00Z">
        <w:r>
          <w:t xml:space="preserve">).</w:t>
        </w:r>
      </w:ins>
      <w:ins w:id="643" w:author="PR Preview" w:date="2026-01-01T00:00:00Z">
        <w:r>
          <w:t xml:space="preserve"> </w:t>
        </w:r>
      </w:ins>
      <w:ins w:id="644" w:author="PR Preview" w:date="2026-01-01T00:00:00Z">
        <w:r>
          <w:t xml:space="preserve">So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rank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w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9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del w:id="645" w:author="PR Preview" w:date="2026-01-01T00:00:00Z">
        <w:r>
          <w:delText xml:space="preserve">so</w:delText>
        </w:r>
      </w:del>
      <w:del w:id="646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del w:id="647" w:author="PR Preview" w:date="2026-01-01T00:00:00Z">
        <w:r>
          <w:delText xml:space="preserve"> </w:delText>
        </w:r>
      </w:del>
      <w:del w:id="648" w:author="PR Preview" w:date="2026-01-01T00:00:00Z">
        <w:r>
          <w:delText xml:space="preserve">exactly when</w:delText>
        </w:r>
      </w:del>
      <w:del w:id="649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del w:id="650" w:author="PR Preview" w:date="2026-01-01T00:00:00Z">
        <w:r>
          <w:delText xml:space="preserve">,</w:delText>
        </w:r>
      </w:del>
      <w:del w:id="651" w:author="PR Preview" w:date="2026-01-01T00:00:00Z">
        <w:r>
          <w:delText xml:space="preserve"> </w:delText>
        </w:r>
      </w:del>
      <w:del w:id="652" w:author="PR Preview" w:date="2026-01-01T00:00:00Z">
        <w:r>
          <w:delText xml:space="preserve">that is, exactly when</w:delText>
        </w:r>
      </w:del>
      <w:del w:id="653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del w:id="654" w:author="PR Preview" w:date="2026-01-01T00:00:00Z">
        <w:r>
          <w:delText xml:space="preserve"> </w:delText>
        </w:r>
      </w:del>
      <w:del w:id="655" w:author="PR Preview" w:date="2026-01-01T00:00:00Z">
        <w:r>
          <w:delText xml:space="preserve">with</w:delText>
        </w:r>
      </w:del>
      <w:del w:id="656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del w:id="657" w:author="PR Preview" w:date="2026-01-01T00:00:00Z">
        <w:r>
          <w:delText xml:space="preserve">.</w:delText>
        </w:r>
      </w:del>
      <w:del w:id="658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del w:id="659" w:author="PR Preview" w:date="2026-01-01T00:00:00Z">
        <w:r>
          <w:delText xml:space="preserve"> </w:delText>
        </w:r>
      </w:del>
      <w:del w:id="660" w:author="PR Preview" w:date="2026-01-01T00:00:00Z">
        <w:r>
          <w:delText xml:space="preserve">is a subspace (part 1),</w:delText>
        </w:r>
      </w:del>
      <w:del w:id="661" w:author="PR Preview" w:date="2026-01-01T00:00:00Z">
        <w:r>
          <w:delText xml:space="preserve"> </w:delText>
        </w:r>
      </w:del>
      <w:del w:id="662" w:author="PR Preview" w:date="2026-01-01T00:00:00Z">
        <w:r>
          <w:delText xml:space="preserve">so</w:delText>
        </w:r>
      </w:del>
      <w:del w:id="663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H</m:t>
        </m:r>
      </m:oMath>
      <w:del w:id="664" w:author="PR Preview" w:date="2026-01-01T00:00:00Z">
        <w:r>
          <w:delText xml:space="preserve"> </w:delText>
        </w:r>
      </w:del>
      <w:del w:id="665" w:author="PR Preview" w:date="2026-01-01T00:00:00Z">
        <w:r>
          <w:delText xml:space="preserve">has the form in</w:delText>
        </w:r>
      </w:del>
      <w:del w:id="666" w:author="PR Preview" w:date="2026-01-01T00:00:00Z">
        <w:r>
          <w:delText xml:space="preserve"> </w:delText>
        </w:r>
      </w:del>
      <w:hyperlink w:anchor="def-affine-subspace">
        <w:del w:id="667" w:author="PR Preview" w:date="2026-01-01T00:00:00Z">
          <w:r>
            <w:rPr>
              <w:rStyle w:val="Hyperlink"/>
            </w:rPr>
            <w:delText xml:space="preserve">Definition 6</w:delText>
          </w:r>
        </w:del>
      </w:hyperlink>
      <w:del w:id="668" w:author="PR Preview" w:date="2026-01-01T00:00:00Z">
        <w:r>
          <w:delText xml:space="preserve">.</w:delText>
        </w:r>
      </w:del>
    </w:p>
    <w:p>
      <w:pPr>
        <w:pStyle w:val="FirstParagraph"/>
      </w:pPr>
      <w:ins w:id="669" w:author="PR Preview" w:date="2026-01-01T00:00:00Z">
        <w:r>
          <w:t xml:space="preserve">so</w:t>
        </w:r>
      </w:ins>
      <w:ins w:id="67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ins w:id="671" w:author="PR Preview" w:date="2026-01-01T00:00:00Z">
        <w:r>
          <w:t xml:space="preserve"> </w:t>
        </w:r>
      </w:ins>
      <w:ins w:id="672" w:author="PR Preview" w:date="2026-01-01T00:00:00Z">
        <w:r>
          <w:t xml:space="preserve">exactly when</w:t>
        </w:r>
      </w:ins>
      <w:ins w:id="673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ins w:id="674" w:author="PR Preview" w:date="2026-01-01T00:00:00Z">
        <w:r>
          <w:t xml:space="preserve">,</w:t>
        </w:r>
      </w:ins>
      <w:ins w:id="675" w:author="PR Preview" w:date="2026-01-01T00:00:00Z">
        <w:r>
          <w:t xml:space="preserve"> </w:t>
        </w:r>
      </w:ins>
      <w:ins w:id="676" w:author="PR Preview" w:date="2026-01-01T00:00:00Z">
        <w:r>
          <w:t xml:space="preserve">that is, exactly when</w:t>
        </w:r>
      </w:ins>
      <w:ins w:id="67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ins w:id="678" w:author="PR Preview" w:date="2026-01-01T00:00:00Z">
        <w:r>
          <w:t xml:space="preserve"> </w:t>
        </w:r>
      </w:ins>
      <w:ins w:id="679" w:author="PR Preview" w:date="2026-01-01T00:00:00Z">
        <w:r>
          <w:t xml:space="preserve">with</w:t>
        </w:r>
      </w:ins>
      <w:ins w:id="68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ins w:id="681" w:author="PR Preview" w:date="2026-01-01T00:00:00Z">
        <w:r>
          <w:t xml:space="preserve">.</w:t>
        </w:r>
      </w:ins>
      <w:ins w:id="682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ins w:id="683" w:author="PR Preview" w:date="2026-01-01T00:00:00Z">
        <w:r>
          <w:t xml:space="preserve"> </w:t>
        </w:r>
      </w:ins>
      <w:ins w:id="684" w:author="PR Preview" w:date="2026-01-01T00:00:00Z">
        <w:r>
          <w:t xml:space="preserve">is a subspace (part 1),</w:t>
        </w:r>
      </w:ins>
      <w:ins w:id="685" w:author="PR Preview" w:date="2026-01-01T00:00:00Z">
        <w:r>
          <w:t xml:space="preserve"> </w:t>
        </w:r>
      </w:ins>
      <w:ins w:id="686" w:author="PR Preview" w:date="2026-01-01T00:00:00Z">
        <w:r>
          <w:t xml:space="preserve">so</w:t>
        </w:r>
      </w:ins>
      <w:ins w:id="687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H</m:t>
        </m:r>
      </m:oMath>
      <w:ins w:id="688" w:author="PR Preview" w:date="2026-01-01T00:00:00Z">
        <w:r>
          <w:t xml:space="preserve"> </w:t>
        </w:r>
      </w:ins>
      <w:ins w:id="689" w:author="PR Preview" w:date="2026-01-01T00:00:00Z">
        <w:r>
          <w:t xml:space="preserve">has the form in</w:t>
        </w:r>
      </w:ins>
      <w:ins w:id="690" w:author="PR Preview" w:date="2026-01-01T00:00:00Z">
        <w:r>
          <w:t xml:space="preserve"> </w:t>
        </w:r>
      </w:ins>
      <w:hyperlink w:anchor="def-affine-subspace">
        <w:ins w:id="691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692" w:author="PR Preview" w:date="2026-01-01T00:00:00Z">
        <w:r>
          <w:t xml:space="preserve">.</w:t>
        </w:r>
      </w:ins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both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Start w:id="76" w:name="exm-hyperplane-subspace"/>
    <w:p>
      <w:pPr>
        <w:pStyle w:val="FirstParagraph"/>
      </w:pPr>
      <w:r>
        <w:rPr>
          <w:b/>
          <w:bCs/>
        </w:rPr>
        <w:t xml:space="preserve">Example 17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75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Their difference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as part 2 says.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3"/>
        </w:numPr>
      </w:pPr>
      <w:r>
        <w:t xml:space="preserve">The point built in the proof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thm-hyperplane-origin"/>
    <w:p>
      <w:pPr>
        <w:pStyle w:val="FirstParagraph"/>
      </w:pPr>
      <w:r>
        <w:rPr>
          <w:b/>
          <w:bCs/>
        </w:rPr>
        <w:t xml:space="preserve">Theorem 11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1">
        <w:r>
          <w:rPr>
            <w:rStyle w:val="Hyperlink"/>
          </w:rPr>
          <w:t xml:space="preserve">Definition 19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some nonzero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some linearly independent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dot product with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47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bookmarkStart w:id="79" w:name="exm-hyperplane-origin"/>
    <w:p>
      <w:pPr>
        <w:pStyle w:val="BodyText"/>
      </w:pPr>
      <w:r>
        <w:rPr>
          <w:b/>
          <w:bCs/>
        </w:rPr>
        <w:t xml:space="preserve">Example 18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78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nonzero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17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</w:t>
      </w:r>
    </w:p>
    <w:bookmarkEnd w:id="79"/>
    <w:bookmarkStart w:id="81" w:name="def-half-space"/>
    <w:p>
      <w:pPr>
        <w:pStyle w:val="BodyText"/>
      </w:pPr>
      <w:del w:id="693" w:author="PR Preview" w:date="2026-01-01T00:00:00Z">
        <w:r>
          <w:rPr>
            <w:b/>
            <w:bCs/>
          </w:rPr>
          <w:delText xml:space="preserve">Definition 7 (Half-space)</w:delText>
        </w:r>
      </w:del>
      <w:del w:id="694" w:author="PR Preview" w:date="2026-01-01T00:00:00Z">
        <w:r>
          <w:delText xml:space="preserve"> </w:delText>
        </w:r>
      </w:del>
      <w:del w:id="695" w:author="PR Preview" w:date="2026-01-01T00:00:00Z">
        <w:r>
          <w:delText xml:space="preserve">Let</w:delText>
        </w:r>
      </w:del>
      <w:del w:id="696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del w:id="697" w:author="PR Preview" w:date="2026-01-01T00:00:00Z">
        <w:r>
          <w:delText xml:space="preserve"> </w:delText>
        </w:r>
      </w:del>
      <w:del w:id="698" w:author="PR Preview" w:date="2026-01-01T00:00:00Z">
        <w:r>
          <w:delText xml:space="preserve">be a hyperplane (</w:delText>
        </w:r>
      </w:del>
      <w:hyperlink r:id="rId71">
        <w:del w:id="699" w:author="PR Preview" w:date="2026-01-01T00:00:00Z">
          <w:r>
            <w:rPr>
              <w:rStyle w:val="Hyperlink"/>
            </w:rPr>
            <w:delText xml:space="preserve">Definition 19 in Matrices</w:delText>
          </w:r>
        </w:del>
      </w:hyperlink>
      <w:del w:id="700" w:author="PR Preview" w:date="2026-01-01T00:00:00Z">
        <w:r>
          <w:delText xml:space="preserve">).</w:delText>
        </w:r>
      </w:del>
      <w:del w:id="701" w:author="PR Preview" w:date="2026-01-01T00:00:00Z">
        <w:r>
          <w:delText xml:space="preserve"> </w:delText>
        </w:r>
      </w:del>
      <w:del w:id="702" w:author="PR Preview" w:date="2026-01-01T00:00:00Z">
        <w:r>
          <w:delText xml:space="preserve">The two</w:delText>
        </w:r>
      </w:del>
      <w:del w:id="703" w:author="PR Preview" w:date="2026-01-01T00:00:00Z">
        <w:r>
          <w:delText xml:space="preserve"> </w:delText>
        </w:r>
      </w:del>
      <w:del w:id="704" w:author="PR Preview" w:date="2026-01-01T00:00:00Z">
        <w:r>
          <w:rPr>
            <w:b/>
            <w:bCs/>
          </w:rPr>
          <w:delText xml:space="preserve">open half-spaces</w:delText>
        </w:r>
      </w:del>
      <w:del w:id="705" w:author="PR Preview" w:date="2026-01-01T00:00:00Z">
        <w:r>
          <w:delText xml:space="preserve"> </w:delText>
        </w:r>
      </w:del>
      <w:del w:id="706" w:author="PR Preview" w:date="2026-01-01T00:00:00Z">
        <w:r>
          <w:delText xml:space="preserve">of</w:delText>
        </w:r>
      </w:del>
      <w:del w:id="707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H</m:t>
        </m:r>
      </m:oMath>
      <w:del w:id="708" w:author="PR Preview" w:date="2026-01-01T00:00:00Z">
        <w:r>
          <w:delText xml:space="preserve"> </w:delText>
        </w:r>
      </w:del>
      <w:del w:id="709" w:author="PR Preview" w:date="2026-01-01T00:00:00Z">
        <w:r>
          <w:delText xml:space="preserve">are</w:delText>
        </w:r>
      </w:del>
    </w:p>
    <w:p>
      <w:pPr>
        <w:pStyle w:val="BodyText"/>
      </w:pPr>
      <w:bookmarkStart w:id="78" w:name="eq-half-space"/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del w:id="710" w:author="PR Preview" w:date="2026-01-01T00:00:00Z">
        <w:r>
          <w:delText xml:space="preserve">The</w:delText>
        </w:r>
      </w:del>
      <w:del w:id="711" w:author="PR Preview" w:date="2026-01-01T00:00:00Z">
        <w:r>
          <w:delText xml:space="preserve"> </w:delText>
        </w:r>
      </w:del>
      <w:del w:id="712" w:author="PR Preview" w:date="2026-01-01T00:00:00Z">
        <w:r>
          <w:rPr>
            <w:b/>
            <w:bCs/>
          </w:rPr>
          <w:delText xml:space="preserve">closed half-spaces</w:delText>
        </w:r>
      </w:del>
      <w:del w:id="713" w:author="PR Preview" w:date="2026-01-01T00:00:00Z">
        <w:r>
          <w:delText xml:space="preserve"> </w:delText>
        </w:r>
      </w:del>
      <w:del w:id="714" w:author="PR Preview" w:date="2026-01-01T00:00:00Z">
        <w:r>
          <w:delText xml:space="preserve">also include</w:delText>
        </w:r>
      </w:del>
      <w:del w:id="715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H</m:t>
        </m:r>
      </m:oMath>
      <w:del w:id="716" w:author="PR Preview" w:date="2026-01-01T00:00:00Z">
        <w:r>
          <w:delText xml:space="preserve"> </w:delText>
        </w:r>
      </w:del>
      <w:del w:id="717" w:author="PR Preview" w:date="2026-01-01T00:00:00Z">
        <w:r>
          <w:delText xml:space="preserve">itself:</w:delText>
        </w:r>
      </w:del>
      <w:del w:id="718" w:author="PR Preview" w:date="2026-01-01T00:00:00Z">
        <w:r>
          <w:delText xml:space="preserve"> </w:delText>
        </w:r>
      </w:del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del w:id="719" w:author="PR Preview" w:date="2026-01-01T00:00:00Z">
        <w:r>
          <w:delText xml:space="preserve"> </w:delText>
        </w:r>
      </w:del>
      <w:del w:id="720" w:author="PR Preview" w:date="2026-01-01T00:00:00Z">
        <w:r>
          <w:delText xml:space="preserve">and</w:delText>
        </w:r>
      </w:del>
      <w:del w:id="721" w:author="PR Preview" w:date="2026-01-01T00:00:00Z">
        <w:r>
          <w:delText xml:space="preserve"> </w:delText>
        </w:r>
      </w:del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del w:id="722" w:author="PR Preview" w:date="2026-01-01T00:00:00Z">
        <w:r>
          <w:delText xml:space="preserve">.</w:delText>
        </w:r>
      </w:del>
      <w:del w:id="723" w:author="PR Preview" w:date="2026-01-01T00:00:00Z">
        <w:r>
          <w:delText xml:space="preserve"> </w:delText>
        </w:r>
      </w:del>
      <w:del w:id="724" w:author="PR Preview" w:date="2026-01-01T00:00:00Z">
        <w:r>
          <w:delText xml:space="preserve">Every point of</w:delText>
        </w:r>
      </w:del>
      <w:del w:id="725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726" w:author="PR Preview" w:date="2026-01-01T00:00:00Z">
        <w:r>
          <w:delText xml:space="preserve"> </w:delText>
        </w:r>
      </w:del>
      <w:del w:id="727" w:author="PR Preview" w:date="2026-01-01T00:00:00Z">
        <w:r>
          <w:delText xml:space="preserve">is in exactly one of</w:delText>
        </w:r>
      </w:del>
      <w:del w:id="728" w:author="PR Preview" w:date="2026-01-01T00:00:00Z">
        <w:r>
          <w:delText xml:space="preserve"> </w:delText>
        </w:r>
      </w:del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del w:id="729" w:author="PR Preview" w:date="2026-01-01T00:00:00Z">
        <w:r>
          <w:delText xml:space="preserve">,</w:delText>
        </w:r>
      </w:del>
      <w:del w:id="730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H</m:t>
        </m:r>
      </m:oMath>
      <w:del w:id="731" w:author="PR Preview" w:date="2026-01-01T00:00:00Z">
        <w:r>
          <w:delText xml:space="preserve"> </w:delText>
        </w:r>
      </w:del>
      <w:del w:id="732" w:author="PR Preview" w:date="2026-01-01T00:00:00Z">
        <w:r>
          <w:delText xml:space="preserve">and</w:delText>
        </w:r>
      </w:del>
      <w:del w:id="733" w:author="PR Preview" w:date="2026-01-01T00:00:00Z">
        <w:r>
          <w:delText xml:space="preserve"> </w:delText>
        </w:r>
      </w:del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del w:id="734" w:author="PR Preview" w:date="2026-01-01T00:00:00Z">
        <w:r>
          <w:delText xml:space="preserve">,</w:delText>
        </w:r>
      </w:del>
      <w:del w:id="735" w:author="PR Preview" w:date="2026-01-01T00:00:00Z">
        <w:r>
          <w:delText xml:space="preserve"> </w:delText>
        </w:r>
      </w:del>
      <w:del w:id="736" w:author="PR Preview" w:date="2026-01-01T00:00:00Z">
        <w:r>
          <w:delText xml:space="preserve">because the number</w:delText>
        </w:r>
      </w:del>
      <w:del w:id="737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del w:id="738" w:author="PR Preview" w:date="2026-01-01T00:00:00Z">
        <w:r>
          <w:delText xml:space="preserve"> </w:delText>
        </w:r>
      </w:del>
      <w:del w:id="739" w:author="PR Preview" w:date="2026-01-01T00:00:00Z">
        <w:r>
          <w:delText xml:space="preserve">is positive, zero or negative.</w:delText>
        </w:r>
      </w:del>
      <w:del w:id="740" w:author="PR Preview" w:date="2026-01-01T00:00:00Z">
        <w:r>
          <w:delText xml:space="preserve"> </w:delText>
        </w:r>
      </w:del>
      <w:del w:id="741" w:author="PR Preview" w:date="2026-01-01T00:00:00Z">
        <w:r>
          <w:delText xml:space="preserve">The vector</w:delText>
        </w:r>
      </w:del>
      <w:del w:id="742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w</m:t>
            </m:r>
          </m:e>
        </m:acc>
      </m:oMath>
      <w:del w:id="743" w:author="PR Preview" w:date="2026-01-01T00:00:00Z">
        <w:r>
          <w:delText xml:space="preserve"> </w:delText>
        </w:r>
      </w:del>
      <w:del w:id="744" w:author="PR Preview" w:date="2026-01-01T00:00:00Z">
        <w:r>
          <w:delText xml:space="preserve">points into</w:delText>
        </w:r>
      </w:del>
      <w:del w:id="745" w:author="PR Preview" w:date="2026-01-01T00:00:00Z">
        <w:r>
          <w:delText xml:space="preserve"> </w:delText>
        </w:r>
      </w:del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del w:id="746" w:author="PR Preview" w:date="2026-01-01T00:00:00Z">
        <w:r>
          <w:delText xml:space="preserve">:</w:delText>
        </w:r>
      </w:del>
      <w:del w:id="747" w:author="PR Preview" w:date="2026-01-01T00:00:00Z">
        <w:r>
          <w:delText xml:space="preserve"> </w:delText>
        </w:r>
      </w:del>
      <w:del w:id="748" w:author="PR Preview" w:date="2026-01-01T00:00:00Z">
        <w:r>
          <w:delText xml:space="preserve">the number</w:delText>
        </w:r>
      </w:del>
      <w:del w:id="749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del w:id="750" w:author="PR Preview" w:date="2026-01-01T00:00:00Z">
        <w:r>
          <w:delText xml:space="preserve"> </w:delText>
        </w:r>
      </w:del>
      <w:del w:id="751" w:author="PR Preview" w:date="2026-01-01T00:00:00Z">
        <w:r>
          <w:delText xml:space="preserve">goes up when</w:delText>
        </w:r>
      </w:del>
      <w:del w:id="752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753" w:author="PR Preview" w:date="2026-01-01T00:00:00Z">
        <w:r>
          <w:delText xml:space="preserve"> </w:delText>
        </w:r>
      </w:del>
      <w:del w:id="754" w:author="PR Preview" w:date="2026-01-01T00:00:00Z">
        <w:r>
          <w:delText xml:space="preserve">moves in the direction</w:delText>
        </w:r>
      </w:del>
      <w:del w:id="755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w</m:t>
            </m:r>
          </m:e>
        </m:acc>
      </m:oMath>
      <w:del w:id="756" w:author="PR Preview" w:date="2026-01-01T00:00:00Z">
        <w:r>
          <w:delText xml:space="preserve">.</w:delText>
        </w:r>
      </w:del>
    </w:p>
    <w:p>
      <w:pPr>
        <w:pStyle w:val="BodyText"/>
      </w:pPr>
      <w:ins w:id="757" w:author="PR Preview" w:date="2026-01-01T00:00:00Z">
        <w:r>
          <w:rPr>
            <w:b/>
            <w:bCs/>
          </w:rPr>
          <w:t xml:space="preserve">Definition 9 (Half-space)</w:t>
        </w:r>
      </w:ins>
      <w:ins w:id="758" w:author="PR Preview" w:date="2026-01-01T00:00:00Z">
        <w:r>
          <w:t xml:space="preserve"> </w:t>
        </w:r>
      </w:ins>
      <w:ins w:id="759" w:author="PR Preview" w:date="2026-01-01T00:00:00Z">
        <w:r>
          <w:t xml:space="preserve">Let</w:t>
        </w:r>
      </w:ins>
      <w:ins w:id="760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ins w:id="761" w:author="PR Preview" w:date="2026-01-01T00:00:00Z">
        <w:r>
          <w:t xml:space="preserve"> </w:t>
        </w:r>
      </w:ins>
      <w:ins w:id="762" w:author="PR Preview" w:date="2026-01-01T00:00:00Z">
        <w:r>
          <w:t xml:space="preserve">be a hyperplane (</w:t>
        </w:r>
      </w:ins>
      <w:hyperlink r:id="rId71">
        <w:ins w:id="763" w:author="PR Preview" w:date="2026-01-01T00:00:00Z">
          <w:r>
            <w:rPr>
              <w:rStyle w:val="Hyperlink"/>
            </w:rPr>
            <w:t xml:space="preserve">Definition 19 in Matrices</w:t>
          </w:r>
        </w:ins>
      </w:hyperlink>
      <w:ins w:id="764" w:author="PR Preview" w:date="2026-01-01T00:00:00Z">
        <w:r>
          <w:t xml:space="preserve">).</w:t>
        </w:r>
      </w:ins>
      <w:ins w:id="765" w:author="PR Preview" w:date="2026-01-01T00:00:00Z">
        <w:r>
          <w:t xml:space="preserve"> </w:t>
        </w:r>
      </w:ins>
      <w:ins w:id="766" w:author="PR Preview" w:date="2026-01-01T00:00:00Z">
        <w:r>
          <w:t xml:space="preserve">The two</w:t>
        </w:r>
      </w:ins>
      <w:ins w:id="767" w:author="PR Preview" w:date="2026-01-01T00:00:00Z">
        <w:r>
          <w:t xml:space="preserve"> </w:t>
        </w:r>
      </w:ins>
      <w:ins w:id="768" w:author="PR Preview" w:date="2026-01-01T00:00:00Z">
        <w:r>
          <w:rPr>
            <w:b/>
            <w:bCs/>
          </w:rPr>
          <w:t xml:space="preserve">open half-spaces</w:t>
        </w:r>
      </w:ins>
      <w:ins w:id="769" w:author="PR Preview" w:date="2026-01-01T00:00:00Z">
        <w:r>
          <w:t xml:space="preserve"> </w:t>
        </w:r>
      </w:ins>
      <w:ins w:id="770" w:author="PR Preview" w:date="2026-01-01T00:00:00Z">
        <w:r>
          <w:t xml:space="preserve">of</w:t>
        </w:r>
      </w:ins>
      <w:ins w:id="771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H</m:t>
        </m:r>
      </m:oMath>
      <w:ins w:id="772" w:author="PR Preview" w:date="2026-01-01T00:00:00Z">
        <w:r>
          <w:t xml:space="preserve"> </w:t>
        </w:r>
      </w:ins>
      <w:ins w:id="773" w:author="PR Preview" w:date="2026-01-01T00:00:00Z">
        <w:r>
          <w:t xml:space="preserve">are</w:t>
        </w:r>
      </w:ins>
    </w:p>
    <w:p>
      <w:pPr>
        <w:pStyle w:val="BodyText"/>
      </w:pPr>
      <w:bookmarkStart w:id="80" w:name="eq-half-space"/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ins w:id="774" w:author="PR Preview" w:date="2026-01-01T00:00:00Z">
        <w:r>
          <w:t xml:space="preserve">The</w:t>
        </w:r>
      </w:ins>
      <w:ins w:id="775" w:author="PR Preview" w:date="2026-01-01T00:00:00Z">
        <w:r>
          <w:t xml:space="preserve"> </w:t>
        </w:r>
      </w:ins>
      <w:ins w:id="776" w:author="PR Preview" w:date="2026-01-01T00:00:00Z">
        <w:r>
          <w:rPr>
            <w:b/>
            <w:bCs/>
          </w:rPr>
          <w:t xml:space="preserve">closed half-spaces</w:t>
        </w:r>
      </w:ins>
      <w:ins w:id="777" w:author="PR Preview" w:date="2026-01-01T00:00:00Z">
        <w:r>
          <w:t xml:space="preserve"> </w:t>
        </w:r>
      </w:ins>
      <w:ins w:id="778" w:author="PR Preview" w:date="2026-01-01T00:00:00Z">
        <w:r>
          <w:t xml:space="preserve">also include</w:t>
        </w:r>
      </w:ins>
      <w:ins w:id="779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H</m:t>
        </m:r>
      </m:oMath>
      <w:ins w:id="780" w:author="PR Preview" w:date="2026-01-01T00:00:00Z">
        <w:r>
          <w:t xml:space="preserve"> </w:t>
        </w:r>
      </w:ins>
      <w:ins w:id="781" w:author="PR Preview" w:date="2026-01-01T00:00:00Z">
        <w:r>
          <w:t xml:space="preserve">itself:</w:t>
        </w:r>
      </w:ins>
      <w:ins w:id="782" w:author="PR Preview" w:date="2026-01-01T00:00:00Z">
        <w:r>
          <w:t xml:space="preserve"> </w:t>
        </w:r>
      </w:ins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ins w:id="783" w:author="PR Preview" w:date="2026-01-01T00:00:00Z">
        <w:r>
          <w:t xml:space="preserve"> </w:t>
        </w:r>
      </w:ins>
      <w:ins w:id="784" w:author="PR Preview" w:date="2026-01-01T00:00:00Z">
        <w:r>
          <w:t xml:space="preserve">and</w:t>
        </w:r>
      </w:ins>
      <w:ins w:id="785" w:author="PR Preview" w:date="2026-01-01T00:00:00Z">
        <w:r>
          <w:t xml:space="preserve"> </w:t>
        </w:r>
      </w:ins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ins w:id="786" w:author="PR Preview" w:date="2026-01-01T00:00:00Z">
        <w:r>
          <w:t xml:space="preserve">.</w:t>
        </w:r>
      </w:ins>
    </w:p>
    <w:bookmarkEnd w:id="8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tells you which side of the hyperplane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82" w:name="exm-half-space-plane"/>
    <w:p>
      <w:pPr>
        <w:pStyle w:val="BodyText"/>
      </w:pPr>
      <w:del w:id="787" w:author="PR Preview" w:date="2026-01-01T00:00:00Z">
        <w:r>
          <w:rPr>
            <w:b/>
            <w:bCs/>
          </w:rPr>
          <w:delText xml:space="preserve">Example 19 (Half-spaces of a line in the plane)</w:delText>
        </w:r>
      </w:del>
      <w:del w:id="788" w:author="PR Preview" w:date="2026-01-01T00:00:00Z">
        <w:r>
          <w:delText xml:space="preserve"> </w:delText>
        </w:r>
      </w:del>
      <w:del w:id="789" w:author="PR Preview" w:date="2026-01-01T00:00:00Z">
        <w:r>
          <w:delText xml:space="preserve">Let</w:delText>
        </w:r>
      </w:del>
      <w:del w:id="790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H</m:t>
        </m:r>
      </m:oMath>
      <w:del w:id="791" w:author="PR Preview" w:date="2026-01-01T00:00:00Z">
        <w:r>
          <w:delText xml:space="preserve"> </w:delText>
        </w:r>
      </w:del>
      <w:del w:id="792" w:author="PR Preview" w:date="2026-01-01T00:00:00Z">
        <w:r>
          <w:delText xml:space="preserve">be the line in</w:delText>
        </w:r>
      </w:del>
      <w:del w:id="793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del w:id="794" w:author="PR Preview" w:date="2026-01-01T00:00:00Z">
        <w:r>
          <w:delText xml:space="preserve"> </w:delText>
        </w:r>
      </w:del>
      <w:del w:id="795" w:author="PR Preview" w:date="2026-01-01T00:00:00Z">
        <w:r>
          <w:delText xml:space="preserve">with</w:delText>
        </w:r>
      </w:del>
      <w:del w:id="796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797" w:author="PR Preview" w:date="2026-01-01T00:00:00Z">
        <w:r>
          <w:delText xml:space="preserve"> </w:delText>
        </w:r>
      </w:del>
      <w:del w:id="798" w:author="PR Preview" w:date="2026-01-01T00:00:00Z">
        <w:r>
          <w:delText xml:space="preserve">and</w:delText>
        </w:r>
      </w:del>
      <w:del w:id="799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del w:id="800" w:author="PR Preview" w:date="2026-01-01T00:00:00Z">
        <w:r>
          <w:delText xml:space="preserve"> </w:delText>
        </w:r>
      </w:del>
      <w:del w:id="801" w:author="PR Preview" w:date="2026-01-01T00:00:00Z">
        <w:r>
          <w:delText xml:space="preserve">(</w:delText>
        </w:r>
      </w:del>
      <w:hyperlink r:id="rId71">
        <w:del w:id="802" w:author="PR Preview" w:date="2026-01-01T00:00:00Z">
          <w:r>
            <w:rPr>
              <w:rStyle w:val="Hyperlink"/>
            </w:rPr>
            <w:delText xml:space="preserve">Definition 19 in Matrices</w:delText>
          </w:r>
        </w:del>
      </w:hyperlink>
      <w:del w:id="803" w:author="PR Preview" w:date="2026-01-01T00:00:00Z">
        <w:r>
          <w:delText xml:space="preserve">),</w:delText>
        </w:r>
      </w:del>
      <w:del w:id="804" w:author="PR Preview" w:date="2026-01-01T00:00:00Z">
        <w:r>
          <w:delText xml:space="preserve"> </w:delText>
        </w:r>
      </w:del>
      <w:del w:id="805" w:author="PR Preview" w:date="2026-01-01T00:00:00Z">
        <w:r>
          <w:delText xml:space="preserve">so</w:delText>
        </w:r>
      </w:del>
      <w:del w:id="806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del w:id="807" w:author="PR Preview" w:date="2026-01-01T00:00:00Z">
        <w:r>
          <w:delText xml:space="preserve">.</w:delText>
        </w:r>
      </w:del>
      <w:del w:id="808" w:author="PR Preview" w:date="2026-01-01T00:00:00Z">
        <w:r>
          <w:delText xml:space="preserve"> </w:delText>
        </w:r>
      </w:del>
      <w:del w:id="809" w:author="PR Preview" w:date="2026-01-01T00:00:00Z">
        <w:r>
          <w:delText xml:space="preserve">Evaluate</w:delText>
        </w:r>
      </w:del>
      <w:del w:id="810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del w:id="811" w:author="PR Preview" w:date="2026-01-01T00:00:00Z">
        <w:r>
          <w:delText xml:space="preserve"> </w:delText>
        </w:r>
      </w:del>
      <w:del w:id="812" w:author="PR Preview" w:date="2026-01-01T00:00:00Z">
        <w:r>
          <w:delText xml:space="preserve">at three points (</w:delText>
        </w:r>
      </w:del>
      <w:hyperlink w:anchor="def-half-space">
        <w:del w:id="813" w:author="PR Preview" w:date="2026-01-01T00:00:00Z">
          <w:r>
            <w:rPr>
              <w:rStyle w:val="Hyperlink"/>
            </w:rPr>
            <w:delText xml:space="preserve">Definition 7</w:delText>
          </w:r>
        </w:del>
      </w:hyperlink>
      <w:del w:id="814" w:author="PR Preview" w:date="2026-01-01T00:00:00Z">
        <w:r>
          <w:delText xml:space="preserve">):</w:delText>
        </w:r>
      </w:del>
    </w:p>
    <w:p>
      <w:pPr>
        <w:pStyle w:val="BodyText"/>
      </w:pPr>
      <w:ins w:id="815" w:author="PR Preview" w:date="2026-01-01T00:00:00Z">
        <w:r>
          <w:rPr>
            <w:b/>
            <w:bCs/>
          </w:rPr>
          <w:t xml:space="preserve">Example 19 (Half-spaces of a line in the plane)</w:t>
        </w:r>
      </w:ins>
      <w:ins w:id="816" w:author="PR Preview" w:date="2026-01-01T00:00:00Z">
        <w:r>
          <w:t xml:space="preserve"> </w:t>
        </w:r>
      </w:ins>
      <w:ins w:id="817" w:author="PR Preview" w:date="2026-01-01T00:00:00Z">
        <w:r>
          <w:t xml:space="preserve">Let</w:t>
        </w:r>
      </w:ins>
      <w:ins w:id="818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H</m:t>
        </m:r>
      </m:oMath>
      <w:ins w:id="819" w:author="PR Preview" w:date="2026-01-01T00:00:00Z">
        <w:r>
          <w:t xml:space="preserve"> </w:t>
        </w:r>
      </w:ins>
      <w:ins w:id="820" w:author="PR Preview" w:date="2026-01-01T00:00:00Z">
        <w:r>
          <w:t xml:space="preserve">be the line in</w:t>
        </w:r>
      </w:ins>
      <w:ins w:id="821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822" w:author="PR Preview" w:date="2026-01-01T00:00:00Z">
        <w:r>
          <w:t xml:space="preserve"> </w:t>
        </w:r>
      </w:ins>
      <w:ins w:id="823" w:author="PR Preview" w:date="2026-01-01T00:00:00Z">
        <w:r>
          <w:t xml:space="preserve">with</w:t>
        </w:r>
      </w:ins>
      <w:ins w:id="82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825" w:author="PR Preview" w:date="2026-01-01T00:00:00Z">
        <w:r>
          <w:t xml:space="preserve"> </w:t>
        </w:r>
      </w:ins>
      <w:ins w:id="826" w:author="PR Preview" w:date="2026-01-01T00:00:00Z">
        <w:r>
          <w:t xml:space="preserve">and</w:t>
        </w:r>
      </w:ins>
      <w:ins w:id="827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ins w:id="828" w:author="PR Preview" w:date="2026-01-01T00:00:00Z">
        <w:r>
          <w:t xml:space="preserve"> </w:t>
        </w:r>
      </w:ins>
      <w:ins w:id="829" w:author="PR Preview" w:date="2026-01-01T00:00:00Z">
        <w:r>
          <w:t xml:space="preserve">(</w:t>
        </w:r>
      </w:ins>
      <w:hyperlink r:id="rId71">
        <w:ins w:id="830" w:author="PR Preview" w:date="2026-01-01T00:00:00Z">
          <w:r>
            <w:rPr>
              <w:rStyle w:val="Hyperlink"/>
            </w:rPr>
            <w:t xml:space="preserve">Definition 19 in Matrices</w:t>
          </w:r>
        </w:ins>
      </w:hyperlink>
      <w:ins w:id="831" w:author="PR Preview" w:date="2026-01-01T00:00:00Z">
        <w:r>
          <w:t xml:space="preserve">),</w:t>
        </w:r>
      </w:ins>
      <w:ins w:id="832" w:author="PR Preview" w:date="2026-01-01T00:00:00Z">
        <w:r>
          <w:t xml:space="preserve"> </w:t>
        </w:r>
      </w:ins>
      <w:ins w:id="833" w:author="PR Preview" w:date="2026-01-01T00:00:00Z">
        <w:r>
          <w:t xml:space="preserve">so</w:t>
        </w:r>
      </w:ins>
      <w:ins w:id="834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ins w:id="835" w:author="PR Preview" w:date="2026-01-01T00:00:00Z">
        <w:r>
          <w:t xml:space="preserve">.</w:t>
        </w:r>
      </w:ins>
      <w:ins w:id="836" w:author="PR Preview" w:date="2026-01-01T00:00:00Z">
        <w:r>
          <w:t xml:space="preserve"> </w:t>
        </w:r>
      </w:ins>
      <w:ins w:id="837" w:author="PR Preview" w:date="2026-01-01T00:00:00Z">
        <w:r>
          <w:t xml:space="preserve">Evaluate</w:t>
        </w:r>
      </w:ins>
      <w:ins w:id="838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ins w:id="839" w:author="PR Preview" w:date="2026-01-01T00:00:00Z">
        <w:r>
          <w:t xml:space="preserve"> </w:t>
        </w:r>
      </w:ins>
      <w:ins w:id="840" w:author="PR Preview" w:date="2026-01-01T00:00:00Z">
        <w:r>
          <w:t xml:space="preserve">at three points (</w:t>
        </w:r>
      </w:ins>
      <w:hyperlink w:anchor="def-half-space">
        <w:ins w:id="841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842" w:author="PR Preview" w:date="2026-01-01T00:00:00Z">
        <w:r>
          <w:t xml:space="preserve">):</w:t>
        </w:r>
      </w:ins>
    </w:p>
    <w:p>
      <w:pPr>
        <w:pStyle w:val="Compact"/>
        <w:numPr>
          <w:ilvl w:val="0"/>
          <w:numId w:val="1005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82"/>
    <w:bookmarkStart w:id="83" w:name="rem-half-space-sides"/>
    <w:p>
      <w:pPr>
        <w:pStyle w:val="BodyText"/>
      </w:pPr>
      <w:del w:id="843" w:author="PR Preview" w:date="2026-01-01T00:00:00Z">
        <w:r>
          <w:rPr>
            <w:b/>
            <w:bCs/>
          </w:rPr>
          <w:delText xml:space="preserve">Theorem 12 (Differences of points in a hyperplane and in a half-space)</w:delText>
        </w:r>
      </w:del>
      <w:del w:id="844" w:author="PR Preview" w:date="2026-01-01T00:00:00Z">
        <w:r>
          <w:delText xml:space="preserve"> </w:delText>
        </w:r>
      </w:del>
      <w:del w:id="845" w:author="PR Preview" w:date="2026-01-01T00:00:00Z">
        <w:r>
          <w:delText xml:space="preserve">Let</w:delText>
        </w:r>
      </w:del>
      <w:del w:id="846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847" w:author="PR Preview" w:date="2026-01-01T00:00:00Z">
        <w:r>
          <w:delText xml:space="preserve"> </w:delText>
        </w:r>
      </w:del>
      <w:del w:id="848" w:author="PR Preview" w:date="2026-01-01T00:00:00Z">
        <w:r>
          <w:delText xml:space="preserve">be nonzero, let</w:delText>
        </w:r>
      </w:del>
      <w:del w:id="849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del w:id="850" w:author="PR Preview" w:date="2026-01-01T00:00:00Z">
        <w:r>
          <w:delText xml:space="preserve">,</w:delText>
        </w:r>
      </w:del>
      <w:del w:id="851" w:author="PR Preview" w:date="2026-01-01T00:00:00Z">
        <w:r>
          <w:delText xml:space="preserve"> </w:delText>
        </w:r>
      </w:del>
      <w:del w:id="852" w:author="PR Preview" w:date="2026-01-01T00:00:00Z">
        <w:r>
          <w:delText xml:space="preserve">and let</w:delText>
        </w:r>
      </w:del>
      <w:del w:id="853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H</m:t>
        </m:r>
      </m:oMath>
      <w:del w:id="854" w:author="PR Preview" w:date="2026-01-01T00:00:00Z">
        <w:r>
          <w:delText xml:space="preserve">,</w:delText>
        </w:r>
      </w:del>
      <w:del w:id="855" w:author="PR Preview" w:date="2026-01-01T00:00:00Z">
        <w:r>
          <w:delText xml:space="preserve"> </w:delText>
        </w:r>
      </w:del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del w:id="856" w:author="PR Preview" w:date="2026-01-01T00:00:00Z">
        <w:r>
          <w:delText xml:space="preserve"> </w:delText>
        </w:r>
      </w:del>
      <w:del w:id="857" w:author="PR Preview" w:date="2026-01-01T00:00:00Z">
        <w:r>
          <w:delText xml:space="preserve">be the hyperplane and open half-space of</w:delText>
        </w:r>
      </w:del>
      <w:del w:id="858" w:author="PR Preview" w:date="2026-01-01T00:00:00Z">
        <w:r>
          <w:delText xml:space="preserve"> </w:delText>
        </w:r>
      </w:del>
      <w:hyperlink w:anchor="def-half-space">
        <w:del w:id="859" w:author="PR Preview" w:date="2026-01-01T00:00:00Z">
          <w:r>
            <w:rPr>
              <w:rStyle w:val="Hyperlink"/>
            </w:rPr>
            <w:delText xml:space="preserve">Definition 7</w:delText>
          </w:r>
        </w:del>
      </w:hyperlink>
      <w:del w:id="860" w:author="PR Preview" w:date="2026-01-01T00:00:00Z">
        <w:r>
          <w:delText xml:space="preserve">.</w:delText>
        </w:r>
      </w:del>
      <w:del w:id="861" w:author="PR Preview" w:date="2026-01-01T00:00:00Z">
        <w:r>
          <w:delText xml:space="preserve"> </w:delText>
        </w:r>
      </w:del>
      <w:del w:id="862" w:author="PR Preview" w:date="2026-01-01T00:00:00Z">
        <w:r>
          <w:delText xml:space="preserve">For a set</w:delText>
        </w:r>
      </w:del>
      <w:del w:id="863" w:author="PR Preview" w:date="2026-01-01T00:00:00Z">
        <w:r>
          <w:delText xml:space="preserve"> </w:delText>
        </w:r>
      </w:del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864" w:author="PR Preview" w:date="2026-01-01T00:00:00Z">
        <w:r>
          <w:delText xml:space="preserve">, let</w:delText>
        </w:r>
      </w:del>
      <w:del w:id="865" w:author="PR Preview" w:date="2026-01-01T00:00:00Z">
        <w:r>
          <w:delText xml:space="preserve"> </w:delText>
        </w:r>
      </w:del>
      <m:oMath>
        <m:r>
          <m:t>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r>
              <m:t>S</m:t>
            </m:r>
          </m:e>
        </m:d>
        <m:r>
          <m:t>​</m:t>
        </m:r>
      </m:oMath>
      <w:del w:id="866" w:author="PR Preview" w:date="2026-01-01T00:00:00Z">
        <w:r>
          <w:delText xml:space="preserve"> </w:delText>
        </w:r>
      </w:del>
      <w:del w:id="867" w:author="PR Preview" w:date="2026-01-01T00:00:00Z">
        <w:r>
          <w:delText xml:space="preserve">be the set of differences of its points.</w:delText>
        </w:r>
      </w:del>
    </w:p>
    <w:p>
      <w:pPr>
        <w:pStyle w:val="BodyText"/>
      </w:pPr>
      <w:ins w:id="868" w:author="PR Preview" w:date="2026-01-01T00:00:00Z">
        <w:r>
          <w:rPr>
            <w:i/>
            <w:iCs/>
          </w:rPr>
          <w:t xml:space="preserve">Remark 1</w:t>
        </w:r>
      </w:ins>
      <w:ins w:id="869" w:author="PR Preview" w:date="2026-01-01T00:00:00Z">
        <w:r>
          <w:t xml:space="preserve"> (The two sides of a hyperplane). </w:t>
        </w:r>
      </w:ins>
      <w:ins w:id="870" w:author="PR Preview" w:date="2026-01-01T00:00:00Z">
        <w:r>
          <w:t xml:space="preserve">Every point of</w:t>
        </w:r>
      </w:ins>
      <w:ins w:id="871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872" w:author="PR Preview" w:date="2026-01-01T00:00:00Z">
        <w:r>
          <w:t xml:space="preserve"> </w:t>
        </w:r>
      </w:ins>
      <w:ins w:id="873" w:author="PR Preview" w:date="2026-01-01T00:00:00Z">
        <w:r>
          <w:t xml:space="preserve">is in exactly one of</w:t>
        </w:r>
      </w:ins>
      <w:ins w:id="874" w:author="PR Preview" w:date="2026-01-01T00:00:00Z">
        <w:r>
          <w:t xml:space="preserve"> </w:t>
        </w:r>
      </w:ins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ins w:id="875" w:author="PR Preview" w:date="2026-01-01T00:00:00Z">
        <w:r>
          <w:t xml:space="preserve">,</w:t>
        </w:r>
      </w:ins>
      <w:ins w:id="876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H</m:t>
        </m:r>
      </m:oMath>
      <w:ins w:id="877" w:author="PR Preview" w:date="2026-01-01T00:00:00Z">
        <w:r>
          <w:t xml:space="preserve"> </w:t>
        </w:r>
      </w:ins>
      <w:ins w:id="878" w:author="PR Preview" w:date="2026-01-01T00:00:00Z">
        <w:r>
          <w:t xml:space="preserve">and</w:t>
        </w:r>
      </w:ins>
      <w:ins w:id="879" w:author="PR Preview" w:date="2026-01-01T00:00:00Z">
        <w:r>
          <w:t xml:space="preserve"> </w:t>
        </w:r>
      </w:ins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ins w:id="880" w:author="PR Preview" w:date="2026-01-01T00:00:00Z">
        <w:r>
          <w:t xml:space="preserve">,</w:t>
        </w:r>
      </w:ins>
      <w:ins w:id="881" w:author="PR Preview" w:date="2026-01-01T00:00:00Z">
        <w:r>
          <w:t xml:space="preserve"> </w:t>
        </w:r>
      </w:ins>
      <w:ins w:id="882" w:author="PR Preview" w:date="2026-01-01T00:00:00Z">
        <w:r>
          <w:t xml:space="preserve">because the number</w:t>
        </w:r>
      </w:ins>
      <w:ins w:id="883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ins w:id="884" w:author="PR Preview" w:date="2026-01-01T00:00:00Z">
        <w:r>
          <w:t xml:space="preserve"> </w:t>
        </w:r>
      </w:ins>
      <w:ins w:id="885" w:author="PR Preview" w:date="2026-01-01T00:00:00Z">
        <w:r>
          <w:t xml:space="preserve">is positive, zero or negative.</w:t>
        </w:r>
      </w:ins>
      <w:ins w:id="886" w:author="PR Preview" w:date="2026-01-01T00:00:00Z">
        <w:r>
          <w:t xml:space="preserve"> </w:t>
        </w:r>
      </w:ins>
      <w:ins w:id="887" w:author="PR Preview" w:date="2026-01-01T00:00:00Z">
        <w:r>
          <w:t xml:space="preserve">The vector</w:t>
        </w:r>
      </w:ins>
      <w:ins w:id="888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w</m:t>
            </m:r>
          </m:e>
        </m:acc>
      </m:oMath>
      <w:ins w:id="889" w:author="PR Preview" w:date="2026-01-01T00:00:00Z">
        <w:r>
          <w:t xml:space="preserve"> </w:t>
        </w:r>
      </w:ins>
      <w:ins w:id="890" w:author="PR Preview" w:date="2026-01-01T00:00:00Z">
        <w:r>
          <w:t xml:space="preserve">points into</w:t>
        </w:r>
      </w:ins>
      <w:ins w:id="891" w:author="PR Preview" w:date="2026-01-01T00:00:00Z">
        <w:r>
          <w:t xml:space="preserve"> </w:t>
        </w:r>
      </w:ins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ins w:id="892" w:author="PR Preview" w:date="2026-01-01T00:00:00Z">
        <w:r>
          <w:t xml:space="preserve">:</w:t>
        </w:r>
      </w:ins>
      <w:ins w:id="893" w:author="PR Preview" w:date="2026-01-01T00:00:00Z">
        <w:r>
          <w:t xml:space="preserve"> </w:t>
        </w:r>
      </w:ins>
      <w:ins w:id="894" w:author="PR Preview" w:date="2026-01-01T00:00:00Z">
        <w:r>
          <w:t xml:space="preserve">the number</w:t>
        </w:r>
      </w:ins>
      <w:ins w:id="89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ins w:id="896" w:author="PR Preview" w:date="2026-01-01T00:00:00Z">
        <w:r>
          <w:t xml:space="preserve"> </w:t>
        </w:r>
      </w:ins>
      <w:ins w:id="897" w:author="PR Preview" w:date="2026-01-01T00:00:00Z">
        <w:r>
          <w:t xml:space="preserve">goes up when</w:t>
        </w:r>
      </w:ins>
      <w:ins w:id="898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899" w:author="PR Preview" w:date="2026-01-01T00:00:00Z">
        <w:r>
          <w:t xml:space="preserve"> </w:t>
        </w:r>
      </w:ins>
      <w:ins w:id="900" w:author="PR Preview" w:date="2026-01-01T00:00:00Z">
        <w:r>
          <w:t xml:space="preserve">moves in the direction</w:t>
        </w:r>
      </w:ins>
      <w:ins w:id="90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w</m:t>
            </m:r>
          </m:e>
        </m:acc>
      </m:oMath>
      <w:ins w:id="902" w:author="PR Preview" w:date="2026-01-01T00:00:00Z">
        <w:r>
          <w:t xml:space="preserve">.</w:t>
        </w:r>
      </w:ins>
    </w:p>
    <w:bookmarkEnd w:id="83"/>
    <w:bookmarkStart w:id="84" w:name="thm-half-space-dimension"/>
    <w:p>
      <w:pPr>
        <w:pStyle w:val="BodyText"/>
      </w:pPr>
      <w:ins w:id="903" w:author="PR Preview" w:date="2026-01-01T00:00:00Z">
        <w:r>
          <w:rPr>
            <w:b/>
            <w:bCs/>
          </w:rPr>
          <w:t xml:space="preserve">Theorem 12 (Differences of points in a hyperplane and in a half-space)</w:t>
        </w:r>
      </w:ins>
      <w:ins w:id="904" w:author="PR Preview" w:date="2026-01-01T00:00:00Z">
        <w:r>
          <w:t xml:space="preserve"> </w:t>
        </w:r>
      </w:ins>
      <w:ins w:id="905" w:author="PR Preview" w:date="2026-01-01T00:00:00Z">
        <w:r>
          <w:t xml:space="preserve">Let</w:t>
        </w:r>
      </w:ins>
      <w:ins w:id="906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907" w:author="PR Preview" w:date="2026-01-01T00:00:00Z">
        <w:r>
          <w:t xml:space="preserve"> </w:t>
        </w:r>
      </w:ins>
      <w:ins w:id="908" w:author="PR Preview" w:date="2026-01-01T00:00:00Z">
        <w:r>
          <w:t xml:space="preserve">be nonzero, let</w:t>
        </w:r>
      </w:ins>
      <w:ins w:id="909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ins w:id="910" w:author="PR Preview" w:date="2026-01-01T00:00:00Z">
        <w:r>
          <w:t xml:space="preserve">,</w:t>
        </w:r>
      </w:ins>
      <w:ins w:id="911" w:author="PR Preview" w:date="2026-01-01T00:00:00Z">
        <w:r>
          <w:t xml:space="preserve"> </w:t>
        </w:r>
      </w:ins>
      <w:ins w:id="912" w:author="PR Preview" w:date="2026-01-01T00:00:00Z">
        <w:r>
          <w:t xml:space="preserve">and let</w:t>
        </w:r>
      </w:ins>
      <w:ins w:id="913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H</m:t>
        </m:r>
      </m:oMath>
      <w:ins w:id="914" w:author="PR Preview" w:date="2026-01-01T00:00:00Z">
        <w:r>
          <w:t xml:space="preserve">,</w:t>
        </w:r>
      </w:ins>
      <w:ins w:id="915" w:author="PR Preview" w:date="2026-01-01T00:00:00Z">
        <w:r>
          <w:t xml:space="preserve"> </w:t>
        </w:r>
      </w:ins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ins w:id="916" w:author="PR Preview" w:date="2026-01-01T00:00:00Z">
        <w:r>
          <w:t xml:space="preserve"> </w:t>
        </w:r>
      </w:ins>
      <w:ins w:id="917" w:author="PR Preview" w:date="2026-01-01T00:00:00Z">
        <w:r>
          <w:t xml:space="preserve">be the hyperplane and open half-space of</w:t>
        </w:r>
      </w:ins>
      <w:ins w:id="918" w:author="PR Preview" w:date="2026-01-01T00:00:00Z">
        <w:r>
          <w:t xml:space="preserve"> </w:t>
        </w:r>
      </w:ins>
      <w:hyperlink w:anchor="def-half-space">
        <w:ins w:id="919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920" w:author="PR Preview" w:date="2026-01-01T00:00:00Z">
        <w:r>
          <w:t xml:space="preserve">.</w:t>
        </w:r>
      </w:ins>
      <w:ins w:id="921" w:author="PR Preview" w:date="2026-01-01T00:00:00Z">
        <w:r>
          <w:t xml:space="preserve"> </w:t>
        </w:r>
      </w:ins>
      <w:ins w:id="922" w:author="PR Preview" w:date="2026-01-01T00:00:00Z">
        <w:r>
          <w:t xml:space="preserve">For a set</w:t>
        </w:r>
      </w:ins>
      <w:ins w:id="923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924" w:author="PR Preview" w:date="2026-01-01T00:00:00Z">
        <w:r>
          <w:t xml:space="preserve">, let</w:t>
        </w:r>
      </w:ins>
      <w:ins w:id="925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r>
              <m:t>S</m:t>
            </m:r>
          </m:e>
        </m:d>
        <m:r>
          <m:t>​</m:t>
        </m:r>
      </m:oMath>
      <w:ins w:id="926" w:author="PR Preview" w:date="2026-01-01T00:00:00Z">
        <w:r>
          <w:t xml:space="preserve"> </w:t>
        </w:r>
      </w:ins>
      <w:ins w:id="927" w:author="PR Preview" w:date="2026-01-01T00:00:00Z">
        <w:r>
          <w:t xml:space="preserve">be the set of differences of its points.</w:t>
        </w:r>
      </w:ins>
    </w:p>
    <w:p>
      <w:pPr>
        <w:pStyle w:val="Compact"/>
        <w:numPr>
          <w:ilvl w:val="0"/>
          <w:numId w:val="1006"/>
        </w:numPr>
      </w:pP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part 3,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, this is positive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/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89" w:name="exm-half-space-iris"/>
    <w:p>
      <w:pPr>
        <w:pStyle w:val="BodyText"/>
      </w:pPr>
      <w:del w:id="928" w:author="PR Preview" w:date="2026-01-01T00:00:00Z">
        <w:r>
          <w:rPr>
            <w:b/>
            <w:bCs/>
          </w:rPr>
          <w:delText xml:space="preserve">Example 20 (Two iris species on either side of a line)</w:delText>
        </w:r>
      </w:del>
      <w:del w:id="929" w:author="PR Preview" w:date="2026-01-01T00:00:00Z">
        <w:r>
          <w:delText xml:space="preserve"> </w:delText>
        </w:r>
      </w:del>
      <w:del w:id="930" w:author="PR Preview" w:date="2026-01-01T00:00:00Z">
        <w:r>
          <w:delText xml:space="preserve">The</w:delText>
        </w:r>
      </w:del>
      <w:del w:id="931" w:author="PR Preview" w:date="2026-01-01T00:00:00Z">
        <w:r>
          <w:delText xml:space="preserve"> </w:delText>
        </w:r>
      </w:del>
      <w:del w:id="932" w:author="PR Preview" w:date="2026-01-01T00:00:00Z">
        <w:r>
          <w:rPr>
            <w:rStyle w:val="VerbatimChar"/>
          </w:rPr>
          <w:delText xml:space="preserve">iris</w:delText>
        </w:r>
      </w:del>
      <w:del w:id="933" w:author="PR Preview" w:date="2026-01-01T00:00:00Z">
        <w:r>
          <w:delText xml:space="preserve"> </w:delText>
        </w:r>
      </w:del>
      <w:del w:id="934" w:author="PR Preview" w:date="2026-01-01T00:00:00Z">
        <w:r>
          <w:delText xml:space="preserve">data set in R has the petal length and petal width, in centimeters, of 150 irises.</w:delText>
        </w:r>
      </w:del>
      <w:del w:id="935" w:author="PR Preview" w:date="2026-01-01T00:00:00Z">
        <w:r>
          <w:delText xml:space="preserve"> </w:delText>
        </w:r>
      </w:del>
      <w:del w:id="936" w:author="PR Preview" w:date="2026-01-01T00:00:00Z">
        <w:r>
          <w:delText xml:space="preserve">Take the 100 flowers of the species versicolor and virginica,</w:delText>
        </w:r>
      </w:del>
      <w:del w:id="937" w:author="PR Preview" w:date="2026-01-01T00:00:00Z">
        <w:r>
          <w:delText xml:space="preserve"> </w:delText>
        </w:r>
      </w:del>
      <w:del w:id="938" w:author="PR Preview" w:date="2026-01-01T00:00:00Z">
        <w:r>
          <w:delText xml:space="preserve">and let</w:delText>
        </w:r>
      </w:del>
      <w:del w:id="939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del w:id="940" w:author="PR Preview" w:date="2026-01-01T00:00:00Z">
        <w:r>
          <w:delText xml:space="preserve"> </w:delText>
        </w:r>
      </w:del>
      <w:del w:id="941" w:author="PR Preview" w:date="2026-01-01T00:00:00Z">
        <w:r>
          <w:delText xml:space="preserve">be the petal length and petal width of one flower.</w:delText>
        </w:r>
      </w:del>
      <w:del w:id="942" w:author="PR Preview" w:date="2026-01-01T00:00:00Z">
        <w:r>
          <w:delText xml:space="preserve"> </w:delText>
        </w:r>
      </w:del>
      <w:del w:id="943" w:author="PR Preview" w:date="2026-01-01T00:00:00Z">
        <w:r>
          <w:delText xml:space="preserve">A logistic regression of the species on</w:delText>
        </w:r>
      </w:del>
      <w:del w:id="944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945" w:author="PR Preview" w:date="2026-01-01T00:00:00Z">
        <w:r>
          <w:delText xml:space="preserve"> </w:delText>
        </w:r>
      </w:del>
      <w:del w:id="946" w:author="PR Preview" w:date="2026-01-01T00:00:00Z">
        <w:r>
          <w:delText xml:space="preserve">gives a coefficient vector</w:delText>
        </w:r>
      </w:del>
      <w:del w:id="947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w</m:t>
            </m:r>
          </m:e>
        </m:acc>
      </m:oMath>
      <w:del w:id="948" w:author="PR Preview" w:date="2026-01-01T00:00:00Z">
        <w:r>
          <w:delText xml:space="preserve"> </w:delText>
        </w:r>
      </w:del>
      <w:del w:id="949" w:author="PR Preview" w:date="2026-01-01T00:00:00Z">
        <w:r>
          <w:delText xml:space="preserve">and an intercept</w:delText>
        </w:r>
      </w:del>
      <w:del w:id="950" w:author="PR Preview" w:date="2026-01-01T00:00:00Z">
        <w:r>
          <w:delText xml:space="preserve"> </w:delText>
        </w:r>
      </w:del>
      <m:oMath>
        <m:r>
          <m:t>b</m:t>
        </m:r>
      </m:oMath>
      <w:del w:id="951" w:author="PR Preview" w:date="2026-01-01T00:00:00Z">
        <w:r>
          <w:delText xml:space="preserve">.</w:delText>
        </w:r>
      </w:del>
      <w:del w:id="952" w:author="PR Preview" w:date="2026-01-01T00:00:00Z">
        <w:r>
          <w:delText xml:space="preserve"> </w:delText>
        </w:r>
      </w:del>
      <w:del w:id="953" w:author="PR Preview" w:date="2026-01-01T00:00:00Z">
        <w:r>
          <w:delText xml:space="preserve">The line</w:delText>
        </w:r>
      </w:del>
      <w:del w:id="954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del w:id="955" w:author="PR Preview" w:date="2026-01-01T00:00:00Z">
        <w:r>
          <w:delText xml:space="preserve"> </w:delText>
        </w:r>
      </w:del>
      <w:del w:id="956" w:author="PR Preview" w:date="2026-01-01T00:00:00Z">
        <w:r>
          <w:delText xml:space="preserve">is a hyperplane in</w:delText>
        </w:r>
      </w:del>
      <w:del w:id="957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del w:id="958" w:author="PR Preview" w:date="2026-01-01T00:00:00Z">
        <w:r>
          <w:delText xml:space="preserve"> </w:delText>
        </w:r>
      </w:del>
      <w:del w:id="959" w:author="PR Preview" w:date="2026-01-01T00:00:00Z">
        <w:r>
          <w:delText xml:space="preserve">(</w:delText>
        </w:r>
      </w:del>
      <w:hyperlink r:id="rId71">
        <w:del w:id="960" w:author="PR Preview" w:date="2026-01-01T00:00:00Z">
          <w:r>
            <w:rPr>
              <w:rStyle w:val="Hyperlink"/>
            </w:rPr>
            <w:delText xml:space="preserve">Definition 19 in Matrices</w:delText>
          </w:r>
        </w:del>
      </w:hyperlink>
      <w:del w:id="961" w:author="PR Preview" w:date="2026-01-01T00:00:00Z">
        <w:r>
          <w:delText xml:space="preserve">),</w:delText>
        </w:r>
      </w:del>
      <w:del w:id="962" w:author="PR Preview" w:date="2026-01-01T00:00:00Z">
        <w:r>
          <w:delText xml:space="preserve"> </w:delText>
        </w:r>
      </w:del>
      <w:del w:id="963" w:author="PR Preview" w:date="2026-01-01T00:00:00Z">
        <w:r>
          <w:delText xml:space="preserve">and the two species mostly fall in its two open half-spaces (</w:delText>
        </w:r>
      </w:del>
      <w:hyperlink w:anchor="def-half-space">
        <w:del w:id="964" w:author="PR Preview" w:date="2026-01-01T00:00:00Z">
          <w:r>
            <w:rPr>
              <w:rStyle w:val="Hyperlink"/>
            </w:rPr>
            <w:delText xml:space="preserve">Definition 7</w:delText>
          </w:r>
        </w:del>
      </w:hyperlink>
      <w:del w:id="965" w:author="PR Preview" w:date="2026-01-01T00:00:00Z">
        <w:r>
          <w:delText xml:space="preserve">).</w:delText>
        </w:r>
      </w:del>
      <w:del w:id="966" w:author="PR Preview" w:date="2026-01-01T00:00:00Z">
        <w:r>
          <w:delText xml:space="preserve"> </w:delText>
        </w:r>
      </w:del>
      <w:hyperlink w:anchor="fig-half-space-iris">
        <w:del w:id="967" w:author="PR Preview" w:date="2026-01-01T00:00:00Z">
          <w:r>
            <w:rPr>
              <w:rStyle w:val="Hyperlink"/>
            </w:rPr>
            <w:delText xml:space="preserve">Figure 1</w:delText>
          </w:r>
        </w:del>
      </w:hyperlink>
      <w:del w:id="968" w:author="PR Preview" w:date="2026-01-01T00:00:00Z">
        <w:r>
          <w:delText xml:space="preserve"> </w:delText>
        </w:r>
      </w:del>
      <w:del w:id="969" w:author="PR Preview" w:date="2026-01-01T00:00:00Z">
        <w:r>
          <w:delText xml:space="preserve">shows the line and the flowers.</w:delText>
        </w:r>
      </w:del>
    </w:p>
    <w:p>
      <w:pPr>
        <w:pStyle w:val="BodyText"/>
      </w:pPr>
      <w:ins w:id="970" w:author="PR Preview" w:date="2026-01-01T00:00:00Z">
        <w:r>
          <w:rPr>
            <w:b/>
            <w:bCs/>
          </w:rPr>
          <w:t xml:space="preserve">Example 20 (Two iris species on either side of a line)</w:t>
        </w:r>
      </w:ins>
      <w:ins w:id="971" w:author="PR Preview" w:date="2026-01-01T00:00:00Z">
        <w:r>
          <w:t xml:space="preserve"> </w:t>
        </w:r>
      </w:ins>
      <w:ins w:id="972" w:author="PR Preview" w:date="2026-01-01T00:00:00Z">
        <w:r>
          <w:t xml:space="preserve">The</w:t>
        </w:r>
      </w:ins>
      <w:ins w:id="973" w:author="PR Preview" w:date="2026-01-01T00:00:00Z">
        <w:r>
          <w:t xml:space="preserve"> </w:t>
        </w:r>
      </w:ins>
      <w:ins w:id="974" w:author="PR Preview" w:date="2026-01-01T00:00:00Z">
        <w:r>
          <w:rPr>
            <w:rStyle w:val="VerbatimChar"/>
          </w:rPr>
          <w:t xml:space="preserve">iris</w:t>
        </w:r>
      </w:ins>
      <w:ins w:id="975" w:author="PR Preview" w:date="2026-01-01T00:00:00Z">
        <w:r>
          <w:t xml:space="preserve"> </w:t>
        </w:r>
      </w:ins>
      <w:ins w:id="976" w:author="PR Preview" w:date="2026-01-01T00:00:00Z">
        <w:r>
          <w:t xml:space="preserve">data set in R has the petal length and petal width, in centimeters, of 150 irises.</w:t>
        </w:r>
      </w:ins>
      <w:ins w:id="977" w:author="PR Preview" w:date="2026-01-01T00:00:00Z">
        <w:r>
          <w:t xml:space="preserve"> </w:t>
        </w:r>
      </w:ins>
      <w:ins w:id="978" w:author="PR Preview" w:date="2026-01-01T00:00:00Z">
        <w:r>
          <w:t xml:space="preserve">Take the 100 flowers of the species versicolor and virginica,</w:t>
        </w:r>
      </w:ins>
      <w:ins w:id="979" w:author="PR Preview" w:date="2026-01-01T00:00:00Z">
        <w:r>
          <w:t xml:space="preserve"> </w:t>
        </w:r>
      </w:ins>
      <w:ins w:id="980" w:author="PR Preview" w:date="2026-01-01T00:00:00Z">
        <w:r>
          <w:t xml:space="preserve">and let</w:t>
        </w:r>
      </w:ins>
      <w:ins w:id="98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ins w:id="982" w:author="PR Preview" w:date="2026-01-01T00:00:00Z">
        <w:r>
          <w:t xml:space="preserve"> </w:t>
        </w:r>
      </w:ins>
      <w:ins w:id="983" w:author="PR Preview" w:date="2026-01-01T00:00:00Z">
        <w:r>
          <w:t xml:space="preserve">be the petal length and petal width of one flower.</w:t>
        </w:r>
      </w:ins>
      <w:ins w:id="984" w:author="PR Preview" w:date="2026-01-01T00:00:00Z">
        <w:r>
          <w:t xml:space="preserve"> </w:t>
        </w:r>
      </w:ins>
      <w:ins w:id="985" w:author="PR Preview" w:date="2026-01-01T00:00:00Z">
        <w:r>
          <w:t xml:space="preserve">A logistic regression of the species on</w:t>
        </w:r>
      </w:ins>
      <w:ins w:id="986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987" w:author="PR Preview" w:date="2026-01-01T00:00:00Z">
        <w:r>
          <w:t xml:space="preserve"> </w:t>
        </w:r>
      </w:ins>
      <w:ins w:id="988" w:author="PR Preview" w:date="2026-01-01T00:00:00Z">
        <w:r>
          <w:t xml:space="preserve">gives a coefficient vector</w:t>
        </w:r>
      </w:ins>
      <w:ins w:id="98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w</m:t>
            </m:r>
          </m:e>
        </m:acc>
      </m:oMath>
      <w:ins w:id="990" w:author="PR Preview" w:date="2026-01-01T00:00:00Z">
        <w:r>
          <w:t xml:space="preserve"> </w:t>
        </w:r>
      </w:ins>
      <w:ins w:id="991" w:author="PR Preview" w:date="2026-01-01T00:00:00Z">
        <w:r>
          <w:t xml:space="preserve">and an intercept</w:t>
        </w:r>
      </w:ins>
      <w:ins w:id="992" w:author="PR Preview" w:date="2026-01-01T00:00:00Z">
        <w:r>
          <w:t xml:space="preserve"> </w:t>
        </w:r>
      </w:ins>
      <m:oMath>
        <m:r>
          <m:t>b</m:t>
        </m:r>
      </m:oMath>
      <w:ins w:id="993" w:author="PR Preview" w:date="2026-01-01T00:00:00Z">
        <w:r>
          <w:t xml:space="preserve">.</w:t>
        </w:r>
      </w:ins>
      <w:ins w:id="994" w:author="PR Preview" w:date="2026-01-01T00:00:00Z">
        <w:r>
          <w:t xml:space="preserve"> </w:t>
        </w:r>
      </w:ins>
      <w:ins w:id="995" w:author="PR Preview" w:date="2026-01-01T00:00:00Z">
        <w:r>
          <w:t xml:space="preserve">The line</w:t>
        </w:r>
      </w:ins>
      <w:ins w:id="996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ins w:id="997" w:author="PR Preview" w:date="2026-01-01T00:00:00Z">
        <w:r>
          <w:t xml:space="preserve"> </w:t>
        </w:r>
      </w:ins>
      <w:ins w:id="998" w:author="PR Preview" w:date="2026-01-01T00:00:00Z">
        <w:r>
          <w:t xml:space="preserve">is a hyperplane in</w:t>
        </w:r>
      </w:ins>
      <w:ins w:id="999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1000" w:author="PR Preview" w:date="2026-01-01T00:00:00Z">
        <w:r>
          <w:t xml:space="preserve"> </w:t>
        </w:r>
      </w:ins>
      <w:ins w:id="1001" w:author="PR Preview" w:date="2026-01-01T00:00:00Z">
        <w:r>
          <w:t xml:space="preserve">(</w:t>
        </w:r>
      </w:ins>
      <w:hyperlink r:id="rId71">
        <w:ins w:id="1002" w:author="PR Preview" w:date="2026-01-01T00:00:00Z">
          <w:r>
            <w:rPr>
              <w:rStyle w:val="Hyperlink"/>
            </w:rPr>
            <w:t xml:space="preserve">Definition 19 in Matrices</w:t>
          </w:r>
        </w:ins>
      </w:hyperlink>
      <w:ins w:id="1003" w:author="PR Preview" w:date="2026-01-01T00:00:00Z">
        <w:r>
          <w:t xml:space="preserve">),</w:t>
        </w:r>
      </w:ins>
      <w:ins w:id="1004" w:author="PR Preview" w:date="2026-01-01T00:00:00Z">
        <w:r>
          <w:t xml:space="preserve"> </w:t>
        </w:r>
      </w:ins>
      <w:ins w:id="1005" w:author="PR Preview" w:date="2026-01-01T00:00:00Z">
        <w:r>
          <w:t xml:space="preserve">and the two species mostly fall in its two open half-spaces (</w:t>
        </w:r>
      </w:ins>
      <w:hyperlink w:anchor="def-half-space">
        <w:ins w:id="1006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1007" w:author="PR Preview" w:date="2026-01-01T00:00:00Z">
        <w:r>
          <w:t xml:space="preserve">).</w:t>
        </w:r>
      </w:ins>
      <w:ins w:id="1008" w:author="PR Preview" w:date="2026-01-01T00:00:00Z">
        <w:r>
          <w:t xml:space="preserve"> </w:t>
        </w:r>
      </w:ins>
      <w:hyperlink w:anchor="fig-half-space-iris">
        <w:ins w:id="1009" w:author="PR Preview" w:date="2026-01-01T00:00:00Z">
          <w:r>
            <w:rPr>
              <w:rStyle w:val="Hyperlink"/>
            </w:rPr>
            <w:t xml:space="preserve">Figure 1</w:t>
          </w:r>
        </w:ins>
      </w:hyperlink>
      <w:ins w:id="1010" w:author="PR Preview" w:date="2026-01-01T00:00:00Z">
        <w:r>
          <w:t xml:space="preserve"> </w:t>
        </w:r>
      </w:ins>
      <w:ins w:id="1011" w:author="PR Preview" w:date="2026-01-01T00:00:00Z">
        <w:r>
          <w:t xml:space="preserve">shows the line and the flowers.</w:t>
        </w:r>
      </w:ins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88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12</w:t>
        </w:r>
      </w:hyperlink>
      <w:r>
        <w:t xml:space="preserve">).</w:t>
      </w:r>
    </w:p>
    <w:bookmarkEnd w:id="89"/>
    <w:bookmarkStart w:id="90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17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del w:id="1012" w:author="PR Preview" w:date="2026-01-01T00:00:00Z">
        <w:r>
          <w:delText xml:space="preserve">For each point, say whether it is in</w:delText>
        </w:r>
      </w:del>
      <w:del w:id="1013" w:author="PR Preview" w:date="2026-01-01T00:00:00Z">
        <w:r>
          <w:delText xml:space="preserve"> </w:delText>
        </w:r>
      </w:del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del w:id="1014" w:author="PR Preview" w:date="2026-01-01T00:00:00Z">
        <w:r>
          <w:delText xml:space="preserve">,</w:delText>
        </w:r>
      </w:del>
      <w:del w:id="1015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H</m:t>
        </m:r>
      </m:oMath>
      <w:del w:id="1016" w:author="PR Preview" w:date="2026-01-01T00:00:00Z">
        <w:r>
          <w:delText xml:space="preserve"> </w:delText>
        </w:r>
      </w:del>
      <w:del w:id="1017" w:author="PR Preview" w:date="2026-01-01T00:00:00Z">
        <w:r>
          <w:delText xml:space="preserve">or</w:delText>
        </w:r>
      </w:del>
      <w:del w:id="1018" w:author="PR Preview" w:date="2026-01-01T00:00:00Z">
        <w:r>
          <w:delText xml:space="preserve"> </w:delText>
        </w:r>
      </w:del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del w:id="1019" w:author="PR Preview" w:date="2026-01-01T00:00:00Z">
        <w:r>
          <w:delText xml:space="preserve"> </w:delText>
        </w:r>
      </w:del>
      <w:del w:id="1020" w:author="PR Preview" w:date="2026-01-01T00:00:00Z">
        <w:r>
          <w:delText xml:space="preserve">(</w:delText>
        </w:r>
      </w:del>
      <w:hyperlink w:anchor="def-half-space">
        <w:del w:id="1021" w:author="PR Preview" w:date="2026-01-01T00:00:00Z">
          <w:r>
            <w:rPr>
              <w:rStyle w:val="Hyperlink"/>
            </w:rPr>
            <w:delText xml:space="preserve">Definition 7</w:delText>
          </w:r>
        </w:del>
      </w:hyperlink>
      <w:del w:id="1022" w:author="PR Preview" w:date="2026-01-01T00:00:00Z">
        <w:r>
          <w:delText xml:space="preserve">):</w:delText>
        </w:r>
      </w:del>
      <w:del w:id="1023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1024" w:author="PR Preview" w:date="2026-01-01T00:00:00Z">
        <w:r>
          <w:delText xml:space="preserve">,</w:delText>
        </w:r>
      </w:del>
      <w:del w:id="1025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1026" w:author="PR Preview" w:date="2026-01-01T00:00:00Z">
        <w:r>
          <w:delText xml:space="preserve"> </w:delText>
        </w:r>
      </w:del>
      <w:del w:id="1027" w:author="PR Preview" w:date="2026-01-01T00:00:00Z">
        <w:r>
          <w:delText xml:space="preserve">and</w:delText>
        </w:r>
      </w:del>
      <w:del w:id="102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1029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07"/>
        </w:numPr>
      </w:pPr>
      <w:ins w:id="1030" w:author="PR Preview" w:date="2026-01-01T00:00:00Z">
        <w:r>
          <w:t xml:space="preserve">For each point, say whether it is in</w:t>
        </w:r>
      </w:ins>
      <w:ins w:id="1031" w:author="PR Preview" w:date="2026-01-01T00:00:00Z">
        <w:r>
          <w:t xml:space="preserve"> </w:t>
        </w:r>
      </w:ins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ins w:id="1032" w:author="PR Preview" w:date="2026-01-01T00:00:00Z">
        <w:r>
          <w:t xml:space="preserve">,</w:t>
        </w:r>
      </w:ins>
      <w:ins w:id="1033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H</m:t>
        </m:r>
      </m:oMath>
      <w:ins w:id="1034" w:author="PR Preview" w:date="2026-01-01T00:00:00Z">
        <w:r>
          <w:t xml:space="preserve"> </w:t>
        </w:r>
      </w:ins>
      <w:ins w:id="1035" w:author="PR Preview" w:date="2026-01-01T00:00:00Z">
        <w:r>
          <w:t xml:space="preserve">or</w:t>
        </w:r>
      </w:ins>
      <w:ins w:id="1036" w:author="PR Preview" w:date="2026-01-01T00:00:00Z">
        <w:r>
          <w:t xml:space="preserve"> </w:t>
        </w:r>
      </w:ins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ins w:id="1037" w:author="PR Preview" w:date="2026-01-01T00:00:00Z">
        <w:r>
          <w:t xml:space="preserve"> </w:t>
        </w:r>
      </w:ins>
      <w:ins w:id="1038" w:author="PR Preview" w:date="2026-01-01T00:00:00Z">
        <w:r>
          <w:t xml:space="preserve">(</w:t>
        </w:r>
      </w:ins>
      <w:hyperlink w:anchor="def-half-space">
        <w:ins w:id="1039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1040" w:author="PR Preview" w:date="2026-01-01T00:00:00Z">
        <w:r>
          <w:t xml:space="preserve">):</w:t>
        </w:r>
      </w:ins>
      <w:ins w:id="104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1042" w:author="PR Preview" w:date="2026-01-01T00:00:00Z">
        <w:r>
          <w:t xml:space="preserve">,</w:t>
        </w:r>
      </w:ins>
      <w:ins w:id="104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1044" w:author="PR Preview" w:date="2026-01-01T00:00:00Z">
        <w:r>
          <w:t xml:space="preserve"> </w:t>
        </w:r>
      </w:ins>
      <w:ins w:id="1045" w:author="PR Preview" w:date="2026-01-01T00:00:00Z">
        <w:r>
          <w:t xml:space="preserve">and</w:t>
        </w:r>
      </w:ins>
      <w:ins w:id="104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047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7"/>
        </w:numPr>
      </w:pPr>
      <w:r>
        <w:t xml:space="preserve">Write the plane and its half-spaces using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7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12</w:t>
        </w:r>
      </w:hyperlink>
      <w:r>
        <w:t xml:space="preserve">).</w:t>
      </w:r>
    </w:p>
    <w:bookmarkEnd w:id="90"/>
    <w:bookmarkStart w:id="91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8"/>
        </w:numPr>
      </w:pPr>
      <w:r>
        <w:t xml:space="preserve">Compute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09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8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1"/>
    <w:bookmarkStart w:id="92" w:name="def-rank-factorization"/>
    <w:p>
      <w:pPr>
        <w:pStyle w:val="FirstParagraph"/>
      </w:pPr>
      <w:del w:id="1048" w:author="PR Preview" w:date="2026-01-01T00:00:00Z">
        <w:r>
          <w:rPr>
            <w:b/>
            <w:bCs/>
          </w:rPr>
          <w:delText xml:space="preserve">Definition 8 (Rank factorization)</w:delText>
        </w:r>
      </w:del>
      <w:del w:id="1049" w:author="PR Preview" w:date="2026-01-01T00:00:00Z">
        <w:r>
          <w:delText xml:space="preserve"> </w:delText>
        </w:r>
      </w:del>
      <w:del w:id="1050" w:author="PR Preview" w:date="2026-01-01T00:00:00Z">
        <w:r>
          <w:delText xml:space="preserve">Let</w:delText>
        </w:r>
      </w:del>
      <w:del w:id="1051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052" w:author="PR Preview" w:date="2026-01-01T00:00:00Z">
        <w:r>
          <w:delText xml:space="preserve"> </w:delText>
        </w:r>
      </w:del>
      <w:del w:id="1053" w:author="PR Preview" w:date="2026-01-01T00:00:00Z">
        <w:r>
          <w:delText xml:space="preserve">be an</w:delText>
        </w:r>
      </w:del>
      <w:del w:id="1054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n</m:t>
        </m:r>
      </m:oMath>
      <w:del w:id="1055" w:author="PR Preview" w:date="2026-01-01T00:00:00Z">
        <w:r>
          <w:delText xml:space="preserve"> </w:delText>
        </w:r>
      </w:del>
      <w:del w:id="1056" w:author="PR Preview" w:date="2026-01-01T00:00:00Z">
        <w:r>
          <w:delText xml:space="preserve">matrix with</w:delText>
        </w:r>
      </w:del>
      <w:del w:id="1057" w:author="PR Preview" w:date="2026-01-01T00:00:00Z">
        <w:r>
          <w:delText xml:space="preserve"> </w:delText>
        </w:r>
      </w:del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del w:id="1058" w:author="PR Preview" w:date="2026-01-01T00:00:00Z">
        <w:r>
          <w:delText xml:space="preserve">.</w:delText>
        </w:r>
      </w:del>
      <w:del w:id="1059" w:author="PR Preview" w:date="2026-01-01T00:00:00Z">
        <w:r>
          <w:delText xml:space="preserve"> </w:delText>
        </w:r>
      </w:del>
      <w:del w:id="1060" w:author="PR Preview" w:date="2026-01-01T00:00:00Z">
        <w:r>
          <w:delText xml:space="preserve">A</w:delText>
        </w:r>
      </w:del>
      <w:del w:id="1061" w:author="PR Preview" w:date="2026-01-01T00:00:00Z">
        <w:r>
          <w:delText xml:space="preserve"> </w:delText>
        </w:r>
      </w:del>
      <w:del w:id="1062" w:author="PR Preview" w:date="2026-01-01T00:00:00Z">
        <w:r>
          <w:rPr>
            <w:b/>
            <w:bCs/>
          </w:rPr>
          <w:delText xml:space="preserve">rank factorization</w:delText>
        </w:r>
      </w:del>
      <w:del w:id="1063" w:author="PR Preview" w:date="2026-01-01T00:00:00Z">
        <w:r>
          <w:delText xml:space="preserve"> </w:delText>
        </w:r>
      </w:del>
      <w:del w:id="1064" w:author="PR Preview" w:date="2026-01-01T00:00:00Z">
        <w:r>
          <w:delText xml:space="preserve">of</w:delText>
        </w:r>
      </w:del>
      <w:del w:id="1065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066" w:author="PR Preview" w:date="2026-01-01T00:00:00Z">
        <w:r>
          <w:delText xml:space="preserve"> </w:delText>
        </w:r>
      </w:del>
      <w:del w:id="1067" w:author="PR Preview" w:date="2026-01-01T00:00:00Z">
        <w:r>
          <w:delText xml:space="preserve">is a product</w:delText>
        </w:r>
      </w:del>
    </w:p>
    <w:p>
      <w:pPr>
        <w:pStyle w:val="FirstParagraph"/>
      </w:pPr>
      <w:ins w:id="1068" w:author="PR Preview" w:date="2026-01-01T00:00:00Z">
        <w:r>
          <w:rPr>
            <w:b/>
            <w:bCs/>
          </w:rPr>
          <w:t xml:space="preserve">Definition 10 (Rank factorization)</w:t>
        </w:r>
      </w:ins>
      <w:ins w:id="1069" w:author="PR Preview" w:date="2026-01-01T00:00:00Z">
        <w:r>
          <w:t xml:space="preserve"> </w:t>
        </w:r>
      </w:ins>
      <w:ins w:id="1070" w:author="PR Preview" w:date="2026-01-01T00:00:00Z">
        <w:r>
          <w:t xml:space="preserve">Let</w:t>
        </w:r>
      </w:ins>
      <w:ins w:id="1071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072" w:author="PR Preview" w:date="2026-01-01T00:00:00Z">
        <w:r>
          <w:t xml:space="preserve"> </w:t>
        </w:r>
      </w:ins>
      <w:ins w:id="1073" w:author="PR Preview" w:date="2026-01-01T00:00:00Z">
        <w:r>
          <w:t xml:space="preserve">be an</w:t>
        </w:r>
      </w:ins>
      <w:ins w:id="1074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1075" w:author="PR Preview" w:date="2026-01-01T00:00:00Z">
        <w:r>
          <w:t xml:space="preserve"> </w:t>
        </w:r>
      </w:ins>
      <w:ins w:id="1076" w:author="PR Preview" w:date="2026-01-01T00:00:00Z">
        <w:r>
          <w:t xml:space="preserve">matrix with</w:t>
        </w:r>
      </w:ins>
      <w:ins w:id="1077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ins w:id="1078" w:author="PR Preview" w:date="2026-01-01T00:00:00Z">
        <w:r>
          <w:t xml:space="preserve">.</w:t>
        </w:r>
      </w:ins>
      <w:ins w:id="1079" w:author="PR Preview" w:date="2026-01-01T00:00:00Z">
        <w:r>
          <w:t xml:space="preserve"> </w:t>
        </w:r>
      </w:ins>
      <w:ins w:id="1080" w:author="PR Preview" w:date="2026-01-01T00:00:00Z">
        <w:r>
          <w:t xml:space="preserve">A</w:t>
        </w:r>
      </w:ins>
      <w:ins w:id="1081" w:author="PR Preview" w:date="2026-01-01T00:00:00Z">
        <w:r>
          <w:t xml:space="preserve"> </w:t>
        </w:r>
      </w:ins>
      <w:ins w:id="1082" w:author="PR Preview" w:date="2026-01-01T00:00:00Z">
        <w:r>
          <w:rPr>
            <w:b/>
            <w:bCs/>
          </w:rPr>
          <w:t xml:space="preserve">rank factorization</w:t>
        </w:r>
      </w:ins>
      <w:ins w:id="1083" w:author="PR Preview" w:date="2026-01-01T00:00:00Z">
        <w:r>
          <w:t xml:space="preserve"> </w:t>
        </w:r>
      </w:ins>
      <w:ins w:id="1084" w:author="PR Preview" w:date="2026-01-01T00:00:00Z">
        <w:r>
          <w:t xml:space="preserve">of</w:t>
        </w:r>
      </w:ins>
      <w:ins w:id="1085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086" w:author="PR Preview" w:date="2026-01-01T00:00:00Z">
        <w:r>
          <w:t xml:space="preserve"> </w:t>
        </w:r>
      </w:ins>
      <w:ins w:id="1087" w:author="PR Preview" w:date="2026-01-01T00:00:00Z">
        <w:r>
          <w:t xml:space="preserve">is a product</w:t>
        </w:r>
      </w:ins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92"/>
    <w:bookmarkStart w:id="93" w:name="exm-rank-factorization"/>
    <w:p>
      <w:pPr>
        <w:pStyle w:val="FirstParagraph"/>
      </w:pPr>
      <w:r>
        <w:rPr>
          <w:b/>
          <w:bCs/>
        </w:rPr>
        <w:t xml:space="preserve">Example 21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3"/>
    <w:bookmarkStart w:id="94" w:name="thm-rank-factorization"/>
    <w:p>
      <w:pPr>
        <w:pStyle w:val="BodyText"/>
      </w:pPr>
      <w:del w:id="1088" w:author="PR Preview" w:date="2026-01-01T00:00:00Z">
        <w:r>
          <w:rPr>
            <w:b/>
            <w:bCs/>
          </w:rPr>
          <w:delText xml:space="preserve">Theorem 13 (Every nonzero matrix has a rank factorization)</w:delText>
        </w:r>
      </w:del>
      <w:del w:id="1089" w:author="PR Preview" w:date="2026-01-01T00:00:00Z">
        <w:r>
          <w:delText xml:space="preserve"> </w:delText>
        </w:r>
      </w:del>
      <w:del w:id="1090" w:author="PR Preview" w:date="2026-01-01T00:00:00Z">
        <w:r>
          <w:delText xml:space="preserve">Every</w:delText>
        </w:r>
      </w:del>
      <w:del w:id="1091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n</m:t>
        </m:r>
      </m:oMath>
      <w:del w:id="1092" w:author="PR Preview" w:date="2026-01-01T00:00:00Z">
        <w:r>
          <w:delText xml:space="preserve"> </w:delText>
        </w:r>
      </w:del>
      <w:del w:id="1093" w:author="PR Preview" w:date="2026-01-01T00:00:00Z">
        <w:r>
          <w:delText xml:space="preserve">matrix</w:delText>
        </w:r>
      </w:del>
      <w:del w:id="1094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095" w:author="PR Preview" w:date="2026-01-01T00:00:00Z">
        <w:r>
          <w:delText xml:space="preserve"> </w:delText>
        </w:r>
      </w:del>
      <w:del w:id="1096" w:author="PR Preview" w:date="2026-01-01T00:00:00Z">
        <w:r>
          <w:delText xml:space="preserve">with</w:delText>
        </w:r>
      </w:del>
      <w:del w:id="1097" w:author="PR Preview" w:date="2026-01-01T00:00:00Z">
        <w:r>
          <w:delText xml:space="preserve"> </w:delText>
        </w:r>
      </w:del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del w:id="1098" w:author="PR Preview" w:date="2026-01-01T00:00:00Z">
        <w:r>
          <w:delText xml:space="preserve"> </w:delText>
        </w:r>
      </w:del>
      <w:del w:id="1099" w:author="PR Preview" w:date="2026-01-01T00:00:00Z">
        <w:r>
          <w:delText xml:space="preserve">has a rank factorization (</w:delText>
        </w:r>
      </w:del>
      <w:hyperlink w:anchor="def-rank-factorization">
        <w:del w:id="1100" w:author="PR Preview" w:date="2026-01-01T00:00:00Z">
          <w:r>
            <w:rPr>
              <w:rStyle w:val="Hyperlink"/>
            </w:rPr>
            <w:delText xml:space="preserve">Definition 8</w:delText>
          </w:r>
        </w:del>
      </w:hyperlink>
      <w:del w:id="1101" w:author="PR Preview" w:date="2026-01-01T00:00:00Z">
        <w:r>
          <w:delText xml:space="preserve">).</w:delText>
        </w:r>
      </w:del>
      <w:del w:id="1102" w:author="PR Preview" w:date="2026-01-01T00:00:00Z">
        <w:r>
          <w:delText xml:space="preserve"> </w:delText>
        </w:r>
      </w:del>
      <w:del w:id="1103" w:author="PR Preview" w:date="2026-01-01T00:00:00Z">
        <w:r>
          <w:delText xml:space="preserve">One is given by taking the columns of</w:delText>
        </w:r>
      </w:del>
      <w:del w:id="1104" w:author="PR Preview" w:date="2026-01-01T00:00:00Z">
        <w:r>
          <w:delText xml:space="preserve"> </w:delText>
        </w:r>
      </w:del>
      <m:oMath>
        <m:r>
          <m:rPr>
            <m:sty m:val="bi"/>
          </m:rPr>
          <m:t>C</m:t>
        </m:r>
      </m:oMath>
      <w:del w:id="1105" w:author="PR Preview" w:date="2026-01-01T00:00:00Z">
        <w:r>
          <w:delText xml:space="preserve"> </w:delText>
        </w:r>
      </w:del>
      <w:del w:id="1106" w:author="PR Preview" w:date="2026-01-01T00:00:00Z">
        <w:r>
          <w:delText xml:space="preserve">to be any basis of</w:delText>
        </w:r>
      </w:del>
      <w:del w:id="1107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1108" w:author="PR Preview" w:date="2026-01-01T00:00:00Z">
        <w:r>
          <w:delText xml:space="preserve">.</w:delText>
        </w:r>
      </w:del>
    </w:p>
    <w:p>
      <w:pPr>
        <w:pStyle w:val="BodyText"/>
      </w:pPr>
      <w:ins w:id="1109" w:author="PR Preview" w:date="2026-01-01T00:00:00Z">
        <w:r>
          <w:rPr>
            <w:b/>
            <w:bCs/>
          </w:rPr>
          <w:t xml:space="preserve">Theorem 13 (Every nonzero matrix has a rank factorization)</w:t>
        </w:r>
      </w:ins>
      <w:ins w:id="1110" w:author="PR Preview" w:date="2026-01-01T00:00:00Z">
        <w:r>
          <w:t xml:space="preserve"> </w:t>
        </w:r>
      </w:ins>
      <w:ins w:id="1111" w:author="PR Preview" w:date="2026-01-01T00:00:00Z">
        <w:r>
          <w:t xml:space="preserve">Every</w:t>
        </w:r>
      </w:ins>
      <w:ins w:id="1112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1113" w:author="PR Preview" w:date="2026-01-01T00:00:00Z">
        <w:r>
          <w:t xml:space="preserve"> </w:t>
        </w:r>
      </w:ins>
      <w:ins w:id="1114" w:author="PR Preview" w:date="2026-01-01T00:00:00Z">
        <w:r>
          <w:t xml:space="preserve">matrix</w:t>
        </w:r>
      </w:ins>
      <w:ins w:id="1115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116" w:author="PR Preview" w:date="2026-01-01T00:00:00Z">
        <w:r>
          <w:t xml:space="preserve"> </w:t>
        </w:r>
      </w:ins>
      <w:ins w:id="1117" w:author="PR Preview" w:date="2026-01-01T00:00:00Z">
        <w:r>
          <w:t xml:space="preserve">with</w:t>
        </w:r>
      </w:ins>
      <w:ins w:id="1118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ins w:id="1119" w:author="PR Preview" w:date="2026-01-01T00:00:00Z">
        <w:r>
          <w:t xml:space="preserve"> </w:t>
        </w:r>
      </w:ins>
      <w:ins w:id="1120" w:author="PR Preview" w:date="2026-01-01T00:00:00Z">
        <w:r>
          <w:t xml:space="preserve">has a rank factorization (</w:t>
        </w:r>
      </w:ins>
      <w:hyperlink w:anchor="def-rank-factorization">
        <w:ins w:id="1121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1122" w:author="PR Preview" w:date="2026-01-01T00:00:00Z">
        <w:r>
          <w:t xml:space="preserve">).</w:t>
        </w:r>
      </w:ins>
      <w:ins w:id="1123" w:author="PR Preview" w:date="2026-01-01T00:00:00Z">
        <w:r>
          <w:t xml:space="preserve"> </w:t>
        </w:r>
      </w:ins>
      <w:ins w:id="1124" w:author="PR Preview" w:date="2026-01-01T00:00:00Z">
        <w:r>
          <w:t xml:space="preserve">One is given by taking the columns of</w:t>
        </w:r>
      </w:ins>
      <w:ins w:id="1125" w:author="PR Preview" w:date="2026-01-01T00:00:00Z">
        <w:r>
          <w:t xml:space="preserve"> </w:t>
        </w:r>
      </w:ins>
      <m:oMath>
        <m:r>
          <m:rPr>
            <m:sty m:val="bi"/>
          </m:rPr>
          <m:t>C</m:t>
        </m:r>
      </m:oMath>
      <w:ins w:id="1126" w:author="PR Preview" w:date="2026-01-01T00:00:00Z">
        <w:r>
          <w:t xml:space="preserve"> </w:t>
        </w:r>
      </w:ins>
      <w:ins w:id="1127" w:author="PR Preview" w:date="2026-01-01T00:00:00Z">
        <w:r>
          <w:t xml:space="preserve">to be any basis of</w:t>
        </w:r>
      </w:ins>
      <w:ins w:id="1128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1129" w:author="PR Preview" w:date="2026-01-01T00:00:00Z">
        <w:r>
          <w:t xml:space="preserve">.</w:t>
        </w:r>
      </w:ins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r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C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r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the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95" w:name="exm-rank-factorization-construct"/>
    <w:p>
      <w:pPr>
        <w:pStyle w:val="BodyText"/>
      </w:pPr>
      <w:r>
        <w:rPr>
          <w:b/>
          <w:bCs/>
        </w:rPr>
        <w:t xml:space="preserve">Example 22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95"/>
    <w:bookmarkStart w:id="98" w:name="refs"/>
    <w:bookmarkStart w:id="97" w:name="ref-zhou2024rank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Rank and Nullity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96">
        <w:r>
          <w:rPr>
            <w:rStyle w:val="Hyperlink"/>
          </w:rPr>
          <w:t xml:space="preserve">https://ucla-biostat-216.github.io/2024fall/slides/05-rank/05-rank.html</w:t>
        </w:r>
      </w:hyperlink>
      <w:r>
        <w:t xml:space="preserve">.</w:t>
      </w:r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1" Type="http://schemas.openxmlformats.org/officeDocument/2006/relationships/image" Target="media/rId41.png"/><Relationship Id="rId85" Type="http://schemas.openxmlformats.org/officeDocument/2006/relationships/image" Target="media/rId85.png"/><Relationship Id="rId96" Type="http://schemas.openxmlformats.org/officeDocument/2006/relationships/hyperlink" Target="https://ucla-biostat-216.github.io/2024fall/slides/05-rank/05-rank.html" TargetMode="External"/><Relationship Id="rId36" Type="http://schemas.openxmlformats.org/officeDocument/2006/relationships/hyperlink" Target="linear-algebra-diagonalization.html#thm-pd-gram" TargetMode="External"/><Relationship Id="rId71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67" Type="http://schemas.openxmlformats.org/officeDocument/2006/relationships/hyperlink" Target="linear-algebra-matrices.html#def-translation" TargetMode="External"/><Relationship Id="rId74" Type="http://schemas.openxmlformats.org/officeDocument/2006/relationships/hyperlink" Target="linear-algebra-matrices.html#exm-dot-product-matmul" TargetMode="External"/><Relationship Id="rId78" Type="http://schemas.openxmlformats.org/officeDocument/2006/relationships/hyperlink" Target="linear-algebra-matrices.html#exm-hyperplane" TargetMode="External"/><Relationship Id="rId34" Type="http://schemas.openxmlformats.org/officeDocument/2006/relationships/hyperlink" Target="linear-algebra-special-matrices.html#def-positive-semidefinite" TargetMode="External"/><Relationship Id="rId33" Type="http://schemas.openxmlformats.org/officeDocument/2006/relationships/hyperlink" Target="linear-algebra-special-matrices.html#def-symmetric-matrix" TargetMode="External"/><Relationship Id="rId47" Type="http://schemas.openxmlformats.org/officeDocument/2006/relationships/hyperlink" Target="linear-algebra-subspaces.html#def-basis" TargetMode="External"/><Relationship Id="rId49" Type="http://schemas.openxmlformats.org/officeDocument/2006/relationships/hyperlink" Target="linear-algebra-subspaces.html#def-dimension" TargetMode="External"/><Relationship Id="rId46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56" Type="http://schemas.openxmlformats.org/officeDocument/2006/relationships/hyperlink" Target="linear-algebra-subspaces.html#exm-dimension" TargetMode="External"/><Relationship Id="rId69" Type="http://schemas.openxmlformats.org/officeDocument/2006/relationships/hyperlink" Target="linear-algebra-subspaces.html#exm-not-subspace" TargetMode="External"/><Relationship Id="rId75" Type="http://schemas.openxmlformats.org/officeDocument/2006/relationships/hyperlink" Target="linear-algebra-subspaces.html#exm-subspace-zero" TargetMode="External"/><Relationship Id="rId64" Type="http://schemas.openxmlformats.org/officeDocument/2006/relationships/hyperlink" Target="linear-algebra-subspaces.html#rem-full-column-rank-shape" TargetMode="External"/><Relationship Id="rId44" Type="http://schemas.openxmlformats.org/officeDocument/2006/relationships/hyperlink" Target="linear-algebra-subspaces.html#sec-subspaces" TargetMode="External"/><Relationship Id="rId48" Type="http://schemas.openxmlformats.org/officeDocument/2006/relationships/hyperlink" Target="linear-algebra-subspaces.html#thm-add-outside-span" TargetMode="External"/><Relationship Id="rId55" Type="http://schemas.openxmlformats.org/officeDocument/2006/relationships/hyperlink" Target="linear-algebra-subspaces.html#thm-basis-size" TargetMode="External"/><Relationship Id="rId54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57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24" Type="http://schemas.openxmlformats.org/officeDocument/2006/relationships/hyperlink" Target="linear-algebra-subspaces.html#thm-subspace-zero" TargetMode="External"/><Relationship Id="rId29" Type="http://schemas.openxmlformats.org/officeDocument/2006/relationships/hyperlink" Target="linear-algebra-vectors.html#def-dot-product" TargetMode="External"/><Relationship Id="rId72" Type="http://schemas.openxmlformats.org/officeDocument/2006/relationships/hyperlink" Target="linear-algebra-vectors.html#def-orthogonal-vectors" TargetMode="External"/><Relationship Id="rId66" Type="http://schemas.openxmlformats.org/officeDocument/2006/relationships/hyperlink" Target="sets-functions.qmd#def-image" TargetMode="External"/></Relationships>
</file>

<file path=word/_rels/footnotes.xml.rels><?xml version='1.0' encoding='UTF-8' standalone='yes'?>
<Relationships xmlns="http://schemas.openxmlformats.org/package/2006/relationships"><Relationship Id="rId96" Type="http://schemas.openxmlformats.org/officeDocument/2006/relationships/hyperlink" Target="https://ucla-biostat-216.github.io/2024fall/slides/05-rank/05-rank.html" TargetMode="External"/><Relationship Id="rId36" Type="http://schemas.openxmlformats.org/officeDocument/2006/relationships/hyperlink" Target="linear-algebra-diagonalization.html#thm-pd-gram" TargetMode="External"/><Relationship Id="rId71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67" Type="http://schemas.openxmlformats.org/officeDocument/2006/relationships/hyperlink" Target="linear-algebra-matrices.html#def-translation" TargetMode="External"/><Relationship Id="rId74" Type="http://schemas.openxmlformats.org/officeDocument/2006/relationships/hyperlink" Target="linear-algebra-matrices.html#exm-dot-product-matmul" TargetMode="External"/><Relationship Id="rId78" Type="http://schemas.openxmlformats.org/officeDocument/2006/relationships/hyperlink" Target="linear-algebra-matrices.html#exm-hyperplane" TargetMode="External"/><Relationship Id="rId34" Type="http://schemas.openxmlformats.org/officeDocument/2006/relationships/hyperlink" Target="linear-algebra-special-matrices.html#def-positive-semidefinite" TargetMode="External"/><Relationship Id="rId33" Type="http://schemas.openxmlformats.org/officeDocument/2006/relationships/hyperlink" Target="linear-algebra-special-matrices.html#def-symmetric-matrix" TargetMode="External"/><Relationship Id="rId47" Type="http://schemas.openxmlformats.org/officeDocument/2006/relationships/hyperlink" Target="linear-algebra-subspaces.html#def-basis" TargetMode="External"/><Relationship Id="rId49" Type="http://schemas.openxmlformats.org/officeDocument/2006/relationships/hyperlink" Target="linear-algebra-subspaces.html#def-dimension" TargetMode="External"/><Relationship Id="rId46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56" Type="http://schemas.openxmlformats.org/officeDocument/2006/relationships/hyperlink" Target="linear-algebra-subspaces.html#exm-dimension" TargetMode="External"/><Relationship Id="rId69" Type="http://schemas.openxmlformats.org/officeDocument/2006/relationships/hyperlink" Target="linear-algebra-subspaces.html#exm-not-subspace" TargetMode="External"/><Relationship Id="rId75" Type="http://schemas.openxmlformats.org/officeDocument/2006/relationships/hyperlink" Target="linear-algebra-subspaces.html#exm-subspace-zero" TargetMode="External"/><Relationship Id="rId64" Type="http://schemas.openxmlformats.org/officeDocument/2006/relationships/hyperlink" Target="linear-algebra-subspaces.html#rem-full-column-rank-shape" TargetMode="External"/><Relationship Id="rId44" Type="http://schemas.openxmlformats.org/officeDocument/2006/relationships/hyperlink" Target="linear-algebra-subspaces.html#sec-subspaces" TargetMode="External"/><Relationship Id="rId48" Type="http://schemas.openxmlformats.org/officeDocument/2006/relationships/hyperlink" Target="linear-algebra-subspaces.html#thm-add-outside-span" TargetMode="External"/><Relationship Id="rId55" Type="http://schemas.openxmlformats.org/officeDocument/2006/relationships/hyperlink" Target="linear-algebra-subspaces.html#thm-basis-size" TargetMode="External"/><Relationship Id="rId54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57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24" Type="http://schemas.openxmlformats.org/officeDocument/2006/relationships/hyperlink" Target="linear-algebra-subspaces.html#thm-subspace-zero" TargetMode="External"/><Relationship Id="rId29" Type="http://schemas.openxmlformats.org/officeDocument/2006/relationships/hyperlink" Target="linear-algebra-vectors.html#def-dot-product" TargetMode="External"/><Relationship Id="rId72" Type="http://schemas.openxmlformats.org/officeDocument/2006/relationships/hyperlink" Target="linear-algebra-vectors.html#def-orthogonal-vectors" TargetMode="External"/><Relationship Id="rId66" Type="http://schemas.openxmlformats.org/officeDocument/2006/relationships/hyperlink" Target="sets-functions.qmd#def-im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2026-10-13T21:10:56Z</dcterms:created>
  <dcterms:modified xsi:type="dcterms:W3CDTF">2026-10-13T21:10:56Z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13:40:37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