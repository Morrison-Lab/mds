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13:40:37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13 (Rotating a vector keeps its length)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With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from</w:delText>
        </w:r>
      </w:del>
      <w:del w:id="9" w:author="PR Preview" w:date="2026-01-01T00:00:00Z">
        <w:r>
          <w:delText xml:space="preserve"> </w:delText>
        </w:r>
      </w:del>
      <w:hyperlink w:anchor="exm-orthogonal-matrix">
        <w:del w:id="10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and</w:delText>
        </w:r>
      </w:del>
      <w:del w:id="1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from</w:delText>
        </w:r>
      </w:del>
      <w:del w:id="16" w:author="PR Preview" w:date="2026-01-01T00:00:00Z">
        <w:r>
          <w:delText xml:space="preserve"> </w:delText>
        </w:r>
      </w:del>
      <w:hyperlink r:id="rId52">
        <w:del w:id="17" w:author="PR Preview" w:date="2026-01-01T00:00:00Z">
          <w:r>
            <w:rPr>
              <w:rStyle w:val="Hyperlink"/>
            </w:rPr>
            <w:delText xml:space="preserve">Example 9 in Vectors</w:delText>
          </w:r>
        </w:del>
      </w:hyperlink>
      <w:del w:id="18" w:author="PR Preview" w:date="2026-01-01T00:00:00Z">
        <w:r>
          <w:delText xml:space="preserve">:</w:delText>
        </w:r>
      </w:del>
    </w:p>
    <w:p>
      <w:pPr>
        <w:pStyle w:val="BodyText"/>
      </w:pPr>
      <w:ins w:id="19" w:author="PR Preview" w:date="2026-01-01T00:00:00Z">
        <w:r>
          <w:rPr>
            <w:b/>
            <w:bCs/>
          </w:rPr>
          <w:t xml:space="preserve">Example 13 (Rotating a vector keeps its length)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With</w:t>
        </w:r>
      </w:ins>
      <w:ins w:id="22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from</w:t>
        </w:r>
      </w:ins>
      <w:ins w:id="25" w:author="PR Preview" w:date="2026-01-01T00:00:00Z">
        <w:r>
          <w:t xml:space="preserve"> </w:t>
        </w:r>
      </w:ins>
      <w:hyperlink w:anchor="exm-orthogonal-matrix">
        <w:ins w:id="26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and</w:t>
        </w:r>
      </w:ins>
      <w:ins w:id="2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from</w:t>
        </w:r>
      </w:ins>
      <w:ins w:id="32" w:author="PR Preview" w:date="2026-01-01T00:00:00Z">
        <w:r>
          <w:t xml:space="preserve"> </w:t>
        </w:r>
      </w:ins>
      <w:hyperlink r:id="rId52">
        <w:ins w:id="33" w:author="PR Preview" w:date="2026-01-01T00:00:00Z">
          <w:r>
            <w:rPr>
              <w:rStyle w:val="Hyperlink"/>
            </w:rPr>
            <w:t xml:space="preserve">Example 10 in Vectors</w:t>
          </w:r>
        </w:ins>
      </w:hyperlink>
      <w:ins w:id="3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del w:id="35" w:author="PR Preview" w:date="2026-01-01T00:00:00Z">
        <w:r>
          <w:rPr>
            <w:b/>
            <w:bCs/>
          </w:rPr>
          <w:delText xml:space="preserve">Embeddings and cosine similarity</w:delText>
        </w:r>
      </w:del>
      <w:del w:id="36" w:author="PR Preview" w:date="2026-01-01T00:00:00Z">
        <w:r>
          <w:delText xml:space="preserve">: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In natural language processing and recommendation systems, data items are embedded as vectors in high-dimensional representations.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The angle between embeddings captures semantic similarity through cosine similarity (</w:delText>
        </w:r>
      </w:del>
      <w:hyperlink r:id="rId133">
        <w:del w:id="41" w:author="PR Preview" w:date="2026-01-01T00:00:00Z">
          <w:r>
            <w:rPr>
              <w:rStyle w:val="Hyperlink"/>
            </w:rPr>
            <w:delText xml:space="preserve">Definition 8 in Inner Products and Orthogonality</w:delText>
          </w:r>
        </w:del>
      </w:hyperlink>
      <w:del w:id="42" w:author="PR Preview" w:date="2026-01-01T00:00:00Z">
        <w:r>
          <w:delText xml:space="preserve">):</w:delText>
        </w:r>
      </w:del>
    </w:p>
    <w:p>
      <w:pPr>
        <w:numPr>
          <w:ilvl w:val="0"/>
          <w:numId w:val="1010"/>
        </w:numPr>
      </w:pPr>
      <w:ins w:id="43" w:author="PR Preview" w:date="2026-01-01T00:00:00Z">
        <w:r>
          <w:rPr>
            <w:b/>
            <w:bCs/>
          </w:rPr>
          <w:t xml:space="preserve">Embeddings and cosine similarity</w:t>
        </w:r>
      </w:ins>
      <w:ins w:id="44" w:author="PR Preview" w:date="2026-01-01T00:00:00Z">
        <w:r>
          <w:t xml:space="preserve">: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In natural language processing and recommendation systems, data items are embedded as vectors in high-dimensional representations.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The angle between embeddings captures semantic similarity through cosine similarity (</w:t>
        </w:r>
      </w:ins>
      <w:hyperlink r:id="rId133">
        <w:ins w:id="49" w:author="PR Preview" w:date="2026-01-01T00:00:00Z">
          <w:r>
            <w:rPr>
              <w:rStyle w:val="Hyperlink"/>
            </w:rPr>
            <w:t xml:space="preserve">Definition 9 in Inner Products and Orthogonality</w:t>
          </w:r>
        </w:ins>
      </w:hyperlink>
      <w:ins w:id="50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2026-10-13T21:12:16Z</dcterms:created>
  <dcterms:modified xsi:type="dcterms:W3CDTF">2026-10-13T21:12:16Z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