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11:22:25 (PDT)</w:delText>
        </w:r>
      </w:del>
    </w:p>
    <w:p>
      <w:pPr>
        <w:pStyle w:val="Date"/>
      </w:pPr>
      <w:ins w:id="2" w:author="PR Preview" w:date="2026-01-01T00:00:00Z">
        <w:r>
          <w:t xml:space="preserve">Last modified: 2026-10-13 13:40:37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2026-10-13T21:17:15Z</dcterms:created>
  <dcterms:modified xsi:type="dcterms:W3CDTF">2026-10-13T21:17:15Z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