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13:40:37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del w:id="3" w:author="PR Preview" w:date="2026-01-01T00:00:00Z">
        <w:r>
          <w:delText xml:space="preserve">(Banerjee and Roy 2014, Definition 7.3, p. 181)</w:delText>
        </w:r>
      </w:del>
      <w:del w:id="4" w:author="PR Preview" w:date="2026-01-01T00:00:00Z">
        <w:r>
          <w:delText xml:space="preserve">.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With the dot product as the inner product (</w:delText>
        </w:r>
      </w:del>
      <w:hyperlink w:anchor="exm-dot-product-inner-product">
        <w:del w:id="7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8" w:author="PR Preview" w:date="2026-01-01T00:00:00Z">
        <w:r>
          <w:delText xml:space="preserve">),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this condition is orthogonality as in</w:delText>
        </w:r>
      </w:del>
      <w:del w:id="11" w:author="PR Preview" w:date="2026-01-01T00:00:00Z">
        <w:r>
          <w:delText xml:space="preserve"> </w:delText>
        </w:r>
      </w:del>
      <w:hyperlink r:id="rId22">
        <w:del w:id="12" w:author="PR Preview" w:date="2026-01-01T00:00:00Z">
          <w:r>
            <w:rPr>
              <w:rStyle w:val="Hyperlink"/>
            </w:rPr>
            <w:delText xml:space="preserve">Definition 13 in Vectors</w:delText>
          </w:r>
        </w:del>
      </w:hyperlink>
      <w:del w:id="13" w:author="PR Preview" w:date="2026-01-01T00:00:00Z">
        <w:r>
          <w:delText xml:space="preserve">.</w:delText>
        </w:r>
      </w:del>
    </w:p>
    <w:p>
      <w:pPr>
        <w:pStyle w:val="FirstParagraph"/>
      </w:pPr>
      <w:ins w:id="14" w:author="PR Preview" w:date="2026-01-01T00:00:00Z">
        <w:r>
          <w:t xml:space="preserve">(Banerjee and Roy 2014, Definition 7.3, p. 181)</w:t>
        </w:r>
      </w:ins>
      <w:ins w:id="15" w:author="PR Preview" w:date="2026-01-01T00:00:00Z">
        <w:r>
          <w:t xml:space="preserve">.</w:t>
        </w:r>
      </w:ins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ins w:id="16" w:author="PR Preview" w:date="2026-01-01T00:00:00Z">
        <w:r>
          <w:rPr>
            <w:i/>
            <w:iCs/>
          </w:rPr>
          <w:t xml:space="preserve">Remark 2</w:t>
        </w:r>
      </w:ins>
      <w:ins w:id="17" w:author="PR Preview" w:date="2026-01-01T00:00:00Z">
        <w:r>
          <w:t xml:space="preserve"> (Orthogonality for the dot product). </w:t>
        </w:r>
      </w:ins>
      <w:ins w:id="18" w:author="PR Preview" w:date="2026-01-01T00:00:00Z">
        <w:r>
          <w:t xml:space="preserve">With the dot product as the inner product (</w:t>
        </w:r>
      </w:ins>
      <w:hyperlink w:anchor="exm-dot-product-inner-product">
        <w:ins w:id="19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20" w:author="PR Preview" w:date="2026-01-01T00:00:00Z">
        <w:r>
          <w:t xml:space="preserve">),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the condition of</w:t>
        </w:r>
      </w:ins>
      <w:ins w:id="23" w:author="PR Preview" w:date="2026-01-01T00:00:00Z">
        <w:r>
          <w:t xml:space="preserve"> </w:t>
        </w:r>
      </w:ins>
      <w:hyperlink w:anchor="def-orthogonal-inner-product">
        <w:ins w:id="24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is orthogonality as in</w:t>
        </w:r>
      </w:ins>
      <w:ins w:id="27" w:author="PR Preview" w:date="2026-01-01T00:00:00Z">
        <w:r>
          <w:t xml:space="preserve"> </w:t>
        </w:r>
      </w:ins>
      <w:hyperlink r:id="rId22">
        <w:ins w:id="28" w:author="PR Preview" w:date="2026-01-01T00:00:00Z">
          <w:r>
            <w:rPr>
              <w:rStyle w:val="Hyperlink"/>
            </w:rPr>
            <w:t xml:space="preserve">Definition 13 in Vectors</w:t>
          </w:r>
        </w:ins>
      </w:hyperlink>
      <w:ins w:id="29" w:author="PR Preview" w:date="2026-01-01T00:00:00Z">
        <w:r>
          <w:t xml:space="preserve">.</w:t>
        </w:r>
      </w:ins>
    </w:p>
    <w:bookmarkEnd w:id="23"/>
    <w:bookmarkEnd w:id="24"/>
    <w:bookmarkStart w:id="58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del w:id="30" w:author="PR Preview" w:date="2026-01-01T00:00:00Z">
        <w:r>
          <w:rPr>
            <w:b/>
            <w:bCs/>
          </w:rPr>
          <w:delText xml:space="preserve">Example 6 (Scaling a vector scales its length)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For</w:delText>
        </w:r>
      </w:del>
      <w:del w:id="3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34" w:author="PR Preview" w:date="2026-01-01T00:00:00Z">
        <w:r>
          <w:delText xml:space="preserve">,</w:delText>
        </w:r>
      </w:del>
      <w:del w:id="3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(</w:delText>
        </w:r>
      </w:del>
      <w:hyperlink r:id="rId31">
        <w:del w:id="38" w:author="PR Preview" w:date="2026-01-01T00:00:00Z">
          <w:r>
            <w:rPr>
              <w:rStyle w:val="Hyperlink"/>
            </w:rPr>
            <w:delText xml:space="preserve">Example 9 in Vectors</w:delText>
          </w:r>
        </w:del>
      </w:hyperlink>
      <w:del w:id="39" w:author="PR Preview" w:date="2026-01-01T00:00:00Z">
        <w:r>
          <w:delText xml:space="preserve">).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Then</w:delText>
        </w:r>
      </w:del>
      <w:del w:id="4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has norm</w:delText>
        </w:r>
      </w:del>
    </w:p>
    <w:p>
      <w:pPr>
        <w:pStyle w:val="FirstParagraph"/>
      </w:pPr>
      <w:ins w:id="45" w:author="PR Preview" w:date="2026-01-01T00:00:00Z">
        <w:r>
          <w:rPr>
            <w:b/>
            <w:bCs/>
          </w:rPr>
          <w:t xml:space="preserve">Example 6 (Scaling a vector scales its length)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For</w:t>
        </w:r>
      </w:ins>
      <w:ins w:id="4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49" w:author="PR Preview" w:date="2026-01-01T00:00:00Z">
        <w:r>
          <w:t xml:space="preserve">,</w:t>
        </w:r>
      </w:ins>
      <w:ins w:id="50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(</w:t>
        </w:r>
      </w:ins>
      <w:hyperlink r:id="rId31">
        <w:ins w:id="53" w:author="PR Preview" w:date="2026-01-01T00:00:00Z">
          <w:r>
            <w:rPr>
              <w:rStyle w:val="Hyperlink"/>
            </w:rPr>
            <w:t xml:space="preserve">Example 10 in Vectors</w:t>
          </w:r>
        </w:ins>
      </w:hyperlink>
      <w:ins w:id="54" w:author="PR Preview" w:date="2026-01-01T00:00:00Z">
        <w:r>
          <w:t xml:space="preserve">).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Then</w:t>
        </w:r>
      </w:ins>
      <w:ins w:id="5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has norm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60" w:author="PR Preview" w:date="2026-01-01T00:00:00Z">
        <w:r>
          <w:delText xml:space="preserve">and</w:delText>
        </w:r>
      </w:del>
      <w:del w:id="61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is the unit vector in</w:delText>
        </w:r>
      </w:del>
      <w:del w:id="64" w:author="PR Preview" w:date="2026-01-01T00:00:00Z">
        <w:r>
          <w:delText xml:space="preserve"> </w:delText>
        </w:r>
      </w:del>
      <w:hyperlink r:id="rId31">
        <w:del w:id="65" w:author="PR Preview" w:date="2026-01-01T00:00:00Z">
          <w:r>
            <w:rPr>
              <w:rStyle w:val="Hyperlink"/>
            </w:rPr>
            <w:delText xml:space="preserve">Example 9 in Vectors</w:delText>
          </w:r>
        </w:del>
      </w:hyperlink>
      <w:del w:id="66" w:author="PR Preview" w:date="2026-01-01T00:00:00Z">
        <w:r>
          <w:delText xml:space="preserve">.</w:delText>
        </w:r>
      </w:del>
    </w:p>
    <w:p>
      <w:pPr>
        <w:pStyle w:val="FirstParagraph"/>
      </w:pPr>
      <w:ins w:id="67" w:author="PR Preview" w:date="2026-01-01T00:00:00Z">
        <w:r>
          <w:t xml:space="preserve">and</w:t>
        </w:r>
      </w:ins>
      <w:ins w:id="68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is the unit vector in</w:t>
        </w:r>
      </w:ins>
      <w:ins w:id="71" w:author="PR Preview" w:date="2026-01-01T00:00:00Z">
        <w:r>
          <w:t xml:space="preserve"> </w:t>
        </w:r>
      </w:ins>
      <w:hyperlink r:id="rId31">
        <w:ins w:id="72" w:author="PR Preview" w:date="2026-01-01T00:00:00Z">
          <w:r>
            <w:rPr>
              <w:rStyle w:val="Hyperlink"/>
            </w:rPr>
            <w:t xml:space="preserve">Example 10 in Vectors</w:t>
          </w:r>
        </w:ins>
      </w:hyperlink>
      <w:ins w:id="73" w:author="PR Preview" w:date="2026-01-01T00:00:00Z">
        <w:r>
          <w:t xml:space="preserve">.</w:t>
        </w:r>
      </w:ins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74" w:author="PR Preview" w:date="2026-01-01T00:00:00Z">
        <w:r>
          <w:delText xml:space="preserve">The cases</w:delText>
        </w:r>
      </w:del>
      <w:del w:id="7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1</m:t>
        </m:r>
      </m:oMath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and</w:delText>
        </w:r>
      </w:del>
      <w:del w:id="78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2</m:t>
        </m:r>
      </m:oMath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are named the</w:delText>
        </w:r>
      </w:del>
      <w:del w:id="81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1</m:t>
            </m:r>
          </m:sub>
        </m:sSub>
      </m:oMath>
      <w:del w:id="82" w:author="PR Preview" w:date="2026-01-01T00:00:00Z">
        <w:r>
          <w:rPr>
            <w:b/>
            <w:bCs/>
          </w:rPr>
          <w:delText xml:space="preserve"> </w:delText>
        </w:r>
      </w:del>
      <w:del w:id="83" w:author="PR Preview" w:date="2026-01-01T00:00:00Z">
        <w:r>
          <w:rPr>
            <w:b/>
            <w:bCs/>
          </w:rPr>
          <w:delText xml:space="preserve">norm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(also the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rPr>
            <w:b/>
            <w:bCs/>
          </w:rPr>
          <w:delText xml:space="preserve">taxicab norm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or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rPr>
            <w:b/>
            <w:bCs/>
          </w:rPr>
          <w:delText xml:space="preserve">Manhattan norm</w:delText>
        </w:r>
      </w:del>
      <w:del w:id="92" w:author="PR Preview" w:date="2026-01-01T00:00:00Z">
        <w:r>
          <w:delText xml:space="preserve">)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and the</w:delText>
        </w:r>
      </w:del>
      <w:del w:id="95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2</m:t>
            </m:r>
          </m:sub>
        </m:sSub>
      </m:oMath>
      <w:del w:id="96" w:author="PR Preview" w:date="2026-01-01T00:00:00Z">
        <w:r>
          <w:rPr>
            <w:b/>
            <w:bCs/>
          </w:rPr>
          <w:delText xml:space="preserve"> </w:delText>
        </w:r>
      </w:del>
      <w:del w:id="97" w:author="PR Preview" w:date="2026-01-01T00:00:00Z">
        <w:r>
          <w:rPr>
            <w:b/>
            <w:bCs/>
          </w:rPr>
          <w:delText xml:space="preserve">norm</w:delText>
        </w:r>
      </w:del>
      <w:del w:id="98" w:author="PR Preview" w:date="2026-01-01T00:00:00Z">
        <w:r>
          <w:delText xml:space="preserve">.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The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rPr>
            <w:b/>
            <w:bCs/>
          </w:rPr>
          <w:delText xml:space="preserve">infinity norm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(also the</w:delText>
        </w:r>
      </w:del>
      <w:del w:id="105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del w:id="106" w:author="PR Preview" w:date="2026-01-01T00:00:00Z">
        <w:r>
          <w:rPr>
            <w:b/>
            <w:bCs/>
          </w:rPr>
          <w:delText xml:space="preserve"> </w:delText>
        </w:r>
      </w:del>
      <w:del w:id="107" w:author="PR Preview" w:date="2026-01-01T00:00:00Z">
        <w:r>
          <w:rPr>
            <w:b/>
            <w:bCs/>
          </w:rPr>
          <w:delText xml:space="preserve">norm</w:delText>
        </w:r>
      </w:del>
      <w:del w:id="108" w:author="PR Preview" w:date="2026-01-01T00:00:00Z">
        <w:r>
          <w:delText xml:space="preserve">,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rPr>
            <w:b/>
            <w:bCs/>
          </w:rPr>
          <w:delText xml:space="preserve">maximum norm</w:delText>
        </w:r>
      </w:del>
      <w:del w:id="111" w:author="PR Preview" w:date="2026-01-01T00:00:00Z">
        <w:r>
          <w:delText xml:space="preserve">, or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rPr>
            <w:b/>
            <w:bCs/>
          </w:rPr>
          <w:delText xml:space="preserve">Chebyshev norm</w:delText>
        </w:r>
      </w:del>
      <w:del w:id="114" w:author="PR Preview" w:date="2026-01-01T00:00:00Z">
        <w:r>
          <w:delText xml:space="preserve">) is defined separately by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15" w:author="PR Preview" w:date="2026-01-01T00:00:00Z">
        <w:r>
          <w:t xml:space="preserve">The cases</w:t>
        </w:r>
      </w:ins>
      <w:ins w:id="11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1</m:t>
        </m:r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and</w:t>
        </w:r>
      </w:ins>
      <w:ins w:id="11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2</m:t>
        </m:r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are named the</w:t>
        </w:r>
      </w:ins>
      <w:ins w:id="122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1</m:t>
            </m:r>
          </m:sub>
        </m:sSub>
      </m:oMath>
      <w:ins w:id="123" w:author="PR Preview" w:date="2026-01-01T00:00:00Z">
        <w:r>
          <w:rPr>
            <w:b/>
            <w:bCs/>
          </w:rPr>
          <w:t xml:space="preserve"> </w:t>
        </w:r>
      </w:ins>
      <w:ins w:id="124" w:author="PR Preview" w:date="2026-01-01T00:00:00Z">
        <w:r>
          <w:rPr>
            <w:b/>
            <w:bCs/>
          </w:rPr>
          <w:t xml:space="preserve">norm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(also the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rPr>
            <w:b/>
            <w:bCs/>
          </w:rPr>
          <w:t xml:space="preserve">taxicab norm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or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rPr>
            <w:b/>
            <w:bCs/>
          </w:rPr>
          <w:t xml:space="preserve">Manhattan norm</w:t>
        </w:r>
      </w:ins>
      <w:ins w:id="133" w:author="PR Preview" w:date="2026-01-01T00:00:00Z">
        <w:r>
          <w:t xml:space="preserve">)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and the</w:t>
        </w:r>
      </w:ins>
      <w:ins w:id="136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2</m:t>
            </m:r>
          </m:sub>
        </m:sSub>
      </m:oMath>
      <w:ins w:id="137" w:author="PR Preview" w:date="2026-01-01T00:00:00Z">
        <w:r>
          <w:rPr>
            <w:b/>
            <w:bCs/>
          </w:rPr>
          <w:t xml:space="preserve"> </w:t>
        </w:r>
      </w:ins>
      <w:ins w:id="138" w:author="PR Preview" w:date="2026-01-01T00:00:00Z">
        <w:r>
          <w:rPr>
            <w:b/>
            <w:bCs/>
          </w:rPr>
          <w:t xml:space="preserve">norm</w:t>
        </w:r>
      </w:ins>
      <w:ins w:id="139" w:author="PR Preview" w:date="2026-01-01T00:00:00Z">
        <w:r>
          <w:t xml:space="preserve">.</w:t>
        </w:r>
      </w:ins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del w:id="140" w:author="PR Preview" w:date="2026-01-01T00:00:00Z">
        <w:r>
          <w:rPr>
            <w:i/>
            <w:iCs/>
          </w:rPr>
          <w:delText xml:space="preserve">Remark 2</w:delText>
        </w:r>
      </w:del>
      <w:del w:id="141" w:author="PR Preview" w:date="2026-01-01T00:00:00Z">
        <w:r>
          <w:delText xml:space="preserve"> (Unit balls and regularization in machine learning). </w:delText>
        </w:r>
      </w:del>
      <w:del w:id="142" w:author="PR Preview" w:date="2026-01-01T00:00:00Z">
        <w:r>
          <w:delText xml:space="preserve">The unit ball in</w:delText>
        </w:r>
      </w:del>
      <w:del w:id="14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under the</w:delText>
        </w:r>
      </w:del>
      <w:del w:id="146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p</m:t>
            </m:r>
          </m:sub>
        </m:sSub>
      </m:oMath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norm is the set</w:delText>
        </w:r>
      </w:del>
      <w:del w:id="14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del w:id="150" w:author="PR Preview" w:date="2026-01-01T00:00:00Z">
        <w:r>
          <w:delText xml:space="preserve">:</w:delText>
        </w:r>
      </w:del>
    </w:p>
    <w:p>
      <w:pPr>
        <w:pStyle w:val="FirstParagraph"/>
      </w:pPr>
      <w:ins w:id="151" w:author="PR Preview" w:date="2026-01-01T00:00:00Z">
        <w:r>
          <w:rPr>
            <w:i/>
            <w:iCs/>
          </w:rPr>
          <w:t xml:space="preserve">Remark 3</w:t>
        </w:r>
      </w:ins>
      <w:ins w:id="152" w:author="PR Preview" w:date="2026-01-01T00:00:00Z">
        <w:r>
          <w:t xml:space="preserve"> (Unit balls and regularization in machine learning). </w:t>
        </w:r>
      </w:ins>
      <w:ins w:id="153" w:author="PR Preview" w:date="2026-01-01T00:00:00Z">
        <w:r>
          <w:t xml:space="preserve">The unit ball in</w:t>
        </w:r>
      </w:ins>
      <w:ins w:id="15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under the</w:t>
        </w:r>
      </w:ins>
      <w:ins w:id="157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p</m:t>
            </m:r>
          </m:sub>
        </m:sSub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norm is the set</w:t>
        </w:r>
      </w:ins>
      <w:ins w:id="16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ins w:id="161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ins w:id="162" w:author="PR Preview" w:date="2026-01-01T00:00:00Z">
        <w:r>
          <w:rPr>
            <w:b/>
            <w:bCs/>
          </w:rPr>
          <w:t xml:space="preserve">Definition 6 (Infinity norm (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ins w:id="163" w:author="PR Preview" w:date="2026-01-01T00:00:00Z">
        <w:r>
          <w:rPr>
            <w:b/>
            <w:bCs/>
          </w:rPr>
          <w:t xml:space="preserve"> </w:t>
        </w:r>
      </w:ins>
      <w:ins w:id="164" w:author="PR Preview" w:date="2026-01-01T00:00:00Z">
        <w:r>
          <w:rPr>
            <w:b/>
            <w:bCs/>
          </w:rPr>
          <w:t xml:space="preserve">norm, maximum norm, Chebyshev norm))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For a vector</w:t>
        </w:r>
      </w:ins>
      <w:ins w:id="16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68" w:author="PR Preview" w:date="2026-01-01T00:00:00Z">
        <w:r>
          <w:t xml:space="preserve">,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the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rPr>
            <w:b/>
            <w:bCs/>
          </w:rPr>
          <w:t xml:space="preserve">infinity norm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(also the</w:t>
        </w:r>
      </w:ins>
      <w:ins w:id="175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ins w:id="176" w:author="PR Preview" w:date="2026-01-01T00:00:00Z">
        <w:r>
          <w:rPr>
            <w:b/>
            <w:bCs/>
          </w:rPr>
          <w:t xml:space="preserve"> </w:t>
        </w:r>
      </w:ins>
      <w:ins w:id="177" w:author="PR Preview" w:date="2026-01-01T00:00:00Z">
        <w:r>
          <w:rPr>
            <w:b/>
            <w:bCs/>
          </w:rPr>
          <w:t xml:space="preserve">norm</w:t>
        </w:r>
      </w:ins>
      <w:ins w:id="178" w:author="PR Preview" w:date="2026-01-01T00:00:00Z">
        <w:r>
          <w:t xml:space="preserve">,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rPr>
            <w:b/>
            <w:bCs/>
          </w:rPr>
          <w:t xml:space="preserve">maximum norm</w:t>
        </w:r>
      </w:ins>
      <w:ins w:id="181" w:author="PR Preview" w:date="2026-01-01T00:00:00Z">
        <w:r>
          <w:t xml:space="preserve">, or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rPr>
            <w:b/>
            <w:bCs/>
          </w:rPr>
          <w:t xml:space="preserve">Chebyshev norm</w:t>
        </w:r>
      </w:ins>
      <w:ins w:id="184" w:author="PR Preview" w:date="2026-01-01T00:00:00Z">
        <w:r>
          <w:t xml:space="preserve">) is defined separately from the</w:t>
        </w:r>
      </w:ins>
      <w:ins w:id="185" w:author="PR Preview" w:date="2026-01-01T00:00:00Z">
        <w:r>
          <w:t xml:space="preserve"> </w:t>
        </w:r>
      </w:ins>
      <m:oMath>
        <m:r>
          <m:t>p</m:t>
        </m:r>
      </m:oMath>
      <w:ins w:id="186" w:author="PR Preview" w:date="2026-01-01T00:00:00Z">
        <w:r>
          <w:t xml:space="preserve">-norms (</w:t>
        </w:r>
      </w:ins>
      <w:hyperlink w:anchor="def-vector-p-norm">
        <w:ins w:id="187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88" w:author="PR Preview" w:date="2026-01-01T00:00:00Z">
        <w:r>
          <w:t xml:space="preserve">) by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del w:id="189" w:author="PR Preview" w:date="2026-01-01T00:00:00Z">
        <w:r>
          <w:rPr>
            <w:b/>
            <w:bCs/>
          </w:rPr>
          <w:delText xml:space="preserve">Definition 6 (Cosine and sine)</w:delText>
        </w:r>
      </w:del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The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rPr>
            <w:i/>
            <w:iCs/>
          </w:rPr>
          <w:delText xml:space="preserve">unit circle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is the set of points</w:delText>
        </w:r>
      </w:del>
      <w:del w:id="19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in the plane with</w:delText>
        </w:r>
      </w:del>
      <w:del w:id="199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del w:id="200" w:author="PR Preview" w:date="2026-01-01T00:00:00Z">
        <w:r>
          <w:delText xml:space="preserve">,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and</w:delText>
        </w:r>
      </w:del>
      <w:del w:id="203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≈</m:t>
        </m:r>
        <m:r>
          <m:t>3.14159</m:t>
        </m:r>
      </m:oMath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is half of its circumference.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For a real number</w:delText>
        </w:r>
      </w:del>
      <w:del w:id="208" w:author="PR Preview" w:date="2026-01-01T00:00:00Z">
        <w:r>
          <w:delText xml:space="preserve"> </w:delText>
        </w:r>
      </w:del>
      <m:oMath>
        <m:r>
          <m:t>θ</m:t>
        </m:r>
      </m:oMath>
      <w:del w:id="209" w:author="PR Preview" w:date="2026-01-01T00:00:00Z">
        <w:r>
          <w:delText xml:space="preserve">, start at the point</w:delText>
        </w:r>
      </w:del>
      <w:del w:id="21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and move a distance</w:delText>
        </w:r>
      </w:del>
      <w:del w:id="21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along the unit circle,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counterclockwise if</w:delText>
        </w:r>
      </w:del>
      <w:del w:id="218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≥</m:t>
        </m:r>
        <m:r>
          <m:t>0</m:t>
        </m:r>
      </m:oMath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and clockwise if</w:delText>
        </w:r>
      </w:del>
      <w:del w:id="221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&lt;</m:t>
        </m:r>
        <m:r>
          <m:t>0</m:t>
        </m:r>
      </m:oMath>
      <w:del w:id="222" w:author="PR Preview" w:date="2026-01-01T00:00:00Z">
        <w:r>
          <w:delText xml:space="preserve">.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The point reached is</w:delText>
        </w:r>
      </w:del>
      <w:del w:id="22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226" w:author="PR Preview" w:date="2026-01-01T00:00:00Z">
        <w:r>
          <w:delText xml:space="preserve">: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its first coordinate is the</w:delText>
        </w:r>
      </w:del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rPr>
            <w:b/>
            <w:bCs/>
          </w:rPr>
          <w:delText xml:space="preserve">cosine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of</w:delText>
        </w:r>
      </w:del>
      <w:del w:id="233" w:author="PR Preview" w:date="2026-01-01T00:00:00Z">
        <w:r>
          <w:delText xml:space="preserve"> </w:delText>
        </w:r>
      </w:del>
      <m:oMath>
        <m:r>
          <m:t>θ</m:t>
        </m:r>
      </m:oMath>
      <w:del w:id="234" w:author="PR Preview" w:date="2026-01-01T00:00:00Z">
        <w:r>
          <w:delText xml:space="preserve">,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and its second coordinate is the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rPr>
            <w:b/>
            <w:bCs/>
          </w:rPr>
          <w:delText xml:space="preserve">sine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of</w:delText>
        </w:r>
      </w:del>
      <w:del w:id="241" w:author="PR Preview" w:date="2026-01-01T00:00:00Z">
        <w:r>
          <w:delText xml:space="preserve"> </w:delText>
        </w:r>
      </w:del>
      <m:oMath>
        <m:r>
          <m:t>θ</m:t>
        </m:r>
      </m:oMath>
      <w:del w:id="242" w:author="PR Preview" w:date="2026-01-01T00:00:00Z">
        <w:r>
          <w:delText xml:space="preserve">.</w:delText>
        </w:r>
      </w:del>
    </w:p>
    <w:p>
      <w:pPr>
        <w:pStyle w:val="BodyText"/>
      </w:pPr>
      <w:ins w:id="243" w:author="PR Preview" w:date="2026-01-01T00:00:00Z">
        <w:r>
          <w:rPr>
            <w:b/>
            <w:bCs/>
          </w:rPr>
          <w:t xml:space="preserve">Definition 7 (Cosine and sine)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The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rPr>
            <w:i/>
            <w:iCs/>
          </w:rPr>
          <w:t xml:space="preserve">unit circle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is the set of points</w:t>
        </w:r>
      </w:ins>
      <w:ins w:id="25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in the plane with</w:t>
        </w:r>
      </w:ins>
      <w:ins w:id="253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ins w:id="254" w:author="PR Preview" w:date="2026-01-01T00:00:00Z">
        <w:r>
          <w:t xml:space="preserve">,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and</w:t>
        </w:r>
      </w:ins>
      <w:ins w:id="257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≈</m:t>
        </m:r>
        <m:r>
          <m:t>3.14159</m:t>
        </m:r>
      </m:oMath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is half of its circumference.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For a real number</w:t>
        </w:r>
      </w:ins>
      <w:ins w:id="262" w:author="PR Preview" w:date="2026-01-01T00:00:00Z">
        <w:r>
          <w:t xml:space="preserve"> </w:t>
        </w:r>
      </w:ins>
      <m:oMath>
        <m:r>
          <m:t>θ</m:t>
        </m:r>
      </m:oMath>
      <w:ins w:id="263" w:author="PR Preview" w:date="2026-01-01T00:00:00Z">
        <w:r>
          <w:t xml:space="preserve">, start at the point</w:t>
        </w:r>
      </w:ins>
      <w:ins w:id="26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and move a distance</w:t>
        </w:r>
      </w:ins>
      <w:ins w:id="267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along the unit circle,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counterclockwise if</w:t>
        </w:r>
      </w:ins>
      <w:ins w:id="272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≥</m:t>
        </m:r>
        <m:r>
          <m:t>0</m:t>
        </m:r>
      </m:oMath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and clockwise if</w:t>
        </w:r>
      </w:ins>
      <w:ins w:id="275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&lt;</m:t>
        </m:r>
        <m:r>
          <m:t>0</m:t>
        </m:r>
      </m:oMath>
      <w:ins w:id="276" w:author="PR Preview" w:date="2026-01-01T00:00:00Z">
        <w:r>
          <w:t xml:space="preserve">.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The point reached is</w:t>
        </w:r>
      </w:ins>
      <w:ins w:id="27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280" w:author="PR Preview" w:date="2026-01-01T00:00:00Z">
        <w:r>
          <w:t xml:space="preserve">: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its first coordinate is the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rPr>
            <w:b/>
            <w:bCs/>
          </w:rPr>
          <w:t xml:space="preserve">cosine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of</w:t>
        </w:r>
      </w:ins>
      <w:ins w:id="287" w:author="PR Preview" w:date="2026-01-01T00:00:00Z">
        <w:r>
          <w:t xml:space="preserve"> </w:t>
        </w:r>
      </w:ins>
      <m:oMath>
        <m:r>
          <m:t>θ</m:t>
        </m:r>
      </m:oMath>
      <w:ins w:id="288" w:author="PR Preview" w:date="2026-01-01T00:00:00Z">
        <w:r>
          <w:t xml:space="preserve">,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and its second coordinate is the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rPr>
            <w:b/>
            <w:bCs/>
          </w:rPr>
          <w:t xml:space="preserve">sine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of</w:t>
        </w:r>
      </w:ins>
      <w:ins w:id="295" w:author="PR Preview" w:date="2026-01-01T00:00:00Z">
        <w:r>
          <w:t xml:space="preserve"> </w:t>
        </w:r>
      </w:ins>
      <m:oMath>
        <m:r>
          <m:t>θ</m:t>
        </m:r>
      </m:oMath>
      <w:ins w:id="296" w:author="PR Preview" w:date="2026-01-01T00:00:00Z">
        <w:r>
          <w:t xml:space="preserve">.</w:t>
        </w:r>
      </w:ins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del w:id="297" w:author="PR Preview" w:date="2026-01-01T00:00:00Z">
        <w:r>
          <w:rPr>
            <w:b/>
            <w:bCs/>
          </w:rPr>
          <w:delText xml:space="preserve">Definition 7 (Angle between two vectors)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The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rPr>
            <w:b/>
            <w:bCs/>
          </w:rPr>
          <w:delText xml:space="preserve">angle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between two nonzero vectors</w:delText>
        </w:r>
      </w:del>
      <w:del w:id="30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is the unique number</w:delText>
        </w:r>
      </w:del>
      <w:del w:id="307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whose cosine (</w:delText>
        </w:r>
      </w:del>
      <w:hyperlink w:anchor="def-cosine-sine">
        <w:del w:id="310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311" w:author="PR Preview" w:date="2026-01-01T00:00:00Z">
        <w:r>
          <w:delText xml:space="preserve">) satisfies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12" w:author="PR Preview" w:date="2026-01-01T00:00:00Z">
        <w:r>
          <w:rPr>
            <w:i/>
            <w:iCs/>
          </w:rPr>
          <w:delText xml:space="preserve">Remark 3</w:delText>
        </w:r>
      </w:del>
      <w:del w:id="313" w:author="PR Preview" w:date="2026-01-01T00:00:00Z">
        <w:r>
          <w:delText xml:space="preserve"> (Why the angle is well defined). </w:delText>
        </w:r>
      </w:del>
      <w:del w:id="314" w:author="PR Preview" w:date="2026-01-01T00:00:00Z">
        <w:r>
          <w:delText xml:space="preserve">The denominator is positive, because both vectors are nonzero (</w:delText>
        </w:r>
      </w:del>
      <w:hyperlink w:anchor="thm-norm-properties">
        <w:del w:id="315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316" w:author="PR Preview" w:date="2026-01-01T00:00:00Z">
        <w:r>
          <w:delText xml:space="preserve">),</w:delText>
        </w:r>
      </w:del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and by</w:delText>
        </w:r>
      </w:del>
      <w:del w:id="319" w:author="PR Preview" w:date="2026-01-01T00:00:00Z">
        <w:r>
          <w:delText xml:space="preserve"> </w:delText>
        </w:r>
      </w:del>
      <w:hyperlink w:anchor="thm-cauchy-schwarz">
        <w:del w:id="320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the ratio lies between</w:delText>
        </w:r>
      </w:del>
      <w:del w:id="32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and</w:delText>
        </w:r>
      </w:del>
      <w:del w:id="326" w:author="PR Preview" w:date="2026-01-01T00:00:00Z">
        <w:r>
          <w:delText xml:space="preserve"> </w:delText>
        </w:r>
      </w:del>
      <m:oMath>
        <m:r>
          <m:t>1</m:t>
        </m:r>
      </m:oMath>
      <w:del w:id="327" w:author="PR Preview" w:date="2026-01-01T00:00:00Z">
        <w:r>
          <w:delText xml:space="preserve">.</w:delText>
        </w:r>
      </w:del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On</w:delText>
        </w:r>
      </w:del>
      <w:del w:id="33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331" w:author="PR Preview" w:date="2026-01-01T00:00:00Z">
        <w:r>
          <w:delText xml:space="preserve">,</w:delText>
        </w:r>
      </w:del>
      <w:del w:id="332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</m:oMath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is decreasing from</w:delText>
        </w:r>
      </w:del>
      <w:del w:id="335" w:author="PR Preview" w:date="2026-01-01T00:00:00Z">
        <w:r>
          <w:delText xml:space="preserve"> </w:delText>
        </w:r>
      </w:del>
      <m:oMath>
        <m:r>
          <m:t>1</m:t>
        </m:r>
      </m:oMath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to</w:delText>
        </w:r>
      </w:del>
      <w:del w:id="33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and takes each value in</w:delText>
        </w:r>
      </w:del>
      <w:del w:id="34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exactly once,</w:delText>
        </w:r>
      </w:del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so there is exactly one such</w:delText>
        </w:r>
      </w:del>
      <w:del w:id="346" w:author="PR Preview" w:date="2026-01-01T00:00:00Z">
        <w:r>
          <w:delText xml:space="preserve"> </w:delText>
        </w:r>
      </w:del>
      <m:oMath>
        <m:r>
          <m:t>θ</m:t>
        </m:r>
      </m:oMath>
      <w:del w:id="347" w:author="PR Preview" w:date="2026-01-01T00:00:00Z">
        <w:r>
          <w:delText xml:space="preserve">.</w:delText>
        </w:r>
      </w:del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The angle is</w:delText>
        </w:r>
      </w:del>
      <w:del w:id="350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2</m:t>
        </m:r>
      </m:oMath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exactly when</w:delText>
        </w:r>
      </w:del>
      <w:del w:id="35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del w:id="354" w:author="PR Preview" w:date="2026-01-01T00:00:00Z">
        <w:r>
          <w:delText xml:space="preserve">,</w:delText>
        </w:r>
      </w:del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so for nonzero vectors, orthogonal (</w:delText>
        </w:r>
      </w:del>
      <w:hyperlink r:id="rId22">
        <w:del w:id="357" w:author="PR Preview" w:date="2026-01-01T00:00:00Z">
          <w:r>
            <w:rPr>
              <w:rStyle w:val="Hyperlink"/>
            </w:rPr>
            <w:delText xml:space="preserve">Definition 13 in Vectors</w:delText>
          </w:r>
        </w:del>
      </w:hyperlink>
      <w:del w:id="358" w:author="PR Preview" w:date="2026-01-01T00:00:00Z">
        <w:r>
          <w:delText xml:space="preserve">) means at a right angle.</w:delText>
        </w:r>
      </w:del>
    </w:p>
    <w:p>
      <w:pPr>
        <w:pStyle w:val="BodyText"/>
      </w:pPr>
      <w:ins w:id="359" w:author="PR Preview" w:date="2026-01-01T00:00:00Z">
        <w:r>
          <w:rPr>
            <w:b/>
            <w:bCs/>
          </w:rPr>
          <w:t xml:space="preserve">Definition 8 (Angle between two vectors)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The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rPr>
            <w:b/>
            <w:bCs/>
          </w:rPr>
          <w:t xml:space="preserve">angle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between two nonzero vectors</w:t>
        </w:r>
      </w:ins>
      <w:ins w:id="36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is the unique number</w:t>
        </w:r>
      </w:ins>
      <w:ins w:id="369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whose cosine (</w:t>
        </w:r>
      </w:ins>
      <w:hyperlink w:anchor="def-cosine-sine">
        <w:ins w:id="372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373" w:author="PR Preview" w:date="2026-01-01T00:00:00Z">
        <w:r>
          <w:t xml:space="preserve">) satisfies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ins w:id="374" w:author="PR Preview" w:date="2026-01-01T00:00:00Z">
        <w:r>
          <w:rPr>
            <w:i/>
            <w:iCs/>
          </w:rPr>
          <w:t xml:space="preserve">Remark 4</w:t>
        </w:r>
      </w:ins>
      <w:ins w:id="375" w:author="PR Preview" w:date="2026-01-01T00:00:00Z">
        <w:r>
          <w:t xml:space="preserve"> (Why the angle is well defined). </w:t>
        </w:r>
      </w:ins>
      <w:ins w:id="376" w:author="PR Preview" w:date="2026-01-01T00:00:00Z">
        <w:r>
          <w:t xml:space="preserve">The denominator is positive, because both vectors are nonzero (</w:t>
        </w:r>
      </w:ins>
      <w:hyperlink w:anchor="thm-norm-properties">
        <w:ins w:id="377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378" w:author="PR Preview" w:date="2026-01-01T00:00:00Z">
        <w:r>
          <w:t xml:space="preserve">),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and by</w:t>
        </w:r>
      </w:ins>
      <w:ins w:id="381" w:author="PR Preview" w:date="2026-01-01T00:00:00Z">
        <w:r>
          <w:t xml:space="preserve"> </w:t>
        </w:r>
      </w:ins>
      <w:hyperlink w:anchor="thm-cauchy-schwarz">
        <w:ins w:id="382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the ratio lies between</w:t>
        </w:r>
      </w:ins>
      <w:ins w:id="38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and</w:t>
        </w:r>
      </w:ins>
      <w:ins w:id="388" w:author="PR Preview" w:date="2026-01-01T00:00:00Z">
        <w:r>
          <w:t xml:space="preserve"> </w:t>
        </w:r>
      </w:ins>
      <m:oMath>
        <m:r>
          <m:t>1</m:t>
        </m:r>
      </m:oMath>
      <w:ins w:id="389" w:author="PR Preview" w:date="2026-01-01T00:00:00Z">
        <w:r>
          <w:t xml:space="preserve">.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On</w:t>
        </w:r>
      </w:ins>
      <w:ins w:id="39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393" w:author="PR Preview" w:date="2026-01-01T00:00:00Z">
        <w:r>
          <w:t xml:space="preserve">,</w:t>
        </w:r>
      </w:ins>
      <w:ins w:id="394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is decreasing from</w:t>
        </w:r>
      </w:ins>
      <w:ins w:id="397" w:author="PR Preview" w:date="2026-01-01T00:00:00Z">
        <w:r>
          <w:t xml:space="preserve"> </w:t>
        </w:r>
      </w:ins>
      <m:oMath>
        <m:r>
          <m:t>1</m:t>
        </m:r>
      </m:oMath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to</w:t>
        </w:r>
      </w:ins>
      <w:ins w:id="40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and takes each value in</w:t>
        </w:r>
      </w:ins>
      <w:ins w:id="40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exactly once,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so there is exactly one such</w:t>
        </w:r>
      </w:ins>
      <w:ins w:id="408" w:author="PR Preview" w:date="2026-01-01T00:00:00Z">
        <w:r>
          <w:t xml:space="preserve"> </w:t>
        </w:r>
      </w:ins>
      <m:oMath>
        <m:r>
          <m:t>θ</m:t>
        </m:r>
      </m:oMath>
      <w:ins w:id="409" w:author="PR Preview" w:date="2026-01-01T00:00:00Z">
        <w:r>
          <w:t xml:space="preserve">.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The angle is</w:t>
        </w:r>
      </w:ins>
      <w:ins w:id="412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2</m:t>
        </m:r>
      </m:oMath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exactly when</w:t>
        </w:r>
      </w:ins>
      <w:ins w:id="41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ins w:id="416" w:author="PR Preview" w:date="2026-01-01T00:00:00Z">
        <w:r>
          <w:t xml:space="preserve">,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so for nonzero vectors, orthogonal (</w:t>
        </w:r>
      </w:ins>
      <w:hyperlink r:id="rId22">
        <w:ins w:id="419" w:author="PR Preview" w:date="2026-01-01T00:00:00Z">
          <w:r>
            <w:rPr>
              <w:rStyle w:val="Hyperlink"/>
            </w:rPr>
            <w:t xml:space="preserve">Definition 13 in Vectors</w:t>
          </w:r>
        </w:ins>
      </w:hyperlink>
      <w:ins w:id="420" w:author="PR Preview" w:date="2026-01-01T00:00:00Z">
        <w:r>
          <w:t xml:space="preserve">) means at a right angle.</w:t>
        </w:r>
      </w:ins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del w:id="421" w:author="PR Preview" w:date="2026-01-01T00:00:00Z">
        <w:r>
          <w:rPr>
            <w:b/>
            <w:bCs/>
          </w:rPr>
          <w:delText xml:space="preserve">Definition 8 (Cosine similarity)</w:delText>
        </w:r>
      </w:del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The</w:delText>
        </w:r>
      </w:del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rPr>
            <w:b/>
            <w:bCs/>
          </w:rPr>
          <w:delText xml:space="preserve">cosine similarity</w:delText>
        </w:r>
      </w:del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between two nonzero vectors</w:delText>
        </w:r>
      </w:del>
      <w:del w:id="42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is</w:delText>
        </w:r>
      </w:del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the cosine of the angle between them (</w:delText>
        </w:r>
      </w:del>
      <w:hyperlink w:anchor="def-angle">
        <w:del w:id="433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434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35" w:author="PR Preview" w:date="2026-01-01T00:00:00Z">
        <w:r>
          <w:delText xml:space="preserve">In a general real inner product space (</w:delText>
        </w:r>
      </w:del>
      <w:hyperlink w:anchor="def-inner-product-space">
        <w:del w:id="436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437" w:author="PR Preview" w:date="2026-01-01T00:00:00Z">
        <w:r>
          <w:delText xml:space="preserve">) with inner product</w:delText>
        </w:r>
      </w:del>
      <w:del w:id="438" w:author="PR Preview" w:date="2026-01-01T00:00:00Z">
        <w:r>
          <w:delText xml:space="preserve"> </w:delText>
        </w:r>
      </w:del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and induced norm</w:delText>
        </w:r>
      </w:del>
      <w:del w:id="44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442" w:author="PR Preview" w:date="2026-01-01T00:00:00Z">
        <w:r>
          <w:delText xml:space="preserve">, the cosine similarity is</w:delText>
        </w:r>
      </w:del>
    </w:p>
    <w:p>
      <w:pPr>
        <w:pStyle w:val="FirstParagraph"/>
      </w:pPr>
      <w:ins w:id="443" w:author="PR Preview" w:date="2026-01-01T00:00:00Z">
        <w:r>
          <w:rPr>
            <w:b/>
            <w:bCs/>
          </w:rPr>
          <w:t xml:space="preserve">Definition 9 (Cosine similarity)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The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rPr>
            <w:b/>
            <w:bCs/>
          </w:rPr>
          <w:t xml:space="preserve">cosine similarity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between two nonzero vectors</w:t>
        </w:r>
      </w:ins>
      <w:ins w:id="45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is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the cosine of the angle between them (</w:t>
        </w:r>
      </w:ins>
      <w:hyperlink w:anchor="def-angle">
        <w:ins w:id="455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456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X64c41f557e7f698c947bb0d906d626137043d1e"/>
    <w:p>
      <w:pPr>
        <w:pStyle w:val="BodyText"/>
      </w:pPr>
      <w:ins w:id="457" w:author="PR Preview" w:date="2026-01-01T00:00:00Z">
        <w:r>
          <w:rPr>
            <w:b/>
            <w:bCs/>
          </w:rPr>
          <w:t xml:space="preserve">Definition 10 (Cosine similarity in an inner product space)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In a general real inner product space (</w:t>
        </w:r>
      </w:ins>
      <w:hyperlink w:anchor="def-inner-product-space">
        <w:ins w:id="460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461" w:author="PR Preview" w:date="2026-01-01T00:00:00Z">
        <w:r>
          <w:t xml:space="preserve">) with inner product</w:t>
        </w:r>
      </w:ins>
      <w:ins w:id="462" w:author="PR Preview" w:date="2026-01-01T00:00:00Z">
        <w:r>
          <w:t xml:space="preserve"> </w:t>
        </w:r>
      </w:ins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and induced norm</w:t>
        </w:r>
      </w:ins>
      <w:ins w:id="465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466" w:author="PR Preview" w:date="2026-01-01T00:00:00Z">
        <w:r>
          <w:t xml:space="preserve">, the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rPr>
            <w:b/>
            <w:bCs/>
          </w:rPr>
          <w:t xml:space="preserve">cosine similarity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bookmarkEnd w:id="58"/>
    <w:bookmarkStart w:id="90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1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2"/>
    <w:bookmarkStart w:id="64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5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Start w:id="67" w:name="def-orthonormal-basis"/>
    <w:p>
      <w:pPr>
        <w:pStyle w:val="BodyText"/>
      </w:pPr>
      <w:del w:id="471" w:author="PR Preview" w:date="2026-01-01T00:00:00Z">
        <w:r>
          <w:rPr>
            <w:b/>
            <w:bCs/>
          </w:rPr>
          <w:delText xml:space="preserve">Definition 9 (Orthonormal basis)</w:delText>
        </w:r>
      </w:del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An</w:delText>
        </w:r>
      </w:del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rPr>
            <w:b/>
            <w:bCs/>
          </w:rPr>
          <w:delText xml:space="preserve">orthonormal basis</w:delText>
        </w:r>
      </w:del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delText xml:space="preserve">of a subspace</w:delText>
        </w:r>
      </w:del>
      <w:del w:id="47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of</w:delText>
        </w:r>
      </w:del>
      <w:del w:id="48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delText xml:space="preserve">is a basis of</w:delText>
        </w:r>
      </w:del>
      <w:del w:id="48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(</w:delText>
        </w:r>
      </w:del>
      <w:hyperlink r:id="rId66">
        <w:del w:id="487" w:author="PR Preview" w:date="2026-01-01T00:00:00Z">
          <w:r>
            <w:rPr>
              <w:rStyle w:val="Hyperlink"/>
            </w:rPr>
            <w:delText xml:space="preserve">Definition 6 in Subspaces and Rank</w:delText>
          </w:r>
        </w:del>
      </w:hyperlink>
      <w:del w:id="488" w:author="PR Preview" w:date="2026-01-01T00:00:00Z">
        <w:r>
          <w:delText xml:space="preserve">)</w:delText>
        </w:r>
      </w:del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whose vectors are orthonormal (</w:delText>
        </w:r>
      </w:del>
      <w:hyperlink r:id="rId63">
        <w:del w:id="491" w:author="PR Preview" w:date="2026-01-01T00:00:00Z">
          <w:r>
            <w:rPr>
              <w:rStyle w:val="Hyperlink"/>
            </w:rPr>
            <w:delText xml:space="preserve">Definition 17 in Vectors</w:delText>
          </w:r>
        </w:del>
      </w:hyperlink>
      <w:del w:id="492" w:author="PR Preview" w:date="2026-01-01T00:00:00Z">
        <w:r>
          <w:delText xml:space="preserve">).</w:delText>
        </w:r>
      </w:del>
    </w:p>
    <w:p>
      <w:pPr>
        <w:pStyle w:val="BodyText"/>
      </w:pPr>
      <w:ins w:id="493" w:author="PR Preview" w:date="2026-01-01T00:00:00Z">
        <w:r>
          <w:rPr>
            <w:b/>
            <w:bCs/>
          </w:rPr>
          <w:t xml:space="preserve">Definition 11 (Orthonormal basis)</w:t>
        </w:r>
      </w:ins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An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rPr>
            <w:b/>
            <w:bCs/>
          </w:rPr>
          <w:t xml:space="preserve">orthonormal basis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of a subspace</w:t>
        </w:r>
      </w:ins>
      <w:ins w:id="50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of</w:t>
        </w:r>
      </w:ins>
      <w:ins w:id="50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is a basis of</w:t>
        </w:r>
      </w:ins>
      <w:ins w:id="50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(</w:t>
        </w:r>
      </w:ins>
      <w:hyperlink r:id="rId66">
        <w:ins w:id="509" w:author="PR Preview" w:date="2026-01-01T00:00:00Z">
          <w:r>
            <w:rPr>
              <w:rStyle w:val="Hyperlink"/>
            </w:rPr>
            <w:t xml:space="preserve">Definition 6 in Subspaces and Rank</w:t>
          </w:r>
        </w:ins>
      </w:hyperlink>
      <w:ins w:id="510" w:author="PR Preview" w:date="2026-01-01T00:00:00Z">
        <w:r>
          <w:t xml:space="preserve">)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whose vectors are orthonormal (</w:t>
        </w:r>
      </w:ins>
      <w:hyperlink r:id="rId63">
        <w:ins w:id="513" w:author="PR Preview" w:date="2026-01-01T00:00:00Z">
          <w:r>
            <w:rPr>
              <w:rStyle w:val="Hyperlink"/>
            </w:rPr>
            <w:t xml:space="preserve">Definition 17 in Vectors</w:t>
          </w:r>
        </w:ins>
      </w:hyperlink>
      <w:ins w:id="514" w:author="PR Preview" w:date="2026-01-01T00:00:00Z">
        <w:r>
          <w:t xml:space="preserve">).</w:t>
        </w:r>
      </w:ins>
    </w:p>
    <w:bookmarkEnd w:id="67"/>
    <w:bookmarkStart w:id="71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1"/>
    <w:bookmarkStart w:id="74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thm-orthonormal-expansion"/>
    <w:p>
      <w:pPr>
        <w:pStyle w:val="FirstParagraph"/>
      </w:pPr>
      <w:del w:id="515" w:author="PR Preview" w:date="2026-01-01T00:00:00Z">
        <w:r>
          <w:rPr>
            <w:b/>
            <w:bCs/>
          </w:rPr>
          <w:delText xml:space="preserve">Theorem 8 (Coordinates in an orthonormal basis are dot products)</w:delText>
        </w:r>
      </w:del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If</w:delText>
        </w:r>
      </w:del>
      <w:del w:id="51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is an orthonormal basis of a subspace</w:delText>
        </w:r>
      </w:del>
      <w:del w:id="52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delText xml:space="preserve">(</w:delText>
        </w:r>
      </w:del>
      <w:hyperlink w:anchor="def-orthonormal-basis">
        <w:del w:id="524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525" w:author="PR Preview" w:date="2026-01-01T00:00:00Z">
        <w:r>
          <w:delText xml:space="preserve">), then every</w:delText>
        </w:r>
      </w:del>
      <w:del w:id="52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satisfies</w:delText>
        </w:r>
      </w:del>
    </w:p>
    <w:p>
      <w:pPr>
        <w:pStyle w:val="FirstParagraph"/>
      </w:pPr>
      <w:ins w:id="529" w:author="PR Preview" w:date="2026-01-01T00:00:00Z">
        <w:r>
          <w:rPr>
            <w:b/>
            <w:bCs/>
          </w:rPr>
          <w:t xml:space="preserve">Theorem 8 (Coordinates in an orthonormal basis are dot products)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If</w:t>
        </w:r>
      </w:ins>
      <w:ins w:id="53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is an orthonormal basis of a subspace</w:t>
        </w:r>
      </w:ins>
      <w:ins w:id="53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(</w:t>
        </w:r>
      </w:ins>
      <w:hyperlink w:anchor="def-orthonormal-basis">
        <w:ins w:id="538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539" w:author="PR Preview" w:date="2026-01-01T00:00:00Z">
        <w:r>
          <w:t xml:space="preserve">), then every</w:t>
        </w:r>
      </w:ins>
      <w:ins w:id="54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satisfies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6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6"/>
    <w:bookmarkStart w:id="77" w:name="def-gram-schmidt"/>
    <w:p>
      <w:pPr>
        <w:pStyle w:val="BodyText"/>
      </w:pPr>
      <w:del w:id="543" w:author="PR Preview" w:date="2026-01-01T00:00:00Z">
        <w:r>
          <w:rPr>
            <w:b/>
            <w:bCs/>
          </w:rPr>
          <w:delText xml:space="preserve">Definition 10 (Gram-Schmidt process)</w:delText>
        </w:r>
      </w:del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delText xml:space="preserve">The</w:delText>
        </w:r>
      </w:del>
      <w:del w:id="546" w:author="PR Preview" w:date="2026-01-01T00:00:00Z">
        <w:r>
          <w:delText xml:space="preserve"> </w:delText>
        </w:r>
      </w:del>
      <w:del w:id="547" w:author="PR Preview" w:date="2026-01-01T00:00:00Z">
        <w:r>
          <w:rPr>
            <w:b/>
            <w:bCs/>
          </w:rPr>
          <w:delText xml:space="preserve">Gram-Schmidt process</w:delText>
        </w:r>
      </w:del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delText xml:space="preserve">takes vectors</w:delText>
        </w:r>
      </w:del>
      <w:del w:id="55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551" w:author="PR Preview" w:date="2026-01-01T00:00:00Z">
        <w:r>
          <w:delText xml:space="preserve"> </w:delText>
        </w:r>
      </w:del>
      <w:del w:id="552" w:author="PR Preview" w:date="2026-01-01T00:00:00Z">
        <w:r>
          <w:delText xml:space="preserve">and, for</w:delText>
        </w:r>
      </w:del>
      <w:del w:id="55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in turn:</w:delText>
        </w:r>
      </w:del>
    </w:p>
    <w:p>
      <w:pPr>
        <w:pStyle w:val="BodyText"/>
      </w:pPr>
      <w:ins w:id="556" w:author="PR Preview" w:date="2026-01-01T00:00:00Z">
        <w:r>
          <w:rPr>
            <w:b/>
            <w:bCs/>
          </w:rPr>
          <w:t xml:space="preserve">Definition 12 (Gram-Schmidt process)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The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rPr>
            <w:b/>
            <w:bCs/>
          </w:rPr>
          <w:t xml:space="preserve">Gram-Schmidt process</w:t>
        </w:r>
      </w:ins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takes vectors</w:t>
        </w:r>
      </w:ins>
      <w:ins w:id="56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and, for</w:t>
        </w:r>
      </w:ins>
      <w:ins w:id="56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in turn:</w:t>
        </w:r>
      </w:ins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7"/>
    <w:bookmarkStart w:id="78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9"/>
    <w:bookmarkStart w:id="80" w:name="thm-gram-schmidt"/>
    <w:p>
      <w:pPr>
        <w:pStyle w:val="BodyText"/>
      </w:pPr>
      <w:del w:id="569" w:author="PR Preview" w:date="2026-01-01T00:00:00Z">
        <w:r>
          <w:rPr>
            <w:b/>
            <w:bCs/>
          </w:rPr>
          <w:delText xml:space="preserve">Theorem 9 (What Gram-Schmidt produces)</w:delText>
        </w:r>
      </w:del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Run the Gram-Schmidt process (</w:delText>
        </w:r>
      </w:del>
      <w:hyperlink w:anchor="def-gram-schmidt">
        <w:del w:id="572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573" w:author="PR Preview" w:date="2026-01-01T00:00:00Z">
        <w:r>
          <w:delText xml:space="preserve">) on</w:delText>
        </w:r>
      </w:del>
      <w:del w:id="57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575" w:author="PR Preview" w:date="2026-01-01T00:00:00Z">
        <w:r>
          <w:delText xml:space="preserve">.</w:delText>
        </w:r>
      </w:del>
    </w:p>
    <w:p>
      <w:pPr>
        <w:pStyle w:val="BodyText"/>
      </w:pPr>
      <w:ins w:id="576" w:author="PR Preview" w:date="2026-01-01T00:00:00Z">
        <w:r>
          <w:rPr>
            <w:b/>
            <w:bCs/>
          </w:rPr>
          <w:t xml:space="preserve">Theorem 9 (What Gram-Schmidt produces)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Run the Gram-Schmidt process (</w:t>
        </w:r>
      </w:ins>
      <w:hyperlink w:anchor="def-gram-schmidt">
        <w:ins w:id="579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580" w:author="PR Preview" w:date="2026-01-01T00:00:00Z">
        <w:r>
          <w:t xml:space="preserve">) on</w:t>
        </w:r>
      </w:ins>
      <w:ins w:id="58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58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del w:id="583" w:author="PR Preview" w:date="2026-01-01T00:00:00Z">
        <w:r>
          <w:delText xml:space="preserve">It completes all</w:delText>
        </w:r>
      </w:del>
      <w:del w:id="584" w:author="PR Preview" w:date="2026-01-01T00:00:00Z">
        <w:r>
          <w:delText xml:space="preserve"> </w:delText>
        </w:r>
      </w:del>
      <m:oMath>
        <m:r>
          <m:t>k</m:t>
        </m:r>
      </m:oMath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steps</w:delText>
        </w:r>
      </w:del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delText xml:space="preserve">exactly when</w:delText>
        </w:r>
      </w:del>
      <w:del w:id="58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are linearly independent;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then</w:delText>
        </w:r>
      </w:del>
      <w:del w:id="59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is an orthonormal basis</w:delText>
        </w:r>
      </w:del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of</w:delText>
        </w:r>
      </w:del>
      <w:del w:id="599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(</w:delText>
        </w:r>
      </w:del>
      <w:hyperlink w:anchor="def-orthonormal-basis">
        <w:del w:id="602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603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23"/>
        </w:numPr>
      </w:pPr>
      <w:ins w:id="604" w:author="PR Preview" w:date="2026-01-01T00:00:00Z">
        <w:r>
          <w:t xml:space="preserve">It completes all</w:t>
        </w:r>
      </w:ins>
      <w:ins w:id="605" w:author="PR Preview" w:date="2026-01-01T00:00:00Z">
        <w:r>
          <w:t xml:space="preserve"> </w:t>
        </w:r>
      </w:ins>
      <m:oMath>
        <m:r>
          <m:t>k</m:t>
        </m:r>
      </m:oMath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steps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exactly when</w:t>
        </w:r>
      </w:ins>
      <w:ins w:id="61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are linearly independent;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then</w:t>
        </w:r>
      </w:ins>
      <w:ins w:id="61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is an orthonormal basis</w:t>
        </w:r>
      </w:ins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of</w:t>
        </w:r>
      </w:ins>
      <w:ins w:id="620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(</w:t>
        </w:r>
      </w:ins>
      <w:hyperlink w:anchor="def-orthonormal-basis">
        <w:ins w:id="623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624" w:author="PR Preview" w:date="2026-01-01T00:00:00Z">
        <w:r>
          <w:t xml:space="preserve">).</w:t>
        </w:r>
      </w:ins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1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3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5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cor-orthonormal-basis-exists"/>
    <w:p>
      <w:pPr>
        <w:pStyle w:val="FirstParagraph"/>
      </w:pPr>
      <w:del w:id="625" w:author="PR Preview" w:date="2026-01-01T00:00:00Z">
        <w:r>
          <w:rPr>
            <w:b/>
            <w:bCs/>
          </w:rPr>
          <w:delText xml:space="preserve">Corollary 1 (Every subspace has an orthonormal basis)</w:delText>
        </w:r>
      </w:del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Let</w:delText>
        </w:r>
      </w:del>
      <w:del w:id="62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delText xml:space="preserve">be a subspace of</w:delText>
        </w:r>
      </w:del>
      <w:del w:id="63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32" w:author="PR Preview" w:date="2026-01-01T00:00:00Z">
        <w:r>
          <w:delText xml:space="preserve">.</w:delText>
        </w:r>
      </w:del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Every orthonormal list of vectors in</w:delText>
        </w:r>
      </w:del>
      <w:del w:id="63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extends to an orthonormal basis of</w:delText>
        </w:r>
      </w:del>
      <w:del w:id="63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(</w:delText>
        </w:r>
      </w:del>
      <w:hyperlink w:anchor="def-orthonormal-basis">
        <w:del w:id="641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642" w:author="PR Preview" w:date="2026-01-01T00:00:00Z">
        <w:r>
          <w:delText xml:space="preserve">).</w:delText>
        </w:r>
      </w:del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Starting from the empty list shows that</w:delText>
        </w:r>
      </w:del>
      <w:del w:id="64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has an orthonormal basis.</w:delText>
        </w:r>
      </w:del>
    </w:p>
    <w:p>
      <w:pPr>
        <w:pStyle w:val="FirstParagraph"/>
      </w:pPr>
      <w:ins w:id="648" w:author="PR Preview" w:date="2026-01-01T00:00:00Z">
        <w:r>
          <w:rPr>
            <w:b/>
            <w:bCs/>
          </w:rPr>
          <w:t xml:space="preserve">Corollary 1 (Every subspace has an orthonormal basis)</w:t>
        </w:r>
      </w:ins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Let</w:t>
        </w:r>
      </w:ins>
      <w:ins w:id="65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be a subspace of</w:t>
        </w:r>
      </w:ins>
      <w:ins w:id="65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55" w:author="PR Preview" w:date="2026-01-01T00:00:00Z">
        <w:r>
          <w:t xml:space="preserve">.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Every orthonormal list of vectors in</w:t>
        </w:r>
      </w:ins>
      <w:ins w:id="65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extends to an orthonormal basis of</w:t>
        </w:r>
      </w:ins>
      <w:ins w:id="66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(</w:t>
        </w:r>
      </w:ins>
      <w:hyperlink w:anchor="def-orthonormal-basis">
        <w:ins w:id="664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665" w:author="PR Preview" w:date="2026-01-01T00:00:00Z">
        <w:r>
          <w:t xml:space="preserve">).</w:t>
        </w:r>
      </w:ins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Starting from the empty list shows that</w:t>
        </w:r>
      </w:ins>
      <w:ins w:id="66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has an orthonormal basis.</w:t>
        </w:r>
      </w:ins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1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9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8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9"/>
    <w:bookmarkEnd w:id="90"/>
    <w:bookmarkStart w:id="106" w:name="outer-product"/>
    <w:p>
      <w:pPr>
        <w:pStyle w:val="Heading2"/>
      </w:pPr>
      <w:r>
        <w:t xml:space="preserve">4 Outer product</w:t>
      </w:r>
    </w:p>
    <w:bookmarkStart w:id="92" w:name="def-outer-product"/>
    <w:p>
      <w:pPr>
        <w:pStyle w:val="FirstParagraph"/>
      </w:pPr>
      <w:del w:id="671" w:author="PR Preview" w:date="2026-01-01T00:00:00Z">
        <w:r>
          <w:rPr>
            <w:b/>
            <w:bCs/>
          </w:rPr>
          <w:delText xml:space="preserve">Definition 11 (Outer product)</w:delText>
        </w:r>
      </w:del>
      <w:del w:id="672" w:author="PR Preview" w:date="2026-01-01T00:00:00Z">
        <w:r>
          <w:delText xml:space="preserve"> </w:delText>
        </w:r>
      </w:del>
      <w:del w:id="673" w:author="PR Preview" w:date="2026-01-01T00:00:00Z">
        <w:r>
          <w:delText xml:space="preserve">The</w:delText>
        </w:r>
      </w:del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rPr>
            <w:b/>
            <w:bCs/>
          </w:rPr>
          <w:delText xml:space="preserve">outer product</w:delText>
        </w:r>
      </w:del>
      <w:del w:id="676" w:author="PR Preview" w:date="2026-01-01T00:00:00Z">
        <w:r>
          <w:delText xml:space="preserve"> </w:delText>
        </w:r>
      </w:del>
      <w:del w:id="677" w:author="PR Preview" w:date="2026-01-01T00:00:00Z">
        <w:r>
          <w:delText xml:space="preserve">of a vector</w:delText>
        </w:r>
      </w:del>
      <w:del w:id="67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</m:oMath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of length</w:delText>
        </w:r>
      </w:del>
      <w:del w:id="681" w:author="PR Preview" w:date="2026-01-01T00:00:00Z">
        <w:r>
          <w:delText xml:space="preserve"> </w:delText>
        </w:r>
      </w:del>
      <m:oMath>
        <m:r>
          <m:t>m</m:t>
        </m:r>
      </m:oMath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and a vector</w:delText>
        </w:r>
      </w:del>
      <w:del w:id="68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</m:oMath>
      <w:del w:id="685" w:author="PR Preview" w:date="2026-01-01T00:00:00Z">
        <w:r>
          <w:delText xml:space="preserve"> </w:delText>
        </w:r>
      </w:del>
      <w:del w:id="686" w:author="PR Preview" w:date="2026-01-01T00:00:00Z">
        <w:r>
          <w:delText xml:space="preserve">of length</w:delText>
        </w:r>
      </w:del>
      <w:del w:id="687" w:author="PR Preview" w:date="2026-01-01T00:00:00Z">
        <w:r>
          <w:delText xml:space="preserve"> </w:delText>
        </w:r>
      </w:del>
      <m:oMath>
        <m:r>
          <m:t>n</m:t>
        </m:r>
      </m:oMath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is the</w:delText>
        </w:r>
      </w:del>
      <w:del w:id="690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691" w:author="PR Preview" w:date="2026-01-01T00:00:00Z">
        <w:r>
          <w:delText xml:space="preserve"> </w:delText>
        </w:r>
      </w:del>
      <w:del w:id="692" w:author="PR Preview" w:date="2026-01-01T00:00:00Z">
        <w:r>
          <w:delText xml:space="preserve">matrix product (</w:delText>
        </w:r>
      </w:del>
      <w:hyperlink r:id="rId91">
        <w:del w:id="693" w:author="PR Preview" w:date="2026-01-01T00:00:00Z">
          <w:r>
            <w:rPr>
              <w:rStyle w:val="Hyperlink"/>
            </w:rPr>
            <w:delText xml:space="preserve">Definition 7 in Matrices</w:delText>
          </w:r>
        </w:del>
      </w:hyperlink>
      <w:del w:id="694" w:author="PR Preview" w:date="2026-01-01T00:00:00Z">
        <w:r>
          <w:delText xml:space="preserve">)</w:delText>
        </w:r>
      </w:del>
      <w:del w:id="69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of the column vector</w:delText>
        </w:r>
      </w:del>
      <w:del w:id="69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</m:oMath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delText xml:space="preserve">with the row vector</w:delText>
        </w:r>
      </w:del>
      <w:del w:id="701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del w:id="702" w:author="PR Preview" w:date="2026-01-01T00:00:00Z">
        <w:r>
          <w:delText xml:space="preserve">.</w:delText>
        </w:r>
      </w:del>
      <w:del w:id="703" w:author="PR Preview" w:date="2026-01-01T00:00:00Z">
        <w:r>
          <w:delText xml:space="preserve"> </w:delText>
        </w:r>
      </w:del>
      <w:del w:id="704" w:author="PR Preview" w:date="2026-01-01T00:00:00Z">
        <w:r>
          <w:delText xml:space="preserve">Its entries are</w:delText>
        </w:r>
      </w:del>
    </w:p>
    <w:p>
      <w:pPr>
        <w:pStyle w:val="FirstParagraph"/>
      </w:pPr>
      <w:ins w:id="705" w:author="PR Preview" w:date="2026-01-01T00:00:00Z">
        <w:r>
          <w:rPr>
            <w:b/>
            <w:bCs/>
          </w:rPr>
          <w:t xml:space="preserve">Definition 13 (Outer product)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The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rPr>
            <w:b/>
            <w:bCs/>
          </w:rPr>
          <w:t xml:space="preserve">outer product</w:t>
        </w:r>
      </w:ins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of a vector</w:t>
        </w:r>
      </w:ins>
      <w:ins w:id="71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of length</w:t>
        </w:r>
      </w:ins>
      <w:ins w:id="715" w:author="PR Preview" w:date="2026-01-01T00:00:00Z">
        <w:r>
          <w:t xml:space="preserve"> </w:t>
        </w:r>
      </w:ins>
      <m:oMath>
        <m:r>
          <m:t>m</m:t>
        </m:r>
      </m:oMath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and a vector</w:t>
        </w:r>
      </w:ins>
      <w:ins w:id="71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</m:oMath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of length</w:t>
        </w:r>
      </w:ins>
      <w:ins w:id="721" w:author="PR Preview" w:date="2026-01-01T00:00:00Z">
        <w:r>
          <w:t xml:space="preserve"> </w:t>
        </w:r>
      </w:ins>
      <m:oMath>
        <m:r>
          <m:t>n</m:t>
        </m:r>
      </m:oMath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is the</w:t>
        </w:r>
      </w:ins>
      <w:ins w:id="72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matrix product (</w:t>
        </w:r>
      </w:ins>
      <w:hyperlink r:id="rId91">
        <w:ins w:id="727" w:author="PR Preview" w:date="2026-01-01T00:00:00Z">
          <w:r>
            <w:rPr>
              <w:rStyle w:val="Hyperlink"/>
            </w:rPr>
            <w:t xml:space="preserve">Definition 7 in Matrices</w:t>
          </w:r>
        </w:ins>
      </w:hyperlink>
      <w:ins w:id="728" w:author="PR Preview" w:date="2026-01-01T00:00:00Z">
        <w:r>
          <w:t xml:space="preserve">)</w:t>
        </w:r>
      </w:ins>
      <w:ins w:id="72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of the column vector</w:t>
        </w:r>
      </w:ins>
      <w:ins w:id="73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with the row vector</w:t>
        </w:r>
      </w:ins>
      <w:ins w:id="735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736" w:author="PR Preview" w:date="2026-01-01T00:00:00Z">
        <w:r>
          <w:t xml:space="preserve">.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Its entries are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2"/>
    <w:bookmarkStart w:id="93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3"/>
    <w:bookmarkStart w:id="95" w:name="rem-outer-vs-dot-product"/>
    <w:p>
      <w:pPr>
        <w:pStyle w:val="FirstParagraph"/>
      </w:pPr>
      <w:del w:id="739" w:author="PR Preview" w:date="2026-01-01T00:00:00Z">
        <w:r>
          <w:rPr>
            <w:i/>
            <w:iCs/>
          </w:rPr>
          <w:delText xml:space="preserve">Remark 4</w:delText>
        </w:r>
      </w:del>
      <w:del w:id="740" w:author="PR Preview" w:date="2026-01-01T00:00:00Z">
        <w:r>
          <w:delText xml:space="preserve"> (Outer product and dot product). </w:delText>
        </w:r>
      </w:del>
      <w:del w:id="741" w:author="PR Preview" w:date="2026-01-01T00:00:00Z">
        <w:r>
          <w:delText xml:space="preserve">The dot product</w:delText>
        </w:r>
      </w:del>
      <w:del w:id="742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(</w:delText>
        </w:r>
      </w:del>
      <w:hyperlink r:id="rId94">
        <w:del w:id="745" w:author="PR Preview" w:date="2026-01-01T00:00:00Z">
          <w:r>
            <w:rPr>
              <w:rStyle w:val="Hyperlink"/>
            </w:rPr>
            <w:delText xml:space="preserve">Example 6 in Matrices</w:delText>
          </w:r>
        </w:del>
      </w:hyperlink>
      <w:del w:id="746" w:author="PR Preview" w:date="2026-01-01T00:00:00Z">
        <w:r>
          <w:delText xml:space="preserve">)</w:delText>
        </w:r>
      </w:del>
      <w:del w:id="747" w:author="PR Preview" w:date="2026-01-01T00:00:00Z">
        <w:r>
          <w:delText xml:space="preserve"> </w:delText>
        </w:r>
      </w:del>
      <w:del w:id="748" w:author="PR Preview" w:date="2026-01-01T00:00:00Z">
        <w:r>
          <w:delText xml:space="preserve">needs two vectors of the same length and gives a number.</w:delText>
        </w:r>
      </w:del>
      <w:del w:id="749" w:author="PR Preview" w:date="2026-01-01T00:00:00Z">
        <w:r>
          <w:delText xml:space="preserve"> </w:delText>
        </w:r>
      </w:del>
      <w:del w:id="750" w:author="PR Preview" w:date="2026-01-01T00:00:00Z">
        <w:r>
          <w:delText xml:space="preserve">The outer product</w:delText>
        </w:r>
      </w:del>
      <w:del w:id="75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takes vectors of any two lengths and gives a matrix</w:delText>
        </w:r>
      </w:del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(Banerjee and Roy 2014, chap. 1, p. 11)</w:delText>
        </w:r>
      </w:del>
      <w:del w:id="756" w:author="PR Preview" w:date="2026-01-01T00:00:00Z">
        <w:r>
          <w:delText xml:space="preserve">.</w:delText>
        </w:r>
      </w:del>
    </w:p>
    <w:p>
      <w:pPr>
        <w:pStyle w:val="FirstParagraph"/>
      </w:pPr>
      <w:ins w:id="757" w:author="PR Preview" w:date="2026-01-01T00:00:00Z">
        <w:r>
          <w:rPr>
            <w:i/>
            <w:iCs/>
          </w:rPr>
          <w:t xml:space="preserve">Remark 5</w:t>
        </w:r>
      </w:ins>
      <w:ins w:id="758" w:author="PR Preview" w:date="2026-01-01T00:00:00Z">
        <w:r>
          <w:t xml:space="preserve"> (Outer product and dot product). </w:t>
        </w:r>
      </w:ins>
      <w:ins w:id="759" w:author="PR Preview" w:date="2026-01-01T00:00:00Z">
        <w:r>
          <w:t xml:space="preserve">The dot product</w:t>
        </w:r>
      </w:ins>
      <w:ins w:id="760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(</w:t>
        </w:r>
      </w:ins>
      <w:hyperlink r:id="rId94">
        <w:ins w:id="763" w:author="PR Preview" w:date="2026-01-01T00:00:00Z">
          <w:r>
            <w:rPr>
              <w:rStyle w:val="Hyperlink"/>
            </w:rPr>
            <w:t xml:space="preserve">Example 6 in Matrices</w:t>
          </w:r>
        </w:ins>
      </w:hyperlink>
      <w:ins w:id="764" w:author="PR Preview" w:date="2026-01-01T00:00:00Z">
        <w:r>
          <w:t xml:space="preserve">)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needs two vectors of the same length and gives a number.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The outer product</w:t>
        </w:r>
      </w:ins>
      <w:ins w:id="76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takes vectors of any two lengths and gives a matrix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(Banerjee and Roy 2014, chap. 1, p. 11)</w:t>
        </w:r>
      </w:ins>
      <w:ins w:id="774" w:author="PR Preview" w:date="2026-01-01T00:00:00Z">
        <w:r>
          <w:t xml:space="preserve">.</w:t>
        </w:r>
      </w:ins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5"/>
    <w:bookmarkStart w:id="97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8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8"/>
    <w:bookmarkStart w:id="105" w:name="refs"/>
    <w:bookmarkStart w:id="10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0"/>
    <w:bookmarkStart w:id="10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2"/>
    <w:bookmarkStart w:id="104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3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99" Type="http://schemas.openxmlformats.org/officeDocument/2006/relationships/hyperlink" Target="https://doi.org/10.1007/978-3-031-41026-0" TargetMode="External"/><Relationship Id="rId103" Type="http://schemas.openxmlformats.org/officeDocument/2006/relationships/hyperlink" Target="https://ucla-biostat-216.github.io/2024fall/slides/02-vector/02-vector.html" TargetMode="External"/><Relationship Id="rId101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1" Type="http://schemas.openxmlformats.org/officeDocument/2006/relationships/hyperlink" Target="linear-algebra-matrices.html#def-matrix-mult" TargetMode="External"/><Relationship Id="rId94" Type="http://schemas.openxmlformats.org/officeDocument/2006/relationships/hyperlink" Target="linear-algebra-matrices.html#exm-dot-product-matmul" TargetMode="External"/><Relationship Id="rId66" Type="http://schemas.openxmlformats.org/officeDocument/2006/relationships/hyperlink" Target="linear-algebra-subspaces.html#def-basis" TargetMode="External"/><Relationship Id="rId69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96" Type="http://schemas.openxmlformats.org/officeDocument/2006/relationships/hyperlink" Target="linear-algebra-subspaces.html#def-rank" TargetMode="External"/><Relationship Id="rId82" Type="http://schemas.openxmlformats.org/officeDocument/2006/relationships/hyperlink" Target="linear-algebra-subspaces.html#def-span" TargetMode="External"/><Relationship Id="rId72" Type="http://schemas.openxmlformats.org/officeDocument/2006/relationships/hyperlink" Target="linear-algebra-subspaces.html#exm-basis" TargetMode="External"/><Relationship Id="rId68" Type="http://schemas.openxmlformats.org/officeDocument/2006/relationships/hyperlink" Target="linear-algebra-subspaces.html#exm-dimension" TargetMode="External"/><Relationship Id="rId88" Type="http://schemas.openxmlformats.org/officeDocument/2006/relationships/hyperlink" Target="linear-algebra-subspaces.html#exm-extend-basis" TargetMode="External"/><Relationship Id="rId73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4" Type="http://schemas.openxmlformats.org/officeDocument/2006/relationships/hyperlink" Target="linear-algebra-subspaces.html#thm-add-outside-span" TargetMode="External"/><Relationship Id="rId87" Type="http://schemas.openxmlformats.org/officeDocument/2006/relationships/hyperlink" Target="linear-algebra-subspaces.html#thm-extend-basis" TargetMode="External"/><Relationship Id="rId83" Type="http://schemas.openxmlformats.org/officeDocument/2006/relationships/hyperlink" Target="linear-algebra-subspaces.html#thm-span-subspace" TargetMode="External"/><Relationship Id="rId70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3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1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99" Type="http://schemas.openxmlformats.org/officeDocument/2006/relationships/hyperlink" Target="https://doi.org/10.1007/978-3-031-41026-0" TargetMode="External"/><Relationship Id="rId103" Type="http://schemas.openxmlformats.org/officeDocument/2006/relationships/hyperlink" Target="https://ucla-biostat-216.github.io/2024fall/slides/02-vector/02-vector.html" TargetMode="External"/><Relationship Id="rId101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1" Type="http://schemas.openxmlformats.org/officeDocument/2006/relationships/hyperlink" Target="linear-algebra-matrices.html#def-matrix-mult" TargetMode="External"/><Relationship Id="rId94" Type="http://schemas.openxmlformats.org/officeDocument/2006/relationships/hyperlink" Target="linear-algebra-matrices.html#exm-dot-product-matmul" TargetMode="External"/><Relationship Id="rId66" Type="http://schemas.openxmlformats.org/officeDocument/2006/relationships/hyperlink" Target="linear-algebra-subspaces.html#def-basis" TargetMode="External"/><Relationship Id="rId69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96" Type="http://schemas.openxmlformats.org/officeDocument/2006/relationships/hyperlink" Target="linear-algebra-subspaces.html#def-rank" TargetMode="External"/><Relationship Id="rId82" Type="http://schemas.openxmlformats.org/officeDocument/2006/relationships/hyperlink" Target="linear-algebra-subspaces.html#def-span" TargetMode="External"/><Relationship Id="rId72" Type="http://schemas.openxmlformats.org/officeDocument/2006/relationships/hyperlink" Target="linear-algebra-subspaces.html#exm-basis" TargetMode="External"/><Relationship Id="rId68" Type="http://schemas.openxmlformats.org/officeDocument/2006/relationships/hyperlink" Target="linear-algebra-subspaces.html#exm-dimension" TargetMode="External"/><Relationship Id="rId88" Type="http://schemas.openxmlformats.org/officeDocument/2006/relationships/hyperlink" Target="linear-algebra-subspaces.html#exm-extend-basis" TargetMode="External"/><Relationship Id="rId73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4" Type="http://schemas.openxmlformats.org/officeDocument/2006/relationships/hyperlink" Target="linear-algebra-subspaces.html#thm-add-outside-span" TargetMode="External"/><Relationship Id="rId87" Type="http://schemas.openxmlformats.org/officeDocument/2006/relationships/hyperlink" Target="linear-algebra-subspaces.html#thm-extend-basis" TargetMode="External"/><Relationship Id="rId83" Type="http://schemas.openxmlformats.org/officeDocument/2006/relationships/hyperlink" Target="linear-algebra-subspaces.html#thm-span-subspace" TargetMode="External"/><Relationship Id="rId70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3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1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2026-10-13T21:06:52Z</dcterms:created>
  <dcterms:modified xsi:type="dcterms:W3CDTF">2026-10-13T21:06:52Z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