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</w:delText>
        </w:r>
      </w:del>
      <w:del w:id="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invertible,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 appears in the OLS estimator</w:delText>
        </w:r>
      </w:del>
      <w:del w:id="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t xml:space="preserve">(</w:t>
        </w:r>
      </w:ins>
      <w:hyperlink r:id="rId11">
        <w:ins w:id="16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7" w:author="PR Preview" w:date="2026-01-01T00:00:00Z">
        <w:r>
          <w:t xml:space="preserve">).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When</w:t>
        </w:r>
      </w:ins>
      <w:ins w:id="2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 invertible,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it appears in the least squares solution (</w:t>
        </w:r>
      </w:ins>
      <w:hyperlink w:anchor="def-least-squares">
        <w:ins w:id="2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6" w:author="PR Preview" w:date="2026-01-01T00:00:00Z">
        <w:r>
          <w:t xml:space="preserve">, defined later in this chapter)</w:t>
        </w:r>
      </w:ins>
      <w:ins w:id="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28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del w:id="29" w:author="PR Preview" w:date="2026-01-01T00:00:00Z">
        <w:r>
          <w:rPr>
            <w:i/>
            <w:iCs/>
          </w:rPr>
          <w:delText xml:space="preserve">Remark 2</w:delText>
        </w:r>
      </w:del>
      <w:del w:id="30" w:author="PR Preview" w:date="2026-01-01T00:00:00Z">
        <w:r>
          <w:delText xml:space="preserve"> (Why it is called the hat matrix). </w:delText>
        </w:r>
      </w:del>
      <w:del w:id="31" w:author="PR Preview" w:date="2026-01-01T00:00:00Z">
        <w:r>
          <w:delText xml:space="preserve">The hat matrix gives the fitted values in linear regression:</w:delText>
        </w:r>
      </w:del>
    </w:p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Remark 2</w:t>
        </w:r>
      </w:ins>
      <w:ins w:id="33" w:author="PR Preview" w:date="2026-01-01T00:00:00Z">
        <w:r>
          <w:t xml:space="preserve"> (Why it is called the hat matrix). </w:t>
        </w:r>
      </w:ins>
      <w:ins w:id="34" w:author="PR Preview" w:date="2026-01-01T00:00:00Z">
        <w:r>
          <w:t xml:space="preserve">The hat matrix gives the fitted values of the least squares solution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(</w:t>
        </w:r>
      </w:ins>
      <w:hyperlink w:anchor="def-least-squares">
        <w:ins w:id="3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8" w:author="PR Preview" w:date="2026-01-01T00:00:00Z">
        <w:r>
          <w:t xml:space="preserve">, defined later in this chapter):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Let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be a subspace of</w:delText>
        </w:r>
      </w:del>
      <w:del w:id="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with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and let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be the</w:delText>
        </w:r>
      </w:del>
      <w:del w:id="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matrix whose columns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are an orthonormal basis of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</w:delText>
        </w:r>
      </w:del>
      <w:hyperlink r:id="rId42">
        <w:del w:id="64" w:author="PR Preview" w:date="2026-01-01T00:00:00Z">
          <w:r>
            <w:rPr>
              <w:rStyle w:val="Hyperlink"/>
            </w:rPr>
            <w:delText xml:space="preserve">Definition 9 in Inner Products and Orthogonality</w:delText>
          </w:r>
        </w:del>
      </w:hyperlink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hyperlink r:id="rId43">
        <w:del w:id="67" w:author="PR Preview" w:date="2026-01-01T00:00:00Z">
          <w:r>
            <w:rPr>
              <w:rStyle w:val="Hyperlink"/>
            </w:rPr>
            <w:delText xml:space="preserve">Corollary 1 in Inner Products and Orthogonality</w:delText>
          </w:r>
        </w:del>
      </w:hyperlink>
      <w:del w:id="68" w:author="PR Preview" w:date="2026-01-01T00:00:00Z">
        <w:r>
          <w:delText xml:space="preserve">).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Then for every</w:delText>
        </w:r>
      </w:del>
      <w:del w:id="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is the orthogonal projection of</w:delText>
        </w:r>
      </w:del>
      <w:del w:id="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onto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is an orthogonal projection matrix (</w:delText>
        </w:r>
      </w:del>
      <w:hyperlink r:id="rId19">
        <w:del w:id="86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87" w:author="PR Preview" w:date="2026-01-01T00:00:00Z">
        <w:r>
          <w:delText xml:space="preserve">).</w:delText>
        </w:r>
      </w:del>
    </w:p>
    <w:p>
      <w:pPr>
        <w:pStyle w:val="BodyText"/>
      </w:pPr>
      <w:ins w:id="88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subspace of</w:t>
        </w:r>
      </w:ins>
      <w:ins w:id="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with</w:t>
        </w:r>
      </w:ins>
      <w:ins w:id="9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 let</w:t>
        </w:r>
      </w:ins>
      <w:ins w:id="10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be the</w:t>
        </w:r>
      </w:ins>
      <w:ins w:id="1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matrix whose columns</w:t>
        </w:r>
      </w:ins>
      <w:ins w:id="10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are an orthonormal basis of</w:t>
        </w:r>
      </w:ins>
      <w:ins w:id="1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(</w:t>
        </w:r>
      </w:ins>
      <w:hyperlink r:id="rId42">
        <w:ins w:id="113" w:author="PR Preview" w:date="2026-01-01T00:00:00Z">
          <w:r>
            <w:rPr>
              <w:rStyle w:val="Hyperlink"/>
            </w:rPr>
            <w:t xml:space="preserve">Definition 11 in Inner Products and Orthogonality</w:t>
          </w:r>
        </w:ins>
      </w:hyperlink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hyperlink r:id="rId43">
        <w:ins w:id="116" w:author="PR Preview" w:date="2026-01-01T00:00:00Z">
          <w:r>
            <w:rPr>
              <w:rStyle w:val="Hyperlink"/>
            </w:rPr>
            <w:t xml:space="preserve">Corollary 1 in Inner Products and Orthogonality</w:t>
          </w:r>
        </w:ins>
      </w:hyperlink>
      <w:ins w:id="117" w:author="PR Preview" w:date="2026-01-01T00:00:00Z">
        <w:r>
          <w:t xml:space="preserve">).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Then for every</w:t>
        </w:r>
      </w:ins>
      <w:ins w:id="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the orthogonal projection of</w:t>
        </w:r>
      </w:ins>
      <w:ins w:id="1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onto</w:t>
        </w:r>
      </w:ins>
      <w:ins w:id="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and</w:t>
        </w:r>
      </w:ins>
      <w:ins w:id="13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an orthogonal projection matrix (</w:t>
        </w:r>
      </w:ins>
      <w:hyperlink r:id="rId19">
        <w:ins w:id="135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36" w:author="PR Preview" w:date="2026-01-01T00:00:00Z">
        <w:r>
          <w:t xml:space="preserve">).</w:t>
        </w:r>
      </w:ins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del w:id="137" w:author="PR Preview" w:date="2026-01-01T00:00:00Z">
        <w:r>
          <w:delText xml:space="preserve">If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and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a rank factorization (</w:delText>
        </w:r>
      </w:del>
      <w:hyperlink r:id="rId86">
        <w:del w:id="144" w:author="PR Preview" w:date="2026-01-01T00:00:00Z">
          <w:r>
            <w:rPr>
              <w:rStyle w:val="Hyperlink"/>
            </w:rPr>
            <w:delText xml:space="preserve">Definition 8 in Column Space, Null Space and Rank-Nullity</w:delText>
          </w:r>
        </w:del>
      </w:hyperlink>
      <w:del w:id="145" w:author="PR Preview" w:date="2026-01-01T00:00:00Z">
        <w:r>
          <w:delText xml:space="preserve">), then</w:delText>
        </w:r>
      </w:del>
    </w:p>
    <w:p>
      <w:pPr>
        <w:pStyle w:val="Compact"/>
        <w:numPr>
          <w:ilvl w:val="0"/>
          <w:numId w:val="1003"/>
        </w:numPr>
      </w:pPr>
      <w:ins w:id="146" w:author="PR Preview" w:date="2026-01-01T00:00:00Z">
        <w:r>
          <w:t xml:space="preserve">If</w:t>
        </w:r>
      </w:ins>
      <w:ins w:id="14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a rank factorization (</w:t>
        </w:r>
      </w:ins>
      <w:hyperlink r:id="rId86">
        <w:ins w:id="153" w:author="PR Preview" w:date="2026-01-01T00:00:00Z">
          <w:r>
            <w:rPr>
              <w:rStyle w:val="Hyperlink"/>
            </w:rPr>
            <w:t xml:space="preserve">Definition 10 in Column Space, Null Space and Rank-Nullity</w:t>
          </w:r>
        </w:ins>
      </w:hyperlink>
      <w:ins w:id="154" w:author="PR Preview" w:date="2026-01-01T00:00:00Z">
        <w:r>
          <w:t xml:space="preserve">), then</w:t>
        </w:r>
      </w:ins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del w:id="155" w:author="PR Preview" w:date="2026-01-01T00:00:00Z">
        <w:r>
          <w:rPr>
            <w:i/>
            <w:iCs/>
          </w:rPr>
          <w:delText xml:space="preserve">Proof</w:delText>
        </w:r>
      </w:del>
      <w:del w:id="156" w:author="PR Preview" w:date="2026-01-01T00:00:00Z">
        <w:r>
          <w:delText xml:space="preserve">. </w:delText>
        </w:r>
      </w:del>
      <w:del w:id="157" w:author="PR Preview" w:date="2026-01-01T00:00:00Z">
        <w:r>
          <w:delText xml:space="preserve">The</w:delText>
        </w:r>
      </w:del>
      <w:del w:id="158" w:author="PR Preview" w:date="2026-01-01T00:00:00Z">
        <w:r>
          <w:delText xml:space="preserve"> </w:delText>
        </w:r>
      </w:del>
      <m:oMath>
        <m:r>
          <m:t>n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columns</w:delText>
        </w:r>
      </w:del>
      <w:del w:id="1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of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are linearly independent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(</w:delText>
        </w:r>
      </w:del>
      <w:hyperlink r:id="rId120">
        <w:del w:id="169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170" w:author="PR Preview" w:date="2026-01-01T00:00:00Z">
        <w:r>
          <w:delText xml:space="preserve">),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so the Gram-Schmidt process (</w:delText>
        </w:r>
      </w:del>
      <w:hyperlink r:id="rId121">
        <w:del w:id="173" w:author="PR Preview" w:date="2026-01-01T00:00:00Z">
          <w:r>
            <w:rPr>
              <w:rStyle w:val="Hyperlink"/>
            </w:rPr>
            <w:delText xml:space="preserve">Definition 10 in Inner Products and Orthogonality</w:delText>
          </w:r>
        </w:del>
      </w:hyperlink>
      <w:del w:id="174" w:author="PR Preview" w:date="2026-01-01T00:00:00Z">
        <w:r>
          <w:delText xml:space="preserve">) runs all</w:delText>
        </w:r>
      </w:del>
      <w:del w:id="175" w:author="PR Preview" w:date="2026-01-01T00:00:00Z">
        <w:r>
          <w:delText xml:space="preserve"> </w:delText>
        </w:r>
      </w:del>
      <m:oMath>
        <m:r>
          <m:t>n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steps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and gives orthonormal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(</w:delText>
        </w:r>
      </w:del>
      <w:hyperlink r:id="rId113">
        <w:del w:id="183" w:author="PR Preview" w:date="2026-01-01T00:00:00Z">
          <w:r>
            <w:rPr>
              <w:rStyle w:val="Hyperlink"/>
            </w:rPr>
            <w:delText xml:space="preserve">Theorem 9 in Inner Products and Orthogonality</w:delText>
          </w:r>
        </w:del>
      </w:hyperlink>
      <w:del w:id="184" w:author="PR Preview" w:date="2026-01-01T00:00:00Z">
        <w:r>
          <w:delText xml:space="preserve">, parts 1 and 3);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let</w:delText>
        </w:r>
      </w:del>
      <w:del w:id="18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have these columns.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At step</w:delText>
        </w:r>
      </w:del>
      <w:del w:id="192" w:author="PR Preview" w:date="2026-01-01T00:00:00Z">
        <w:r>
          <w:delText xml:space="preserve"> </w:delText>
        </w:r>
      </w:del>
      <m:oMath>
        <m:r>
          <m:t>i</m:t>
        </m:r>
      </m:oMath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95" w:author="PR Preview" w:date="2026-01-01T00:00:00Z">
        <w:r>
          <w:delText xml:space="preserve">, and rearranging the orthogonalize step,</w:delText>
        </w:r>
      </w:del>
    </w:p>
    <w:p>
      <w:pPr>
        <w:pStyle w:val="BodyText"/>
      </w:pPr>
      <w:ins w:id="196" w:author="PR Preview" w:date="2026-01-01T00:00:00Z">
        <w:r>
          <w:rPr>
            <w:i/>
            <w:iCs/>
          </w:rPr>
          <w:t xml:space="preserve">Proof</w:t>
        </w:r>
      </w:ins>
      <w:ins w:id="197" w:author="PR Preview" w:date="2026-01-01T00:00:00Z">
        <w:r>
          <w:t xml:space="preserve">. </w:t>
        </w:r>
      </w:ins>
      <w:ins w:id="198" w:author="PR Preview" w:date="2026-01-01T00:00:00Z">
        <w:r>
          <w:t xml:space="preserve">The</w:t>
        </w:r>
      </w:ins>
      <w:ins w:id="199" w:author="PR Preview" w:date="2026-01-01T00:00:00Z">
        <w:r>
          <w:t xml:space="preserve"> </w:t>
        </w:r>
      </w:ins>
      <m:oMath>
        <m:r>
          <m:t>n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columns</w:t>
        </w:r>
      </w:ins>
      <w:ins w:id="2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</w:t>
        </w:r>
      </w:ins>
      <w:ins w:id="2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are linearly independent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(</w:t>
        </w:r>
      </w:ins>
      <w:hyperlink r:id="rId120">
        <w:ins w:id="210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211" w:author="PR Preview" w:date="2026-01-01T00:00:00Z">
        <w:r>
          <w:t xml:space="preserve">),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so the Gram-Schmidt process (</w:t>
        </w:r>
      </w:ins>
      <w:hyperlink r:id="rId121">
        <w:ins w:id="214" w:author="PR Preview" w:date="2026-01-01T00:00:00Z">
          <w:r>
            <w:rPr>
              <w:rStyle w:val="Hyperlink"/>
            </w:rPr>
            <w:t xml:space="preserve">Definition 12 in Inner Products and Orthogonality</w:t>
          </w:r>
        </w:ins>
      </w:hyperlink>
      <w:ins w:id="215" w:author="PR Preview" w:date="2026-01-01T00:00:00Z">
        <w:r>
          <w:t xml:space="preserve">) runs all</w:t>
        </w:r>
      </w:ins>
      <w:ins w:id="216" w:author="PR Preview" w:date="2026-01-01T00:00:00Z">
        <w:r>
          <w:t xml:space="preserve"> </w:t>
        </w:r>
      </w:ins>
      <m:oMath>
        <m:r>
          <m:t>n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steps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 gives orthonormal</w:t>
        </w:r>
      </w:ins>
      <w:ins w:id="22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(</w:t>
        </w:r>
      </w:ins>
      <w:hyperlink r:id="rId113">
        <w:ins w:id="224" w:author="PR Preview" w:date="2026-01-01T00:00:00Z">
          <w:r>
            <w:rPr>
              <w:rStyle w:val="Hyperlink"/>
            </w:rPr>
            <w:t xml:space="preserve">Theorem 9 in Inner Products and Orthogonality</w:t>
          </w:r>
        </w:ins>
      </w:hyperlink>
      <w:ins w:id="225" w:author="PR Preview" w:date="2026-01-01T00:00:00Z">
        <w:r>
          <w:t xml:space="preserve">, parts 1 and 3);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let</w:t>
        </w:r>
      </w:ins>
      <w:ins w:id="22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have these columns.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At step</w:t>
        </w:r>
      </w:ins>
      <w:ins w:id="233" w:author="PR Preview" w:date="2026-01-01T00:00:00Z">
        <w:r>
          <w:t xml:space="preserve"> </w:t>
        </w:r>
      </w:ins>
      <m:oMath>
        <m:r>
          <m:t>i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36" w:author="PR Preview" w:date="2026-01-01T00:00:00Z">
        <w:r>
          <w:t xml:space="preserve">, and rearranging the orthogonalize step,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del w:id="237" w:author="PR Preview" w:date="2026-01-01T00:00:00Z">
        <w:r>
          <w:delText xml:space="preserve">The equations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are the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rPr>
            <w:b/>
            <w:bCs/>
          </w:rPr>
          <w:delText xml:space="preserve">normal equations</w:delText>
        </w:r>
      </w:del>
      <w:del w:id="243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ins w:id="244" w:author="PR Preview" w:date="2026-01-01T00:00:00Z">
        <w:r>
          <w:rPr>
            <w:b/>
            <w:bCs/>
          </w:rPr>
          <w:t xml:space="preserve">Definition 9 (Normal equations)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For</w:t>
        </w:r>
      </w:ins>
      <w:ins w:id="2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</w:t>
        </w:r>
      </w:ins>
      <w:ins w:id="2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as in</w:t>
        </w:r>
      </w:ins>
      <w:ins w:id="253" w:author="PR Preview" w:date="2026-01-01T00:00:00Z">
        <w:r>
          <w:t xml:space="preserve"> </w:t>
        </w:r>
      </w:ins>
      <w:hyperlink w:anchor="def-least-squares">
        <w:ins w:id="25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the equations</w:t>
        </w:r>
      </w:ins>
      <w:ins w:id="2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are 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normal equations</w:t>
        </w:r>
      </w:ins>
      <w:ins w:id="263" w:author="PR Preview" w:date="2026-01-01T00:00:00Z">
        <w:r>
          <w:t xml:space="preserve">.</w:t>
        </w:r>
      </w:ins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Definition 9 (LU factorization)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An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b/>
            <w:bCs/>
          </w:rPr>
          <w:delText xml:space="preserve">LU factorization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of an</w:delText>
        </w:r>
      </w:del>
      <w:del w:id="2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matrix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 a product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with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unit lower triangular and</w:delText>
        </w:r>
      </w:del>
      <w:del w:id="28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upper triangular (</w:delText>
        </w:r>
      </w:del>
      <w:hyperlink w:anchor="def-triangular-matrix">
        <w:del w:id="28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87" w:author="PR Preview" w:date="2026-01-01T00:00:00Z">
        <w:r>
          <w:delText xml:space="preserve">).</w:delText>
        </w:r>
      </w:del>
    </w:p>
    <w:p>
      <w:pPr>
        <w:pStyle w:val="BodyText"/>
      </w:pPr>
      <w:ins w:id="288" w:author="PR Preview" w:date="2026-01-01T00:00:00Z">
        <w:r>
          <w:rPr>
            <w:b/>
            <w:bCs/>
          </w:rPr>
          <w:t xml:space="preserve">Definition 10 (LU factorization)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rPr>
            <w:b/>
            <w:bCs/>
          </w:rPr>
          <w:t xml:space="preserve">LU factorization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of an</w:t>
        </w:r>
      </w:ins>
      <w:ins w:id="2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matrix</w:t>
        </w:r>
      </w:ins>
      <w:ins w:id="2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a product</w:t>
        </w:r>
      </w:ins>
      <w:ins w:id="3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with</w:t>
        </w:r>
      </w:ins>
      <w:ins w:id="304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unit lower triangular and</w:t>
        </w:r>
      </w:ins>
      <w:ins w:id="307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upper triangular (</w:t>
        </w:r>
      </w:ins>
      <w:hyperlink w:anchor="def-triangular-matrix">
        <w:ins w:id="31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11" w:author="PR Preview" w:date="2026-01-01T00:00:00Z">
        <w:r>
          <w:t xml:space="preserve">).</w:t>
        </w:r>
      </w:ins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If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an LU factorization (</w:delText>
        </w:r>
      </w:del>
      <w:hyperlink w:anchor="def-lu">
        <w:del w:id="31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19" w:author="PR Preview" w:date="2026-01-01T00:00:00Z">
        <w:r>
          <w:delText xml:space="preserve">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and the diagonal entries of</w:delText>
        </w:r>
      </w:del>
      <w:del w:id="32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are all nonzero,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then for every</w:delText>
        </w:r>
      </w:del>
      <w:del w:id="32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the system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has exactly one solution: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solve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by forward substitution,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then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by back substitution (</w:delText>
        </w:r>
      </w:del>
      <w:hyperlink w:anchor="thm-back-substitution">
        <w:del w:id="34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44" w:author="PR Preview" w:date="2026-01-01T00:00:00Z">
        <w:r>
          <w:delText xml:space="preserve">).</w:delText>
        </w:r>
      </w:del>
    </w:p>
    <w:p>
      <w:pPr>
        <w:pStyle w:val="BodyText"/>
      </w:pPr>
      <w:ins w:id="345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If</w:t>
        </w:r>
      </w:ins>
      <w:ins w:id="3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is an LU factorization (</w:t>
        </w:r>
      </w:ins>
      <w:hyperlink w:anchor="def-lu">
        <w:ins w:id="35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52" w:author="PR Preview" w:date="2026-01-01T00:00:00Z">
        <w:r>
          <w:t xml:space="preserve">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 the diagonal entries of</w:t>
        </w:r>
      </w:ins>
      <w:ins w:id="35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are all nonzero,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then for every</w:t>
        </w:r>
      </w:ins>
      <w:ins w:id="3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the system</w:t>
        </w:r>
      </w:ins>
      <w:ins w:id="3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has exactly one solution: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solve</w:t>
        </w:r>
      </w:ins>
      <w:ins w:id="368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by forward substitution,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then</w:t>
        </w:r>
      </w:ins>
      <w:ins w:id="37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by back substitution (</w:t>
        </w:r>
      </w:ins>
      <w:hyperlink w:anchor="thm-back-substitution">
        <w:ins w:id="37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77" w:author="PR Preview" w:date="2026-01-01T00:00:00Z">
        <w:r>
          <w:t xml:space="preserve">).</w:t>
        </w:r>
      </w:ins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2026-10-13T21:09:26Z</dcterms:created>
  <dcterms:modified xsi:type="dcterms:W3CDTF">2026-10-13T21:09:26Z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