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3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3 (Logical connective)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logical connective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builds a new proposition (</w:delText>
        </w:r>
      </w:del>
      <w:hyperlink w:anchor="def-proposition">
        <w:del w:id="1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" w:author="PR Preview" w:date="2026-01-01T00:00:00Z">
        <w:r>
          <w:delText xml:space="preserve">)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from one or two propositions</w:delText>
        </w:r>
      </w:del>
      <w:del w:id="14" w:author="PR Preview" w:date="2026-01-01T00:00:00Z">
        <w:r>
          <w:delText xml:space="preserve"> </w:delText>
        </w:r>
      </w:del>
      <m:oMath>
        <m:r>
          <m:t>P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</w:delText>
        </w:r>
      </w:del>
      <w:del w:id="17" w:author="PR Preview" w:date="2026-01-01T00:00:00Z">
        <w:r>
          <w:delText xml:space="preserve"> </w:delText>
        </w:r>
      </w:del>
      <m:oMath>
        <m:r>
          <m:t>Q</m:t>
        </m:r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with a truth value that depends only on the truth values of</w:delText>
        </w:r>
      </w:del>
      <w:del w:id="21" w:author="PR Preview" w:date="2026-01-01T00:00:00Z">
        <w:r>
          <w:delText xml:space="preserve"> </w:delText>
        </w:r>
      </w:del>
      <m:oMath>
        <m:r>
          <m:t>P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</w:delText>
        </w:r>
      </w:del>
      <w:del w:id="24" w:author="PR Preview" w:date="2026-01-01T00:00:00Z">
        <w:r>
          <w:delText xml:space="preserve"> </w:delText>
        </w:r>
      </w:del>
      <m:oMath>
        <m:r>
          <m:t>Q</m:t>
        </m:r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These notes use five:</w:delText>
        </w:r>
      </w:del>
    </w:p>
    <w:p>
      <w:pPr>
        <w:pStyle w:val="Compact"/>
        <w:numPr>
          <w:ilvl w:val="0"/>
          <w:numId w:val="1003"/>
        </w:numPr>
      </w:pPr>
      <w:del w:id="28" w:author="PR Preview" w:date="2026-01-01T00:00:00Z">
        <w:r>
          <w:rPr>
            <w:b/>
            <w:bCs/>
          </w:rPr>
          <w:delText xml:space="preserve">not</w:delText>
        </w:r>
      </w:del>
      <w:del w:id="29" w:author="PR Preview" w:date="2026-01-01T00:00:00Z">
        <w:r>
          <w:delText xml:space="preserve">: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(</w:delText>
        </w:r>
      </w:del>
      <w:del w:id="33" w:author="PR Preview" w:date="2026-01-01T00:00:00Z">
        <w:r>
          <w:delText xml:space="preserve">“not</w:delText>
        </w:r>
      </w:del>
      <w:del w:id="34" w:author="PR Preview" w:date="2026-01-01T00:00:00Z">
        <w:r>
          <w:delText xml:space="preserve"> </w:delText>
        </w:r>
      </w:del>
      <m:oMath>
        <m:r>
          <m:t>P</m:t>
        </m:r>
      </m:oMath>
      <w:del w:id="35" w:author="PR Preview" w:date="2026-01-01T00:00:00Z">
        <w:r>
          <w:delText xml:space="preserve">”</w:delText>
        </w:r>
      </w:del>
      <w:del w:id="36" w:author="PR Preview" w:date="2026-01-01T00:00:00Z">
        <w:r>
          <w:delText xml:space="preserve">) is true when</w:delText>
        </w:r>
      </w:del>
      <w:del w:id="37" w:author="PR Preview" w:date="2026-01-01T00:00:00Z">
        <w:r>
          <w:delText xml:space="preserve"> </w:delText>
        </w:r>
      </w:del>
      <m:oMath>
        <m:r>
          <m:t>P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 false,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and false when</w:delText>
        </w:r>
      </w:del>
      <w:del w:id="42" w:author="PR Preview" w:date="2026-01-01T00:00:00Z">
        <w:r>
          <w:delText xml:space="preserve"> </w:delText>
        </w:r>
      </w:del>
      <m:oMath>
        <m:r>
          <m:t>P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is true.</w:delText>
        </w:r>
      </w:del>
    </w:p>
    <w:p>
      <w:pPr>
        <w:pStyle w:val="Compact"/>
        <w:numPr>
          <w:ilvl w:val="0"/>
          <w:numId w:val="1003"/>
        </w:numPr>
      </w:pPr>
      <w:del w:id="45" w:author="PR Preview" w:date="2026-01-01T00:00:00Z">
        <w:r>
          <w:rPr>
            <w:b/>
            <w:bCs/>
          </w:rPr>
          <w:delText xml:space="preserve">and</w:delText>
        </w:r>
      </w:del>
      <w:del w:id="46" w:author="PR Preview" w:date="2026-01-01T00:00:00Z">
        <w:r>
          <w:delText xml:space="preserve">:</w:delText>
        </w:r>
      </w:del>
      <w:del w:id="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∧</m:t>
        </m:r>
        <m:r>
          <m:t>Q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</w:delText>
        </w:r>
      </w:del>
      <w:del w:id="50" w:author="PR Preview" w:date="2026-01-01T00:00:00Z">
        <w:r>
          <w:delText xml:space="preserve">“</w:delText>
        </w:r>
      </w:del>
      <m:oMath>
        <m:r>
          <m:t>P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and</w:delText>
        </w:r>
      </w:del>
      <w:del w:id="53" w:author="PR Preview" w:date="2026-01-01T00:00:00Z">
        <w:r>
          <w:delText xml:space="preserve"> </w:delText>
        </w:r>
      </w:del>
      <m:oMath>
        <m:r>
          <m:t>Q</m:t>
        </m:r>
      </m:oMath>
      <w:del w:id="54" w:author="PR Preview" w:date="2026-01-01T00:00:00Z">
        <w:r>
          <w:delText xml:space="preserve">”</w:delText>
        </w:r>
      </w:del>
      <w:del w:id="55" w:author="PR Preview" w:date="2026-01-01T00:00:00Z">
        <w:r>
          <w:delText xml:space="preserve">) is true when</w:delText>
        </w:r>
      </w:del>
      <w:del w:id="56" w:author="PR Preview" w:date="2026-01-01T00:00:00Z">
        <w:r>
          <w:delText xml:space="preserve"> </w:delText>
        </w:r>
      </w:del>
      <m:oMath>
        <m:r>
          <m:t>P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and</w:delText>
        </w:r>
      </w:del>
      <w:del w:id="59" w:author="PR Preview" w:date="2026-01-01T00:00:00Z">
        <w:r>
          <w:delText xml:space="preserve"> </w:delText>
        </w:r>
      </w:del>
      <m:oMath>
        <m:r>
          <m:t>Q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are both true,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and false otherwise.</w:delText>
        </w:r>
      </w:del>
    </w:p>
    <w:p>
      <w:pPr>
        <w:pStyle w:val="Compact"/>
        <w:numPr>
          <w:ilvl w:val="0"/>
          <w:numId w:val="1003"/>
        </w:numPr>
      </w:pPr>
      <w:del w:id="64" w:author="PR Preview" w:date="2026-01-01T00:00:00Z">
        <w:r>
          <w:rPr>
            <w:b/>
            <w:bCs/>
          </w:rPr>
          <w:delText xml:space="preserve">or</w:delText>
        </w:r>
      </w:del>
      <w:del w:id="65" w:author="PR Preview" w:date="2026-01-01T00:00:00Z">
        <w:r>
          <w:delText xml:space="preserve">:</w:delText>
        </w:r>
      </w:del>
      <w:del w:id="6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∨</m:t>
        </m:r>
        <m:r>
          <m:t>Q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(</w:delText>
        </w:r>
      </w:del>
      <w:del w:id="69" w:author="PR Preview" w:date="2026-01-01T00:00:00Z">
        <w:r>
          <w:delText xml:space="preserve">“</w:delText>
        </w:r>
      </w:del>
      <m:oMath>
        <m:r>
          <m:t>P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or</w:delText>
        </w:r>
      </w:del>
      <w:del w:id="72" w:author="PR Preview" w:date="2026-01-01T00:00:00Z">
        <w:r>
          <w:delText xml:space="preserve"> </w:delText>
        </w:r>
      </w:del>
      <m:oMath>
        <m:r>
          <m:t>Q</m:t>
        </m:r>
      </m:oMath>
      <w:del w:id="73" w:author="PR Preview" w:date="2026-01-01T00:00:00Z">
        <w:r>
          <w:delText xml:space="preserve">”</w:delText>
        </w:r>
      </w:del>
      <w:del w:id="74" w:author="PR Preview" w:date="2026-01-01T00:00:00Z">
        <w:r>
          <w:delText xml:space="preserve">) is true when at least one of</w:delText>
        </w:r>
      </w:del>
      <w:del w:id="75" w:author="PR Preview" w:date="2026-01-01T00:00:00Z">
        <w:r>
          <w:delText xml:space="preserve"> </w:delText>
        </w:r>
      </w:del>
      <m:oMath>
        <m:r>
          <m:t>P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and</w:delText>
        </w:r>
      </w:del>
      <w:del w:id="78" w:author="PR Preview" w:date="2026-01-01T00:00:00Z">
        <w:r>
          <w:delText xml:space="preserve"> </w:delText>
        </w:r>
      </w:del>
      <m:oMath>
        <m:r>
          <m:t>Q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is true,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and false when both are false.</w:delText>
        </w:r>
      </w:del>
    </w:p>
    <w:p>
      <w:pPr>
        <w:pStyle w:val="Compact"/>
        <w:numPr>
          <w:ilvl w:val="0"/>
          <w:numId w:val="1003"/>
        </w:numPr>
      </w:pPr>
      <w:del w:id="83" w:author="PR Preview" w:date="2026-01-01T00:00:00Z">
        <w:r>
          <w:rPr>
            <w:b/>
            <w:bCs/>
          </w:rPr>
          <w:delText xml:space="preserve">implies</w:delText>
        </w:r>
      </w:del>
      <w:del w:id="84" w:author="PR Preview" w:date="2026-01-01T00:00:00Z">
        <w:r>
          <w:delText xml:space="preserve">:</w:delText>
        </w:r>
      </w:del>
      <w:del w:id="8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(</w:delText>
        </w:r>
      </w:del>
      <w:del w:id="88" w:author="PR Preview" w:date="2026-01-01T00:00:00Z">
        <w:r>
          <w:delText xml:space="preserve">“if</w:delText>
        </w:r>
      </w:del>
      <w:del w:id="89" w:author="PR Preview" w:date="2026-01-01T00:00:00Z">
        <w:r>
          <w:delText xml:space="preserve"> </w:delText>
        </w:r>
      </w:del>
      <m:oMath>
        <m:r>
          <m:t>P</m:t>
        </m:r>
      </m:oMath>
      <w:del w:id="90" w:author="PR Preview" w:date="2026-01-01T00:00:00Z">
        <w:r>
          <w:delText xml:space="preserve">, then</w:delText>
        </w:r>
      </w:del>
      <w:del w:id="91" w:author="PR Preview" w:date="2026-01-01T00:00:00Z">
        <w:r>
          <w:delText xml:space="preserve"> </w:delText>
        </w:r>
      </w:del>
      <m:oMath>
        <m:r>
          <m:t>Q</m:t>
        </m:r>
      </m:oMath>
      <w:del w:id="92" w:author="PR Preview" w:date="2026-01-01T00:00:00Z">
        <w:r>
          <w:delText xml:space="preserve">”</w:delText>
        </w:r>
      </w:del>
      <w:del w:id="93" w:author="PR Preview" w:date="2026-01-01T00:00:00Z">
        <w:r>
          <w:delText xml:space="preserve">, or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“</w:delText>
        </w:r>
      </w:del>
      <m:oMath>
        <m:r>
          <m:t>P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implies</w:delText>
        </w:r>
      </w:del>
      <w:del w:id="98" w:author="PR Preview" w:date="2026-01-01T00:00:00Z">
        <w:r>
          <w:delText xml:space="preserve"> </w:delText>
        </w:r>
      </w:del>
      <m:oMath>
        <m:r>
          <m:t>Q</m:t>
        </m:r>
      </m:oMath>
      <w:del w:id="99" w:author="PR Preview" w:date="2026-01-01T00:00:00Z">
        <w:r>
          <w:delText xml:space="preserve">”</w:delText>
        </w:r>
      </w:del>
      <w:del w:id="100" w:author="PR Preview" w:date="2026-01-01T00:00:00Z">
        <w:r>
          <w:delText xml:space="preserve">)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is false when</w:delText>
        </w:r>
      </w:del>
      <w:del w:id="103" w:author="PR Preview" w:date="2026-01-01T00:00:00Z">
        <w:r>
          <w:delText xml:space="preserve"> </w:delText>
        </w:r>
      </w:del>
      <m:oMath>
        <m:r>
          <m:t>P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is true and</w:delText>
        </w:r>
      </w:del>
      <w:del w:id="106" w:author="PR Preview" w:date="2026-01-01T00:00:00Z">
        <w:r>
          <w:delText xml:space="preserve"> </w:delText>
        </w:r>
      </w:del>
      <m:oMath>
        <m:r>
          <m:t>Q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 false,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 true otherwise.</w:delText>
        </w:r>
      </w:del>
    </w:p>
    <w:p>
      <w:pPr>
        <w:pStyle w:val="Compact"/>
        <w:numPr>
          <w:ilvl w:val="0"/>
          <w:numId w:val="1003"/>
        </w:numPr>
      </w:pPr>
      <w:del w:id="111" w:author="PR Preview" w:date="2026-01-01T00:00:00Z">
        <w:r>
          <w:rPr>
            <w:b/>
            <w:bCs/>
          </w:rPr>
          <w:delText xml:space="preserve">if and only if</w:delText>
        </w:r>
      </w:del>
      <w:del w:id="112" w:author="PR Preview" w:date="2026-01-01T00:00:00Z">
        <w:r>
          <w:delText xml:space="preserve">:</w:delText>
        </w:r>
      </w:del>
      <w:del w:id="11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⇔</m:t>
        </m:r>
        <m:r>
          <m:t>Q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(</w:delText>
        </w:r>
      </w:del>
      <w:del w:id="116" w:author="PR Preview" w:date="2026-01-01T00:00:00Z">
        <w:r>
          <w:delText xml:space="preserve">“</w:delText>
        </w:r>
      </w:del>
      <m:oMath>
        <m:r>
          <m:t>P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if and only if</w:delText>
        </w:r>
      </w:del>
      <w:del w:id="119" w:author="PR Preview" w:date="2026-01-01T00:00:00Z">
        <w:r>
          <w:delText xml:space="preserve"> </w:delText>
        </w:r>
      </w:del>
      <m:oMath>
        <m:r>
          <m:t>Q</m:t>
        </m:r>
      </m:oMath>
      <w:del w:id="120" w:author="PR Preview" w:date="2026-01-01T00:00:00Z">
        <w:r>
          <w:delText xml:space="preserve">”</w:delText>
        </w:r>
      </w:del>
      <w:del w:id="121" w:author="PR Preview" w:date="2026-01-01T00:00:00Z">
        <w:r>
          <w:delText xml:space="preserve">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is true when</w:delText>
        </w:r>
      </w:del>
      <w:del w:id="124" w:author="PR Preview" w:date="2026-01-01T00:00:00Z">
        <w:r>
          <w:delText xml:space="preserve"> </w:delText>
        </w:r>
      </w:del>
      <m:oMath>
        <m:r>
          <m:t>P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and</w:delText>
        </w:r>
      </w:del>
      <w:del w:id="127" w:author="PR Preview" w:date="2026-01-01T00:00:00Z">
        <w:r>
          <w:delText xml:space="preserve"> </w:delText>
        </w:r>
      </w:del>
      <m:oMath>
        <m:r>
          <m:t>Q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have the same truth value,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and false otherwise.</w:delText>
        </w:r>
      </w:del>
    </w:p>
    <w:p>
      <w:pPr>
        <w:pStyle w:val="FirstParagraph"/>
      </w:pPr>
      <w:del w:id="132" w:author="PR Preview" w:date="2026-01-01T00:00:00Z">
        <w:r>
          <w:rPr>
            <w:b/>
            <w:bCs/>
          </w:rPr>
          <w:delText xml:space="preserve">Example 3 (Truth values of connectives)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Let</w:delText>
        </w:r>
      </w:del>
      <w:del w:id="135" w:author="PR Preview" w:date="2026-01-01T00:00:00Z">
        <w:r>
          <w:delText xml:space="preserve"> </w:delText>
        </w:r>
      </w:del>
      <m:oMath>
        <m:r>
          <m:t>P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be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“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140" w:author="PR Preview" w:date="2026-01-01T00:00:00Z">
        <w:r>
          <w:delText xml:space="preserve">”</w:delText>
        </w:r>
      </w:del>
      <w:del w:id="141" w:author="PR Preview" w:date="2026-01-01T00:00:00Z">
        <w:r>
          <w:delText xml:space="preserve">, which is true,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and let</w:delText>
        </w:r>
      </w:del>
      <w:del w:id="144" w:author="PR Preview" w:date="2026-01-01T00:00:00Z">
        <w:r>
          <w:delText xml:space="preserve"> </w:delText>
        </w:r>
      </w:del>
      <m:oMath>
        <m:r>
          <m:t>Q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be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“</w:delText>
        </w:r>
      </w:del>
      <m:oMath>
        <m:r>
          <m:t>7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is</w:delText>
        </w:r>
      </w:del>
      <w:del w:id="151" w:author="PR Preview" w:date="2026-01-01T00:00:00Z">
        <w:r>
          <w:delText xml:space="preserve"> </w:delText>
        </w:r>
      </w:del>
      <w:hyperlink r:id="rId10">
        <w:del w:id="152" w:author="PR Preview" w:date="2026-01-01T00:00:00Z">
          <w:r>
            <w:rPr>
              <w:rStyle w:val="Hyperlink"/>
            </w:rPr>
            <w:delText xml:space="preserve">even</w:delText>
          </w:r>
        </w:del>
      </w:hyperlink>
      <w:del w:id="153" w:author="PR Preview" w:date="2026-01-01T00:00:00Z">
        <w:r>
          <w:delText xml:space="preserve">”</w:delText>
        </w:r>
      </w:del>
      <w:del w:id="154" w:author="PR Preview" w:date="2026-01-01T00:00:00Z">
        <w:r>
          <w:delText xml:space="preserve">, which is false.</w:delText>
        </w:r>
      </w:del>
    </w:p>
    <w:p>
      <w:pPr>
        <w:pStyle w:val="FirstParagraph"/>
      </w:pPr>
      <w:ins w:id="155" w:author="PR Preview" w:date="2026-01-01T00:00:00Z">
        <w:r>
          <w:rPr>
            <w:b/>
            <w:bCs/>
          </w:rPr>
          <w:t xml:space="preserve">Definition 3 (Logical connective)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rPr>
            <w:b/>
            <w:bCs/>
          </w:rPr>
          <w:t xml:space="preserve">logical connective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builds a new proposition (</w:t>
        </w:r>
      </w:ins>
      <w:hyperlink w:anchor="def-proposition">
        <w:ins w:id="16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63" w:author="PR Preview" w:date="2026-01-01T00:00:00Z">
        <w:r>
          <w:t xml:space="preserve">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from one or two propositions</w:t>
        </w:r>
      </w:ins>
      <w:ins w:id="166" w:author="PR Preview" w:date="2026-01-01T00:00:00Z">
        <w:r>
          <w:t xml:space="preserve"> </w:t>
        </w:r>
      </w:ins>
      <m:oMath>
        <m:r>
          <m:t>P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and</w:t>
        </w:r>
      </w:ins>
      <w:ins w:id="169" w:author="PR Preview" w:date="2026-01-01T00:00:00Z">
        <w:r>
          <w:t xml:space="preserve"> </w:t>
        </w:r>
      </w:ins>
      <m:oMath>
        <m:r>
          <m:t>Q</m:t>
        </m:r>
      </m:oMath>
      <w:ins w:id="170" w:author="PR Preview" w:date="2026-01-01T00:00:00Z">
        <w:r>
          <w:t xml:space="preserve">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with a truth value that depends only on the truth values of</w:t>
        </w:r>
      </w:ins>
      <w:ins w:id="173" w:author="PR Preview" w:date="2026-01-01T00:00:00Z">
        <w:r>
          <w:t xml:space="preserve"> </w:t>
        </w:r>
      </w:ins>
      <m:oMath>
        <m:r>
          <m:t>P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and</w:t>
        </w:r>
      </w:ins>
      <w:ins w:id="176" w:author="PR Preview" w:date="2026-01-01T00:00:00Z">
        <w:r>
          <w:t xml:space="preserve"> </w:t>
        </w:r>
      </w:ins>
      <m:oMath>
        <m:r>
          <m:t>Q</m:t>
        </m:r>
      </m:oMath>
      <w:ins w:id="177" w:author="PR Preview" w:date="2026-01-01T00:00:00Z">
        <w:r>
          <w:t xml:space="preserve">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These notes use five, defined next: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not (</w:t>
        </w:r>
      </w:ins>
      <w:hyperlink w:anchor="def-not">
        <w:ins w:id="18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83" w:author="PR Preview" w:date="2026-01-01T00:00:00Z">
        <w:r>
          <w:t xml:space="preserve">), and (</w:t>
        </w:r>
      </w:ins>
      <w:hyperlink w:anchor="def-and">
        <w:ins w:id="18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85" w:author="PR Preview" w:date="2026-01-01T00:00:00Z">
        <w:r>
          <w:t xml:space="preserve">), or (</w:t>
        </w:r>
      </w:ins>
      <w:hyperlink w:anchor="def-or">
        <w:ins w:id="18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87" w:author="PR Preview" w:date="2026-01-01T00:00:00Z">
        <w:r>
          <w:t xml:space="preserve">),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implies (</w:t>
        </w:r>
      </w:ins>
      <w:hyperlink w:anchor="def-implies">
        <w:ins w:id="19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91" w:author="PR Preview" w:date="2026-01-01T00:00:00Z">
        <w:r>
          <w:t xml:space="preserve">), and if and only if (</w:t>
        </w:r>
      </w:ins>
      <w:hyperlink w:anchor="def-iff">
        <w:ins w:id="19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93" w:author="PR Preview" w:date="2026-01-01T00:00:00Z">
        <w:r>
          <w:t xml:space="preserve">).</w:t>
        </w:r>
      </w:ins>
    </w:p>
    <w:bookmarkEnd w:id="14"/>
    <w:bookmarkStart w:id="15" w:name="def-not"/>
    <w:p>
      <w:pPr>
        <w:pStyle w:val="BodyText"/>
      </w:pPr>
      <w:ins w:id="194" w:author="PR Preview" w:date="2026-01-01T00:00:00Z">
        <w:r>
          <w:rPr>
            <w:b/>
            <w:bCs/>
          </w:rPr>
          <w:t xml:space="preserve">Definition 4 (Not)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 logical connective (</w:t>
        </w:r>
      </w:ins>
      <w:hyperlink w:anchor="def-logical-connective">
        <w:ins w:id="1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98" w:author="PR Preview" w:date="2026-01-01T00:00:00Z">
        <w:r>
          <w:t xml:space="preserve">)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rPr>
            <w:b/>
            <w:bCs/>
          </w:rPr>
          <w:t xml:space="preserve">not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is written</w:t>
        </w:r>
      </w:ins>
      <w:ins w:id="20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(</w:t>
        </w:r>
      </w:ins>
      <w:ins w:id="206" w:author="PR Preview" w:date="2026-01-01T00:00:00Z">
        <w:r>
          <w:t xml:space="preserve">“not</w:t>
        </w:r>
      </w:ins>
      <w:ins w:id="207" w:author="PR Preview" w:date="2026-01-01T00:00:00Z">
        <w:r>
          <w:t xml:space="preserve"> </w:t>
        </w:r>
      </w:ins>
      <m:oMath>
        <m:r>
          <m:t>P</m:t>
        </m:r>
      </m:oMath>
      <w:ins w:id="208" w:author="PR Preview" w:date="2026-01-01T00:00:00Z">
        <w:r>
          <w:t xml:space="preserve">”</w:t>
        </w:r>
      </w:ins>
      <w:ins w:id="209" w:author="PR Preview" w:date="2026-01-01T00:00:00Z">
        <w:r>
          <w:t xml:space="preserve">);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it is true when</w:t>
        </w:r>
      </w:ins>
      <w:ins w:id="212" w:author="PR Preview" w:date="2026-01-01T00:00:00Z">
        <w:r>
          <w:t xml:space="preserve"> </w:t>
        </w:r>
      </w:ins>
      <m:oMath>
        <m:r>
          <m:t>P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false,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 false when</w:t>
        </w:r>
      </w:ins>
      <w:ins w:id="217" w:author="PR Preview" w:date="2026-01-01T00:00:00Z">
        <w:r>
          <w:t xml:space="preserve"> </w:t>
        </w:r>
      </w:ins>
      <m:oMath>
        <m:r>
          <m:t>P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is true.</w:t>
        </w:r>
      </w:ins>
    </w:p>
    <w:bookmarkEnd w:id="15"/>
    <w:bookmarkStart w:id="16" w:name="exm-not"/>
    <w:p>
      <w:pPr>
        <w:pStyle w:val="BodyText"/>
      </w:pPr>
      <w:ins w:id="220" w:author="PR Preview" w:date="2026-01-01T00:00:00Z">
        <w:r>
          <w:rPr>
            <w:b/>
            <w:bCs/>
          </w:rPr>
          <w:t xml:space="preserve">Example 3 (Negating a true and a false proposition)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Let</w:t>
        </w:r>
      </w:ins>
      <w:ins w:id="223" w:author="PR Preview" w:date="2026-01-01T00:00:00Z">
        <w:r>
          <w:t xml:space="preserve"> </w:t>
        </w:r>
      </w:ins>
      <m:oMath>
        <m:r>
          <m:t>P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be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&gt;</m:t>
        </m:r>
        <m:r>
          <m:t>3</m:t>
        </m:r>
      </m:oMath>
      <w:ins w:id="228" w:author="PR Preview" w:date="2026-01-01T00:00:00Z">
        <w:r>
          <w:t xml:space="preserve">”</w:t>
        </w:r>
      </w:ins>
      <w:ins w:id="229" w:author="PR Preview" w:date="2026-01-01T00:00:00Z">
        <w:r>
          <w:t xml:space="preserve">, which is true,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and let</w:t>
        </w:r>
      </w:ins>
      <w:ins w:id="232" w:author="PR Preview" w:date="2026-01-01T00:00:00Z">
        <w:r>
          <w:t xml:space="preserve"> </w:t>
        </w:r>
      </w:ins>
      <m:oMath>
        <m:r>
          <m:t>Q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be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“</w:t>
        </w:r>
      </w:ins>
      <m:oMath>
        <m:r>
          <m:t>2</m:t>
        </m:r>
        <m:r>
          <m:rPr>
            <m:sty m:val="p"/>
          </m:rPr>
          <m:t>&gt;</m:t>
        </m:r>
        <m:r>
          <m:t>3</m:t>
        </m:r>
      </m:oMath>
      <w:ins w:id="237" w:author="PR Preview" w:date="2026-01-01T00:00:00Z">
        <w:r>
          <w:t xml:space="preserve">”</w:t>
        </w:r>
      </w:ins>
      <w:ins w:id="238" w:author="PR Preview" w:date="2026-01-01T00:00:00Z">
        <w:r>
          <w:t xml:space="preserve">, which is false.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ins w:id="239" w:author="PR Preview" w:date="2026-01-01T00:00:00Z">
        <w:r>
          <w:t xml:space="preserve">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“it is not true that</w:t>
        </w:r>
      </w:ins>
      <w:ins w:id="24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&gt;</m:t>
        </m:r>
        <m:r>
          <m:t>3</m:t>
        </m:r>
      </m:oMath>
      <w:ins w:id="243" w:author="PR Preview" w:date="2026-01-01T00:00:00Z">
        <w:r>
          <w:t xml:space="preserve">”</w:t>
        </w:r>
      </w:ins>
      <w:ins w:id="244" w:author="PR Preview" w:date="2026-01-01T00:00:00Z">
        <w:r>
          <w:t xml:space="preserve">, is false, because</w:t>
        </w:r>
      </w:ins>
      <w:ins w:id="245" w:author="PR Preview" w:date="2026-01-01T00:00:00Z">
        <w:r>
          <w:t xml:space="preserve"> </w:t>
        </w:r>
      </w:ins>
      <m:oMath>
        <m:r>
          <m:t>P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“it is not true that</w:t>
        </w:r>
      </w:ins>
      <w:ins w:id="25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&gt;</m:t>
        </m:r>
        <m:r>
          <m:t>3</m:t>
        </m:r>
      </m:oMath>
      <w:ins w:id="252" w:author="PR Preview" w:date="2026-01-01T00:00:00Z">
        <w:r>
          <w:t xml:space="preserve">”</w:t>
        </w:r>
      </w:ins>
      <w:ins w:id="253" w:author="PR Preview" w:date="2026-01-01T00:00:00Z">
        <w:r>
          <w:t xml:space="preserve">, is true, because</w:t>
        </w:r>
      </w:ins>
      <w:ins w:id="254" w:author="PR Preview" w:date="2026-01-01T00:00:00Z">
        <w:r>
          <w:t xml:space="preserve"> </w:t>
        </w:r>
      </w:ins>
      <m:oMath>
        <m:r>
          <m:t>Q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is false.</w:t>
        </w:r>
      </w:ins>
    </w:p>
    <w:bookmarkEnd w:id="16"/>
    <w:bookmarkStart w:id="17" w:name="def-and"/>
    <w:p>
      <w:pPr>
        <w:pStyle w:val="FirstParagraph"/>
      </w:pPr>
      <w:ins w:id="257" w:author="PR Preview" w:date="2026-01-01T00:00:00Z">
        <w:r>
          <w:rPr>
            <w:b/>
            <w:bCs/>
          </w:rPr>
          <w:t xml:space="preserve">Definition 5 (And)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 logical connective (</w:t>
        </w:r>
      </w:ins>
      <w:hyperlink w:anchor="def-logical-connective">
        <w:ins w:id="260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61" w:author="PR Preview" w:date="2026-01-01T00:00:00Z">
        <w:r>
          <w:t xml:space="preserve">)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b/>
            <w:bCs/>
          </w:rPr>
          <w:t xml:space="preserve">and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is written</w:t>
        </w:r>
      </w:ins>
      <w:ins w:id="2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(</w:t>
        </w:r>
      </w:ins>
      <w:ins w:id="269" w:author="PR Preview" w:date="2026-01-01T00:00:00Z">
        <w:r>
          <w:t xml:space="preserve">“</w:t>
        </w:r>
      </w:ins>
      <m:oMath>
        <m:r>
          <m:t>P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and</w:t>
        </w:r>
      </w:ins>
      <w:ins w:id="272" w:author="PR Preview" w:date="2026-01-01T00:00:00Z">
        <w:r>
          <w:t xml:space="preserve"> </w:t>
        </w:r>
      </w:ins>
      <m:oMath>
        <m:r>
          <m:t>Q</m:t>
        </m:r>
      </m:oMath>
      <w:ins w:id="273" w:author="PR Preview" w:date="2026-01-01T00:00:00Z">
        <w:r>
          <w:t xml:space="preserve">”</w:t>
        </w:r>
      </w:ins>
      <w:ins w:id="274" w:author="PR Preview" w:date="2026-01-01T00:00:00Z">
        <w:r>
          <w:t xml:space="preserve">);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it is true when</w:t>
        </w:r>
      </w:ins>
      <w:ins w:id="277" w:author="PR Preview" w:date="2026-01-01T00:00:00Z">
        <w:r>
          <w:t xml:space="preserve"> </w:t>
        </w:r>
      </w:ins>
      <m:oMath>
        <m:r>
          <m:t>P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and</w:t>
        </w:r>
      </w:ins>
      <w:ins w:id="280" w:author="PR Preview" w:date="2026-01-01T00:00:00Z">
        <w:r>
          <w:t xml:space="preserve"> </w:t>
        </w:r>
      </w:ins>
      <m:oMath>
        <m:r>
          <m:t>Q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are both true,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and false otherwise.</w:t>
        </w:r>
      </w:ins>
    </w:p>
    <w:bookmarkEnd w:id="17"/>
    <w:bookmarkStart w:id="18" w:name="exm-and"/>
    <w:p>
      <w:pPr>
        <w:pStyle w:val="BodyText"/>
      </w:pPr>
      <w:ins w:id="285" w:author="PR Preview" w:date="2026-01-01T00:00:00Z">
        <w:r>
          <w:rPr>
            <w:b/>
            <w:bCs/>
          </w:rPr>
          <w:t xml:space="preserve">Example 4 (Two propositions joined by</w:t>
        </w:r>
      </w:ins>
      <w:ins w:id="286" w:author="PR Preview" w:date="2026-01-01T00:00:00Z">
        <w:r>
          <w:rPr>
            <w:b/>
            <w:bCs/>
          </w:rPr>
          <w:t xml:space="preserve"> </w:t>
        </w:r>
      </w:ins>
      <w:ins w:id="287" w:author="PR Preview" w:date="2026-01-01T00:00:00Z">
        <w:r>
          <w:rPr>
            <w:b/>
            <w:bCs/>
          </w:rPr>
          <w:t xml:space="preserve">“and”</w:t>
        </w:r>
      </w:ins>
      <w:ins w:id="288" w:author="PR Preview" w:date="2026-01-01T00:00:00Z">
        <w:r>
          <w:rPr>
            <w:b/>
            <w:bCs/>
          </w:rPr>
          <w:t xml:space="preserve">)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Let</w:t>
        </w:r>
      </w:ins>
      <w:ins w:id="291" w:author="PR Preview" w:date="2026-01-01T00:00:00Z">
        <w:r>
          <w:t xml:space="preserve"> </w:t>
        </w:r>
      </w:ins>
      <m:oMath>
        <m:r>
          <m:t>P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be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“</w:t>
        </w:r>
      </w:ins>
      <m:oMath>
        <m:r>
          <m:t>3</m:t>
        </m:r>
        <m:r>
          <m:rPr>
            <m:sty m:val="p"/>
          </m:rPr>
          <m:t>&lt;</m:t>
        </m:r>
        <m:r>
          <m:t>5</m:t>
        </m:r>
      </m:oMath>
      <w:ins w:id="296" w:author="PR Preview" w:date="2026-01-01T00:00:00Z">
        <w:r>
          <w:t xml:space="preserve">”</w:t>
        </w:r>
      </w:ins>
      <w:ins w:id="297" w:author="PR Preview" w:date="2026-01-01T00:00:00Z">
        <w:r>
          <w:t xml:space="preserve">, which is true,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let</w:t>
        </w:r>
      </w:ins>
      <w:ins w:id="300" w:author="PR Preview" w:date="2026-01-01T00:00:00Z">
        <w:r>
          <w:t xml:space="preserve"> </w:t>
        </w:r>
      </w:ins>
      <m:oMath>
        <m:r>
          <m:t>Q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be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&lt;</m:t>
        </m:r>
        <m:r>
          <m:t>4</m:t>
        </m:r>
      </m:oMath>
      <w:ins w:id="305" w:author="PR Preview" w:date="2026-01-01T00:00:00Z">
        <w:r>
          <w:t xml:space="preserve">”</w:t>
        </w:r>
      </w:ins>
      <w:ins w:id="306" w:author="PR Preview" w:date="2026-01-01T00:00:00Z">
        <w:r>
          <w:t xml:space="preserve">, which is false,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 let</w:t>
        </w:r>
      </w:ins>
      <w:ins w:id="309" w:author="PR Preview" w:date="2026-01-01T00:00:00Z">
        <w:r>
          <w:t xml:space="preserve"> </w:t>
        </w:r>
      </w:ins>
      <m:oMath>
        <m:r>
          <m:t>R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be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&lt;</m:t>
        </m:r>
        <m:r>
          <m:t>7</m:t>
        </m:r>
      </m:oMath>
      <w:ins w:id="314" w:author="PR Preview" w:date="2026-01-01T00:00:00Z">
        <w:r>
          <w:t xml:space="preserve">”</w:t>
        </w:r>
      </w:ins>
      <w:ins w:id="315" w:author="PR Preview" w:date="2026-01-01T00:00:00Z">
        <w:r>
          <w:t xml:space="preserve">, which 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true, because</w:t>
        </w:r>
      </w:ins>
      <w:ins w:id="318" w:author="PR Preview" w:date="2026-01-01T00:00:00Z">
        <w:r>
          <w:t xml:space="preserve"> </w:t>
        </w:r>
      </w:ins>
      <m:oMath>
        <m:r>
          <m:t>P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m:oMath>
        <m:r>
          <m:t>R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are both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is false, because</w:t>
        </w:r>
      </w:ins>
      <w:ins w:id="326" w:author="PR Preview" w:date="2026-01-01T00:00:00Z">
        <w:r>
          <w:t xml:space="preserve"> </w:t>
        </w:r>
      </w:ins>
      <m:oMath>
        <m:r>
          <m:t>Q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false.</w:t>
        </w:r>
      </w:ins>
    </w:p>
    <w:bookmarkEnd w:id="18"/>
    <w:bookmarkStart w:id="19" w:name="def-or"/>
    <w:p>
      <w:pPr>
        <w:pStyle w:val="FirstParagraph"/>
      </w:pPr>
      <w:ins w:id="329" w:author="PR Preview" w:date="2026-01-01T00:00:00Z">
        <w:r>
          <w:rPr>
            <w:b/>
            <w:bCs/>
          </w:rPr>
          <w:t xml:space="preserve">Definition 6 (Or)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The logical connective (</w:t>
        </w:r>
      </w:ins>
      <w:hyperlink w:anchor="def-logical-connective">
        <w:ins w:id="33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33" w:author="PR Preview" w:date="2026-01-01T00:00:00Z">
        <w:r>
          <w:t xml:space="preserve">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rPr>
            <w:b/>
            <w:bCs/>
          </w:rPr>
          <w:t xml:space="preserve">or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is written</w:t>
        </w:r>
      </w:ins>
      <w:ins w:id="3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(</w:t>
        </w:r>
      </w:ins>
      <w:ins w:id="341" w:author="PR Preview" w:date="2026-01-01T00:00:00Z">
        <w:r>
          <w:t xml:space="preserve">“</w:t>
        </w:r>
      </w:ins>
      <m:oMath>
        <m:r>
          <m:t>P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or</w:t>
        </w:r>
      </w:ins>
      <w:ins w:id="344" w:author="PR Preview" w:date="2026-01-01T00:00:00Z">
        <w:r>
          <w:t xml:space="preserve"> </w:t>
        </w:r>
      </w:ins>
      <m:oMath>
        <m:r>
          <m:t>Q</m:t>
        </m:r>
      </m:oMath>
      <w:ins w:id="345" w:author="PR Preview" w:date="2026-01-01T00:00:00Z">
        <w:r>
          <w:t xml:space="preserve">”</w:t>
        </w:r>
      </w:ins>
      <w:ins w:id="346" w:author="PR Preview" w:date="2026-01-01T00:00:00Z">
        <w:r>
          <w:t xml:space="preserve">);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it is true when at least one of</w:t>
        </w:r>
      </w:ins>
      <w:ins w:id="349" w:author="PR Preview" w:date="2026-01-01T00:00:00Z">
        <w:r>
          <w:t xml:space="preserve"> </w:t>
        </w:r>
      </w:ins>
      <m:oMath>
        <m:r>
          <m:t>P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and</w:t>
        </w:r>
      </w:ins>
      <w:ins w:id="352" w:author="PR Preview" w:date="2026-01-01T00:00:00Z">
        <w:r>
          <w:t xml:space="preserve"> </w:t>
        </w:r>
      </w:ins>
      <m:oMath>
        <m:r>
          <m:t>Q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is true,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and false when both are false.</w:t>
        </w:r>
      </w:ins>
    </w:p>
    <w:bookmarkEnd w:id="19"/>
    <w:bookmarkStart w:id="20" w:name="exm-or"/>
    <w:p>
      <w:pPr>
        <w:pStyle w:val="BodyText"/>
      </w:pPr>
      <w:ins w:id="357" w:author="PR Preview" w:date="2026-01-01T00:00:00Z">
        <w:r>
          <w:rPr>
            <w:b/>
            <w:bCs/>
          </w:rPr>
          <w:t xml:space="preserve">Example 5 (Two propositions joined by</w:t>
        </w:r>
      </w:ins>
      <w:ins w:id="358" w:author="PR Preview" w:date="2026-01-01T00:00:00Z">
        <w:r>
          <w:rPr>
            <w:b/>
            <w:bCs/>
          </w:rPr>
          <w:t xml:space="preserve"> </w:t>
        </w:r>
      </w:ins>
      <w:ins w:id="359" w:author="PR Preview" w:date="2026-01-01T00:00:00Z">
        <w:r>
          <w:rPr>
            <w:b/>
            <w:bCs/>
          </w:rPr>
          <w:t xml:space="preserve">“or”</w:t>
        </w:r>
      </w:ins>
      <w:ins w:id="360" w:author="PR Preview" w:date="2026-01-01T00:00:00Z">
        <w:r>
          <w:rPr>
            <w:b/>
            <w:bCs/>
          </w:rPr>
          <w:t xml:space="preserve">)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Let</w:t>
        </w:r>
      </w:ins>
      <w:ins w:id="363" w:author="PR Preview" w:date="2026-01-01T00:00:00Z">
        <w:r>
          <w:t xml:space="preserve"> </w:t>
        </w:r>
      </w:ins>
      <m:oMath>
        <m:r>
          <m:t>P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be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“</w:t>
        </w:r>
      </w:ins>
      <m:oMath>
        <m:r>
          <m:t>3</m:t>
        </m:r>
        <m:r>
          <m:rPr>
            <m:sty m:val="p"/>
          </m:rPr>
          <m:t>&lt;</m:t>
        </m:r>
        <m:r>
          <m:t>2</m:t>
        </m:r>
      </m:oMath>
      <w:ins w:id="368" w:author="PR Preview" w:date="2026-01-01T00:00:00Z">
        <w:r>
          <w:t xml:space="preserve">”</w:t>
        </w:r>
      </w:ins>
      <w:ins w:id="369" w:author="PR Preview" w:date="2026-01-01T00:00:00Z">
        <w:r>
          <w:t xml:space="preserve">, which is false,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let</w:t>
        </w:r>
      </w:ins>
      <w:ins w:id="372" w:author="PR Preview" w:date="2026-01-01T00:00:00Z">
        <w:r>
          <w:t xml:space="preserve"> </w:t>
        </w:r>
      </w:ins>
      <m:oMath>
        <m:r>
          <m:t>Q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be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&lt;</m:t>
        </m:r>
        <m:r>
          <m:t>7</m:t>
        </m:r>
      </m:oMath>
      <w:ins w:id="377" w:author="PR Preview" w:date="2026-01-01T00:00:00Z">
        <w:r>
          <w:t xml:space="preserve">”</w:t>
        </w:r>
      </w:ins>
      <w:ins w:id="378" w:author="PR Preview" w:date="2026-01-01T00:00:00Z">
        <w:r>
          <w:t xml:space="preserve">, which is true,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and let</w:t>
        </w:r>
      </w:ins>
      <w:ins w:id="381" w:author="PR Preview" w:date="2026-01-01T00:00:00Z">
        <w:r>
          <w:t xml:space="preserve"> </w:t>
        </w:r>
      </w:ins>
      <m:oMath>
        <m:r>
          <m:t>R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be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“</w:t>
        </w:r>
      </w:ins>
      <m:oMath>
        <m:r>
          <m:t>5</m:t>
        </m:r>
        <m:r>
          <m:rPr>
            <m:sty m:val="p"/>
          </m:rPr>
          <m:t>&lt;</m:t>
        </m:r>
        <m:r>
          <m:t>4</m:t>
        </m:r>
      </m:oMath>
      <w:ins w:id="386" w:author="PR Preview" w:date="2026-01-01T00:00:00Z">
        <w:r>
          <w:t xml:space="preserve">”</w:t>
        </w:r>
      </w:ins>
      <w:ins w:id="387" w:author="PR Preview" w:date="2026-01-01T00:00:00Z">
        <w:r>
          <w:t xml:space="preserve">, which is false.</w:t>
        </w:r>
      </w:ins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 true, because</w:t>
        </w:r>
      </w:ins>
      <w:ins w:id="390" w:author="PR Preview" w:date="2026-01-01T00:00:00Z">
        <w:r>
          <w:t xml:space="preserve"> </w:t>
        </w:r>
      </w:ins>
      <m:oMath>
        <m:r>
          <m:t>Q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is false, because</w:t>
        </w:r>
      </w:ins>
      <w:ins w:id="395" w:author="PR Preview" w:date="2026-01-01T00:00:00Z">
        <w:r>
          <w:t xml:space="preserve"> </w:t>
        </w:r>
      </w:ins>
      <m:oMath>
        <m:r>
          <m:t>P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and</w:t>
        </w:r>
      </w:ins>
      <w:ins w:id="398" w:author="PR Preview" w:date="2026-01-01T00:00:00Z">
        <w:r>
          <w:t xml:space="preserve"> </w:t>
        </w:r>
      </w:ins>
      <m:oMath>
        <m:r>
          <m:t>R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are both false.</w:t>
        </w:r>
      </w:ins>
    </w:p>
    <w:bookmarkEnd w:id="20"/>
    <w:bookmarkStart w:id="21" w:name="def-implies"/>
    <w:p>
      <w:pPr>
        <w:pStyle w:val="FirstParagraph"/>
      </w:pPr>
      <w:ins w:id="401" w:author="PR Preview" w:date="2026-01-01T00:00:00Z">
        <w:r>
          <w:rPr>
            <w:b/>
            <w:bCs/>
          </w:rPr>
          <w:t xml:space="preserve">Definition 7 (Implies)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The logical connective (</w:t>
        </w:r>
      </w:ins>
      <w:hyperlink w:anchor="def-logical-connective">
        <w:ins w:id="40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05" w:author="PR Preview" w:date="2026-01-01T00:00:00Z">
        <w:r>
          <w:t xml:space="preserve">)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rPr>
            <w:b/>
            <w:bCs/>
          </w:rPr>
          <w:t xml:space="preserve">implies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is written</w:t>
        </w:r>
      </w:ins>
      <w:ins w:id="4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(</w:t>
        </w:r>
      </w:ins>
      <w:ins w:id="413" w:author="PR Preview" w:date="2026-01-01T00:00:00Z">
        <w:r>
          <w:t xml:space="preserve">“if</w:t>
        </w:r>
      </w:ins>
      <w:ins w:id="414" w:author="PR Preview" w:date="2026-01-01T00:00:00Z">
        <w:r>
          <w:t xml:space="preserve"> </w:t>
        </w:r>
      </w:ins>
      <m:oMath>
        <m:r>
          <m:t>P</m:t>
        </m:r>
      </m:oMath>
      <w:ins w:id="415" w:author="PR Preview" w:date="2026-01-01T00:00:00Z">
        <w:r>
          <w:t xml:space="preserve">, then</w:t>
        </w:r>
      </w:ins>
      <w:ins w:id="416" w:author="PR Preview" w:date="2026-01-01T00:00:00Z">
        <w:r>
          <w:t xml:space="preserve"> </w:t>
        </w:r>
      </w:ins>
      <m:oMath>
        <m:r>
          <m:t>Q</m:t>
        </m:r>
      </m:oMath>
      <w:ins w:id="417" w:author="PR Preview" w:date="2026-01-01T00:00:00Z">
        <w:r>
          <w:t xml:space="preserve">”</w:t>
        </w:r>
      </w:ins>
      <w:ins w:id="418" w:author="PR Preview" w:date="2026-01-01T00:00:00Z">
        <w:r>
          <w:t xml:space="preserve">, or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“</w:t>
        </w:r>
      </w:ins>
      <m:oMath>
        <m:r>
          <m:t>P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implies</w:t>
        </w:r>
      </w:ins>
      <w:ins w:id="423" w:author="PR Preview" w:date="2026-01-01T00:00:00Z">
        <w:r>
          <w:t xml:space="preserve"> </w:t>
        </w:r>
      </w:ins>
      <m:oMath>
        <m:r>
          <m:t>Q</m:t>
        </m:r>
      </m:oMath>
      <w:ins w:id="424" w:author="PR Preview" w:date="2026-01-01T00:00:00Z">
        <w:r>
          <w:t xml:space="preserve">”</w:t>
        </w:r>
      </w:ins>
      <w:ins w:id="425" w:author="PR Preview" w:date="2026-01-01T00:00:00Z">
        <w:r>
          <w:t xml:space="preserve">);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it is false when</w:t>
        </w:r>
      </w:ins>
      <w:ins w:id="428" w:author="PR Preview" w:date="2026-01-01T00:00:00Z">
        <w:r>
          <w:t xml:space="preserve"> </w:t>
        </w:r>
      </w:ins>
      <m:oMath>
        <m:r>
          <m:t>P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is true and</w:t>
        </w:r>
      </w:ins>
      <w:ins w:id="431" w:author="PR Preview" w:date="2026-01-01T00:00:00Z">
        <w:r>
          <w:t xml:space="preserve"> </w:t>
        </w:r>
      </w:ins>
      <m:oMath>
        <m:r>
          <m:t>Q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is false,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and true otherwise.</w:t>
        </w:r>
      </w:ins>
    </w:p>
    <w:bookmarkEnd w:id="21"/>
    <w:bookmarkStart w:id="22" w:name="exm-implies"/>
    <w:p>
      <w:pPr>
        <w:pStyle w:val="BodyText"/>
      </w:pPr>
      <w:ins w:id="436" w:author="PR Preview" w:date="2026-01-01T00:00:00Z">
        <w:r>
          <w:rPr>
            <w:b/>
            <w:bCs/>
          </w:rPr>
          <w:t xml:space="preserve">Example 6 (Implications with a true and a false premise)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Take</w:t>
        </w:r>
      </w:ins>
      <w:ins w:id="43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44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is true: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the premise</w:t>
        </w:r>
      </w:ins>
      <w:ins w:id="44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2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true and the conclusion</w:t>
        </w:r>
      </w:ins>
      <w:ins w:id="44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1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is false: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the premise</w:t>
        </w:r>
      </w:ins>
      <w:ins w:id="45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2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is true, but the conclusion</w:t>
        </w:r>
      </w:ins>
      <w:ins w:id="45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4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is true: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the premise</w:t>
        </w:r>
      </w:ins>
      <w:ins w:id="465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5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is false, so the implication is true whatever the conclusion.</w:t>
        </w:r>
      </w:ins>
    </w:p>
    <w:bookmarkEnd w:id="22"/>
    <w:bookmarkStart w:id="23" w:name="def-iff"/>
    <w:p>
      <w:pPr>
        <w:pStyle w:val="FirstParagraph"/>
      </w:pPr>
      <w:ins w:id="468" w:author="PR Preview" w:date="2026-01-01T00:00:00Z">
        <w:r>
          <w:rPr>
            <w:b/>
            <w:bCs/>
          </w:rPr>
          <w:t xml:space="preserve">Definition 8 (If and only if)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The logical connective (</w:t>
        </w:r>
      </w:ins>
      <w:hyperlink w:anchor="def-logical-connective">
        <w:ins w:id="47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72" w:author="PR Preview" w:date="2026-01-01T00:00:00Z">
        <w:r>
          <w:t xml:space="preserve">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rPr>
            <w:b/>
            <w:bCs/>
          </w:rPr>
          <w:t xml:space="preserve">if and only if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is written</w:t>
        </w:r>
      </w:ins>
      <w:ins w:id="4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⇔</m:t>
        </m:r>
        <m:r>
          <m:t>Q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(</w:t>
        </w:r>
      </w:ins>
      <w:ins w:id="480" w:author="PR Preview" w:date="2026-01-01T00:00:00Z">
        <w:r>
          <w:t xml:space="preserve">“</w:t>
        </w:r>
      </w:ins>
      <m:oMath>
        <m:r>
          <m:t>P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if and only if</w:t>
        </w:r>
      </w:ins>
      <w:ins w:id="483" w:author="PR Preview" w:date="2026-01-01T00:00:00Z">
        <w:r>
          <w:t xml:space="preserve"> </w:t>
        </w:r>
      </w:ins>
      <m:oMath>
        <m:r>
          <m:t>Q</m:t>
        </m:r>
      </m:oMath>
      <w:ins w:id="484" w:author="PR Preview" w:date="2026-01-01T00:00:00Z">
        <w:r>
          <w:t xml:space="preserve">”</w:t>
        </w:r>
      </w:ins>
      <w:ins w:id="485" w:author="PR Preview" w:date="2026-01-01T00:00:00Z">
        <w:r>
          <w:t xml:space="preserve">);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it is true when</w:t>
        </w:r>
      </w:ins>
      <w:ins w:id="488" w:author="PR Preview" w:date="2026-01-01T00:00:00Z">
        <w:r>
          <w:t xml:space="preserve"> </w:t>
        </w:r>
      </w:ins>
      <m:oMath>
        <m:r>
          <m:t>P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and</w:t>
        </w:r>
      </w:ins>
      <w:ins w:id="491" w:author="PR Preview" w:date="2026-01-01T00:00:00Z">
        <w:r>
          <w:t xml:space="preserve"> </w:t>
        </w:r>
      </w:ins>
      <m:oMath>
        <m:r>
          <m:t>Q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have the same truth value,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 false otherwise.</w:t>
        </w:r>
      </w:ins>
    </w:p>
    <w:bookmarkEnd w:id="23"/>
    <w:bookmarkStart w:id="24" w:name="exm-iff"/>
    <w:p>
      <w:pPr>
        <w:pStyle w:val="BodyText"/>
      </w:pPr>
      <w:ins w:id="496" w:author="PR Preview" w:date="2026-01-01T00:00:00Z">
        <w:r>
          <w:rPr>
            <w:b/>
            <w:bCs/>
          </w:rPr>
          <w:t xml:space="preserve">Example 7 (</w:t>
        </w:r>
      </w:ins>
      <w:ins w:id="497" w:author="PR Preview" w:date="2026-01-01T00:00:00Z">
        <w:r>
          <w:rPr>
            <w:b/>
            <w:bCs/>
          </w:rPr>
          <w:t xml:space="preserve">“If and only if”</w:t>
        </w:r>
      </w:ins>
      <w:ins w:id="498" w:author="PR Preview" w:date="2026-01-01T00:00:00Z">
        <w:r>
          <w:rPr>
            <w:b/>
            <w:bCs/>
          </w:rPr>
          <w:t xml:space="preserve"> </w:t>
        </w:r>
      </w:ins>
      <w:ins w:id="499" w:author="PR Preview" w:date="2026-01-01T00:00:00Z">
        <w:r>
          <w:rPr>
            <w:b/>
            <w:bCs/>
          </w:rPr>
          <w:t xml:space="preserve">with equal and different truth values)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Take</w:t>
        </w:r>
      </w:ins>
      <w:ins w:id="50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</m:t>
        </m:r>
      </m:oMath>
      <w:ins w:id="50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504" w:author="PR Preview" w:date="2026-01-01T00:00:00Z">
        <w:r>
          <w:t xml:space="preserve">“</w:t>
        </w:r>
      </w:ins>
      <m:oMath>
        <m:r>
          <m:t>x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is</w:t>
        </w:r>
      </w:ins>
      <w:ins w:id="507" w:author="PR Preview" w:date="2026-01-01T00:00:00Z">
        <w:r>
          <w:t xml:space="preserve"> </w:t>
        </w:r>
      </w:ins>
      <w:hyperlink r:id="rId10">
        <w:ins w:id="508" w:author="PR Preview" w:date="2026-01-01T00:00:00Z">
          <w:r>
            <w:rPr>
              <w:rStyle w:val="Hyperlink"/>
            </w:rPr>
            <w:t xml:space="preserve">even</w:t>
          </w:r>
        </w:ins>
      </w:hyperlink>
      <w:ins w:id="509" w:author="PR Preview" w:date="2026-01-01T00:00:00Z">
        <w:r>
          <w:t xml:space="preserve"> </w:t>
        </w:r>
      </w:ins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ins w:id="510" w:author="PR Preview" w:date="2026-01-01T00:00:00Z">
        <w:r>
          <w:t xml:space="preserve">”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is true:</w:t>
        </w:r>
      </w:ins>
      <w:ins w:id="513" w:author="PR Preview" w:date="2026-01-01T00:00:00Z">
        <w:r>
          <w:t xml:space="preserve"> </w:t>
        </w:r>
      </w:ins>
      <m:oMath>
        <m:r>
          <m:t>4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is even and</w:t>
        </w:r>
      </w:ins>
      <w:ins w:id="516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&gt;</m:t>
        </m:r>
        <m:r>
          <m:t>3</m:t>
        </m:r>
      </m:oMath>
      <w:ins w:id="517" w:author="PR Preview" w:date="2026-01-01T00:00:00Z">
        <w:r>
          <w:t xml:space="preserve">, so both sides are true.</w:t>
        </w:r>
      </w:ins>
    </w:p>
    <w:p>
      <w:pPr>
        <w:pStyle w:val="Compact"/>
        <w:numPr>
          <w:ilvl w:val="0"/>
          <w:numId w:val="1007"/>
        </w:numPr>
      </w:pPr>
      <w:ins w:id="518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ins w:id="519" w:author="PR Preview" w:date="2026-01-01T00:00:00Z">
        <w:r>
          <w:t xml:space="preserve">”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is false:</w:t>
        </w:r>
      </w:ins>
      <w:ins w:id="522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&gt;</m:t>
        </m:r>
        <m:r>
          <m:t>3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is true, but</w:t>
        </w:r>
      </w:ins>
      <w:ins w:id="525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&gt;</m:t>
        </m:r>
        <m:r>
          <m:t>5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is false.</w:t>
        </w:r>
      </w:ins>
    </w:p>
    <w:bookmarkEnd w:id="24"/>
    <w:bookmarkStart w:id="25" w:name="exm-logical-connective"/>
    <w:p>
      <w:pPr>
        <w:pStyle w:val="FirstParagraph"/>
      </w:pPr>
      <w:ins w:id="528" w:author="PR Preview" w:date="2026-01-01T00:00:00Z">
        <w:r>
          <w:rPr>
            <w:b/>
            <w:bCs/>
          </w:rPr>
          <w:t xml:space="preserve">Example 8 (Truth values of connectives)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Let</w:t>
        </w:r>
      </w:ins>
      <w:ins w:id="531" w:author="PR Preview" w:date="2026-01-01T00:00:00Z">
        <w:r>
          <w:t xml:space="preserve"> </w:t>
        </w:r>
      </w:ins>
      <m:oMath>
        <m:r>
          <m:t>P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be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“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536" w:author="PR Preview" w:date="2026-01-01T00:00:00Z">
        <w:r>
          <w:t xml:space="preserve">”</w:t>
        </w:r>
      </w:ins>
      <w:ins w:id="537" w:author="PR Preview" w:date="2026-01-01T00:00:00Z">
        <w:r>
          <w:t xml:space="preserve">, which is true,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and let</w:t>
        </w:r>
      </w:ins>
      <w:ins w:id="540" w:author="PR Preview" w:date="2026-01-01T00:00:00Z">
        <w:r>
          <w:t xml:space="preserve"> </w:t>
        </w:r>
      </w:ins>
      <m:oMath>
        <m:r>
          <m:t>Q</m:t>
        </m:r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be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“</w:t>
        </w:r>
      </w:ins>
      <m:oMath>
        <m:r>
          <m:t>7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is</w:t>
        </w:r>
      </w:ins>
      <w:ins w:id="547" w:author="PR Preview" w:date="2026-01-01T00:00:00Z">
        <w:r>
          <w:t xml:space="preserve"> </w:t>
        </w:r>
      </w:ins>
      <w:hyperlink r:id="rId10">
        <w:ins w:id="548" w:author="PR Preview" w:date="2026-01-01T00:00:00Z">
          <w:r>
            <w:rPr>
              <w:rStyle w:val="Hyperlink"/>
            </w:rPr>
            <w:t xml:space="preserve">even</w:t>
          </w:r>
        </w:ins>
      </w:hyperlink>
      <w:ins w:id="549" w:author="PR Preview" w:date="2026-01-01T00:00:00Z">
        <w:r>
          <w:t xml:space="preserve">”</w:t>
        </w:r>
      </w:ins>
      <w:ins w:id="550" w:author="PR Preview" w:date="2026-01-01T00:00:00Z">
        <w:r>
          <w:t xml:space="preserve">, which is false.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del w:id="551" w:author="PR Preview" w:date="2026-01-01T00:00:00Z">
        <w:r>
          <w:rPr>
            <w:b/>
            <w:bCs/>
          </w:rPr>
          <w:delText xml:space="preserve">Definition 4 (Quantifier)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A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rPr>
            <w:b/>
            <w:bCs/>
          </w:rPr>
          <w:delText xml:space="preserve">quantifier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turns a predicate</w:delText>
        </w:r>
      </w:del>
      <w:del w:id="55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(</w:delText>
        </w:r>
      </w:del>
      <w:hyperlink w:anchor="def-predicate">
        <w:del w:id="56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562" w:author="PR Preview" w:date="2026-01-01T00:00:00Z">
        <w:r>
          <w:delText xml:space="preserve">)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about the elements</w:delText>
        </w:r>
      </w:del>
      <w:del w:id="565" w:author="PR Preview" w:date="2026-01-01T00:00:00Z">
        <w:r>
          <w:delText xml:space="preserve"> </w:delText>
        </w:r>
      </w:del>
      <m:oMath>
        <m:r>
          <m:t>x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of a set</w:delText>
        </w:r>
      </w:del>
      <w:del w:id="568" w:author="PR Preview" w:date="2026-01-01T00:00:00Z">
        <w:r>
          <w:delText xml:space="preserve"> </w:delText>
        </w:r>
      </w:del>
      <m:oMath>
        <m:r>
          <m:t>S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into a proposition (</w:delText>
        </w:r>
      </w:del>
      <w:hyperlink w:anchor="def-proposition">
        <w:del w:id="57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72" w:author="PR Preview" w:date="2026-01-01T00:00:00Z">
        <w:r>
          <w:delText xml:space="preserve">):</w:delText>
        </w:r>
      </w:del>
    </w:p>
    <w:p>
      <w:pPr>
        <w:pStyle w:val="Compact"/>
        <w:numPr>
          <w:ilvl w:val="0"/>
          <w:numId w:val="1005"/>
        </w:numPr>
      </w:pPr>
      <w:del w:id="573" w:author="PR Preview" w:date="2026-01-01T00:00:00Z">
        <w:r>
          <w:delText xml:space="preserve">the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rPr>
            <w:b/>
            <w:bCs/>
          </w:rPr>
          <w:delText xml:space="preserve">universal quantifier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“for all”</w:delText>
        </w:r>
      </w:del>
      <w:del w:id="578" w:author="PR Preview" w:date="2026-01-01T00:00:00Z">
        <w:r>
          <w:delText xml:space="preserve">:</w:delText>
        </w:r>
      </w:del>
      <w:del w:id="579" w:author="PR Preview" w:date="2026-01-01T00:00:00Z">
        <w:r>
          <w:delText xml:space="preserve"> </w:delText>
        </w:r>
      </w:del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(</w:delText>
        </w:r>
      </w:del>
      <w:del w:id="582" w:author="PR Preview" w:date="2026-01-01T00:00:00Z">
        <w:r>
          <w:delText xml:space="preserve">“for every</w:delText>
        </w:r>
      </w:del>
      <w:del w:id="583" w:author="PR Preview" w:date="2026-01-01T00:00:00Z">
        <w:r>
          <w:delText xml:space="preserve"> </w:delText>
        </w:r>
      </w:del>
      <m:oMath>
        <m:r>
          <m:t>x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in</w:delText>
        </w:r>
      </w:del>
      <w:del w:id="586" w:author="PR Preview" w:date="2026-01-01T00:00:00Z">
        <w:r>
          <w:delText xml:space="preserve"> </w:delText>
        </w:r>
      </w:del>
      <m:oMath>
        <m:r>
          <m:t>S</m:t>
        </m:r>
      </m:oMath>
      <w:del w:id="587" w:author="PR Preview" w:date="2026-01-01T00:00:00Z">
        <w:r>
          <w:delText xml:space="preserve">,</w:delText>
        </w:r>
      </w:del>
      <w:del w:id="58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89" w:author="PR Preview" w:date="2026-01-01T00:00:00Z">
        <w:r>
          <w:delText xml:space="preserve">”</w:delText>
        </w:r>
      </w:del>
      <w:del w:id="590" w:author="PR Preview" w:date="2026-01-01T00:00:00Z">
        <w:r>
          <w:delText xml:space="preserve">)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is true when</w:delText>
        </w:r>
      </w:del>
      <w:del w:id="59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is true for every element</w:delText>
        </w:r>
      </w:del>
      <w:del w:id="596" w:author="PR Preview" w:date="2026-01-01T00:00:00Z">
        <w:r>
          <w:delText xml:space="preserve"> </w:delText>
        </w:r>
      </w:del>
      <m:oMath>
        <m:r>
          <m:t>x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of</w:delText>
        </w:r>
      </w:del>
      <w:del w:id="599" w:author="PR Preview" w:date="2026-01-01T00:00:00Z">
        <w:r>
          <w:delText xml:space="preserve"> </w:delText>
        </w:r>
      </w:del>
      <m:oMath>
        <m:r>
          <m:t>S</m:t>
        </m:r>
      </m:oMath>
      <w:del w:id="600" w:author="PR Preview" w:date="2026-01-01T00:00:00Z">
        <w:r>
          <w:delText xml:space="preserve">,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and false otherwise;</w:delText>
        </w:r>
      </w:del>
    </w:p>
    <w:p>
      <w:pPr>
        <w:pStyle w:val="Compact"/>
        <w:numPr>
          <w:ilvl w:val="0"/>
          <w:numId w:val="1005"/>
        </w:numPr>
      </w:pPr>
      <w:del w:id="603" w:author="PR Preview" w:date="2026-01-01T00:00:00Z">
        <w:r>
          <w:delText xml:space="preserve">the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rPr>
            <w:b/>
            <w:bCs/>
          </w:rPr>
          <w:delText xml:space="preserve">existential quantifier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“there exists”</w:delText>
        </w:r>
      </w:del>
      <w:del w:id="608" w:author="PR Preview" w:date="2026-01-01T00:00:00Z">
        <w:r>
          <w:delText xml:space="preserve">:</w:delText>
        </w:r>
      </w:del>
      <w:del w:id="609" w:author="PR Preview" w:date="2026-01-01T00:00:00Z">
        <w:r>
          <w:delText xml:space="preserve"> </w:delText>
        </w:r>
      </w:del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(</w:delText>
        </w:r>
      </w:del>
      <w:del w:id="612" w:author="PR Preview" w:date="2026-01-01T00:00:00Z">
        <w:r>
          <w:delText xml:space="preserve">“there is an</w:delText>
        </w:r>
      </w:del>
      <w:del w:id="613" w:author="PR Preview" w:date="2026-01-01T00:00:00Z">
        <w:r>
          <w:delText xml:space="preserve"> </w:delText>
        </w:r>
      </w:del>
      <m:oMath>
        <m:r>
          <m:t>x</m:t>
        </m:r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in</w:delText>
        </w:r>
      </w:del>
      <w:del w:id="616" w:author="PR Preview" w:date="2026-01-01T00:00:00Z">
        <w:r>
          <w:delText xml:space="preserve"> </w:delText>
        </w:r>
      </w:del>
      <m:oMath>
        <m:r>
          <m:t>S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such that</w:delText>
        </w:r>
      </w:del>
      <w:del w:id="6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20" w:author="PR Preview" w:date="2026-01-01T00:00:00Z">
        <w:r>
          <w:delText xml:space="preserve">”</w:delText>
        </w:r>
      </w:del>
      <w:del w:id="621" w:author="PR Preview" w:date="2026-01-01T00:00:00Z">
        <w:r>
          <w:delText xml:space="preserve">)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is true when</w:delText>
        </w:r>
      </w:del>
      <w:del w:id="62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is true for at least one element</w:delText>
        </w:r>
      </w:del>
      <w:del w:id="627" w:author="PR Preview" w:date="2026-01-01T00:00:00Z">
        <w:r>
          <w:delText xml:space="preserve"> </w:delText>
        </w:r>
      </w:del>
      <m:oMath>
        <m:r>
          <m:t>x</m:t>
        </m:r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of</w:delText>
        </w:r>
      </w:del>
      <w:del w:id="630" w:author="PR Preview" w:date="2026-01-01T00:00:00Z">
        <w:r>
          <w:delText xml:space="preserve"> </w:delText>
        </w:r>
      </w:del>
      <m:oMath>
        <m:r>
          <m:t>S</m:t>
        </m:r>
      </m:oMath>
      <w:del w:id="631" w:author="PR Preview" w:date="2026-01-01T00:00:00Z">
        <w:r>
          <w:delText xml:space="preserve">,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and false otherwise.</w:delText>
        </w:r>
      </w:del>
    </w:p>
    <w:p>
      <w:pPr>
        <w:pStyle w:val="FirstParagraph"/>
      </w:pPr>
      <w:del w:id="634" w:author="PR Preview" w:date="2026-01-01T00:00:00Z">
        <w:r>
          <w:rPr>
            <w:b/>
            <w:bCs/>
          </w:rPr>
          <w:delText xml:space="preserve">Example 4 (Quantified propositions)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Let</w:delText>
        </w:r>
      </w:del>
      <w:del w:id="6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be the predicate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&gt;</m:t>
        </m:r>
        <m:r>
          <m:t>2</m:t>
        </m:r>
      </m:oMath>
      <w:del w:id="642" w:author="PR Preview" w:date="2026-01-01T00:00:00Z">
        <w:r>
          <w:delText xml:space="preserve">”</w:delText>
        </w:r>
      </w:del>
      <w:del w:id="643" w:author="PR Preview" w:date="2026-01-01T00:00:00Z">
        <w:r>
          <w:delText xml:space="preserve">, for</w:delText>
        </w:r>
      </w:del>
      <w:del w:id="644" w:author="PR Preview" w:date="2026-01-01T00:00:00Z">
        <w:r>
          <w:delText xml:space="preserve"> </w:delText>
        </w:r>
      </w:del>
      <w:hyperlink r:id="rId31">
        <w:del w:id="645" w:author="PR Preview" w:date="2026-01-01T00:00:00Z">
          <w:r>
            <w:rPr>
              <w:rStyle w:val="Hyperlink"/>
            </w:rPr>
            <w:delText xml:space="preserve">integers</w:delText>
          </w:r>
        </w:del>
      </w:hyperlink>
      <w:del w:id="646" w:author="PR Preview" w:date="2026-01-01T00:00:00Z">
        <w:r>
          <w:delText xml:space="preserve"> </w:delText>
        </w:r>
      </w:del>
      <m:oMath>
        <m:r>
          <m:t>x</m:t>
        </m:r>
      </m:oMath>
      <w:del w:id="647" w:author="PR Preview" w:date="2026-01-01T00:00:00Z">
        <w:r>
          <w:delText xml:space="preserve">.</w:delText>
        </w:r>
      </w:del>
    </w:p>
    <w:p>
      <w:pPr>
        <w:pStyle w:val="FirstParagraph"/>
      </w:pPr>
      <w:ins w:id="648" w:author="PR Preview" w:date="2026-01-01T00:00:00Z">
        <w:r>
          <w:rPr>
            <w:b/>
            <w:bCs/>
          </w:rPr>
          <w:t xml:space="preserve">Definition 9 (Quantifier)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rPr>
            <w:b/>
            <w:bCs/>
          </w:rPr>
          <w:t xml:space="preserve">quantifier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turns a predicate</w:t>
        </w:r>
      </w:ins>
      <w:ins w:id="6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(</w:t>
        </w:r>
      </w:ins>
      <w:hyperlink w:anchor="def-predicate">
        <w:ins w:id="65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59" w:author="PR Preview" w:date="2026-01-01T00:00:00Z">
        <w:r>
          <w:t xml:space="preserve">)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about the elements</w:t>
        </w:r>
      </w:ins>
      <w:ins w:id="662" w:author="PR Preview" w:date="2026-01-01T00:00:00Z">
        <w:r>
          <w:t xml:space="preserve"> </w:t>
        </w:r>
      </w:ins>
      <m:oMath>
        <m:r>
          <m:t>x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of a set</w:t>
        </w:r>
      </w:ins>
      <w:ins w:id="665" w:author="PR Preview" w:date="2026-01-01T00:00:00Z">
        <w:r>
          <w:t xml:space="preserve"> </w:t>
        </w:r>
      </w:ins>
      <m:oMath>
        <m:r>
          <m:t>S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into a proposition (</w:t>
        </w:r>
      </w:ins>
      <w:hyperlink w:anchor="def-proposition">
        <w:ins w:id="6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69" w:author="PR Preview" w:date="2026-01-01T00:00:00Z">
        <w:r>
          <w:t xml:space="preserve">).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There are two: the universal quantifier (</w:t>
        </w:r>
      </w:ins>
      <w:hyperlink w:anchor="def-universal-quantifier">
        <w:ins w:id="67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73" w:author="PR Preview" w:date="2026-01-01T00:00:00Z">
        <w:r>
          <w:t xml:space="preserve">)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and the existential quantifier (</w:t>
        </w:r>
      </w:ins>
      <w:hyperlink w:anchor="def-existential-quantifier">
        <w:ins w:id="67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77" w:author="PR Preview" w:date="2026-01-01T00:00:00Z">
        <w:r>
          <w:t xml:space="preserve">).</w:t>
        </w:r>
      </w:ins>
    </w:p>
    <w:bookmarkEnd w:id="26"/>
    <w:bookmarkStart w:id="27" w:name="def-universal-quantifier"/>
    <w:p>
      <w:pPr>
        <w:pStyle w:val="BodyText"/>
      </w:pPr>
      <w:ins w:id="678" w:author="PR Preview" w:date="2026-01-01T00:00:00Z">
        <w:r>
          <w:rPr>
            <w:b/>
            <w:bCs/>
          </w:rPr>
          <w:t xml:space="preserve">Definition 10 (Universal quantifier)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The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rPr>
            <w:b/>
            <w:bCs/>
          </w:rPr>
          <w:t xml:space="preserve">universal quantifier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“for all”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 a quantifier (</w:t>
        </w:r>
      </w:ins>
      <w:hyperlink w:anchor="def-quantifier">
        <w:ins w:id="68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88" w:author="PR Preview" w:date="2026-01-01T00:00:00Z">
        <w:r>
          <w:t xml:space="preserve">):</w:t>
        </w:r>
      </w:ins>
      <w:ins w:id="689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(</w:t>
        </w:r>
      </w:ins>
      <w:ins w:id="692" w:author="PR Preview" w:date="2026-01-01T00:00:00Z">
        <w:r>
          <w:t xml:space="preserve">“for every</w:t>
        </w:r>
      </w:ins>
      <w:ins w:id="693" w:author="PR Preview" w:date="2026-01-01T00:00:00Z">
        <w:r>
          <w:t xml:space="preserve"> </w:t>
        </w:r>
      </w:ins>
      <m:oMath>
        <m:r>
          <m:t>x</m:t>
        </m:r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in</w:t>
        </w:r>
      </w:ins>
      <w:ins w:id="696" w:author="PR Preview" w:date="2026-01-01T00:00:00Z">
        <w:r>
          <w:t xml:space="preserve"> </w:t>
        </w:r>
      </w:ins>
      <m:oMath>
        <m:r>
          <m:t>S</m:t>
        </m:r>
      </m:oMath>
      <w:ins w:id="697" w:author="PR Preview" w:date="2026-01-01T00:00:00Z">
        <w:r>
          <w:t xml:space="preserve">,</w:t>
        </w:r>
      </w:ins>
      <w:ins w:id="6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99" w:author="PR Preview" w:date="2026-01-01T00:00:00Z">
        <w:r>
          <w:t xml:space="preserve">”</w:t>
        </w:r>
      </w:ins>
      <w:ins w:id="700" w:author="PR Preview" w:date="2026-01-01T00:00:00Z">
        <w:r>
          <w:t xml:space="preserve">)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is true when</w:t>
        </w:r>
      </w:ins>
      <w:ins w:id="7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is true for every element</w:t>
        </w:r>
      </w:ins>
      <w:ins w:id="706" w:author="PR Preview" w:date="2026-01-01T00:00:00Z">
        <w:r>
          <w:t xml:space="preserve"> </w:t>
        </w:r>
      </w:ins>
      <m:oMath>
        <m:r>
          <m:t>x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of</w:t>
        </w:r>
      </w:ins>
      <w:ins w:id="709" w:author="PR Preview" w:date="2026-01-01T00:00:00Z">
        <w:r>
          <w:t xml:space="preserve"> </w:t>
        </w:r>
      </w:ins>
      <m:oMath>
        <m:r>
          <m:t>S</m:t>
        </m:r>
      </m:oMath>
      <w:ins w:id="710" w:author="PR Preview" w:date="2026-01-01T00:00:00Z">
        <w:r>
          <w:t xml:space="preserve">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and false otherwise.</w:t>
        </w:r>
      </w:ins>
    </w:p>
    <w:bookmarkEnd w:id="27"/>
    <w:bookmarkStart w:id="28" w:name="exm-universal-quantifier"/>
    <w:p>
      <w:pPr>
        <w:pStyle w:val="BodyText"/>
      </w:pPr>
      <w:ins w:id="713" w:author="PR Preview" w:date="2026-01-01T00:00:00Z">
        <w:r>
          <w:rPr>
            <w:b/>
            <w:bCs/>
          </w:rPr>
          <w:t xml:space="preserve">Example 9 (A universally quantified proposition)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Let</w:t>
        </w:r>
      </w:ins>
      <w:ins w:id="7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be the predicate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“</w:t>
        </w:r>
      </w:ins>
      <m:oMath>
        <m:r>
          <m:t>x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is</w:t>
        </w:r>
      </w:ins>
      <w:ins w:id="723" w:author="PR Preview" w:date="2026-01-01T00:00:00Z">
        <w:r>
          <w:t xml:space="preserve"> </w:t>
        </w:r>
      </w:ins>
      <w:hyperlink r:id="rId10">
        <w:ins w:id="724" w:author="PR Preview" w:date="2026-01-01T00:00:00Z">
          <w:r>
            <w:rPr>
              <w:rStyle w:val="Hyperlink"/>
            </w:rPr>
            <w:t xml:space="preserve">even</w:t>
          </w:r>
        </w:ins>
      </w:hyperlink>
      <w:ins w:id="725" w:author="PR Preview" w:date="2026-01-01T00:00:00Z">
        <w:r>
          <w:t xml:space="preserve">”</w:t>
        </w:r>
      </w:ins>
      <w:ins w:id="72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727" w:author="PR Preview" w:date="2026-01-01T00:00:00Z">
        <w:r>
          <w:t xml:space="preserve">“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28" w:author="PR Preview" w:date="2026-01-01T00:00:00Z">
        <w:r>
          <w:t xml:space="preserve">”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is true,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because</w:t>
        </w:r>
      </w:ins>
      <w:ins w:id="733" w:author="PR Preview" w:date="2026-01-01T00:00:00Z">
        <w:r>
          <w:t xml:space="preserve"> </w:t>
        </w:r>
      </w:ins>
      <m:oMath>
        <m:r>
          <m:t>2</m:t>
        </m:r>
      </m:oMath>
      <w:ins w:id="734" w:author="PR Preview" w:date="2026-01-01T00:00:00Z">
        <w:r>
          <w:t xml:space="preserve">,</w:t>
        </w:r>
      </w:ins>
      <w:ins w:id="735" w:author="PR Preview" w:date="2026-01-01T00:00:00Z">
        <w:r>
          <w:t xml:space="preserve"> </w:t>
        </w:r>
      </w:ins>
      <m:oMath>
        <m:r>
          <m:t>4</m:t>
        </m:r>
      </m:oMath>
      <w:ins w:id="736" w:author="PR Preview" w:date="2026-01-01T00:00:00Z">
        <w:r>
          <w:t xml:space="preserve">, and</w:t>
        </w:r>
      </w:ins>
      <w:ins w:id="737" w:author="PR Preview" w:date="2026-01-01T00:00:00Z">
        <w:r>
          <w:t xml:space="preserve"> </w:t>
        </w:r>
      </w:ins>
      <m:oMath>
        <m:r>
          <m:t>6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are all even.</w:t>
        </w:r>
      </w:ins>
    </w:p>
    <w:p>
      <w:pPr>
        <w:pStyle w:val="Compact"/>
        <w:numPr>
          <w:ilvl w:val="0"/>
          <w:numId w:val="1009"/>
        </w:numPr>
      </w:pPr>
      <w:ins w:id="740" w:author="PR Preview" w:date="2026-01-01T00:00:00Z">
        <w:r>
          <w:t xml:space="preserve">“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41" w:author="PR Preview" w:date="2026-01-01T00:00:00Z">
        <w:r>
          <w:t xml:space="preserve">”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is false, because</w:t>
        </w:r>
      </w:ins>
      <w:ins w:id="7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is false.</w:t>
        </w:r>
      </w:ins>
    </w:p>
    <w:bookmarkEnd w:id="28"/>
    <w:bookmarkStart w:id="29" w:name="def-existential-quantifier"/>
    <w:p>
      <w:pPr>
        <w:pStyle w:val="FirstParagraph"/>
      </w:pPr>
      <w:ins w:id="747" w:author="PR Preview" w:date="2026-01-01T00:00:00Z">
        <w:r>
          <w:rPr>
            <w:b/>
            <w:bCs/>
          </w:rPr>
          <w:t xml:space="preserve">Definition 11 (Existential quantifier)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The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rPr>
            <w:b/>
            <w:bCs/>
          </w:rPr>
          <w:t xml:space="preserve">existential quantifier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“there exists”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is a quantifier (</w:t>
        </w:r>
      </w:ins>
      <w:hyperlink w:anchor="def-quantifier">
        <w:ins w:id="75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757" w:author="PR Preview" w:date="2026-01-01T00:00:00Z">
        <w:r>
          <w:t xml:space="preserve">):</w:t>
        </w:r>
      </w:ins>
      <w:ins w:id="758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(</w:t>
        </w:r>
      </w:ins>
      <w:ins w:id="761" w:author="PR Preview" w:date="2026-01-01T00:00:00Z">
        <w:r>
          <w:t xml:space="preserve">“there is an</w:t>
        </w:r>
      </w:ins>
      <w:ins w:id="762" w:author="PR Preview" w:date="2026-01-01T00:00:00Z">
        <w:r>
          <w:t xml:space="preserve"> </w:t>
        </w:r>
      </w:ins>
      <m:oMath>
        <m:r>
          <m:t>x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in</w:t>
        </w:r>
      </w:ins>
      <w:ins w:id="765" w:author="PR Preview" w:date="2026-01-01T00:00:00Z">
        <w:r>
          <w:t xml:space="preserve"> </w:t>
        </w:r>
      </w:ins>
      <m:oMath>
        <m:r>
          <m:t>S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such that</w:t>
        </w:r>
      </w:ins>
      <w:ins w:id="7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69" w:author="PR Preview" w:date="2026-01-01T00:00:00Z">
        <w:r>
          <w:t xml:space="preserve">”</w:t>
        </w:r>
      </w:ins>
      <w:ins w:id="770" w:author="PR Preview" w:date="2026-01-01T00:00:00Z">
        <w:r>
          <w:t xml:space="preserve">)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is true when</w:t>
        </w:r>
      </w:ins>
      <w:ins w:id="7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is true for at least one element</w:t>
        </w:r>
      </w:ins>
      <w:ins w:id="776" w:author="PR Preview" w:date="2026-01-01T00:00:00Z">
        <w:r>
          <w:t xml:space="preserve"> </w:t>
        </w:r>
      </w:ins>
      <m:oMath>
        <m:r>
          <m:t>x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of</w:t>
        </w:r>
      </w:ins>
      <w:ins w:id="779" w:author="PR Preview" w:date="2026-01-01T00:00:00Z">
        <w:r>
          <w:t xml:space="preserve"> </w:t>
        </w:r>
      </w:ins>
      <m:oMath>
        <m:r>
          <m:t>S</m:t>
        </m:r>
      </m:oMath>
      <w:ins w:id="780" w:author="PR Preview" w:date="2026-01-01T00:00:00Z">
        <w:r>
          <w:t xml:space="preserve">,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and false otherwise.</w:t>
        </w:r>
      </w:ins>
    </w:p>
    <w:bookmarkEnd w:id="29"/>
    <w:bookmarkStart w:id="30" w:name="exm-existential-quantifier"/>
    <w:p>
      <w:pPr>
        <w:pStyle w:val="BodyText"/>
      </w:pPr>
      <w:ins w:id="783" w:author="PR Preview" w:date="2026-01-01T00:00:00Z">
        <w:r>
          <w:rPr>
            <w:b/>
            <w:bCs/>
          </w:rPr>
          <w:t xml:space="preserve">Example 10 (An existentially quantified proposition)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Let</w:t>
        </w:r>
      </w:ins>
      <w:ins w:id="7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be the predicate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“</w:t>
        </w:r>
      </w:ins>
      <m:oMath>
        <m:r>
          <m:t>x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is</w:t>
        </w:r>
      </w:ins>
      <w:ins w:id="793" w:author="PR Preview" w:date="2026-01-01T00:00:00Z">
        <w:r>
          <w:t xml:space="preserve"> </w:t>
        </w:r>
      </w:ins>
      <w:hyperlink r:id="rId10">
        <w:ins w:id="794" w:author="PR Preview" w:date="2026-01-01T00:00:00Z">
          <w:r>
            <w:rPr>
              <w:rStyle w:val="Hyperlink"/>
            </w:rPr>
            <w:t xml:space="preserve">even</w:t>
          </w:r>
        </w:ins>
      </w:hyperlink>
      <w:ins w:id="795" w:author="PR Preview" w:date="2026-01-01T00:00:00Z">
        <w:r>
          <w:t xml:space="preserve">”</w:t>
        </w:r>
      </w:ins>
      <w:ins w:id="79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797" w:author="PR Preview" w:date="2026-01-01T00:00:00Z">
        <w:r>
          <w:t xml:space="preserve">“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98" w:author="PR Preview" w:date="2026-01-01T00:00:00Z">
        <w:r>
          <w:t xml:space="preserve">”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is true, because</w:t>
        </w:r>
      </w:ins>
      <w:ins w:id="8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10"/>
        </w:numPr>
      </w:pPr>
      <w:ins w:id="804" w:author="PR Preview" w:date="2026-01-01T00:00:00Z">
        <w:r>
          <w:t xml:space="preserve">“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05" w:author="PR Preview" w:date="2026-01-01T00:00:00Z">
        <w:r>
          <w:t xml:space="preserve">”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is false, because none of</w:t>
        </w:r>
      </w:ins>
      <w:ins w:id="808" w:author="PR Preview" w:date="2026-01-01T00:00:00Z">
        <w:r>
          <w:t xml:space="preserve"> </w:t>
        </w:r>
      </w:ins>
      <m:oMath>
        <m:r>
          <m:t>1</m:t>
        </m:r>
      </m:oMath>
      <w:ins w:id="809" w:author="PR Preview" w:date="2026-01-01T00:00:00Z">
        <w:r>
          <w:t xml:space="preserve">,</w:t>
        </w:r>
      </w:ins>
      <w:ins w:id="810" w:author="PR Preview" w:date="2026-01-01T00:00:00Z">
        <w:r>
          <w:t xml:space="preserve"> </w:t>
        </w:r>
      </w:ins>
      <m:oMath>
        <m:r>
          <m:t>3</m:t>
        </m:r>
      </m:oMath>
      <w:ins w:id="811" w:author="PR Preview" w:date="2026-01-01T00:00:00Z">
        <w:r>
          <w:t xml:space="preserve">, and</w:t>
        </w:r>
      </w:ins>
      <w:ins w:id="812" w:author="PR Preview" w:date="2026-01-01T00:00:00Z">
        <w:r>
          <w:t xml:space="preserve"> </w:t>
        </w:r>
      </w:ins>
      <m:oMath>
        <m:r>
          <m:t>5</m:t>
        </m:r>
      </m:oMath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is even.</w:t>
        </w:r>
      </w:ins>
    </w:p>
    <w:bookmarkEnd w:id="30"/>
    <w:bookmarkStart w:id="32" w:name="exm-quantifier"/>
    <w:p>
      <w:pPr>
        <w:pStyle w:val="FirstParagraph"/>
      </w:pPr>
      <w:ins w:id="815" w:author="PR Preview" w:date="2026-01-01T00:00:00Z">
        <w:r>
          <w:rPr>
            <w:b/>
            <w:bCs/>
          </w:rPr>
          <w:t xml:space="preserve">Example 11 (Quantified propositions)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Let</w:t>
        </w:r>
      </w:ins>
      <w:ins w:id="8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be the predicate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823" w:author="PR Preview" w:date="2026-01-01T00:00:00Z">
        <w:r>
          <w:t xml:space="preserve">”</w:t>
        </w:r>
      </w:ins>
      <w:ins w:id="824" w:author="PR Preview" w:date="2026-01-01T00:00:00Z">
        <w:r>
          <w:t xml:space="preserve">, for</w:t>
        </w:r>
      </w:ins>
      <w:ins w:id="825" w:author="PR Preview" w:date="2026-01-01T00:00:00Z">
        <w:r>
          <w:t xml:space="preserve"> </w:t>
        </w:r>
      </w:ins>
      <w:hyperlink r:id="rId31">
        <w:ins w:id="826" w:author="PR Preview" w:date="2026-01-01T00:00:00Z">
          <w:r>
            <w:rPr>
              <w:rStyle w:val="Hyperlink"/>
            </w:rPr>
            <w:t xml:space="preserve">integers</w:t>
          </w:r>
        </w:ins>
      </w:hyperlink>
      <w:ins w:id="827" w:author="PR Preview" w:date="2026-01-01T00:00:00Z">
        <w:r>
          <w:t xml:space="preserve"> </w:t>
        </w:r>
      </w:ins>
      <m:oMath>
        <m:r>
          <m:t>x</m:t>
        </m:r>
      </m:oMath>
      <w:ins w:id="8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del w:id="829" w:author="PR Preview" w:date="2026-01-01T00:00:00Z">
        <w:r>
          <w:rPr>
            <w:b/>
            <w:bCs/>
          </w:rPr>
          <w:delText xml:space="preserve">Definition 5 (Inequality)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An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rPr>
            <w:b/>
            <w:bCs/>
          </w:rPr>
          <w:delText xml:space="preserve">inequality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is a proposition (</w:delText>
        </w:r>
      </w:del>
      <w:hyperlink w:anchor="def-proposition">
        <w:del w:id="83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837" w:author="PR Preview" w:date="2026-01-01T00:00:00Z">
        <w:r>
          <w:delText xml:space="preserve">)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or a predicate (</w:delText>
        </w:r>
      </w:del>
      <w:hyperlink w:anchor="def-predicate">
        <w:del w:id="84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841" w:author="PR Preview" w:date="2026-01-01T00:00:00Z">
        <w:r>
          <w:delText xml:space="preserve">)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that compares two expressions</w:delText>
        </w:r>
      </w:del>
      <w:del w:id="844" w:author="PR Preview" w:date="2026-01-01T00:00:00Z">
        <w:r>
          <w:delText xml:space="preserve"> </w:delText>
        </w:r>
      </w:del>
      <m:oMath>
        <m:r>
          <m:t>a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and</w:delText>
        </w:r>
      </w:del>
      <w:del w:id="847" w:author="PR Preview" w:date="2026-01-01T00:00:00Z">
        <w:r>
          <w:delText xml:space="preserve"> </w:delText>
        </w:r>
      </w:del>
      <m:oMath>
        <m:r>
          <m:t>b</m:t>
        </m:r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whose values are</w:delText>
        </w:r>
      </w:del>
      <w:del w:id="850" w:author="PR Preview" w:date="2026-01-01T00:00:00Z">
        <w:r>
          <w:delText xml:space="preserve"> </w:delText>
        </w:r>
      </w:del>
      <w:hyperlink r:id="rId33">
        <w:del w:id="851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852" w:author="PR Preview" w:date="2026-01-01T00:00:00Z">
        <w:r>
          <w:delText xml:space="preserve">,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in one of the forms:</w:delText>
        </w:r>
      </w:del>
    </w:p>
    <w:p>
      <w:pPr>
        <w:pStyle w:val="FirstParagraph"/>
      </w:pPr>
      <w:ins w:id="855" w:author="PR Preview" w:date="2026-01-01T00:00:00Z">
        <w:r>
          <w:rPr>
            <w:b/>
            <w:bCs/>
          </w:rPr>
          <w:t xml:space="preserve">Definition 12 (Inequality)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An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rPr>
            <w:b/>
            <w:bCs/>
          </w:rPr>
          <w:t xml:space="preserve">inequality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is a proposition (</w:t>
        </w:r>
      </w:ins>
      <w:hyperlink w:anchor="def-proposition">
        <w:ins w:id="86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63" w:author="PR Preview" w:date="2026-01-01T00:00:00Z">
        <w:r>
          <w:t xml:space="preserve">)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or a predicate (</w:t>
        </w:r>
      </w:ins>
      <w:hyperlink w:anchor="def-predicate">
        <w:ins w:id="86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67" w:author="PR Preview" w:date="2026-01-01T00:00:00Z">
        <w:r>
          <w:t xml:space="preserve">)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that compares two expressions</w:t>
        </w:r>
      </w:ins>
      <w:ins w:id="870" w:author="PR Preview" w:date="2026-01-01T00:00:00Z">
        <w:r>
          <w:t xml:space="preserve"> </w:t>
        </w:r>
      </w:ins>
      <m:oMath>
        <m:r>
          <m:t>a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and</w:t>
        </w:r>
      </w:ins>
      <w:ins w:id="873" w:author="PR Preview" w:date="2026-01-01T00:00:00Z">
        <w:r>
          <w:t xml:space="preserve"> </w:t>
        </w:r>
      </w:ins>
      <m:oMath>
        <m:r>
          <m:t>b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whose values are</w:t>
        </w:r>
      </w:ins>
      <w:ins w:id="876" w:author="PR Preview" w:date="2026-01-01T00:00:00Z">
        <w:r>
          <w:t xml:space="preserve"> </w:t>
        </w:r>
      </w:ins>
      <w:hyperlink r:id="rId33">
        <w:ins w:id="877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878" w:author="PR Preview" w:date="2026-01-01T00:00:00Z">
        <w:r>
          <w:t xml:space="preserve">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in one of the forms:</w:t>
        </w:r>
      </w:ins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del w:id="881" w:author="PR Preview" w:date="2026-01-01T00:00:00Z">
        <w:r>
          <w:rPr>
            <w:b/>
            <w:bCs/>
          </w:rPr>
          <w:delText xml:space="preserve">Example 5 (Inequalities)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 </w:delText>
        </w:r>
      </w:del>
    </w:p>
    <w:p>
      <w:pPr>
        <w:pStyle w:val="FirstParagraph"/>
      </w:pPr>
      <w:ins w:id="884" w:author="PR Preview" w:date="2026-01-01T00:00:00Z">
        <w:r>
          <w:rPr>
            <w:b/>
            <w:bCs/>
          </w:rPr>
          <w:t xml:space="preserve">Example 12 (Inequalities)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del w:id="887" w:author="PR Preview" w:date="2026-01-01T00:00:00Z">
        <w:r>
          <w:rPr>
            <w:b/>
            <w:bCs/>
          </w:rPr>
          <w:delText xml:space="preserve">Definition 6 (Logical entailment (logical consequence, deductive consequence))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Propositions or predicates</w:delText>
        </w:r>
      </w:del>
      <w:del w:id="890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(</w:delText>
        </w:r>
      </w:del>
      <w:hyperlink w:anchor="def-proposition">
        <w:del w:id="893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894" w:author="PR Preview" w:date="2026-01-01T00:00:00Z">
        <w:r>
          <w:delText xml:space="preserve">,</w:delText>
        </w:r>
      </w:del>
      <w:del w:id="895" w:author="PR Preview" w:date="2026-01-01T00:00:00Z">
        <w:r>
          <w:delText xml:space="preserve"> </w:delText>
        </w:r>
      </w:del>
      <w:hyperlink w:anchor="def-predicate">
        <w:del w:id="89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897" w:author="PR Preview" w:date="2026-01-01T00:00:00Z">
        <w:r>
          <w:delText xml:space="preserve">)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rPr>
            <w:b/>
            <w:bCs/>
          </w:rPr>
          <w:delText xml:space="preserve">logically entail</w:delText>
        </w:r>
      </w:del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a proposition or predicate</w:delText>
        </w:r>
      </w:del>
      <w:del w:id="902" w:author="PR Preview" w:date="2026-01-01T00:00:00Z">
        <w:r>
          <w:delText xml:space="preserve"> </w:delText>
        </w:r>
      </w:del>
      <m:oMath>
        <m:r>
          <m:t>Q</m:t>
        </m:r>
      </m:oMath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when every choice of values for their variables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that makes all of</w:delText>
        </w:r>
      </w:del>
      <w:del w:id="907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true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also makes</w:delText>
        </w:r>
      </w:del>
      <w:del w:id="912" w:author="PR Preview" w:date="2026-01-01T00:00:00Z">
        <w:r>
          <w:delText xml:space="preserve"> </w:delText>
        </w:r>
      </w:del>
      <m:oMath>
        <m:r>
          <m:t>Q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true.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Then</w:delText>
        </w:r>
      </w:del>
      <w:del w:id="917" w:author="PR Preview" w:date="2026-01-01T00:00:00Z">
        <w:r>
          <w:delText xml:space="preserve"> </w:delText>
        </w:r>
      </w:del>
      <m:oMath>
        <m:r>
          <m:t>Q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is a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rPr>
            <w:b/>
            <w:bCs/>
          </w:rPr>
          <w:delText xml:space="preserve">logical consequence</w:delText>
        </w:r>
      </w:del>
      <w:del w:id="922" w:author="PR Preview" w:date="2026-01-01T00:00:00Z">
        <w:r>
          <w:delText xml:space="preserve">, or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rPr>
            <w:b/>
            <w:bCs/>
          </w:rPr>
          <w:delText xml:space="preserve">deductive consequence</w:delText>
        </w:r>
      </w:del>
      <w:del w:id="925" w:author="PR Preview" w:date="2026-01-01T00:00:00Z">
        <w:r>
          <w:delText xml:space="preserve">,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of</w:delText>
        </w:r>
      </w:del>
      <w:del w:id="92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del w:id="929" w:author="PR Preview" w:date="2026-01-01T00:00:00Z">
        <w:r>
          <w:delText xml:space="preserve">.</w:delText>
        </w:r>
      </w:del>
    </w:p>
    <w:p>
      <w:pPr>
        <w:pStyle w:val="BodyText"/>
      </w:pPr>
      <w:del w:id="930" w:author="PR Preview" w:date="2026-01-01T00:00:00Z">
        <w:r>
          <w:rPr>
            <w:b/>
            <w:bCs/>
          </w:rPr>
          <w:delText xml:space="preserve">Example 6 (Entailment, and its failure)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Let</w:delText>
        </w:r>
      </w:del>
      <w:del w:id="933" w:author="PR Preview" w:date="2026-01-01T00:00:00Z">
        <w:r>
          <w:delText xml:space="preserve"> </w:delText>
        </w:r>
      </w:del>
      <m:oMath>
        <m:r>
          <m:t>x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be an</w:delText>
        </w:r>
      </w:del>
      <w:del w:id="936" w:author="PR Preview" w:date="2026-01-01T00:00:00Z">
        <w:r>
          <w:delText xml:space="preserve"> </w:delText>
        </w:r>
      </w:del>
      <w:hyperlink r:id="rId31">
        <w:del w:id="937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938" w:author="PR Preview" w:date="2026-01-01T00:00:00Z">
        <w:r>
          <w:delText xml:space="preserve">.</w:delText>
        </w:r>
      </w:del>
    </w:p>
    <w:p>
      <w:pPr>
        <w:pStyle w:val="FirstParagraph"/>
      </w:pPr>
      <w:ins w:id="939" w:author="PR Preview" w:date="2026-01-01T00:00:00Z">
        <w:r>
          <w:rPr>
            <w:b/>
            <w:bCs/>
          </w:rPr>
          <w:t xml:space="preserve">Definition 13 (Logical entailment (logical consequence, deductive consequence))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Propositions or predicates</w:t>
        </w:r>
      </w:ins>
      <w:ins w:id="94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(</w:t>
        </w:r>
      </w:ins>
      <w:hyperlink w:anchor="def-proposition">
        <w:ins w:id="94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46" w:author="PR Preview" w:date="2026-01-01T00:00:00Z">
        <w:r>
          <w:t xml:space="preserve">,</w:t>
        </w:r>
      </w:ins>
      <w:ins w:id="947" w:author="PR Preview" w:date="2026-01-01T00:00:00Z">
        <w:r>
          <w:t xml:space="preserve"> </w:t>
        </w:r>
      </w:ins>
      <w:hyperlink w:anchor="def-predicate">
        <w:ins w:id="94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949" w:author="PR Preview" w:date="2026-01-01T00:00:00Z">
        <w:r>
          <w:t xml:space="preserve">)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rPr>
            <w:b/>
            <w:bCs/>
          </w:rPr>
          <w:t xml:space="preserve">logically entail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 proposition or predicate</w:t>
        </w:r>
      </w:ins>
      <w:ins w:id="954" w:author="PR Preview" w:date="2026-01-01T00:00:00Z">
        <w:r>
          <w:t xml:space="preserve"> </w:t>
        </w:r>
      </w:ins>
      <m:oMath>
        <m:r>
          <m:t>Q</m:t>
        </m:r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when every choice of values for their variables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that makes all of</w:t>
        </w:r>
      </w:ins>
      <w:ins w:id="959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true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also makes</w:t>
        </w:r>
      </w:ins>
      <w:ins w:id="964" w:author="PR Preview" w:date="2026-01-01T00:00:00Z">
        <w:r>
          <w:t xml:space="preserve"> </w:t>
        </w:r>
      </w:ins>
      <m:oMath>
        <m:r>
          <m:t>Q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true.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Then</w:t>
        </w:r>
      </w:ins>
      <w:ins w:id="969" w:author="PR Preview" w:date="2026-01-01T00:00:00Z">
        <w:r>
          <w:t xml:space="preserve"> </w:t>
        </w:r>
      </w:ins>
      <m:oMath>
        <m:r>
          <m:t>Q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is a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rPr>
            <w:b/>
            <w:bCs/>
          </w:rPr>
          <w:t xml:space="preserve">logical consequence</w:t>
        </w:r>
      </w:ins>
      <w:ins w:id="974" w:author="PR Preview" w:date="2026-01-01T00:00:00Z">
        <w:r>
          <w:t xml:space="preserve">, or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rPr>
            <w:b/>
            <w:bCs/>
          </w:rPr>
          <w:t xml:space="preserve">deductive consequence</w:t>
        </w:r>
      </w:ins>
      <w:ins w:id="977" w:author="PR Preview" w:date="2026-01-01T00:00:00Z">
        <w:r>
          <w:t xml:space="preserve">,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of</w:t>
        </w:r>
      </w:ins>
      <w:ins w:id="98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981" w:author="PR Preview" w:date="2026-01-01T00:00:00Z">
        <w:r>
          <w:t xml:space="preserve">.</w:t>
        </w:r>
      </w:ins>
    </w:p>
    <w:bookmarkEnd w:id="36"/>
    <w:bookmarkStart w:id="37" w:name="exm-logical-entailment"/>
    <w:p>
      <w:pPr>
        <w:pStyle w:val="BodyText"/>
      </w:pPr>
      <w:ins w:id="982" w:author="PR Preview" w:date="2026-01-01T00:00:00Z">
        <w:r>
          <w:rPr>
            <w:b/>
            <w:bCs/>
          </w:rPr>
          <w:t xml:space="preserve">Example 13 (Entailment, and its failure)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Let</w:t>
        </w:r>
      </w:ins>
      <w:ins w:id="985" w:author="PR Preview" w:date="2026-01-01T00:00:00Z">
        <w:r>
          <w:t xml:space="preserve"> </w:t>
        </w:r>
      </w:ins>
      <m:oMath>
        <m:r>
          <m:t>x</m:t>
        </m:r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be an</w:t>
        </w:r>
      </w:ins>
      <w:ins w:id="988" w:author="PR Preview" w:date="2026-01-01T00:00:00Z">
        <w:r>
          <w:t xml:space="preserve"> </w:t>
        </w:r>
      </w:ins>
      <w:hyperlink r:id="rId31">
        <w:ins w:id="989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99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del w:id="991" w:author="PR Preview" w:date="2026-01-01T00:00:00Z">
        <w:r>
          <w:delText xml:space="preserve">to denote logical entailment (</w:delText>
        </w:r>
      </w:del>
      <w:hyperlink w:anchor="def-logical-entailment">
        <w:del w:id="99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993" w:author="PR Preview" w:date="2026-01-01T00:00:00Z">
        <w:r>
          <w:delText xml:space="preserve">).</w:delText>
        </w:r>
      </w:del>
      <w:del w:id="994" w:author="PR Preview" w:date="2026-01-01T00:00:00Z">
        <w:r>
          <w:delText xml:space="preserve"> </w:delText>
        </w:r>
      </w:del>
      <m:oMath>
        <m:r>
          <m:rPr>
            <m:sty m:val="p"/>
          </m:rPr>
          <m:t>⇒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also writes the connective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“implies”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(</w:delText>
        </w:r>
      </w:del>
      <w:hyperlink w:anchor="def-logical-connective">
        <w:del w:id="1001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002" w:author="PR Preview" w:date="2026-01-01T00:00:00Z">
        <w:r>
          <w:delText xml:space="preserve">);</w:delText>
        </w:r>
      </w:del>
      <w:del w:id="1003" w:author="PR Preview" w:date="2026-01-01T00:00:00Z">
        <w:r>
          <w:delText xml:space="preserve"> </w:delText>
        </w:r>
      </w:del>
      <m:oMath>
        <m:r>
          <m:t>P</m:t>
        </m:r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entails</w:delText>
        </w:r>
      </w:del>
      <w:del w:id="1006" w:author="PR Preview" w:date="2026-01-01T00:00:00Z">
        <w:r>
          <w:delText xml:space="preserve"> </w:delText>
        </w:r>
      </w:del>
      <m:oMath>
        <m:r>
          <m:t>Q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exactly when</w:delText>
        </w:r>
      </w:del>
      <w:del w:id="100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is true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for every choice of values for the variables in</w:delText>
        </w:r>
      </w:del>
      <w:del w:id="1014" w:author="PR Preview" w:date="2026-01-01T00:00:00Z">
        <w:r>
          <w:delText xml:space="preserve"> </w:delText>
        </w:r>
      </w:del>
      <m:oMath>
        <m:r>
          <m:t>P</m:t>
        </m:r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and</w:delText>
        </w:r>
      </w:del>
      <w:del w:id="1017" w:author="PR Preview" w:date="2026-01-01T00:00:00Z">
        <w:r>
          <w:delText xml:space="preserve"> </w:delText>
        </w:r>
      </w:del>
      <m:oMath>
        <m:r>
          <m:t>Q</m:t>
        </m:r>
      </m:oMath>
      <w:del w:id="1018" w:author="PR Preview" w:date="2026-01-01T00:00:00Z">
        <w:r>
          <w:delText xml:space="preserve">.</w:delText>
        </w:r>
      </w:del>
    </w:p>
    <w:p>
      <w:pPr>
        <w:pStyle w:val="FirstParagraph"/>
      </w:pPr>
      <w:ins w:id="1019" w:author="PR Preview" w:date="2026-01-01T00:00:00Z">
        <w:r>
          <w:t xml:space="preserve">to denote logical entailment (</w:t>
        </w:r>
      </w:ins>
      <w:hyperlink w:anchor="def-logical-entailment">
        <w:ins w:id="102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1021" w:author="PR Preview" w:date="2026-01-01T00:00:00Z">
        <w:r>
          <w:t xml:space="preserve">).</w:t>
        </w:r>
      </w:ins>
      <w:ins w:id="1022" w:author="PR Preview" w:date="2026-01-01T00:00:00Z">
        <w:r>
          <w:t xml:space="preserve"> </w:t>
        </w:r>
      </w:ins>
      <m:oMath>
        <m:r>
          <m:rPr>
            <m:sty m:val="p"/>
          </m:rPr>
          <m:t>⇒</m:t>
        </m:r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also writes the connective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“implies”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(</w:t>
        </w:r>
      </w:ins>
      <w:hyperlink w:anchor="def-implies">
        <w:ins w:id="102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030" w:author="PR Preview" w:date="2026-01-01T00:00:00Z">
        <w:r>
          <w:t xml:space="preserve">);</w:t>
        </w:r>
      </w:ins>
      <w:ins w:id="1031" w:author="PR Preview" w:date="2026-01-01T00:00:00Z">
        <w:r>
          <w:t xml:space="preserve"> </w:t>
        </w:r>
      </w:ins>
      <m:oMath>
        <m:r>
          <m:t>P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entails</w:t>
        </w:r>
      </w:ins>
      <w:ins w:id="1034" w:author="PR Preview" w:date="2026-01-01T00:00:00Z">
        <w:r>
          <w:t xml:space="preserve"> </w:t>
        </w:r>
      </w:ins>
      <m:oMath>
        <m:r>
          <m:t>Q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exactly when</w:t>
        </w:r>
      </w:ins>
      <w:ins w:id="10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is true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for every choice of values for the variables in</w:t>
        </w:r>
      </w:ins>
      <w:ins w:id="1042" w:author="PR Preview" w:date="2026-01-01T00:00:00Z">
        <w:r>
          <w:t xml:space="preserve"> </w:t>
        </w:r>
      </w:ins>
      <m:oMath>
        <m:r>
          <m:t>P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and</w:t>
        </w:r>
      </w:ins>
      <w:ins w:id="1045" w:author="PR Preview" w:date="2026-01-01T00:00:00Z">
        <w:r>
          <w:t xml:space="preserve"> </w:t>
        </w:r>
      </w:ins>
      <m:oMath>
        <m:r>
          <m:t>Q</m:t>
        </m:r>
      </m:oMath>
      <w:ins w:id="1046" w:author="PR Preview" w:date="2026-01-01T00:00:00Z">
        <w:r>
          <w:t xml:space="preserve">.</w:t>
        </w:r>
      </w:ins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del w:id="1047" w:author="PR Preview" w:date="2026-01-01T00:00:00Z">
        <w:r>
          <w:rPr>
            <w:b/>
            <w:bCs/>
          </w:rPr>
          <w:delText xml:space="preserve">Definition 7 (Proof)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A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rPr>
            <w:b/>
            <w:bCs/>
          </w:rPr>
          <w:delText xml:space="preserve">proof</w:delText>
        </w:r>
      </w:del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of a proposition (</w:delText>
        </w:r>
      </w:del>
      <w:hyperlink w:anchor="def-proposition">
        <w:del w:id="1054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055" w:author="PR Preview" w:date="2026-01-01T00:00:00Z">
        <w:r>
          <w:delText xml:space="preserve">)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is a finite list of statements that ends with that proposition,</w:delText>
        </w:r>
      </w:del>
      <w:del w:id="1058" w:author="PR Preview" w:date="2026-01-01T00:00:00Z">
        <w:r>
          <w:delText xml:space="preserve"> </w:delText>
        </w:r>
      </w:del>
      <w:del w:id="1059" w:author="PR Preview" w:date="2026-01-01T00:00:00Z">
        <w:r>
          <w:delText xml:space="preserve">in which each statement is</w:delText>
        </w:r>
      </w:del>
    </w:p>
    <w:p>
      <w:pPr>
        <w:pStyle w:val="BodyText"/>
      </w:pPr>
      <w:ins w:id="1060" w:author="PR Preview" w:date="2026-01-01T00:00:00Z">
        <w:r>
          <w:rPr>
            <w:b/>
            <w:bCs/>
          </w:rPr>
          <w:t xml:space="preserve">Definition 14 (Proof)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A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rPr>
            <w:b/>
            <w:bCs/>
          </w:rPr>
          <w:t xml:space="preserve">proof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of a proposition (</w:t>
        </w:r>
      </w:ins>
      <w:hyperlink w:anchor="def-proposition">
        <w:ins w:id="106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68" w:author="PR Preview" w:date="2026-01-01T00:00:00Z">
        <w:r>
          <w:t xml:space="preserve">)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is a finite list of statements that ends with that proposition,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in which each statement is</w:t>
        </w:r>
      </w:ins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del w:id="1073" w:author="PR Preview" w:date="2026-01-01T00:00:00Z">
        <w:r>
          <w:rPr>
            <w:b/>
            <w:bCs/>
          </w:rPr>
          <w:delText xml:space="preserve">Example 7 (The sum of two even integers is even)</w:delText>
        </w:r>
      </w:del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Let</w:delText>
        </w:r>
      </w:del>
      <w:del w:id="1076" w:author="PR Preview" w:date="2026-01-01T00:00:00Z">
        <w:r>
          <w:delText xml:space="preserve"> </w:delText>
        </w:r>
      </w:del>
      <m:oMath>
        <m:r>
          <m:t>a</m:t>
        </m:r>
      </m:oMath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and</w:delText>
        </w:r>
      </w:del>
      <w:del w:id="1079" w:author="PR Preview" w:date="2026-01-01T00:00:00Z">
        <w:r>
          <w:delText xml:space="preserve"> </w:delText>
        </w:r>
      </w:del>
      <m:oMath>
        <m:r>
          <m:t>b</m:t>
        </m:r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be even integers (</w:delText>
        </w:r>
      </w:del>
      <w:hyperlink r:id="rId10">
        <w:del w:id="1082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1083" w:author="PR Preview" w:date="2026-01-01T00:00:00Z">
        <w:r>
          <w:delText xml:space="preserve">).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Then</w:delText>
        </w:r>
      </w:del>
      <w:del w:id="108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and</w:delText>
        </w:r>
      </w:del>
      <w:del w:id="108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for some integers</w:delText>
        </w:r>
      </w:del>
      <w:del w:id="1092" w:author="PR Preview" w:date="2026-01-01T00:00:00Z">
        <w:r>
          <w:delText xml:space="preserve"> </w:delText>
        </w:r>
      </w:del>
      <m:oMath>
        <m:r>
          <m:t>j</m:t>
        </m:r>
      </m:oMath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and</w:delText>
        </w:r>
      </w:del>
      <w:del w:id="1095" w:author="PR Preview" w:date="2026-01-01T00:00:00Z">
        <w:r>
          <w:delText xml:space="preserve"> </w:delText>
        </w:r>
      </w:del>
      <m:oMath>
        <m:r>
          <m:t>k</m:t>
        </m:r>
      </m:oMath>
      <w:del w:id="1096" w:author="PR Preview" w:date="2026-01-01T00:00:00Z">
        <w:r>
          <w:delText xml:space="preserve">, and</w:delText>
        </w:r>
      </w:del>
    </w:p>
    <w:p>
      <w:pPr>
        <w:pStyle w:val="FirstParagraph"/>
      </w:pPr>
      <w:ins w:id="1097" w:author="PR Preview" w:date="2026-01-01T00:00:00Z">
        <w:r>
          <w:rPr>
            <w:b/>
            <w:bCs/>
          </w:rPr>
          <w:t xml:space="preserve">Example 14 (The sum of two even integers is even)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Let</w:t>
        </w:r>
      </w:ins>
      <w:ins w:id="1100" w:author="PR Preview" w:date="2026-01-01T00:00:00Z">
        <w:r>
          <w:t xml:space="preserve"> </w:t>
        </w:r>
      </w:ins>
      <m:oMath>
        <m:r>
          <m:t>a</m:t>
        </m:r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and</w:t>
        </w:r>
      </w:ins>
      <w:ins w:id="1103" w:author="PR Preview" w:date="2026-01-01T00:00:00Z">
        <w:r>
          <w:t xml:space="preserve"> </w:t>
        </w:r>
      </w:ins>
      <m:oMath>
        <m:r>
          <m:t>b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be even integers (</w:t>
        </w:r>
      </w:ins>
      <w:hyperlink r:id="rId10">
        <w:ins w:id="1106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1107" w:author="PR Preview" w:date="2026-01-01T00:00:00Z">
        <w:r>
          <w:t xml:space="preserve">).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Then</w:t>
        </w:r>
      </w:ins>
      <w:ins w:id="11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and</w:t>
        </w:r>
      </w:ins>
      <w:ins w:id="111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for some integers</w:t>
        </w:r>
      </w:ins>
      <w:ins w:id="1116" w:author="PR Preview" w:date="2026-01-01T00:00:00Z">
        <w:r>
          <w:t xml:space="preserve"> </w:t>
        </w:r>
      </w:ins>
      <m:oMath>
        <m:r>
          <m:t>j</m:t>
        </m:r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and</w:t>
        </w:r>
      </w:ins>
      <w:ins w:id="1119" w:author="PR Preview" w:date="2026-01-01T00:00:00Z">
        <w:r>
          <w:t xml:space="preserve"> </w:t>
        </w:r>
      </w:ins>
      <m:oMath>
        <m:r>
          <m:t>k</m:t>
        </m:r>
      </m:oMath>
      <w:ins w:id="1120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del w:id="1121" w:author="PR Preview" w:date="2026-01-01T00:00:00Z">
        <w:r>
          <w:rPr>
            <w:b/>
            <w:bCs/>
          </w:rPr>
          <w:delText xml:space="preserve">Definition 8 (Derivation)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A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rPr>
            <w:b/>
            <w:bCs/>
          </w:rPr>
          <w:delText xml:space="preserve">derivation</w:delText>
        </w:r>
      </w:del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is a proof (</w:delText>
        </w:r>
      </w:del>
      <w:hyperlink w:anchor="def-proof">
        <w:del w:id="112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129" w:author="PR Preview" w:date="2026-01-01T00:00:00Z">
        <w:r>
          <w:delText xml:space="preserve">), or a part of one,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written as a chain of expressions, one per line,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in which each line is joined to the line before it</w:delText>
        </w:r>
      </w:del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by</w:delText>
        </w:r>
      </w:del>
      <w:del w:id="1136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or by an inequality sign (</w:delText>
        </w:r>
      </w:del>
      <w:hyperlink w:anchor="def-inequality">
        <w:del w:id="113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140" w:author="PR Preview" w:date="2026-01-01T00:00:00Z">
        <w:r>
          <w:delText xml:space="preserve">),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and carries an annotation that names the reason that step holds: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an assumption, a definition, a previously proved result, or a rule of algebra.</w:delText>
        </w:r>
      </w:del>
    </w:p>
    <w:p>
      <w:pPr>
        <w:pStyle w:val="BodyText"/>
      </w:pPr>
      <w:del w:id="1145" w:author="PR Preview" w:date="2026-01-01T00:00:00Z">
        <w:r>
          <w:rPr>
            <w:b/>
            <w:bCs/>
          </w:rPr>
          <w:delText xml:space="preserve">Example 8 (A derivation with equalities and inequalities)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For every real number</w:delText>
        </w:r>
      </w:del>
      <w:del w:id="1148" w:author="PR Preview" w:date="2026-01-01T00:00:00Z">
        <w:r>
          <w:delText xml:space="preserve"> </w:delText>
        </w:r>
      </w:del>
      <m:oMath>
        <m:r>
          <m:t>x</m:t>
        </m:r>
      </m:oMath>
      <w:del w:id="1149" w:author="PR Preview" w:date="2026-01-01T00:00:00Z">
        <w:r>
          <w:delText xml:space="preserve">:</w:delText>
        </w:r>
      </w:del>
    </w:p>
    <w:p>
      <w:pPr>
        <w:pStyle w:val="FirstParagraph"/>
      </w:pPr>
      <w:ins w:id="1150" w:author="PR Preview" w:date="2026-01-01T00:00:00Z">
        <w:r>
          <w:rPr>
            <w:b/>
            <w:bCs/>
          </w:rPr>
          <w:t xml:space="preserve">Definition 15 (Derivation)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A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rPr>
            <w:b/>
            <w:bCs/>
          </w:rPr>
          <w:t xml:space="preserve">derivation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is a proof (</w:t>
        </w:r>
      </w:ins>
      <w:hyperlink w:anchor="def-proof">
        <w:ins w:id="115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58" w:author="PR Preview" w:date="2026-01-01T00:00:00Z">
        <w:r>
          <w:t xml:space="preserve">), or a part of one,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written as a chain of expressions, one per line,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in which each line is joined to the line before it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by</w:t>
        </w:r>
      </w:ins>
      <w:ins w:id="1165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or by an inequality sign (</w:t>
        </w:r>
      </w:ins>
      <w:hyperlink w:anchor="def-inequality">
        <w:ins w:id="1168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169" w:author="PR Preview" w:date="2026-01-01T00:00:00Z">
        <w:r>
          <w:t xml:space="preserve">),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and carries an annotation that names the reason that step holds: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an assumption, a definition, a previously proved result, or a rule of algebra.</w:t>
        </w:r>
      </w:ins>
    </w:p>
    <w:bookmarkEnd w:id="42"/>
    <w:bookmarkStart w:id="44" w:name="exm-derivation"/>
    <w:p>
      <w:pPr>
        <w:pStyle w:val="BodyText"/>
      </w:pPr>
      <w:ins w:id="1174" w:author="PR Preview" w:date="2026-01-01T00:00:00Z">
        <w:r>
          <w:rPr>
            <w:b/>
            <w:bCs/>
          </w:rPr>
          <w:t xml:space="preserve">Example 15 (A derivation with equalities and inequalities)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For every real number</w:t>
        </w:r>
      </w:ins>
      <w:ins w:id="1177" w:author="PR Preview" w:date="2026-01-01T00:00:00Z">
        <w:r>
          <w:t xml:space="preserve"> </w:t>
        </w:r>
      </w:ins>
      <m:oMath>
        <m:r>
          <m:t>x</m:t>
        </m:r>
      </m:oMath>
      <w:ins w:id="11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del w:id="1179" w:author="PR Preview" w:date="2026-01-01T00:00:00Z">
        <w:r>
          <w:rPr>
            <w:b/>
            <w:bCs/>
          </w:rPr>
          <w:delText xml:space="preserve">Theorem 1 (What a derivation shows)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Consider a derivation (</w:delText>
        </w:r>
      </w:del>
      <w:hyperlink w:anchor="def-derivation">
        <w:del w:id="118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183" w:author="PR Preview" w:date="2026-01-01T00:00:00Z">
        <w:r>
          <w:delText xml:space="preserve">) with expressions</w:delText>
        </w:r>
      </w:del>
      <w:del w:id="1184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del w:id="1185" w:author="PR Preview" w:date="2026-01-01T00:00:00Z">
        <w:r>
          <w:delText xml:space="preserve">,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where each line</w:delText>
        </w:r>
      </w:del>
      <w:del w:id="1188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j</m:t>
            </m:r>
          </m:sub>
        </m:sSub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is joined to the line</w:delText>
        </w:r>
      </w:del>
      <w:del w:id="1191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before it by</w:delText>
        </w:r>
      </w:del>
      <w:del w:id="1194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195" w:author="PR Preview" w:date="2026-01-01T00:00:00Z">
        <w:r>
          <w:delText xml:space="preserve">,</w:delText>
        </w:r>
      </w:del>
      <w:del w:id="1196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or</w:delText>
        </w:r>
      </w:del>
      <w:del w:id="1199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1200" w:author="PR Preview" w:date="2026-01-01T00:00:00Z">
        <w:r>
          <w:delText xml:space="preserve">.</w:delText>
        </w:r>
      </w:del>
    </w:p>
    <w:p>
      <w:pPr>
        <w:pStyle w:val="BodyText"/>
      </w:pPr>
      <w:ins w:id="1201" w:author="PR Preview" w:date="2026-01-01T00:00:00Z">
        <w:r>
          <w:rPr>
            <w:b/>
            <w:bCs/>
          </w:rPr>
          <w:t xml:space="preserve">Theorem 1 (What a derivation shows)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Consider a derivation (</w:t>
        </w:r>
      </w:ins>
      <w:hyperlink w:anchor="def-derivation">
        <w:ins w:id="120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205" w:author="PR Preview" w:date="2026-01-01T00:00:00Z">
        <w:r>
          <w:t xml:space="preserve">) with expressions</w:t>
        </w:r>
      </w:ins>
      <w:ins w:id="120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ins w:id="1207" w:author="PR Preview" w:date="2026-01-01T00:00:00Z">
        <w:r>
          <w:t xml:space="preserve">,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where each line</w:t>
        </w:r>
      </w:ins>
      <w:ins w:id="1210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</m:sub>
        </m:sSub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is joined to the line</w:t>
        </w:r>
      </w:ins>
      <w:ins w:id="121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before it by</w:t>
        </w:r>
      </w:ins>
      <w:ins w:id="1216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217" w:author="PR Preview" w:date="2026-01-01T00:00:00Z">
        <w:r>
          <w:t xml:space="preserve">,</w:t>
        </w:r>
      </w:ins>
      <w:ins w:id="1218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or</w:t>
        </w:r>
      </w:ins>
      <w:ins w:id="1221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122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49" w:name="exm-derivation-chain"/>
    <w:p>
      <w:pPr>
        <w:pStyle w:val="BodyText"/>
      </w:pPr>
      <w:del w:id="1223" w:author="PR Preview" w:date="2026-01-01T00:00:00Z">
        <w:r>
          <w:rPr>
            <w:b/>
            <w:bCs/>
          </w:rPr>
          <w:delText xml:space="preserve">Example 9 (Checking a derivation line by line)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The derivation in</w:delText>
        </w:r>
      </w:del>
      <w:del w:id="1226" w:author="PR Preview" w:date="2026-01-01T00:00:00Z">
        <w:r>
          <w:delText xml:space="preserve"> </w:delText>
        </w:r>
      </w:del>
      <w:hyperlink w:anchor="exm-derivation">
        <w:del w:id="1227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has the steps</w:delText>
        </w:r>
      </w:del>
      <w:del w:id="1230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231" w:author="PR Preview" w:date="2026-01-01T00:00:00Z">
        <w:r>
          <w:delText xml:space="preserve">,</w:delText>
        </w:r>
      </w:del>
      <w:del w:id="1232" w:author="PR Preview" w:date="2026-01-01T00:00:00Z">
        <w:r>
          <w:delText xml:space="preserve"> </w:delText>
        </w:r>
      </w:del>
      <m:oMath>
        <m:r>
          <m:rPr>
            <m:sty m:val="p"/>
          </m:rPr>
          <m:t>≥</m:t>
        </m:r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and</w:delText>
        </w:r>
      </w:del>
      <w:del w:id="1235" w:author="PR Preview" w:date="2026-01-01T00:00:00Z">
        <w:r>
          <w:delText xml:space="preserve"> </w:delText>
        </w:r>
      </w:del>
      <m:oMath>
        <m:r>
          <m:rPr>
            <m:sty m:val="p"/>
          </m:rPr>
          <m:t>&gt;</m:t>
        </m:r>
      </m:oMath>
      <w:del w:id="1236" w:author="PR Preview" w:date="2026-01-01T00:00:00Z">
        <w:r>
          <w:delText xml:space="preserve">,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so by</w:delText>
        </w:r>
      </w:del>
      <w:del w:id="1239" w:author="PR Preview" w:date="2026-01-01T00:00:00Z">
        <w:r>
          <w:delText xml:space="preserve"> </w:delText>
        </w:r>
      </w:del>
      <w:hyperlink w:anchor="thm-derivation-chain">
        <w:del w:id="1240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it shows</w:delText>
        </w:r>
      </w:del>
      <w:del w:id="12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del w:id="1244" w:author="PR Preview" w:date="2026-01-01T00:00:00Z">
        <w:r>
          <w:delText xml:space="preserve">.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The code evaluates the four lines of that derivation at several values of</w:delText>
        </w:r>
      </w:del>
      <w:del w:id="1247" w:author="PR Preview" w:date="2026-01-01T00:00:00Z">
        <w:r>
          <w:delText xml:space="preserve"> </w:delText>
        </w:r>
      </w:del>
      <m:oMath>
        <m:r>
          <m:t>x</m:t>
        </m:r>
      </m:oMath>
      <w:del w:id="1248" w:author="PR Preview" w:date="2026-01-01T00:00:00Z">
        <w:r>
          <w:delText xml:space="preserve">,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and checks each step and the comparison of the first line with the last.</w:delText>
        </w:r>
      </w:del>
    </w:p>
    <w:p>
      <w:pPr>
        <w:pStyle w:val="BodyText"/>
      </w:pPr>
      <w:ins w:id="1251" w:author="PR Preview" w:date="2026-01-01T00:00:00Z">
        <w:r>
          <w:rPr>
            <w:b/>
            <w:bCs/>
          </w:rPr>
          <w:t xml:space="preserve">Example 16 (Checking a derivation line by line)</w:t>
        </w:r>
      </w:ins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The derivation in</w:t>
        </w:r>
      </w:ins>
      <w:ins w:id="1254" w:author="PR Preview" w:date="2026-01-01T00:00:00Z">
        <w:r>
          <w:t xml:space="preserve"> </w:t>
        </w:r>
      </w:ins>
      <w:hyperlink w:anchor="exm-derivation">
        <w:ins w:id="1255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has the steps</w:t>
        </w:r>
      </w:ins>
      <w:ins w:id="1258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1259" w:author="PR Preview" w:date="2026-01-01T00:00:00Z">
        <w:r>
          <w:t xml:space="preserve">,</w:t>
        </w:r>
      </w:ins>
      <w:ins w:id="1260" w:author="PR Preview" w:date="2026-01-01T00:00:00Z">
        <w:r>
          <w:t xml:space="preserve"> </w:t>
        </w:r>
      </w:ins>
      <m:oMath>
        <m:r>
          <m:rPr>
            <m:sty m:val="p"/>
          </m:rPr>
          <m:t>≥</m:t>
        </m:r>
      </m:oMath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and</w:t>
        </w:r>
      </w:ins>
      <w:ins w:id="1263" w:author="PR Preview" w:date="2026-01-01T00:00:00Z">
        <w:r>
          <w:t xml:space="preserve"> </w:t>
        </w:r>
      </w:ins>
      <m:oMath>
        <m:r>
          <m:rPr>
            <m:sty m:val="p"/>
          </m:rPr>
          <m:t>&gt;</m:t>
        </m:r>
      </m:oMath>
      <w:ins w:id="1264" w:author="PR Preview" w:date="2026-01-01T00:00:00Z">
        <w:r>
          <w:t xml:space="preserve">,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so by</w:t>
        </w:r>
      </w:ins>
      <w:ins w:id="1267" w:author="PR Preview" w:date="2026-01-01T00:00:00Z">
        <w:r>
          <w:t xml:space="preserve"> </w:t>
        </w:r>
      </w:ins>
      <w:hyperlink w:anchor="thm-derivation-chain">
        <w:ins w:id="126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it shows</w:t>
        </w:r>
      </w:ins>
      <w:ins w:id="12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ins w:id="1272" w:author="PR Preview" w:date="2026-01-01T00:00:00Z">
        <w:r>
          <w:t xml:space="preserve">.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The code evaluates the four lines of that derivation at several values of</w:t>
        </w:r>
      </w:ins>
      <w:ins w:id="1275" w:author="PR Preview" w:date="2026-01-01T00:00:00Z">
        <w:r>
          <w:t xml:space="preserve"> </w:t>
        </w:r>
      </w:ins>
      <m:oMath>
        <m:r>
          <m:t>x</m:t>
        </m:r>
      </m:oMath>
      <w:ins w:id="1276" w:author="PR Preview" w:date="2026-01-01T00:00:00Z">
        <w:r>
          <w:t xml:space="preserve">,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and checks each step and the comparison of the first line with the last.</w:t>
        </w:r>
      </w:ins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49"/>
    <w:bookmarkStart w:id="50" w:name="def-result"/>
    <w:p>
      <w:pPr>
        <w:pStyle w:val="BodyText"/>
      </w:pPr>
      <w:del w:id="1279" w:author="PR Preview" w:date="2026-01-01T00:00:00Z">
        <w:r>
          <w:rPr>
            <w:b/>
            <w:bCs/>
          </w:rPr>
          <w:delText xml:space="preserve">Definition 9 (Result, theorem, lemma, and corollary)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A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rPr>
            <w:b/>
            <w:bCs/>
          </w:rPr>
          <w:delText xml:space="preserve">result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is a proposition (</w:delText>
        </w:r>
      </w:del>
      <w:hyperlink w:anchor="def-proposition">
        <w:del w:id="128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287" w:author="PR Preview" w:date="2026-01-01T00:00:00Z">
        <w:r>
          <w:delText xml:space="preserve">)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that has a proof (</w:delText>
        </w:r>
      </w:del>
      <w:hyperlink w:anchor="def-proof">
        <w:del w:id="12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291" w:author="PR Preview" w:date="2026-01-01T00:00:00Z">
        <w:r>
          <w:delText xml:space="preserve">).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These notes label each result by its role:</w:delText>
        </w:r>
      </w:del>
    </w:p>
    <w:p>
      <w:pPr>
        <w:pStyle w:val="Compact"/>
        <w:numPr>
          <w:ilvl w:val="0"/>
          <w:numId w:val="1015"/>
        </w:numPr>
      </w:pPr>
      <w:del w:id="1294" w:author="PR Preview" w:date="2026-01-01T00:00:00Z">
        <w:r>
          <w:delText xml:space="preserve">a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rPr>
            <w:b/>
            <w:bCs/>
          </w:rPr>
          <w:delText xml:space="preserve">theorem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is a result of interest in its own right;</w:delText>
        </w:r>
      </w:del>
    </w:p>
    <w:p>
      <w:pPr>
        <w:pStyle w:val="Compact"/>
        <w:numPr>
          <w:ilvl w:val="0"/>
          <w:numId w:val="1015"/>
        </w:numPr>
      </w:pPr>
      <w:del w:id="1299" w:author="PR Preview" w:date="2026-01-01T00:00:00Z">
        <w:r>
          <w:delText xml:space="preserve">a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rPr>
            <w:b/>
            <w:bCs/>
          </w:rPr>
          <w:delText xml:space="preserve">lemma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is a result proved mainly as a step in the proof of another result;</w:delText>
        </w:r>
      </w:del>
    </w:p>
    <w:p>
      <w:pPr>
        <w:pStyle w:val="Compact"/>
        <w:numPr>
          <w:ilvl w:val="0"/>
          <w:numId w:val="1015"/>
        </w:numPr>
      </w:pPr>
      <w:del w:id="1304" w:author="PR Preview" w:date="2026-01-01T00:00:00Z">
        <w:r>
          <w:delText xml:space="preserve">a</w:delText>
        </w:r>
      </w:del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rPr>
            <w:b/>
            <w:bCs/>
          </w:rPr>
          <w:delText xml:space="preserve">corollary</w:delText>
        </w:r>
      </w:del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is a result that follows from a theorem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with little extra work.</w:delText>
        </w:r>
      </w:del>
    </w:p>
    <w:p>
      <w:pPr>
        <w:pStyle w:val="BodyText"/>
      </w:pPr>
      <w:ins w:id="1311" w:author="PR Preview" w:date="2026-01-01T00:00:00Z">
        <w:r>
          <w:rPr>
            <w:b/>
            <w:bCs/>
          </w:rPr>
          <w:t xml:space="preserve">Definition 16 (Result)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A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rPr>
            <w:b/>
            <w:bCs/>
          </w:rPr>
          <w:t xml:space="preserve">result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is a proposition (</w:t>
        </w:r>
      </w:ins>
      <w:hyperlink w:anchor="def-proposition">
        <w:ins w:id="131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19" w:author="PR Preview" w:date="2026-01-01T00:00:00Z">
        <w:r>
          <w:t xml:space="preserve">)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that has a proof (</w:t>
        </w:r>
      </w:ins>
      <w:hyperlink w:anchor="def-proof">
        <w:ins w:id="132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323" w:author="PR Preview" w:date="2026-01-01T00:00:00Z">
        <w:r>
          <w:t xml:space="preserve">).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These notes label each result by its role: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as a theorem (</w:t>
        </w:r>
      </w:ins>
      <w:hyperlink w:anchor="def-theorem">
        <w:ins w:id="1328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329" w:author="PR Preview" w:date="2026-01-01T00:00:00Z">
        <w:r>
          <w:t xml:space="preserve">), a lemma (</w:t>
        </w:r>
      </w:ins>
      <w:hyperlink w:anchor="def-lemma">
        <w:ins w:id="1330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331" w:author="PR Preview" w:date="2026-01-01T00:00:00Z">
        <w:r>
          <w:t xml:space="preserve">), or a corollary (</w:t>
        </w:r>
      </w:ins>
      <w:hyperlink w:anchor="def-corollary">
        <w:ins w:id="133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333" w:author="PR Preview" w:date="2026-01-01T00:00:00Z">
        <w:r>
          <w:t xml:space="preserve">).</w:t>
        </w:r>
      </w:ins>
    </w:p>
    <w:bookmarkEnd w:id="50"/>
    <w:bookmarkStart w:id="51" w:name="exm-result"/>
    <w:p>
      <w:pPr>
        <w:pStyle w:val="BodyText"/>
      </w:pPr>
      <w:ins w:id="1334" w:author="PR Preview" w:date="2026-01-01T00:00:00Z">
        <w:r>
          <w:rPr>
            <w:b/>
            <w:bCs/>
          </w:rPr>
          <w:t xml:space="preserve">Example 17 (A proposition that is a result, and one that is not)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“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1337" w:author="PR Preview" w:date="2026-01-01T00:00:00Z">
        <w:r>
          <w:t xml:space="preserve">”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is a proposition (</w:t>
        </w:r>
      </w:ins>
      <w:hyperlink w:anchor="def-proposition">
        <w:ins w:id="134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41" w:author="PR Preview" w:date="2026-01-01T00:00:00Z">
        <w:r>
          <w:t xml:space="preserve">) that has a proof,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the computation of</w:t>
        </w:r>
      </w:ins>
      <w:ins w:id="134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</m:oMath>
      <w:ins w:id="1345" w:author="PR Preview" w:date="2026-01-01T00:00:00Z">
        <w:r>
          <w:t xml:space="preserve">,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so it is a result.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“</w:t>
        </w:r>
      </w:ins>
      <m:oMath>
        <m:r>
          <m:t>7</m:t>
        </m:r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is</w:t>
        </w:r>
      </w:ins>
      <w:ins w:id="1352" w:author="PR Preview" w:date="2026-01-01T00:00:00Z">
        <w:r>
          <w:t xml:space="preserve"> </w:t>
        </w:r>
      </w:ins>
      <w:hyperlink r:id="rId10">
        <w:ins w:id="1353" w:author="PR Preview" w:date="2026-01-01T00:00:00Z">
          <w:r>
            <w:rPr>
              <w:rStyle w:val="Hyperlink"/>
            </w:rPr>
            <w:t xml:space="preserve">even</w:t>
          </w:r>
        </w:ins>
      </w:hyperlink>
      <w:ins w:id="1354" w:author="PR Preview" w:date="2026-01-01T00:00:00Z">
        <w:r>
          <w:t xml:space="preserve">”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is a proposition that is false,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so it has no proof and is not a result.</w:t>
        </w:r>
      </w:ins>
    </w:p>
    <w:bookmarkEnd w:id="51"/>
    <w:bookmarkStart w:id="52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2"/>
    <w:bookmarkStart w:id="53" w:name="def-theorem"/>
    <w:p>
      <w:pPr>
        <w:pStyle w:val="BodyText"/>
      </w:pPr>
      <w:del w:id="1359" w:author="PR Preview" w:date="2026-01-01T00:00:00Z">
        <w:r>
          <w:rPr>
            <w:b/>
            <w:bCs/>
          </w:rPr>
          <w:delText xml:space="preserve">Example 10 (A corollary of a result)</w:delText>
        </w:r>
      </w:del>
      <w:del w:id="1360" w:author="PR Preview" w:date="2026-01-01T00:00:00Z">
        <w:r>
          <w:delText xml:space="preserve"> </w:delText>
        </w:r>
      </w:del>
      <w:hyperlink w:anchor="exm-proof">
        <w:del w:id="1361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proves the result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“the sum of two even integers is even”</w:delText>
        </w:r>
      </w:del>
      <w:del w:id="1366" w:author="PR Preview" w:date="2026-01-01T00:00:00Z">
        <w:r>
          <w:delText xml:space="preserve">.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A corollary follows with little extra work:</w:delText>
        </w:r>
      </w:del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the sum of three even integers</w:delText>
        </w:r>
      </w:del>
      <w:del w:id="1371" w:author="PR Preview" w:date="2026-01-01T00:00:00Z">
        <w:r>
          <w:delText xml:space="preserve"> </w:delText>
        </w:r>
      </w:del>
      <m:oMath>
        <m:r>
          <m:t>a</m:t>
        </m:r>
      </m:oMath>
      <w:del w:id="1372" w:author="PR Preview" w:date="2026-01-01T00:00:00Z">
        <w:r>
          <w:delText xml:space="preserve">,</w:delText>
        </w:r>
      </w:del>
      <w:del w:id="1373" w:author="PR Preview" w:date="2026-01-01T00:00:00Z">
        <w:r>
          <w:delText xml:space="preserve"> </w:delText>
        </w:r>
      </w:del>
      <m:oMath>
        <m:r>
          <m:t>b</m:t>
        </m:r>
      </m:oMath>
      <w:del w:id="1374" w:author="PR Preview" w:date="2026-01-01T00:00:00Z">
        <w:r>
          <w:delText xml:space="preserve">, and</w:delText>
        </w:r>
      </w:del>
      <w:del w:id="1375" w:author="PR Preview" w:date="2026-01-01T00:00:00Z">
        <w:r>
          <w:delText xml:space="preserve"> </w:delText>
        </w:r>
      </w:del>
      <m:oMath>
        <m:r>
          <m:t>c</m:t>
        </m:r>
      </m:oMath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is even,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because</w:delText>
        </w:r>
      </w:del>
      <w:del w:id="138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del w:id="1381" w:author="PR Preview" w:date="2026-01-01T00:00:00Z">
        <w:r>
          <w:delText xml:space="preserve">,</w:delText>
        </w:r>
      </w:del>
      <w:del w:id="138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is even by that result,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and applying the result again to the even integers</w:delText>
        </w:r>
      </w:del>
      <w:del w:id="138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and</w:delText>
        </w:r>
      </w:del>
      <w:del w:id="1390" w:author="PR Preview" w:date="2026-01-01T00:00:00Z">
        <w:r>
          <w:delText xml:space="preserve"> </w:delText>
        </w:r>
      </w:del>
      <m:oMath>
        <m:r>
          <m:t>c</m:t>
        </m:r>
      </m:oMath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shows that</w:delText>
        </w:r>
      </w:del>
      <w:del w:id="13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is even.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For example,</w:delText>
        </w:r>
      </w:del>
    </w:p>
    <w:p>
      <w:pPr>
        <w:pStyle w:val="BodyText"/>
      </w:pPr>
      <w:ins w:id="1398" w:author="PR Preview" w:date="2026-01-01T00:00:00Z">
        <w:r>
          <w:rPr>
            <w:b/>
            <w:bCs/>
          </w:rPr>
          <w:t xml:space="preserve">Definition 17 (Theorem)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A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rPr>
            <w:b/>
            <w:bCs/>
          </w:rPr>
          <w:t xml:space="preserve">theorem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is a result (</w:t>
        </w:r>
      </w:ins>
      <w:hyperlink w:anchor="def-result">
        <w:ins w:id="140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406" w:author="PR Preview" w:date="2026-01-01T00:00:00Z">
        <w:r>
          <w:t xml:space="preserve">) of interest in its own right.</w:t>
        </w:r>
      </w:ins>
    </w:p>
    <w:bookmarkEnd w:id="53"/>
    <w:bookmarkStart w:id="54" w:name="exm-theorem-sum-evens"/>
    <w:p>
      <w:pPr>
        <w:pStyle w:val="BodyText"/>
      </w:pPr>
      <w:ins w:id="1407" w:author="PR Preview" w:date="2026-01-01T00:00:00Z">
        <w:r>
          <w:rPr>
            <w:b/>
            <w:bCs/>
          </w:rPr>
          <w:t xml:space="preserve">Example 18 (A theorem)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“The sum of two even integers is even”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is a result:</w:t>
        </w:r>
      </w:ins>
      <w:ins w:id="1412" w:author="PR Preview" w:date="2026-01-01T00:00:00Z">
        <w:r>
          <w:t xml:space="preserve"> </w:t>
        </w:r>
      </w:ins>
      <w:hyperlink w:anchor="exm-proof">
        <w:ins w:id="1413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proves it.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It is of interest in its own right,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since it applies whenever two even integers are added, as in</w:t>
        </w:r>
      </w:ins>
      <w:ins w:id="142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ins w:id="1421" w:author="PR Preview" w:date="2026-01-01T00:00:00Z">
        <w:r>
          <w:t xml:space="preserve">,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so it is a theorem.</w:t>
        </w:r>
      </w:ins>
    </w:p>
    <w:bookmarkEnd w:id="54"/>
    <w:bookmarkStart w:id="55" w:name="def-lemma"/>
    <w:p>
      <w:pPr>
        <w:pStyle w:val="BodyText"/>
      </w:pPr>
      <w:ins w:id="1424" w:author="PR Preview" w:date="2026-01-01T00:00:00Z">
        <w:r>
          <w:rPr>
            <w:b/>
            <w:bCs/>
          </w:rPr>
          <w:t xml:space="preserve">Definition 18 (Lemma)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A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rPr>
            <w:b/>
            <w:bCs/>
          </w:rPr>
          <w:t xml:space="preserve">lemma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is a result (</w:t>
        </w:r>
      </w:ins>
      <w:hyperlink w:anchor="def-result">
        <w:ins w:id="143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432" w:author="PR Preview" w:date="2026-01-01T00:00:00Z">
        <w:r>
          <w:t xml:space="preserve">) proved mainly as a step in the proof of another result.</w:t>
        </w:r>
      </w:ins>
    </w:p>
    <w:bookmarkEnd w:id="55"/>
    <w:bookmarkStart w:id="56" w:name="exm-lemma"/>
    <w:p>
      <w:pPr>
        <w:pStyle w:val="BodyText"/>
      </w:pPr>
      <w:ins w:id="1433" w:author="PR Preview" w:date="2026-01-01T00:00:00Z">
        <w:r>
          <w:rPr>
            <w:b/>
            <w:bCs/>
          </w:rPr>
          <w:t xml:space="preserve">Example 19 (A lemma in the proof of a larger result)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To show that the sum of four even integers</w:t>
        </w:r>
      </w:ins>
      <w:ins w:id="1436" w:author="PR Preview" w:date="2026-01-01T00:00:00Z">
        <w:r>
          <w:t xml:space="preserve"> </w:t>
        </w:r>
      </w:ins>
      <m:oMath>
        <m:r>
          <m:t>a</m:t>
        </m:r>
      </m:oMath>
      <w:ins w:id="1437" w:author="PR Preview" w:date="2026-01-01T00:00:00Z">
        <w:r>
          <w:t xml:space="preserve">,</w:t>
        </w:r>
      </w:ins>
      <w:ins w:id="1438" w:author="PR Preview" w:date="2026-01-01T00:00:00Z">
        <w:r>
          <w:t xml:space="preserve"> </w:t>
        </w:r>
      </w:ins>
      <m:oMath>
        <m:r>
          <m:t>b</m:t>
        </m:r>
      </m:oMath>
      <w:ins w:id="1439" w:author="PR Preview" w:date="2026-01-01T00:00:00Z">
        <w:r>
          <w:t xml:space="preserve">,</w:t>
        </w:r>
      </w:ins>
      <w:ins w:id="1440" w:author="PR Preview" w:date="2026-01-01T00:00:00Z">
        <w:r>
          <w:t xml:space="preserve"> </w:t>
        </w:r>
      </w:ins>
      <m:oMath>
        <m:r>
          <m:t>c</m:t>
        </m:r>
      </m:oMath>
      <w:ins w:id="1441" w:author="PR Preview" w:date="2026-01-01T00:00:00Z">
        <w:r>
          <w:t xml:space="preserve">, and</w:t>
        </w:r>
      </w:ins>
      <w:ins w:id="1442" w:author="PR Preview" w:date="2026-01-01T00:00:00Z">
        <w:r>
          <w:t xml:space="preserve"> </w:t>
        </w:r>
      </w:ins>
      <m:oMath>
        <m:r>
          <m:t>d</m:t>
        </m:r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is even,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write</w:t>
        </w:r>
      </w:ins>
      <w:ins w:id="14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ins w:id="1448" w:author="PR Preview" w:date="2026-01-01T00:00:00Z">
        <w:r>
          <w:t xml:space="preserve">.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By the result of</w:t>
        </w:r>
      </w:ins>
      <w:ins w:id="1451" w:author="PR Preview" w:date="2026-01-01T00:00:00Z">
        <w:r>
          <w:t xml:space="preserve"> </w:t>
        </w:r>
      </w:ins>
      <w:hyperlink w:anchor="exm-proof">
        <w:ins w:id="1452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453" w:author="PR Preview" w:date="2026-01-01T00:00:00Z">
        <w:r>
          <w:t xml:space="preserve">,</w:t>
        </w:r>
      </w:ins>
      <w:ins w:id="14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and</w:t>
        </w:r>
      </w:ins>
      <w:ins w:id="145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d</m:t>
        </m:r>
      </m:oMath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are even,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and applying that result again to these two sums shows that their sum is even.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Here that result is proved mainly as a step in the proof of another result,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so it serves as a lemma.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For example,</w:t>
        </w:r>
      </w:ins>
      <w:ins w:id="146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ins w:id="1469" w:author="PR Preview" w:date="2026-01-01T00:00:00Z">
        <w:r>
          <w:t xml:space="preserve">, which is even.</w:t>
        </w:r>
      </w:ins>
    </w:p>
    <w:bookmarkEnd w:id="56"/>
    <w:bookmarkStart w:id="57" w:name="def-corollary"/>
    <w:p>
      <w:pPr>
        <w:pStyle w:val="BodyText"/>
      </w:pPr>
      <w:ins w:id="1470" w:author="PR Preview" w:date="2026-01-01T00:00:00Z">
        <w:r>
          <w:rPr>
            <w:b/>
            <w:bCs/>
          </w:rPr>
          <w:t xml:space="preserve">Definition 19 (Corollary)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A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rPr>
            <w:b/>
            <w:bCs/>
          </w:rPr>
          <w:t xml:space="preserve">corollary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is a result (</w:t>
        </w:r>
      </w:ins>
      <w:hyperlink w:anchor="def-result">
        <w:ins w:id="1477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478" w:author="PR Preview" w:date="2026-01-01T00:00:00Z">
        <w:r>
          <w:t xml:space="preserve">) that follows from a theorem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with little extra work.</w:t>
        </w:r>
      </w:ins>
    </w:p>
    <w:bookmarkEnd w:id="57"/>
    <w:bookmarkStart w:id="58" w:name="exm-theorem"/>
    <w:p>
      <w:pPr>
        <w:pStyle w:val="BodyText"/>
      </w:pPr>
      <w:ins w:id="1481" w:author="PR Preview" w:date="2026-01-01T00:00:00Z">
        <w:r>
          <w:rPr>
            <w:b/>
            <w:bCs/>
          </w:rPr>
          <w:t xml:space="preserve">Example 20 (A corollary of a result)</w:t>
        </w:r>
      </w:ins>
      <w:ins w:id="1482" w:author="PR Preview" w:date="2026-01-01T00:00:00Z">
        <w:r>
          <w:t xml:space="preserve"> </w:t>
        </w:r>
      </w:ins>
      <w:hyperlink w:anchor="exm-proof">
        <w:ins w:id="1483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proves the result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“the sum of two even integers is even”</w:t>
        </w:r>
      </w:ins>
      <w:ins w:id="1488" w:author="PR Preview" w:date="2026-01-01T00:00:00Z">
        <w:r>
          <w:t xml:space="preserve">.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A corollary follows with little extra work: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the sum of three even integers</w:t>
        </w:r>
      </w:ins>
      <w:ins w:id="1493" w:author="PR Preview" w:date="2026-01-01T00:00:00Z">
        <w:r>
          <w:t xml:space="preserve"> </w:t>
        </w:r>
      </w:ins>
      <m:oMath>
        <m:r>
          <m:t>a</m:t>
        </m:r>
      </m:oMath>
      <w:ins w:id="1494" w:author="PR Preview" w:date="2026-01-01T00:00:00Z">
        <w:r>
          <w:t xml:space="preserve">,</w:t>
        </w:r>
      </w:ins>
      <w:ins w:id="1495" w:author="PR Preview" w:date="2026-01-01T00:00:00Z">
        <w:r>
          <w:t xml:space="preserve"> </w:t>
        </w:r>
      </w:ins>
      <m:oMath>
        <m:r>
          <m:t>b</m:t>
        </m:r>
      </m:oMath>
      <w:ins w:id="1496" w:author="PR Preview" w:date="2026-01-01T00:00:00Z">
        <w:r>
          <w:t xml:space="preserve">, and</w:t>
        </w:r>
      </w:ins>
      <w:ins w:id="1497" w:author="PR Preview" w:date="2026-01-01T00:00:00Z">
        <w:r>
          <w:t xml:space="preserve"> </w:t>
        </w:r>
      </w:ins>
      <m:oMath>
        <m:r>
          <m:t>c</m:t>
        </m:r>
      </m:oMath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is even,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because</w:t>
        </w:r>
      </w:ins>
      <w:ins w:id="150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ins w:id="1503" w:author="PR Preview" w:date="2026-01-01T00:00:00Z">
        <w:r>
          <w:t xml:space="preserve">,</w:t>
        </w:r>
      </w:ins>
      <w:ins w:id="150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is even by that result,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and applying the result again to the even integers</w:t>
        </w:r>
      </w:ins>
      <w:ins w:id="15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and</w:t>
        </w:r>
      </w:ins>
      <w:ins w:id="1512" w:author="PR Preview" w:date="2026-01-01T00:00:00Z">
        <w:r>
          <w:t xml:space="preserve"> </w:t>
        </w:r>
      </w:ins>
      <m:oMath>
        <m:r>
          <m:t>c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shows that</w:t>
        </w:r>
      </w:ins>
      <w:ins w:id="15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is even.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8"/>
    <w:bookmarkStart w:id="59" w:name="def-counterexample"/>
    <w:p>
      <w:pPr>
        <w:pStyle w:val="BodyText"/>
      </w:pPr>
      <w:del w:id="1520" w:author="PR Preview" w:date="2026-01-01T00:00:00Z">
        <w:r>
          <w:rPr>
            <w:b/>
            <w:bCs/>
          </w:rPr>
          <w:delText xml:space="preserve">Definition 10 (Counterexample)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A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rPr>
            <w:b/>
            <w:bCs/>
          </w:rPr>
          <w:delText xml:space="preserve">counterexample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to a proposition of the form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“for every</w:delText>
        </w:r>
      </w:del>
      <w:del w:id="1529" w:author="PR Preview" w:date="2026-01-01T00:00:00Z">
        <w:r>
          <w:delText xml:space="preserve"> </w:delText>
        </w:r>
      </w:del>
      <m:oMath>
        <m:r>
          <m:t>x</m:t>
        </m:r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in</w:delText>
        </w:r>
      </w:del>
      <w:del w:id="1532" w:author="PR Preview" w:date="2026-01-01T00:00:00Z">
        <w:r>
          <w:delText xml:space="preserve"> </w:delText>
        </w:r>
      </w:del>
      <m:oMath>
        <m:r>
          <m:t>A</m:t>
        </m:r>
      </m:oMath>
      <w:del w:id="1533" w:author="PR Preview" w:date="2026-01-01T00:00:00Z">
        <w:r>
          <w:delText xml:space="preserve">,</w:delText>
        </w:r>
      </w:del>
      <w:del w:id="153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35" w:author="PR Preview" w:date="2026-01-01T00:00:00Z">
        <w:r>
          <w:delText xml:space="preserve">”</w:delText>
        </w:r>
      </w:del>
      <w:del w:id="1536" w:author="PR Preview" w:date="2026-01-01T00:00:00Z">
        <w:r>
          <w:delText xml:space="preserve">,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where</w:delText>
        </w:r>
      </w:del>
      <w:del w:id="153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is a predicate (</w:delText>
        </w:r>
      </w:del>
      <w:hyperlink w:anchor="def-predicate">
        <w:del w:id="154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543" w:author="PR Preview" w:date="2026-01-01T00:00:00Z">
        <w:r>
          <w:delText xml:space="preserve">),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is an element</w:delText>
        </w:r>
      </w:del>
      <w:del w:id="1546" w:author="PR Preview" w:date="2026-01-01T00:00:00Z">
        <w:r>
          <w:delText xml:space="preserve"> </w:delText>
        </w:r>
      </w:del>
      <m:oMath>
        <m:r>
          <m:t>x</m:t>
        </m:r>
      </m:oMath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of</w:delText>
        </w:r>
      </w:del>
      <w:del w:id="1549" w:author="PR Preview" w:date="2026-01-01T00:00:00Z">
        <w:r>
          <w:delText xml:space="preserve"> </w:delText>
        </w:r>
      </w:del>
      <m:oMath>
        <m:r>
          <m:t>A</m:t>
        </m:r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for which</w:delText>
        </w:r>
      </w:del>
      <w:del w:id="155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is false.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 single counterexample shows that the proposition is false.</w:delText>
        </w:r>
      </w:del>
    </w:p>
    <w:p>
      <w:pPr>
        <w:pStyle w:val="BodyText"/>
      </w:pPr>
      <w:del w:id="1557" w:author="PR Preview" w:date="2026-01-01T00:00:00Z">
        <w:r>
          <w:rPr>
            <w:b/>
            <w:bCs/>
          </w:rPr>
          <w:delText xml:space="preserve">Example 11 (A counterexample)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The proposition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“for every integer</w:delText>
        </w:r>
      </w:del>
      <w:del w:id="1562" w:author="PR Preview" w:date="2026-01-01T00:00:00Z">
        <w:r>
          <w:delText xml:space="preserve"> </w:delText>
        </w:r>
      </w:del>
      <m:oMath>
        <m:r>
          <m:t>n</m:t>
        </m:r>
      </m:oMath>
      <w:del w:id="1563" w:author="PR Preview" w:date="2026-01-01T00:00:00Z">
        <w:r>
          <w:delText xml:space="preserve">,</w:delText>
        </w:r>
      </w:del>
      <w:del w:id="156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del w:id="1565" w:author="PR Preview" w:date="2026-01-01T00:00:00Z">
        <w:r>
          <w:delText xml:space="preserve">”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is false.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The integer</w:delText>
        </w:r>
      </w:del>
      <w:del w:id="157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0</m:t>
        </m:r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is a counterexample:</w:delText>
        </w:r>
      </w:del>
      <w:del w:id="157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1574" w:author="PR Preview" w:date="2026-01-01T00:00:00Z">
        <w:r>
          <w:delText xml:space="preserve">, and</w:delText>
        </w:r>
      </w:del>
      <w:del w:id="157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&gt;</m:t>
        </m:r>
        <m:r>
          <m:t>0</m:t>
        </m:r>
      </m:oMath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is false.</w:delText>
        </w:r>
      </w:del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The proposition is true for some integers, such as</w:delText>
        </w:r>
      </w:del>
      <w:del w:id="158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1581" w:author="PR Preview" w:date="2026-01-01T00:00:00Z">
        <w:r>
          <w:delText xml:space="preserve">,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since</w:delText>
        </w:r>
      </w:del>
      <w:del w:id="1584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del w:id="1585" w:author="PR Preview" w:date="2026-01-01T00:00:00Z">
        <w:r>
          <w:delText xml:space="preserve">,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but one counterexample is enough to make it false.</w:delText>
        </w:r>
      </w:del>
    </w:p>
    <w:p>
      <w:pPr>
        <w:pStyle w:val="BodyText"/>
      </w:pPr>
      <w:del w:id="1588" w:author="PR Preview" w:date="2026-01-01T00:00:00Z">
        <w:r>
          <w:rPr>
            <w:b/>
            <w:bCs/>
          </w:rPr>
          <w:delText xml:space="preserve">Definition 11 (Converse)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The</w:delText>
        </w:r>
      </w:del>
      <w:del w:id="1591" w:author="PR Preview" w:date="2026-01-01T00:00:00Z">
        <w:r>
          <w:delText xml:space="preserve"> </w:delText>
        </w:r>
      </w:del>
      <w:del w:id="1592" w:author="PR Preview" w:date="2026-01-01T00:00:00Z">
        <w:r>
          <w:rPr>
            <w:b/>
            <w:bCs/>
          </w:rPr>
          <w:delText xml:space="preserve">converse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of the proposition</w:delText>
        </w:r>
      </w:del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“if</w:delText>
        </w:r>
      </w:del>
      <w:del w:id="1597" w:author="PR Preview" w:date="2026-01-01T00:00:00Z">
        <w:r>
          <w:delText xml:space="preserve"> </w:delText>
        </w:r>
      </w:del>
      <m:oMath>
        <m:r>
          <m:t>P</m:t>
        </m:r>
      </m:oMath>
      <w:del w:id="1598" w:author="PR Preview" w:date="2026-01-01T00:00:00Z">
        <w:r>
          <w:delText xml:space="preserve">, then</w:delText>
        </w:r>
      </w:del>
      <w:del w:id="1599" w:author="PR Preview" w:date="2026-01-01T00:00:00Z">
        <w:r>
          <w:delText xml:space="preserve"> </w:delText>
        </w:r>
      </w:del>
      <m:oMath>
        <m:r>
          <m:t>Q</m:t>
        </m:r>
      </m:oMath>
      <w:del w:id="1600" w:author="PR Preview" w:date="2026-01-01T00:00:00Z">
        <w:r>
          <w:delText xml:space="preserve">”</w:delText>
        </w:r>
      </w:del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is the proposition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“if</w:delText>
        </w:r>
      </w:del>
      <w:del w:id="1605" w:author="PR Preview" w:date="2026-01-01T00:00:00Z">
        <w:r>
          <w:delText xml:space="preserve"> </w:delText>
        </w:r>
      </w:del>
      <m:oMath>
        <m:r>
          <m:t>Q</m:t>
        </m:r>
      </m:oMath>
      <w:del w:id="1606" w:author="PR Preview" w:date="2026-01-01T00:00:00Z">
        <w:r>
          <w:delText xml:space="preserve">, then</w:delText>
        </w:r>
      </w:del>
      <w:del w:id="1607" w:author="PR Preview" w:date="2026-01-01T00:00:00Z">
        <w:r>
          <w:delText xml:space="preserve"> </w:delText>
        </w:r>
      </w:del>
      <m:oMath>
        <m:r>
          <m:t>P</m:t>
        </m:r>
      </m:oMath>
      <w:del w:id="1608" w:author="PR Preview" w:date="2026-01-01T00:00:00Z">
        <w:r>
          <w:delText xml:space="preserve">”</w:delText>
        </w:r>
      </w:del>
      <w:del w:id="1609" w:author="PR Preview" w:date="2026-01-01T00:00:00Z">
        <w:r>
          <w:delText xml:space="preserve">.</w:delText>
        </w:r>
      </w:del>
    </w:p>
    <w:p>
      <w:pPr>
        <w:pStyle w:val="BodyText"/>
      </w:pPr>
      <w:del w:id="1610" w:author="PR Preview" w:date="2026-01-01T00:00:00Z">
        <w:r>
          <w:rPr>
            <w:b/>
            <w:bCs/>
          </w:rPr>
          <w:delText xml:space="preserve">Example 12 (A true proposition with a false converse)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For an integer</w:delText>
        </w:r>
      </w:del>
      <w:del w:id="1613" w:author="PR Preview" w:date="2026-01-01T00:00:00Z">
        <w:r>
          <w:delText xml:space="preserve"> </w:delText>
        </w:r>
      </w:del>
      <m:oMath>
        <m:r>
          <m:t>n</m:t>
        </m:r>
      </m:oMath>
      <w:del w:id="1614" w:author="PR Preview" w:date="2026-01-01T00:00:00Z">
        <w:r>
          <w:delText xml:space="preserve">, call</w:delText>
        </w:r>
      </w:del>
      <w:del w:id="1615" w:author="PR Preview" w:date="2026-01-01T00:00:00Z">
        <w:r>
          <w:delText xml:space="preserve"> </w:delText>
        </w:r>
      </w:del>
      <m:oMath>
        <m:r>
          <m:t>n</m:t>
        </m:r>
      </m:oMath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a multiple of</w:delText>
        </w:r>
      </w:del>
      <w:del w:id="1618" w:author="PR Preview" w:date="2026-01-01T00:00:00Z">
        <w:r>
          <w:delText xml:space="preserve"> </w:delText>
        </w:r>
      </w:del>
      <m:oMath>
        <m:r>
          <m:t>4</m:t>
        </m:r>
      </m:oMath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if</w:delText>
        </w:r>
      </w:del>
      <w:del w:id="162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for some integer</w:delText>
        </w:r>
      </w:del>
      <w:del w:id="1624" w:author="PR Preview" w:date="2026-01-01T00:00:00Z">
        <w:r>
          <w:delText xml:space="preserve"> </w:delText>
        </w:r>
      </w:del>
      <m:oMath>
        <m:r>
          <m:t>k</m:t>
        </m:r>
      </m:oMath>
      <w:del w:id="1625" w:author="PR Preview" w:date="2026-01-01T00:00:00Z">
        <w:r>
          <w:delText xml:space="preserve">.</w:delText>
        </w:r>
      </w:del>
    </w:p>
    <w:p>
      <w:pPr>
        <w:pStyle w:val="BodyText"/>
      </w:pPr>
      <w:ins w:id="1626" w:author="PR Preview" w:date="2026-01-01T00:00:00Z">
        <w:r>
          <w:rPr>
            <w:b/>
            <w:bCs/>
          </w:rPr>
          <w:t xml:space="preserve">Definition 20 (Counterexample)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A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rPr>
            <w:b/>
            <w:bCs/>
          </w:rPr>
          <w:t xml:space="preserve">counterexample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to a proposition of the form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“for every</w:t>
        </w:r>
      </w:ins>
      <w:ins w:id="1635" w:author="PR Preview" w:date="2026-01-01T00:00:00Z">
        <w:r>
          <w:t xml:space="preserve"> </w:t>
        </w:r>
      </w:ins>
      <m:oMath>
        <m:r>
          <m:t>x</m:t>
        </m:r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in</w:t>
        </w:r>
      </w:ins>
      <w:ins w:id="1638" w:author="PR Preview" w:date="2026-01-01T00:00:00Z">
        <w:r>
          <w:t xml:space="preserve"> </w:t>
        </w:r>
      </w:ins>
      <m:oMath>
        <m:r>
          <m:t>A</m:t>
        </m:r>
      </m:oMath>
      <w:ins w:id="1639" w:author="PR Preview" w:date="2026-01-01T00:00:00Z">
        <w:r>
          <w:t xml:space="preserve">,</w:t>
        </w:r>
      </w:ins>
      <w:ins w:id="16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41" w:author="PR Preview" w:date="2026-01-01T00:00:00Z">
        <w:r>
          <w:t xml:space="preserve">”</w:t>
        </w:r>
      </w:ins>
      <w:ins w:id="1642" w:author="PR Preview" w:date="2026-01-01T00:00:00Z">
        <w:r>
          <w:t xml:space="preserve">,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where</w:t>
        </w:r>
      </w:ins>
      <w:ins w:id="16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is a predicate (</w:t>
        </w:r>
      </w:ins>
      <w:hyperlink w:anchor="def-predicate">
        <w:ins w:id="164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649" w:author="PR Preview" w:date="2026-01-01T00:00:00Z">
        <w:r>
          <w:t xml:space="preserve">),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is an element</w:t>
        </w:r>
      </w:ins>
      <w:ins w:id="1652" w:author="PR Preview" w:date="2026-01-01T00:00:00Z">
        <w:r>
          <w:t xml:space="preserve"> </w:t>
        </w:r>
      </w:ins>
      <m:oMath>
        <m:r>
          <m:t>x</m:t>
        </m:r>
      </m:oMath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of</w:t>
        </w:r>
      </w:ins>
      <w:ins w:id="1655" w:author="PR Preview" w:date="2026-01-01T00:00:00Z">
        <w:r>
          <w:t xml:space="preserve"> </w:t>
        </w:r>
      </w:ins>
      <m:oMath>
        <m:r>
          <m:t>A</m:t>
        </m:r>
      </m:oMath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for which</w:t>
        </w:r>
      </w:ins>
      <w:ins w:id="165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is false.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A single counterexample shows that the proposition is false.</w:t>
        </w:r>
      </w:ins>
    </w:p>
    <w:bookmarkEnd w:id="59"/>
    <w:bookmarkStart w:id="60" w:name="exm-counterexample"/>
    <w:p>
      <w:pPr>
        <w:pStyle w:val="BodyText"/>
      </w:pPr>
      <w:ins w:id="1663" w:author="PR Preview" w:date="2026-01-01T00:00:00Z">
        <w:r>
          <w:rPr>
            <w:b/>
            <w:bCs/>
          </w:rPr>
          <w:t xml:space="preserve">Example 21 (A counterexample)</w:t>
        </w:r>
      </w:ins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The proposition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“for every integer</w:t>
        </w:r>
      </w:ins>
      <w:ins w:id="1668" w:author="PR Preview" w:date="2026-01-01T00:00:00Z">
        <w:r>
          <w:t xml:space="preserve"> </w:t>
        </w:r>
      </w:ins>
      <m:oMath>
        <m:r>
          <m:t>n</m:t>
        </m:r>
      </m:oMath>
      <w:ins w:id="1669" w:author="PR Preview" w:date="2026-01-01T00:00:00Z">
        <w:r>
          <w:t xml:space="preserve">,</w:t>
        </w:r>
      </w:ins>
      <w:ins w:id="167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ins w:id="1671" w:author="PR Preview" w:date="2026-01-01T00:00:00Z">
        <w:r>
          <w:t xml:space="preserve">”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is false.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The integer</w:t>
        </w:r>
      </w:ins>
      <w:ins w:id="167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</m:oMath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is a counterexample:</w:t>
        </w:r>
      </w:ins>
      <w:ins w:id="167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1680" w:author="PR Preview" w:date="2026-01-01T00:00:00Z">
        <w:r>
          <w:t xml:space="preserve">, and</w:t>
        </w:r>
      </w:ins>
      <w:ins w:id="168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&gt;</m:t>
        </m:r>
        <m:r>
          <m:t>0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is false.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The proposition is true for some integers, such as</w:t>
        </w:r>
      </w:ins>
      <w:ins w:id="16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687" w:author="PR Preview" w:date="2026-01-01T00:00:00Z">
        <w:r>
          <w:t xml:space="preserve">,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since</w:t>
        </w:r>
      </w:ins>
      <w:ins w:id="169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ins w:id="1691" w:author="PR Preview" w:date="2026-01-01T00:00:00Z">
        <w:r>
          <w:t xml:space="preserve">,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but one counterexample is enough to make it false.</w:t>
        </w:r>
      </w:ins>
    </w:p>
    <w:bookmarkEnd w:id="60"/>
    <w:bookmarkStart w:id="61" w:name="def-converse"/>
    <w:p>
      <w:pPr>
        <w:pStyle w:val="BodyText"/>
      </w:pPr>
      <w:ins w:id="1694" w:author="PR Preview" w:date="2026-01-01T00:00:00Z">
        <w:r>
          <w:rPr>
            <w:b/>
            <w:bCs/>
          </w:rPr>
          <w:t xml:space="preserve">Definition 21 (Converse)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The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rPr>
            <w:b/>
            <w:bCs/>
          </w:rPr>
          <w:t xml:space="preserve">converse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of the proposition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“if</w:t>
        </w:r>
      </w:ins>
      <w:ins w:id="1703" w:author="PR Preview" w:date="2026-01-01T00:00:00Z">
        <w:r>
          <w:t xml:space="preserve"> </w:t>
        </w:r>
      </w:ins>
      <m:oMath>
        <m:r>
          <m:t>P</m:t>
        </m:r>
      </m:oMath>
      <w:ins w:id="1704" w:author="PR Preview" w:date="2026-01-01T00:00:00Z">
        <w:r>
          <w:t xml:space="preserve">, then</w:t>
        </w:r>
      </w:ins>
      <w:ins w:id="1705" w:author="PR Preview" w:date="2026-01-01T00:00:00Z">
        <w:r>
          <w:t xml:space="preserve"> </w:t>
        </w:r>
      </w:ins>
      <m:oMath>
        <m:r>
          <m:t>Q</m:t>
        </m:r>
      </m:oMath>
      <w:ins w:id="1706" w:author="PR Preview" w:date="2026-01-01T00:00:00Z">
        <w:r>
          <w:t xml:space="preserve">”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is the proposition</w:t>
        </w:r>
      </w:ins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“if</w:t>
        </w:r>
      </w:ins>
      <w:ins w:id="1711" w:author="PR Preview" w:date="2026-01-01T00:00:00Z">
        <w:r>
          <w:t xml:space="preserve"> </w:t>
        </w:r>
      </w:ins>
      <m:oMath>
        <m:r>
          <m:t>Q</m:t>
        </m:r>
      </m:oMath>
      <w:ins w:id="1712" w:author="PR Preview" w:date="2026-01-01T00:00:00Z">
        <w:r>
          <w:t xml:space="preserve">, then</w:t>
        </w:r>
      </w:ins>
      <w:ins w:id="1713" w:author="PR Preview" w:date="2026-01-01T00:00:00Z">
        <w:r>
          <w:t xml:space="preserve"> </w:t>
        </w:r>
      </w:ins>
      <m:oMath>
        <m:r>
          <m:t>P</m:t>
        </m:r>
      </m:oMath>
      <w:ins w:id="1714" w:author="PR Preview" w:date="2026-01-01T00:00:00Z">
        <w:r>
          <w:t xml:space="preserve">”</w:t>
        </w:r>
      </w:ins>
      <w:ins w:id="1715" w:author="PR Preview" w:date="2026-01-01T00:00:00Z">
        <w:r>
          <w:t xml:space="preserve">.</w:t>
        </w:r>
      </w:ins>
    </w:p>
    <w:bookmarkEnd w:id="61"/>
    <w:bookmarkStart w:id="62" w:name="exm-converse"/>
    <w:p>
      <w:pPr>
        <w:pStyle w:val="BodyText"/>
      </w:pPr>
      <w:ins w:id="1716" w:author="PR Preview" w:date="2026-01-01T00:00:00Z">
        <w:r>
          <w:rPr>
            <w:b/>
            <w:bCs/>
          </w:rPr>
          <w:t xml:space="preserve">Example 22 (A true proposition with a false converse)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For an integer</w:t>
        </w:r>
      </w:ins>
      <w:ins w:id="1719" w:author="PR Preview" w:date="2026-01-01T00:00:00Z">
        <w:r>
          <w:t xml:space="preserve"> </w:t>
        </w:r>
      </w:ins>
      <m:oMath>
        <m:r>
          <m:t>n</m:t>
        </m:r>
      </m:oMath>
      <w:ins w:id="1720" w:author="PR Preview" w:date="2026-01-01T00:00:00Z">
        <w:r>
          <w:t xml:space="preserve">, call</w:t>
        </w:r>
      </w:ins>
      <w:ins w:id="1721" w:author="PR Preview" w:date="2026-01-01T00:00:00Z">
        <w:r>
          <w:t xml:space="preserve"> </w:t>
        </w:r>
      </w:ins>
      <m:oMath>
        <m:r>
          <m:t>n</m:t>
        </m:r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a multiple of</w:t>
        </w:r>
      </w:ins>
      <w:ins w:id="1724" w:author="PR Preview" w:date="2026-01-01T00:00:00Z">
        <w:r>
          <w:t xml:space="preserve"> </w:t>
        </w:r>
      </w:ins>
      <m:oMath>
        <m:r>
          <m:t>4</m:t>
        </m:r>
      </m:oMath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if</w:t>
        </w:r>
      </w:ins>
      <w:ins w:id="17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for some integer</w:t>
        </w:r>
      </w:ins>
      <w:ins w:id="1730" w:author="PR Preview" w:date="2026-01-01T00:00:00Z">
        <w:r>
          <w:t xml:space="preserve"> </w:t>
        </w:r>
      </w:ins>
      <m:oMath>
        <m:r>
          <m:t>k</m:t>
        </m:r>
      </m:oMath>
      <w:ins w:id="1731" w:author="PR Preview" w:date="2026-01-01T00:00:00Z">
        <w:r>
          <w:t xml:space="preserve">.</w:t>
        </w:r>
      </w:ins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del w:id="1732" w:author="PR Preview" w:date="2026-01-01T00:00:00Z">
        <w:r>
          <w:delText xml:space="preserve">Its converse,</w:delText>
        </w:r>
      </w:del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“if</w:delText>
        </w:r>
      </w:del>
      <w:del w:id="1735" w:author="PR Preview" w:date="2026-01-01T00:00:00Z">
        <w:r>
          <w:delText xml:space="preserve"> </w:delText>
        </w:r>
      </w:del>
      <m:oMath>
        <m:r>
          <m:t>n</m:t>
        </m:r>
      </m:oMath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is even, then</w:delText>
        </w:r>
      </w:del>
      <w:del w:id="1738" w:author="PR Preview" w:date="2026-01-01T00:00:00Z">
        <w:r>
          <w:delText xml:space="preserve"> </w:delText>
        </w:r>
      </w:del>
      <m:oMath>
        <m:r>
          <m:t>n</m:t>
        </m:r>
      </m:oMath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is a multiple of</w:delText>
        </w:r>
      </w:del>
      <w:del w:id="1741" w:author="PR Preview" w:date="2026-01-01T00:00:00Z">
        <w:r>
          <w:delText xml:space="preserve"> </w:delText>
        </w:r>
      </w:del>
      <m:oMath>
        <m:r>
          <m:t>4</m:t>
        </m:r>
      </m:oMath>
      <w:del w:id="1742" w:author="PR Preview" w:date="2026-01-01T00:00:00Z">
        <w:r>
          <w:delText xml:space="preserve">”</w:delText>
        </w:r>
      </w:del>
      <w:del w:id="1743" w:author="PR Preview" w:date="2026-01-01T00:00:00Z">
        <w:r>
          <w:delText xml:space="preserve">, is false.</w:delText>
        </w:r>
      </w:del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The integer</w:delText>
        </w:r>
      </w:del>
      <w:del w:id="174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is a counterexample (</w:delText>
        </w:r>
      </w:del>
      <w:hyperlink w:anchor="def-counterexample">
        <w:del w:id="1749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750" w:author="PR Preview" w:date="2026-01-01T00:00:00Z">
        <w:r>
          <w:delText xml:space="preserve">):</w:delText>
        </w:r>
      </w:del>
      <w:del w:id="1751" w:author="PR Preview" w:date="2026-01-01T00:00:00Z">
        <w:r>
          <w:delText xml:space="preserve"> </w:delText>
        </w:r>
      </w:del>
      <m:oMath>
        <m:r>
          <m:t>2</m:t>
        </m:r>
      </m:oMath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is even, but</w:delText>
        </w:r>
      </w:del>
      <w:del w:id="175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del w:id="1755" w:author="PR Preview" w:date="2026-01-01T00:00:00Z">
        <w:r>
          <w:delText xml:space="preserve"> </w:delText>
        </w:r>
      </w:del>
      <w:del w:id="1756" w:author="PR Preview" w:date="2026-01-01T00:00:00Z">
        <w:r>
          <w:delText xml:space="preserve">only for</w:delText>
        </w:r>
      </w:del>
      <w:del w:id="175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1758" w:author="PR Preview" w:date="2026-01-01T00:00:00Z">
        <w:r>
          <w:delText xml:space="preserve">, which is not an integer.</w:delText>
        </w:r>
      </w:del>
    </w:p>
    <w:p>
      <w:pPr>
        <w:numPr>
          <w:ilvl w:val="0"/>
          <w:numId w:val="1020"/>
        </w:numPr>
      </w:pPr>
      <w:ins w:id="1759" w:author="PR Preview" w:date="2026-01-01T00:00:00Z">
        <w:r>
          <w:t xml:space="preserve">Its converse,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“if</w:t>
        </w:r>
      </w:ins>
      <w:ins w:id="1762" w:author="PR Preview" w:date="2026-01-01T00:00:00Z">
        <w:r>
          <w:t xml:space="preserve"> </w:t>
        </w:r>
      </w:ins>
      <m:oMath>
        <m:r>
          <m:t>n</m:t>
        </m:r>
      </m:oMath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is even, then</w:t>
        </w:r>
      </w:ins>
      <w:ins w:id="1765" w:author="PR Preview" w:date="2026-01-01T00:00:00Z">
        <w:r>
          <w:t xml:space="preserve"> </w:t>
        </w:r>
      </w:ins>
      <m:oMath>
        <m:r>
          <m:t>n</m:t>
        </m:r>
      </m:oMath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is a multiple of</w:t>
        </w:r>
      </w:ins>
      <w:ins w:id="1768" w:author="PR Preview" w:date="2026-01-01T00:00:00Z">
        <w:r>
          <w:t xml:space="preserve"> </w:t>
        </w:r>
      </w:ins>
      <m:oMath>
        <m:r>
          <m:t>4</m:t>
        </m:r>
      </m:oMath>
      <w:ins w:id="1769" w:author="PR Preview" w:date="2026-01-01T00:00:00Z">
        <w:r>
          <w:t xml:space="preserve">”</w:t>
        </w:r>
      </w:ins>
      <w:ins w:id="1770" w:author="PR Preview" w:date="2026-01-01T00:00:00Z">
        <w:r>
          <w:t xml:space="preserve">, is false.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The integer</w:t>
        </w:r>
      </w:ins>
      <w:ins w:id="17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is a counterexample (</w:t>
        </w:r>
      </w:ins>
      <w:hyperlink w:anchor="def-counterexample">
        <w:ins w:id="177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777" w:author="PR Preview" w:date="2026-01-01T00:00:00Z">
        <w:r>
          <w:t xml:space="preserve">):</w:t>
        </w:r>
      </w:ins>
      <w:ins w:id="1778" w:author="PR Preview" w:date="2026-01-01T00:00:00Z">
        <w:r>
          <w:t xml:space="preserve"> </w:t>
        </w:r>
      </w:ins>
      <m:oMath>
        <m:r>
          <m:t>2</m:t>
        </m:r>
      </m:oMath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is even, but</w:t>
        </w:r>
      </w:ins>
      <w:ins w:id="178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only for</w:t>
        </w:r>
      </w:ins>
      <w:ins w:id="178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785" w:author="PR Preview" w:date="2026-01-01T00:00:00Z">
        <w:r>
          <w:t xml:space="preserve">, which is not an integer.</w:t>
        </w:r>
      </w:ins>
    </w:p>
    <w:p>
      <w:pPr>
        <w:pStyle w:val="FirstParagraph"/>
      </w:pPr>
      <w:r>
        <w:t xml:space="preserve">So a proposition can be true while its converse is false.</w:t>
      </w:r>
    </w:p>
    <w:bookmarkEnd w:id="62"/>
    <w:bookmarkStart w:id="63" w:name="def-sufficient-condition"/>
    <w:p>
      <w:pPr>
        <w:pStyle w:val="BodyText"/>
      </w:pPr>
      <w:del w:id="1786" w:author="PR Preview" w:date="2026-01-01T00:00:00Z">
        <w:r>
          <w:rPr>
            <w:b/>
            <w:bCs/>
          </w:rPr>
          <w:delText xml:space="preserve">Definition 12 (Necessary and sufficient conditions)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When the proposition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“if</w:delText>
        </w:r>
      </w:del>
      <w:del w:id="1791" w:author="PR Preview" w:date="2026-01-01T00:00:00Z">
        <w:r>
          <w:delText xml:space="preserve"> </w:delText>
        </w:r>
      </w:del>
      <m:oMath>
        <m:r>
          <m:t>P</m:t>
        </m:r>
      </m:oMath>
      <w:del w:id="1792" w:author="PR Preview" w:date="2026-01-01T00:00:00Z">
        <w:r>
          <w:delText xml:space="preserve">, then</w:delText>
        </w:r>
      </w:del>
      <w:del w:id="1793" w:author="PR Preview" w:date="2026-01-01T00:00:00Z">
        <w:r>
          <w:delText xml:space="preserve"> </w:delText>
        </w:r>
      </w:del>
      <m:oMath>
        <m:r>
          <m:t>Q</m:t>
        </m:r>
      </m:oMath>
      <w:del w:id="1794" w:author="PR Preview" w:date="2026-01-01T00:00:00Z">
        <w:r>
          <w:delText xml:space="preserve">”</w:delText>
        </w:r>
      </w:del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is true,</w:delText>
        </w:r>
      </w:del>
      <w:del w:id="1797" w:author="PR Preview" w:date="2026-01-01T00:00:00Z">
        <w:r>
          <w:delText xml:space="preserve"> </w:delText>
        </w:r>
      </w:del>
      <m:oMath>
        <m:r>
          <m:t>P</m:t>
        </m:r>
      </m:oMath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is a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rPr>
            <w:b/>
            <w:bCs/>
          </w:rPr>
          <w:delText xml:space="preserve">sufficient condition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for</w:delText>
        </w:r>
      </w:del>
      <w:del w:id="1804" w:author="PR Preview" w:date="2026-01-01T00:00:00Z">
        <w:r>
          <w:delText xml:space="preserve"> </w:delText>
        </w:r>
      </w:del>
      <m:oMath>
        <m:r>
          <m:t>Q</m:t>
        </m:r>
      </m:oMath>
      <w:del w:id="1805" w:author="PR Preview" w:date="2026-01-01T00:00:00Z">
        <w:r>
          <w:delText xml:space="preserve">,</w:delText>
        </w:r>
      </w:del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and</w:delText>
        </w:r>
      </w:del>
      <w:del w:id="1808" w:author="PR Preview" w:date="2026-01-01T00:00:00Z">
        <w:r>
          <w:delText xml:space="preserve"> </w:delText>
        </w:r>
      </w:del>
      <m:oMath>
        <m:r>
          <m:t>Q</m:t>
        </m:r>
      </m:oMath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is a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rPr>
            <w:b/>
            <w:bCs/>
          </w:rPr>
          <w:delText xml:space="preserve">necessary condition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for</w:delText>
        </w:r>
      </w:del>
      <w:del w:id="1815" w:author="PR Preview" w:date="2026-01-01T00:00:00Z">
        <w:r>
          <w:delText xml:space="preserve"> </w:delText>
        </w:r>
      </w:del>
      <m:oMath>
        <m:r>
          <m:t>P</m:t>
        </m:r>
      </m:oMath>
      <w:del w:id="1816" w:author="PR Preview" w:date="2026-01-01T00:00:00Z">
        <w:r>
          <w:delText xml:space="preserve">.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When both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“if</w:delText>
        </w:r>
      </w:del>
      <w:del w:id="1821" w:author="PR Preview" w:date="2026-01-01T00:00:00Z">
        <w:r>
          <w:delText xml:space="preserve"> </w:delText>
        </w:r>
      </w:del>
      <m:oMath>
        <m:r>
          <m:t>P</m:t>
        </m:r>
      </m:oMath>
      <w:del w:id="1822" w:author="PR Preview" w:date="2026-01-01T00:00:00Z">
        <w:r>
          <w:delText xml:space="preserve">, then</w:delText>
        </w:r>
      </w:del>
      <w:del w:id="1823" w:author="PR Preview" w:date="2026-01-01T00:00:00Z">
        <w:r>
          <w:delText xml:space="preserve"> </w:delText>
        </w:r>
      </w:del>
      <m:oMath>
        <m:r>
          <m:t>Q</m:t>
        </m:r>
      </m:oMath>
      <w:del w:id="1824" w:author="PR Preview" w:date="2026-01-01T00:00:00Z">
        <w:r>
          <w:delText xml:space="preserve">”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and its converse (</w:delText>
        </w:r>
      </w:del>
      <w:hyperlink w:anchor="def-converse">
        <w:del w:id="1827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828" w:author="PR Preview" w:date="2026-01-01T00:00:00Z">
        <w:r>
          <w:delText xml:space="preserve">) are true,</w:delText>
        </w:r>
      </w:del>
      <w:del w:id="1829" w:author="PR Preview" w:date="2026-01-01T00:00:00Z">
        <w:r>
          <w:delText xml:space="preserve"> </w:delText>
        </w:r>
      </w:del>
      <m:oMath>
        <m:r>
          <m:t>P</m:t>
        </m:r>
      </m:oMath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is a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rPr>
            <w:b/>
            <w:bCs/>
          </w:rPr>
          <w:delText xml:space="preserve">necessary and sufficient condition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for</w:delText>
        </w:r>
      </w:del>
      <w:del w:id="1836" w:author="PR Preview" w:date="2026-01-01T00:00:00Z">
        <w:r>
          <w:delText xml:space="preserve"> </w:delText>
        </w:r>
      </w:del>
      <m:oMath>
        <m:r>
          <m:t>Q</m:t>
        </m:r>
      </m:oMath>
      <w:del w:id="1837" w:author="PR Preview" w:date="2026-01-01T00:00:00Z">
        <w:r>
          <w:delText xml:space="preserve">,</w:delText>
        </w:r>
      </w:del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written</w:delText>
        </w:r>
      </w:del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“</w:delText>
        </w:r>
      </w:del>
      <m:oMath>
        <m:r>
          <m:t>P</m:t>
        </m:r>
      </m:oMath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if and only if</w:delText>
        </w:r>
      </w:del>
      <w:del w:id="1844" w:author="PR Preview" w:date="2026-01-01T00:00:00Z">
        <w:r>
          <w:delText xml:space="preserve"> </w:delText>
        </w:r>
      </w:del>
      <m:oMath>
        <m:r>
          <m:t>Q</m:t>
        </m:r>
      </m:oMath>
      <w:del w:id="1845" w:author="PR Preview" w:date="2026-01-01T00:00:00Z">
        <w:r>
          <w:delText xml:space="preserve">”</w:delText>
        </w:r>
      </w:del>
      <w:del w:id="1846" w:author="PR Preview" w:date="2026-01-01T00:00:00Z">
        <w:r>
          <w:delText xml:space="preserve">.</w:delText>
        </w:r>
      </w:del>
    </w:p>
    <w:p>
      <w:pPr>
        <w:pStyle w:val="BodyText"/>
      </w:pPr>
      <w:del w:id="1847" w:author="PR Preview" w:date="2026-01-01T00:00:00Z">
        <w:r>
          <w:rPr>
            <w:b/>
            <w:bCs/>
          </w:rPr>
          <w:delText xml:space="preserve">Example 13 (Necessary but not sufficient)</w:delText>
        </w:r>
      </w:del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In</w:delText>
        </w:r>
      </w:del>
      <w:del w:id="1850" w:author="PR Preview" w:date="2026-01-01T00:00:00Z">
        <w:r>
          <w:delText xml:space="preserve"> </w:delText>
        </w:r>
      </w:del>
      <w:hyperlink w:anchor="exm-converse">
        <w:del w:id="1851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852" w:author="PR Preview" w:date="2026-01-01T00:00:00Z">
        <w:r>
          <w:delText xml:space="preserve">,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“if</w:delText>
        </w:r>
      </w:del>
      <w:del w:id="1855" w:author="PR Preview" w:date="2026-01-01T00:00:00Z">
        <w:r>
          <w:delText xml:space="preserve"> </w:delText>
        </w:r>
      </w:del>
      <m:oMath>
        <m:r>
          <m:t>n</m:t>
        </m:r>
      </m:oMath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is a multiple of</w:delText>
        </w:r>
      </w:del>
      <w:del w:id="1858" w:author="PR Preview" w:date="2026-01-01T00:00:00Z">
        <w:r>
          <w:delText xml:space="preserve"> </w:delText>
        </w:r>
      </w:del>
      <m:oMath>
        <m:r>
          <m:t>4</m:t>
        </m:r>
      </m:oMath>
      <w:del w:id="1859" w:author="PR Preview" w:date="2026-01-01T00:00:00Z">
        <w:r>
          <w:delText xml:space="preserve">, then</w:delText>
        </w:r>
      </w:del>
      <w:del w:id="1860" w:author="PR Preview" w:date="2026-01-01T00:00:00Z">
        <w:r>
          <w:delText xml:space="preserve"> </w:delText>
        </w:r>
      </w:del>
      <m:oMath>
        <m:r>
          <m:t>n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is even”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is true, so:</w:delText>
        </w:r>
      </w:del>
    </w:p>
    <w:p>
      <w:pPr>
        <w:pStyle w:val="BodyText"/>
      </w:pPr>
      <w:ins w:id="1865" w:author="PR Preview" w:date="2026-01-01T00:00:00Z">
        <w:r>
          <w:rPr>
            <w:b/>
            <w:bCs/>
          </w:rPr>
          <w:t xml:space="preserve">Definition 22 (Sufficient condition)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When the proposition</w:t>
        </w:r>
      </w:ins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“if</w:t>
        </w:r>
      </w:ins>
      <w:ins w:id="1870" w:author="PR Preview" w:date="2026-01-01T00:00:00Z">
        <w:r>
          <w:t xml:space="preserve"> </w:t>
        </w:r>
      </w:ins>
      <m:oMath>
        <m:r>
          <m:t>P</m:t>
        </m:r>
      </m:oMath>
      <w:ins w:id="1871" w:author="PR Preview" w:date="2026-01-01T00:00:00Z">
        <w:r>
          <w:t xml:space="preserve">, then</w:t>
        </w:r>
      </w:ins>
      <w:ins w:id="1872" w:author="PR Preview" w:date="2026-01-01T00:00:00Z">
        <w:r>
          <w:t xml:space="preserve"> </w:t>
        </w:r>
      </w:ins>
      <m:oMath>
        <m:r>
          <m:t>Q</m:t>
        </m:r>
      </m:oMath>
      <w:ins w:id="1873" w:author="PR Preview" w:date="2026-01-01T00:00:00Z">
        <w:r>
          <w:t xml:space="preserve">”</w:t>
        </w:r>
      </w:ins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is true,</w:t>
        </w:r>
      </w:ins>
      <w:ins w:id="1876" w:author="PR Preview" w:date="2026-01-01T00:00:00Z">
        <w:r>
          <w:t xml:space="preserve"> </w:t>
        </w:r>
      </w:ins>
      <m:oMath>
        <m:r>
          <m:t>P</m:t>
        </m:r>
      </m:oMath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is a</w:t>
        </w:r>
      </w:ins>
      <w:ins w:id="1879" w:author="PR Preview" w:date="2026-01-01T00:00:00Z">
        <w:r>
          <w:t xml:space="preserve"> </w:t>
        </w:r>
      </w:ins>
      <w:ins w:id="1880" w:author="PR Preview" w:date="2026-01-01T00:00:00Z">
        <w:r>
          <w:rPr>
            <w:b/>
            <w:bCs/>
          </w:rPr>
          <w:t xml:space="preserve">sufficient condition</w:t>
        </w:r>
      </w:ins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for</w:t>
        </w:r>
      </w:ins>
      <w:ins w:id="1883" w:author="PR Preview" w:date="2026-01-01T00:00:00Z">
        <w:r>
          <w:t xml:space="preserve"> </w:t>
        </w:r>
      </w:ins>
      <m:oMath>
        <m:r>
          <m:t>Q</m:t>
        </m:r>
      </m:oMath>
      <w:ins w:id="1884" w:author="PR Preview" w:date="2026-01-01T00:00:00Z">
        <w:r>
          <w:t xml:space="preserve">.</w:t>
        </w:r>
      </w:ins>
    </w:p>
    <w:bookmarkEnd w:id="63"/>
    <w:bookmarkStart w:id="64" w:name="exm-sufficient-condition"/>
    <w:p>
      <w:pPr>
        <w:pStyle w:val="BodyText"/>
      </w:pPr>
      <w:ins w:id="1885" w:author="PR Preview" w:date="2026-01-01T00:00:00Z">
        <w:r>
          <w:rPr>
            <w:b/>
            <w:bCs/>
          </w:rPr>
          <w:t xml:space="preserve">Example 23 (A sufficient condition)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For a real number</w:t>
        </w:r>
      </w:ins>
      <w:ins w:id="1888" w:author="PR Preview" w:date="2026-01-01T00:00:00Z">
        <w:r>
          <w:t xml:space="preserve"> </w:t>
        </w:r>
      </w:ins>
      <m:oMath>
        <m:r>
          <m:t>x</m:t>
        </m:r>
      </m:oMath>
      <w:ins w:id="1889" w:author="PR Preview" w:date="2026-01-01T00:00:00Z">
        <w:r>
          <w:t xml:space="preserve">,</w:t>
        </w:r>
      </w:ins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“if</w:t>
        </w:r>
      </w:ins>
      <w:ins w:id="18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5</m:t>
        </m:r>
      </m:oMath>
      <w:ins w:id="1893" w:author="PR Preview" w:date="2026-01-01T00:00:00Z">
        <w:r>
          <w:t xml:space="preserve">, then</w:t>
        </w:r>
      </w:ins>
      <w:ins w:id="18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1895" w:author="PR Preview" w:date="2026-01-01T00:00:00Z">
        <w:r>
          <w:t xml:space="preserve">”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is true,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because a number greater than</w:t>
        </w:r>
      </w:ins>
      <w:ins w:id="1900" w:author="PR Preview" w:date="2026-01-01T00:00:00Z">
        <w:r>
          <w:t xml:space="preserve"> </w:t>
        </w:r>
      </w:ins>
      <m:oMath>
        <m:r>
          <m:t>5</m:t>
        </m:r>
      </m:oMath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is greater than</w:t>
        </w:r>
      </w:ins>
      <w:ins w:id="1903" w:author="PR Preview" w:date="2026-01-01T00:00:00Z">
        <w:r>
          <w:t xml:space="preserve"> </w:t>
        </w:r>
      </w:ins>
      <m:oMath>
        <m:r>
          <m:t>2</m:t>
        </m:r>
      </m:oMath>
      <w:ins w:id="1904" w:author="PR Preview" w:date="2026-01-01T00:00:00Z">
        <w:r>
          <w:t xml:space="preserve">.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So</w:t>
        </w:r>
      </w:ins>
      <w:ins w:id="19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5</m:t>
        </m:r>
      </m:oMath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is a sufficient condition for</w:t>
        </w:r>
      </w:ins>
      <w:ins w:id="19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1911" w:author="PR Preview" w:date="2026-01-01T00:00:00Z">
        <w:r>
          <w:t xml:space="preserve">: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knowing that</w:t>
        </w:r>
      </w:ins>
      <w:ins w:id="191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6</m:t>
        </m:r>
      </m:oMath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satisfies</w:t>
        </w:r>
      </w:ins>
      <w:ins w:id="191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5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is enough to conclude that</w:t>
        </w:r>
      </w:ins>
      <w:ins w:id="1920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&gt;</m:t>
        </m:r>
        <m:r>
          <m:t>2</m:t>
        </m:r>
      </m:oMath>
      <w:ins w:id="1921" w:author="PR Preview" w:date="2026-01-01T00:00:00Z">
        <w:r>
          <w:t xml:space="preserve">.</w:t>
        </w:r>
      </w:ins>
    </w:p>
    <w:bookmarkEnd w:id="64"/>
    <w:bookmarkStart w:id="65" w:name="def-necessary-condition"/>
    <w:p>
      <w:pPr>
        <w:pStyle w:val="BodyText"/>
      </w:pPr>
      <w:ins w:id="1922" w:author="PR Preview" w:date="2026-01-01T00:00:00Z">
        <w:r>
          <w:rPr>
            <w:b/>
            <w:bCs/>
          </w:rPr>
          <w:t xml:space="preserve">Definition 23 (Necessary condition)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t xml:space="preserve">When the proposition</w:t>
        </w:r>
      </w:ins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“if</w:t>
        </w:r>
      </w:ins>
      <w:ins w:id="1927" w:author="PR Preview" w:date="2026-01-01T00:00:00Z">
        <w:r>
          <w:t xml:space="preserve"> </w:t>
        </w:r>
      </w:ins>
      <m:oMath>
        <m:r>
          <m:t>P</m:t>
        </m:r>
      </m:oMath>
      <w:ins w:id="1928" w:author="PR Preview" w:date="2026-01-01T00:00:00Z">
        <w:r>
          <w:t xml:space="preserve">, then</w:t>
        </w:r>
      </w:ins>
      <w:ins w:id="1929" w:author="PR Preview" w:date="2026-01-01T00:00:00Z">
        <w:r>
          <w:t xml:space="preserve"> </w:t>
        </w:r>
      </w:ins>
      <m:oMath>
        <m:r>
          <m:t>Q</m:t>
        </m:r>
      </m:oMath>
      <w:ins w:id="1930" w:author="PR Preview" w:date="2026-01-01T00:00:00Z">
        <w:r>
          <w:t xml:space="preserve">”</w:t>
        </w:r>
      </w:ins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is true,</w:t>
        </w:r>
      </w:ins>
      <w:ins w:id="1933" w:author="PR Preview" w:date="2026-01-01T00:00:00Z">
        <w:r>
          <w:t xml:space="preserve"> </w:t>
        </w:r>
      </w:ins>
      <m:oMath>
        <m:r>
          <m:t>Q</m:t>
        </m:r>
      </m:oMath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is a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rPr>
            <w:b/>
            <w:bCs/>
          </w:rPr>
          <w:t xml:space="preserve">necessary condition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for</w:t>
        </w:r>
      </w:ins>
      <w:ins w:id="1940" w:author="PR Preview" w:date="2026-01-01T00:00:00Z">
        <w:r>
          <w:t xml:space="preserve"> </w:t>
        </w:r>
      </w:ins>
      <m:oMath>
        <m:r>
          <m:t>P</m:t>
        </m:r>
      </m:oMath>
      <w:ins w:id="1941" w:author="PR Preview" w:date="2026-01-01T00:00:00Z">
        <w:r>
          <w:t xml:space="preserve">.</w:t>
        </w:r>
      </w:ins>
    </w:p>
    <w:bookmarkEnd w:id="65"/>
    <w:bookmarkStart w:id="66" w:name="exm-necessary-condition"/>
    <w:p>
      <w:pPr>
        <w:pStyle w:val="BodyText"/>
      </w:pPr>
      <w:ins w:id="1942" w:author="PR Preview" w:date="2026-01-01T00:00:00Z">
        <w:r>
          <w:rPr>
            <w:b/>
            <w:bCs/>
          </w:rPr>
          <w:t xml:space="preserve">Example 24 (A necessary condition)</w:t>
        </w:r>
      </w:ins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For an integer</w:t>
        </w:r>
      </w:ins>
      <w:ins w:id="1945" w:author="PR Preview" w:date="2026-01-01T00:00:00Z">
        <w:r>
          <w:t xml:space="preserve"> </w:t>
        </w:r>
      </w:ins>
      <m:oMath>
        <m:r>
          <m:t>n</m:t>
        </m:r>
      </m:oMath>
      <w:ins w:id="1946" w:author="PR Preview" w:date="2026-01-01T00:00:00Z">
        <w:r>
          <w:t xml:space="preserve">,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“if</w:t>
        </w:r>
      </w:ins>
      <w:ins w:id="1949" w:author="PR Preview" w:date="2026-01-01T00:00:00Z">
        <w:r>
          <w:t xml:space="preserve"> </w:t>
        </w:r>
      </w:ins>
      <m:oMath>
        <m:r>
          <m:t>n</m:t>
        </m:r>
      </m:oMath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is a multiple of</w:t>
        </w:r>
      </w:ins>
      <w:ins w:id="1952" w:author="PR Preview" w:date="2026-01-01T00:00:00Z">
        <w:r>
          <w:t xml:space="preserve"> </w:t>
        </w:r>
      </w:ins>
      <m:oMath>
        <m:r>
          <m:t>6</m:t>
        </m:r>
      </m:oMath>
      <w:ins w:id="1953" w:author="PR Preview" w:date="2026-01-01T00:00:00Z">
        <w:r>
          <w:t xml:space="preserve">, then</w:t>
        </w:r>
      </w:ins>
      <w:ins w:id="1954" w:author="PR Preview" w:date="2026-01-01T00:00:00Z">
        <w:r>
          <w:t xml:space="preserve"> </w:t>
        </w:r>
      </w:ins>
      <m:oMath>
        <m:r>
          <m:t>n</m:t>
        </m:r>
      </m:oMath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is a multiple of</w:t>
        </w:r>
      </w:ins>
      <w:ins w:id="1957" w:author="PR Preview" w:date="2026-01-01T00:00:00Z">
        <w:r>
          <w:t xml:space="preserve"> </w:t>
        </w:r>
      </w:ins>
      <m:oMath>
        <m:r>
          <m:t>3</m:t>
        </m:r>
      </m:oMath>
      <w:ins w:id="1958" w:author="PR Preview" w:date="2026-01-01T00:00:00Z">
        <w:r>
          <w:t xml:space="preserve">”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is true,</w:t>
        </w:r>
      </w:ins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because</w:t>
        </w:r>
      </w:ins>
      <w:ins w:id="1963" w:author="PR Preview" w:date="2026-01-01T00:00:00Z">
        <w:r>
          <w:t xml:space="preserve"> </w:t>
        </w:r>
      </w:ins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for every integer</w:t>
        </w:r>
      </w:ins>
      <w:ins w:id="1966" w:author="PR Preview" w:date="2026-01-01T00:00:00Z">
        <w:r>
          <w:t xml:space="preserve"> </w:t>
        </w:r>
      </w:ins>
      <m:oMath>
        <m:r>
          <m:t>k</m:t>
        </m:r>
      </m:oMath>
      <w:ins w:id="1967" w:author="PR Preview" w:date="2026-01-01T00:00:00Z">
        <w:r>
          <w:t xml:space="preserve">.</w:t>
        </w:r>
      </w:ins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So being a multiple of</w:t>
        </w:r>
      </w:ins>
      <w:ins w:id="1970" w:author="PR Preview" w:date="2026-01-01T00:00:00Z">
        <w:r>
          <w:t xml:space="preserve"> </w:t>
        </w:r>
      </w:ins>
      <m:oMath>
        <m:r>
          <m:t>3</m:t>
        </m:r>
      </m:oMath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is a necessary condition for being a multiple of</w:t>
        </w:r>
      </w:ins>
      <w:ins w:id="1973" w:author="PR Preview" w:date="2026-01-01T00:00:00Z">
        <w:r>
          <w:t xml:space="preserve"> </w:t>
        </w:r>
      </w:ins>
      <m:oMath>
        <m:r>
          <m:t>6</m:t>
        </m:r>
      </m:oMath>
      <w:ins w:id="1974" w:author="PR Preview" w:date="2026-01-01T00:00:00Z">
        <w:r>
          <w:t xml:space="preserve">:</w:t>
        </w:r>
      </w:ins>
      <w:ins w:id="1975" w:author="PR Preview" w:date="2026-01-01T00:00:00Z">
        <w:r>
          <w:t xml:space="preserve"> </w:t>
        </w:r>
      </w:ins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is a multiple of</w:t>
        </w:r>
      </w:ins>
      <w:ins w:id="1978" w:author="PR Preview" w:date="2026-01-01T00:00:00Z">
        <w:r>
          <w:t xml:space="preserve"> </w:t>
        </w:r>
      </w:ins>
      <m:oMath>
        <m:r>
          <m:t>6</m:t>
        </m:r>
      </m:oMath>
      <w:ins w:id="1979" w:author="PR Preview" w:date="2026-01-01T00:00:00Z">
        <w:r>
          <w:t xml:space="preserve">, and it is also a multiple of</w:t>
        </w:r>
      </w:ins>
      <w:ins w:id="1980" w:author="PR Preview" w:date="2026-01-01T00:00:00Z">
        <w:r>
          <w:t xml:space="preserve"> </w:t>
        </w:r>
      </w:ins>
      <m:oMath>
        <m:r>
          <m:t>3</m:t>
        </m:r>
      </m:oMath>
      <w:ins w:id="1981" w:author="PR Preview" w:date="2026-01-01T00:00:00Z">
        <w:r>
          <w:t xml:space="preserve">, since</w:t>
        </w:r>
      </w:ins>
      <w:ins w:id="1982" w:author="PR Preview" w:date="2026-01-01T00:00:00Z">
        <w:r>
          <w:t xml:space="preserve"> </w:t>
        </w:r>
      </w:ins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ins w:id="1983" w:author="PR Preview" w:date="2026-01-01T00:00:00Z">
        <w:r>
          <w:t xml:space="preserve">.</w:t>
        </w:r>
      </w:ins>
    </w:p>
    <w:bookmarkEnd w:id="66"/>
    <w:bookmarkStart w:id="67" w:name="def-necessary-sufficient"/>
    <w:p>
      <w:pPr>
        <w:pStyle w:val="BodyText"/>
      </w:pPr>
      <w:ins w:id="1984" w:author="PR Preview" w:date="2026-01-01T00:00:00Z">
        <w:r>
          <w:rPr>
            <w:b/>
            <w:bCs/>
          </w:rPr>
          <w:t xml:space="preserve">Definition 24 (Necessary and sufficient condition)</w:t>
        </w:r>
      </w:ins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When both</w:t>
        </w:r>
      </w:ins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“if</w:t>
        </w:r>
      </w:ins>
      <w:ins w:id="1989" w:author="PR Preview" w:date="2026-01-01T00:00:00Z">
        <w:r>
          <w:t xml:space="preserve"> </w:t>
        </w:r>
      </w:ins>
      <m:oMath>
        <m:r>
          <m:t>P</m:t>
        </m:r>
      </m:oMath>
      <w:ins w:id="1990" w:author="PR Preview" w:date="2026-01-01T00:00:00Z">
        <w:r>
          <w:t xml:space="preserve">, then</w:t>
        </w:r>
      </w:ins>
      <w:ins w:id="1991" w:author="PR Preview" w:date="2026-01-01T00:00:00Z">
        <w:r>
          <w:t xml:space="preserve"> </w:t>
        </w:r>
      </w:ins>
      <m:oMath>
        <m:r>
          <m:t>Q</m:t>
        </m:r>
      </m:oMath>
      <w:ins w:id="1992" w:author="PR Preview" w:date="2026-01-01T00:00:00Z">
        <w:r>
          <w:t xml:space="preserve">”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and its converse (</w:t>
        </w:r>
      </w:ins>
      <w:hyperlink w:anchor="def-converse">
        <w:ins w:id="199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996" w:author="PR Preview" w:date="2026-01-01T00:00:00Z">
        <w:r>
          <w:t xml:space="preserve">) are true,</w:t>
        </w:r>
      </w:ins>
      <w:ins w:id="1997" w:author="PR Preview" w:date="2026-01-01T00:00:00Z">
        <w:r>
          <w:t xml:space="preserve"> </w:t>
        </w:r>
      </w:ins>
      <m:oMath>
        <m:r>
          <m:t>P</m:t>
        </m:r>
      </m:oMath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is a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rPr>
            <w:b/>
            <w:bCs/>
          </w:rPr>
          <w:t xml:space="preserve">necessary and sufficient condition</w:t>
        </w:r>
      </w:ins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for</w:t>
        </w:r>
      </w:ins>
      <w:ins w:id="2004" w:author="PR Preview" w:date="2026-01-01T00:00:00Z">
        <w:r>
          <w:t xml:space="preserve"> </w:t>
        </w:r>
      </w:ins>
      <m:oMath>
        <m:r>
          <m:t>Q</m:t>
        </m:r>
      </m:oMath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(</w:t>
        </w:r>
      </w:ins>
      <w:hyperlink w:anchor="def-sufficient-condition">
        <w:ins w:id="200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008" w:author="PR Preview" w:date="2026-01-01T00:00:00Z">
        <w:r>
          <w:t xml:space="preserve">,</w:t>
        </w:r>
      </w:ins>
      <w:ins w:id="2009" w:author="PR Preview" w:date="2026-01-01T00:00:00Z">
        <w:r>
          <w:t xml:space="preserve"> </w:t>
        </w:r>
      </w:ins>
      <w:hyperlink w:anchor="def-necessary-condition">
        <w:ins w:id="2010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2011" w:author="PR Preview" w:date="2026-01-01T00:00:00Z">
        <w:r>
          <w:t xml:space="preserve">),</w:t>
        </w:r>
      </w:ins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written</w:t>
        </w:r>
      </w:ins>
      <w:ins w:id="2014" w:author="PR Preview" w:date="2026-01-01T00:00:00Z">
        <w:r>
          <w:t xml:space="preserve"> </w:t>
        </w:r>
      </w:ins>
      <w:ins w:id="2015" w:author="PR Preview" w:date="2026-01-01T00:00:00Z">
        <w:r>
          <w:t xml:space="preserve">“</w:t>
        </w:r>
      </w:ins>
      <m:oMath>
        <m:r>
          <m:t>P</m:t>
        </m:r>
      </m:oMath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if and only if</w:t>
        </w:r>
      </w:ins>
      <w:ins w:id="2018" w:author="PR Preview" w:date="2026-01-01T00:00:00Z">
        <w:r>
          <w:t xml:space="preserve"> </w:t>
        </w:r>
      </w:ins>
      <m:oMath>
        <m:r>
          <m:t>Q</m:t>
        </m:r>
      </m:oMath>
      <w:ins w:id="2019" w:author="PR Preview" w:date="2026-01-01T00:00:00Z">
        <w:r>
          <w:t xml:space="preserve">”</w:t>
        </w:r>
      </w:ins>
      <w:ins w:id="2020" w:author="PR Preview" w:date="2026-01-01T00:00:00Z">
        <w:r>
          <w:t xml:space="preserve">.</w:t>
        </w:r>
      </w:ins>
    </w:p>
    <w:bookmarkEnd w:id="67"/>
    <w:bookmarkStart w:id="68" w:name="exm-necessary-sufficient"/>
    <w:p>
      <w:pPr>
        <w:pStyle w:val="BodyText"/>
      </w:pPr>
      <w:ins w:id="2021" w:author="PR Preview" w:date="2026-01-01T00:00:00Z">
        <w:r>
          <w:rPr>
            <w:b/>
            <w:bCs/>
          </w:rPr>
          <w:t xml:space="preserve">Example 25 (Necessary but not sufficient)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In</w:t>
        </w:r>
      </w:ins>
      <w:ins w:id="2024" w:author="PR Preview" w:date="2026-01-01T00:00:00Z">
        <w:r>
          <w:t xml:space="preserve"> </w:t>
        </w:r>
      </w:ins>
      <w:hyperlink w:anchor="exm-converse">
        <w:ins w:id="2025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026" w:author="PR Preview" w:date="2026-01-01T00:00:00Z">
        <w:r>
          <w:t xml:space="preserve">,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“if</w:t>
        </w:r>
      </w:ins>
      <w:ins w:id="2029" w:author="PR Preview" w:date="2026-01-01T00:00:00Z">
        <w:r>
          <w:t xml:space="preserve"> </w:t>
        </w:r>
      </w:ins>
      <m:oMath>
        <m:r>
          <m:t>n</m:t>
        </m:r>
      </m:oMath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is a multiple of</w:t>
        </w:r>
      </w:ins>
      <w:ins w:id="2032" w:author="PR Preview" w:date="2026-01-01T00:00:00Z">
        <w:r>
          <w:t xml:space="preserve"> </w:t>
        </w:r>
      </w:ins>
      <m:oMath>
        <m:r>
          <m:t>4</m:t>
        </m:r>
      </m:oMath>
      <w:ins w:id="2033" w:author="PR Preview" w:date="2026-01-01T00:00:00Z">
        <w:r>
          <w:t xml:space="preserve">, then</w:t>
        </w:r>
      </w:ins>
      <w:ins w:id="2034" w:author="PR Preview" w:date="2026-01-01T00:00:00Z">
        <w:r>
          <w:t xml:space="preserve"> </w:t>
        </w:r>
      </w:ins>
      <m:oMath>
        <m:r>
          <m:t>n</m:t>
        </m:r>
      </m:oMath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is even”</w:t>
        </w:r>
      </w:ins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is true, so:</w:t>
        </w:r>
      </w:ins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8"/>
    <w:bookmarkStart w:id="69" w:name="def-proof-by-contradiction"/>
    <w:p>
      <w:pPr>
        <w:pStyle w:val="BodyText"/>
      </w:pPr>
      <w:del w:id="2039" w:author="PR Preview" w:date="2026-01-01T00:00:00Z">
        <w:r>
          <w:rPr>
            <w:b/>
            <w:bCs/>
          </w:rPr>
          <w:delText xml:space="preserve">Definition 13 (Proof by contradiction)</w:delText>
        </w:r>
      </w:del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A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rPr>
            <w:b/>
            <w:bCs/>
          </w:rPr>
          <w:delText xml:space="preserve">proof by contradiction</w:delText>
        </w:r>
      </w:del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of a proposition</w:delText>
        </w:r>
      </w:del>
      <w:del w:id="2046" w:author="PR Preview" w:date="2026-01-01T00:00:00Z">
        <w:r>
          <w:delText xml:space="preserve"> </w:delText>
        </w:r>
      </w:del>
      <m:oMath>
        <m:r>
          <m:t>P</m:t>
        </m:r>
      </m:oMath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assumes that</w:delText>
        </w:r>
      </w:del>
      <w:del w:id="2049" w:author="PR Preview" w:date="2026-01-01T00:00:00Z">
        <w:r>
          <w:delText xml:space="preserve"> </w:delText>
        </w:r>
      </w:del>
      <m:oMath>
        <m:r>
          <m:t>P</m:t>
        </m:r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is false,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and derives from that assumption a proposition that is known to be false.</w:delText>
        </w:r>
      </w:del>
    </w:p>
    <w:p>
      <w:pPr>
        <w:pStyle w:val="BodyText"/>
      </w:pPr>
      <w:del w:id="2054" w:author="PR Preview" w:date="2026-01-01T00:00:00Z">
        <w:r>
          <w:rPr>
            <w:b/>
            <w:bCs/>
          </w:rPr>
          <w:delText xml:space="preserve">Example 14 (No integer is both even and odd)</w:delText>
        </w:r>
      </w:del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Suppose, for contradiction, that some integer</w:delText>
        </w:r>
      </w:del>
      <w:del w:id="2057" w:author="PR Preview" w:date="2026-01-01T00:00:00Z">
        <w:r>
          <w:delText xml:space="preserve"> </w:delText>
        </w:r>
      </w:del>
      <m:oMath>
        <m:r>
          <m:t>n</m:t>
        </m:r>
      </m:oMath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is both even and odd (</w:delText>
        </w:r>
      </w:del>
      <w:hyperlink r:id="rId10">
        <w:del w:id="2060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2061" w:author="PR Preview" w:date="2026-01-01T00:00:00Z">
        <w:r>
          <w:delText xml:space="preserve">).</w:delText>
        </w:r>
      </w:del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Then</w:delText>
        </w:r>
      </w:del>
      <w:del w:id="206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and</w:delText>
        </w:r>
      </w:del>
      <w:del w:id="206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for some integers</w:delText>
        </w:r>
      </w:del>
      <w:del w:id="2070" w:author="PR Preview" w:date="2026-01-01T00:00:00Z">
        <w:r>
          <w:delText xml:space="preserve"> </w:delText>
        </w:r>
      </w:del>
      <m:oMath>
        <m:r>
          <m:t>j</m:t>
        </m:r>
      </m:oMath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and</w:delText>
        </w:r>
      </w:del>
      <w:del w:id="2073" w:author="PR Preview" w:date="2026-01-01T00:00:00Z">
        <w:r>
          <w:delText xml:space="preserve"> </w:delText>
        </w:r>
      </w:del>
      <m:oMath>
        <m:r>
          <m:t>k</m:t>
        </m:r>
      </m:oMath>
      <w:del w:id="2074" w:author="PR Preview" w:date="2026-01-01T00:00:00Z">
        <w:r>
          <w:delText xml:space="preserve">, and</w:delText>
        </w:r>
      </w:del>
    </w:p>
    <w:p>
      <w:pPr>
        <w:pStyle w:val="BodyText"/>
      </w:pPr>
      <w:ins w:id="2075" w:author="PR Preview" w:date="2026-01-01T00:00:00Z">
        <w:r>
          <w:rPr>
            <w:b/>
            <w:bCs/>
          </w:rPr>
          <w:t xml:space="preserve">Definition 25 (Proof by contradiction)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</w:t>
        </w:r>
      </w:ins>
      <w:ins w:id="2078" w:author="PR Preview" w:date="2026-01-01T00:00:00Z">
        <w:r>
          <w:t xml:space="preserve"> </w:t>
        </w:r>
      </w:ins>
      <w:ins w:id="2079" w:author="PR Preview" w:date="2026-01-01T00:00:00Z">
        <w:r>
          <w:rPr>
            <w:b/>
            <w:bCs/>
          </w:rPr>
          <w:t xml:space="preserve">proof by contradiction</w:t>
        </w:r>
      </w:ins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of a proposition</w:t>
        </w:r>
      </w:ins>
      <w:ins w:id="2082" w:author="PR Preview" w:date="2026-01-01T00:00:00Z">
        <w:r>
          <w:t xml:space="preserve"> </w:t>
        </w:r>
      </w:ins>
      <m:oMath>
        <m:r>
          <m:t>P</m:t>
        </m:r>
      </m:oMath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assumes that</w:t>
        </w:r>
      </w:ins>
      <w:ins w:id="2085" w:author="PR Preview" w:date="2026-01-01T00:00:00Z">
        <w:r>
          <w:t xml:space="preserve"> </w:t>
        </w:r>
      </w:ins>
      <m:oMath>
        <m:r>
          <m:t>P</m:t>
        </m:r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is false,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and derives from that assumption a proposition that is known to be false.</w:t>
        </w:r>
      </w:ins>
    </w:p>
    <w:bookmarkEnd w:id="69"/>
    <w:bookmarkStart w:id="70" w:name="exm-proof-by-contradiction"/>
    <w:p>
      <w:pPr>
        <w:pStyle w:val="BodyText"/>
      </w:pPr>
      <w:ins w:id="2090" w:author="PR Preview" w:date="2026-01-01T00:00:00Z">
        <w:r>
          <w:rPr>
            <w:b/>
            <w:bCs/>
          </w:rPr>
          <w:t xml:space="preserve">Example 26 (No integer is both even and odd)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Suppose, for contradiction, that some integer</w:t>
        </w:r>
      </w:ins>
      <w:ins w:id="2093" w:author="PR Preview" w:date="2026-01-01T00:00:00Z">
        <w:r>
          <w:t xml:space="preserve"> </w:t>
        </w:r>
      </w:ins>
      <m:oMath>
        <m:r>
          <m:t>n</m:t>
        </m:r>
      </m:oMath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is both even and odd (</w:t>
        </w:r>
      </w:ins>
      <w:hyperlink r:id="rId10">
        <w:ins w:id="2096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097" w:author="PR Preview" w:date="2026-01-01T00:00:00Z">
        <w:r>
          <w:t xml:space="preserve">).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Then</w:t>
        </w:r>
      </w:ins>
      <w:ins w:id="210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and</w:t>
        </w:r>
      </w:ins>
      <w:ins w:id="210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for some integers</w:t>
        </w:r>
      </w:ins>
      <w:ins w:id="2106" w:author="PR Preview" w:date="2026-01-01T00:00:00Z">
        <w:r>
          <w:t xml:space="preserve"> </w:t>
        </w:r>
      </w:ins>
      <m:oMath>
        <m:r>
          <m:t>j</m:t>
        </m:r>
      </m:oMath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and</w:t>
        </w:r>
      </w:ins>
      <w:ins w:id="2109" w:author="PR Preview" w:date="2026-01-01T00:00:00Z">
        <w:r>
          <w:t xml:space="preserve"> </w:t>
        </w:r>
      </w:ins>
      <m:oMath>
        <m:r>
          <m:t>k</m:t>
        </m:r>
      </m:oMath>
      <w:ins w:id="2110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0"/>
    <w:bookmarkStart w:id="71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1"/>
    <w:p>
      <w:pPr>
        <w:pStyle w:val="BodyText"/>
      </w:pPr>
      <w:del w:id="2111" w:author="PR Preview" w:date="2026-01-01T00:00:00Z">
        <w:r>
          <w:rPr>
            <w:i/>
            <w:iCs/>
          </w:rPr>
          <w:delText xml:space="preserve">Proof</w:delText>
        </w:r>
      </w:del>
      <w:del w:id="2112" w:author="PR Preview" w:date="2026-01-01T00:00:00Z">
        <w:r>
          <w:delText xml:space="preserve">. </w:delText>
        </w:r>
      </w:del>
      <w:del w:id="2113" w:author="PR Preview" w:date="2026-01-01T00:00:00Z">
        <w:r>
          <w:delText xml:space="preserve">By</w:delText>
        </w:r>
      </w:del>
      <w:del w:id="2114" w:author="PR Preview" w:date="2026-01-01T00:00:00Z">
        <w:r>
          <w:delText xml:space="preserve"> </w:delText>
        </w:r>
      </w:del>
      <w:hyperlink w:anchor="def-logical-connective">
        <w:del w:id="211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116" w:author="PR Preview" w:date="2026-01-01T00:00:00Z">
        <w:r>
          <w:delText xml:space="preserve">,</w:delText>
        </w:r>
      </w:del>
      <w:del w:id="2117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is false only when</w:delText>
        </w:r>
      </w:del>
      <w:del w:id="2120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is true and</w:delText>
        </w:r>
      </w:del>
      <w:del w:id="2123" w:author="PR Preview" w:date="2026-01-01T00:00:00Z">
        <w:r>
          <w:delText xml:space="preserve"> </w:delText>
        </w:r>
      </w:del>
      <m:oMath>
        <m:r>
          <m:t>Q</m:t>
        </m:r>
      </m:oMath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is false.</w:delText>
        </w:r>
      </w:del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Here</w:delText>
        </w:r>
      </w:del>
      <w:del w:id="2128" w:author="PR Preview" w:date="2026-01-01T00:00:00Z">
        <w:r>
          <w:delText xml:space="preserve"> </w:delText>
        </w:r>
      </w:del>
      <m:oMath>
        <m:r>
          <m:t>Q</m:t>
        </m:r>
      </m:oMath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is false, and</w:delText>
        </w:r>
      </w:del>
      <w:del w:id="2131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is true,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so</w:delText>
        </w:r>
      </w:del>
      <w:del w:id="2136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is not true.</w:delText>
        </w:r>
      </w:del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Then</w:delText>
        </w:r>
      </w:del>
      <w:del w:id="2141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is false.</w:delText>
        </w:r>
      </w:del>
      <w:del w:id="2144" w:author="PR Preview" w:date="2026-01-01T00:00:00Z">
        <w:r>
          <w:delText xml:space="preserve"> </w:delText>
        </w:r>
      </w:del>
      <w:del w:id="2145" w:author="PR Preview" w:date="2026-01-01T00:00:00Z">
        <w:r>
          <w:delText xml:space="preserve">Since</w:delText>
        </w:r>
      </w:del>
      <w:del w:id="2146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</m:oMath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is true whenever</w:delText>
        </w:r>
      </w:del>
      <w:del w:id="2149" w:author="PR Preview" w:date="2026-01-01T00:00:00Z">
        <w:r>
          <w:delText xml:space="preserve"> </w:delText>
        </w:r>
      </w:del>
      <m:oMath>
        <m:r>
          <m:t>P</m:t>
        </m:r>
      </m:oMath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is false,</w:delText>
        </w:r>
      </w:del>
      <w:del w:id="2152" w:author="PR Preview" w:date="2026-01-01T00:00:00Z">
        <w:r>
          <w:delText xml:space="preserve"> </w:delText>
        </w:r>
      </w:del>
      <m:oMath>
        <m:r>
          <m:t>P</m:t>
        </m:r>
      </m:oMath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must be true.</w:delText>
        </w:r>
      </w:del>
    </w:p>
    <w:p>
      <w:pPr>
        <w:pStyle w:val="BodyText"/>
      </w:pPr>
      <w:del w:id="2155" w:author="PR Preview" w:date="2026-01-01T00:00:00Z">
        <w:r>
          <w:rPr>
            <w:b/>
            <w:bCs/>
          </w:rPr>
          <w:delText xml:space="preserve">Example 15 (A truth table for a proof by contradiction)</w:delText>
        </w:r>
      </w:del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There are only four ways to assign truth values to</w:delText>
        </w:r>
      </w:del>
      <w:del w:id="2158" w:author="PR Preview" w:date="2026-01-01T00:00:00Z">
        <w:r>
          <w:delText xml:space="preserve"> </w:delText>
        </w:r>
      </w:del>
      <m:oMath>
        <m:r>
          <m:t>P</m:t>
        </m:r>
      </m:oMath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and</w:delText>
        </w:r>
      </w:del>
      <w:del w:id="2161" w:author="PR Preview" w:date="2026-01-01T00:00:00Z">
        <w:r>
          <w:delText xml:space="preserve"> </w:delText>
        </w:r>
      </w:del>
      <m:oMath>
        <m:r>
          <m:t>Q</m:t>
        </m:r>
      </m:oMath>
      <w:del w:id="2162" w:author="PR Preview" w:date="2026-01-01T00:00:00Z">
        <w:r>
          <w:delText xml:space="preserve">.</w:delText>
        </w:r>
      </w:del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delText xml:space="preserve">The code lists them, with the truth value of</w:delText>
        </w:r>
      </w:del>
      <w:del w:id="2165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del w:id="2166" w:author="PR Preview" w:date="2026-01-01T00:00:00Z">
        <w:r>
          <w:delText xml:space="preserve">,</w:delText>
        </w:r>
      </w:del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and marks the rows where</w:delText>
        </w:r>
      </w:del>
      <w:del w:id="2169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del w:id="2170" w:author="PR Preview" w:date="2026-01-01T00:00:00Z">
        <w:r>
          <w:delText xml:space="preserve"> </w:delText>
        </w:r>
      </w:del>
      <w:del w:id="2171" w:author="PR Preview" w:date="2026-01-01T00:00:00Z">
        <w:r>
          <w:delText xml:space="preserve">is true and</w:delText>
        </w:r>
      </w:del>
      <w:del w:id="2172" w:author="PR Preview" w:date="2026-01-01T00:00:00Z">
        <w:r>
          <w:delText xml:space="preserve"> </w:delText>
        </w:r>
      </w:del>
      <m:oMath>
        <m:r>
          <m:t>Q</m:t>
        </m:r>
      </m:oMath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is false.</w:delText>
        </w:r>
      </w:del>
    </w:p>
    <w:p>
      <w:pPr>
        <w:pStyle w:val="BodyText"/>
      </w:pPr>
      <w:ins w:id="2175" w:author="PR Preview" w:date="2026-01-01T00:00:00Z">
        <w:r>
          <w:rPr>
            <w:i/>
            <w:iCs/>
          </w:rPr>
          <w:t xml:space="preserve">Proof</w:t>
        </w:r>
      </w:ins>
      <w:ins w:id="2176" w:author="PR Preview" w:date="2026-01-01T00:00:00Z">
        <w:r>
          <w:t xml:space="preserve">. </w:t>
        </w:r>
      </w:ins>
      <w:ins w:id="2177" w:author="PR Preview" w:date="2026-01-01T00:00:00Z">
        <w:r>
          <w:t xml:space="preserve">By</w:t>
        </w:r>
      </w:ins>
      <w:ins w:id="2178" w:author="PR Preview" w:date="2026-01-01T00:00:00Z">
        <w:r>
          <w:t xml:space="preserve"> </w:t>
        </w:r>
      </w:ins>
      <w:hyperlink w:anchor="def-implies">
        <w:ins w:id="217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180" w:author="PR Preview" w:date="2026-01-01T00:00:00Z">
        <w:r>
          <w:t xml:space="preserve">,</w:t>
        </w:r>
      </w:ins>
      <w:ins w:id="218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is false only when</w:t>
        </w:r>
      </w:ins>
      <w:ins w:id="218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is true and</w:t>
        </w:r>
      </w:ins>
      <w:ins w:id="2187" w:author="PR Preview" w:date="2026-01-01T00:00:00Z">
        <w:r>
          <w:t xml:space="preserve"> </w:t>
        </w:r>
      </w:ins>
      <m:oMath>
        <m:r>
          <m:t>Q</m:t>
        </m:r>
      </m:oMath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is false.</w:t>
        </w:r>
      </w:ins>
      <w:ins w:id="2190" w:author="PR Preview" w:date="2026-01-01T00:00:00Z">
        <w:r>
          <w:t xml:space="preserve"> </w:t>
        </w:r>
      </w:ins>
      <w:ins w:id="2191" w:author="PR Preview" w:date="2026-01-01T00:00:00Z">
        <w:r>
          <w:t xml:space="preserve">Here</w:t>
        </w:r>
      </w:ins>
      <w:ins w:id="2192" w:author="PR Preview" w:date="2026-01-01T00:00:00Z">
        <w:r>
          <w:t xml:space="preserve"> </w:t>
        </w:r>
      </w:ins>
      <m:oMath>
        <m:r>
          <m:t>Q</m:t>
        </m:r>
      </m:oMath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is false, and</w:t>
        </w:r>
      </w:ins>
      <w:ins w:id="219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is true,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so</w:t>
        </w:r>
      </w:ins>
      <w:ins w:id="220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is not true.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Then</w:t>
        </w:r>
      </w:ins>
      <w:ins w:id="220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is false.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Since</w:t>
        </w:r>
      </w:ins>
      <w:ins w:id="221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is true whenever</w:t>
        </w:r>
      </w:ins>
      <w:ins w:id="2213" w:author="PR Preview" w:date="2026-01-01T00:00:00Z">
        <w:r>
          <w:t xml:space="preserve"> </w:t>
        </w:r>
      </w:ins>
      <m:oMath>
        <m:r>
          <m:t>P</m:t>
        </m:r>
      </m:oMath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is false,</w:t>
        </w:r>
      </w:ins>
      <w:ins w:id="2216" w:author="PR Preview" w:date="2026-01-01T00:00:00Z">
        <w:r>
          <w:t xml:space="preserve"> </w:t>
        </w:r>
      </w:ins>
      <m:oMath>
        <m:r>
          <m:t>P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must be true.</w:t>
        </w:r>
      </w:ins>
    </w:p>
    <w:bookmarkStart w:id="72" w:name="exm-proof-by-contradiction-truth-table"/>
    <w:p>
      <w:pPr>
        <w:pStyle w:val="BodyText"/>
      </w:pPr>
      <w:ins w:id="2219" w:author="PR Preview" w:date="2026-01-01T00:00:00Z">
        <w:r>
          <w:rPr>
            <w:b/>
            <w:bCs/>
          </w:rPr>
          <w:t xml:space="preserve">Example 27 (A truth table for a proof by contradiction)</w:t>
        </w:r>
      </w:ins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There are only four ways to assign truth values to</w:t>
        </w:r>
      </w:ins>
      <w:ins w:id="2222" w:author="PR Preview" w:date="2026-01-01T00:00:00Z">
        <w:r>
          <w:t xml:space="preserve"> </w:t>
        </w:r>
      </w:ins>
      <m:oMath>
        <m:r>
          <m:t>P</m:t>
        </m:r>
      </m:oMath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and</w:t>
        </w:r>
      </w:ins>
      <w:ins w:id="2225" w:author="PR Preview" w:date="2026-01-01T00:00:00Z">
        <w:r>
          <w:t xml:space="preserve"> </w:t>
        </w:r>
      </w:ins>
      <m:oMath>
        <m:r>
          <m:t>Q</m:t>
        </m:r>
      </m:oMath>
      <w:ins w:id="2226" w:author="PR Preview" w:date="2026-01-01T00:00:00Z">
        <w:r>
          <w:t xml:space="preserve">.</w:t>
        </w:r>
      </w:ins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The code lists them, with the truth value of</w:t>
        </w:r>
      </w:ins>
      <w:ins w:id="222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2230" w:author="PR Preview" w:date="2026-01-01T00:00:00Z">
        <w:r>
          <w:t xml:space="preserve">,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and marks the rows where</w:t>
        </w:r>
      </w:ins>
      <w:ins w:id="223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is true and</w:t>
        </w:r>
      </w:ins>
      <w:ins w:id="2236" w:author="PR Preview" w:date="2026-01-01T00:00:00Z">
        <w:r>
          <w:t xml:space="preserve"> </w:t>
        </w:r>
      </w:ins>
      <m:oMath>
        <m:r>
          <m:t>Q</m:t>
        </m:r>
      </m:oMath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is false.</w:t>
        </w:r>
      </w:ins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bookmarkEnd w:id="73"/>
    <w:bookmarkStart w:id="74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4"/>
    <w:bookmarkStart w:id="80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7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0"/>
    <w:bookmarkStart w:id="83" w:name="sec-direct-proof"/>
    <w:p>
      <w:pPr>
        <w:pStyle w:val="Heading2"/>
      </w:pPr>
      <w:r>
        <w:t xml:space="preserve">4 Direct proof</w:t>
      </w:r>
    </w:p>
    <w:bookmarkStart w:id="81" w:name="def-direct-proof"/>
    <w:p>
      <w:pPr>
        <w:pStyle w:val="FirstParagraph"/>
      </w:pPr>
      <w:del w:id="2239" w:author="PR Preview" w:date="2026-01-01T00:00:00Z">
        <w:r>
          <w:rPr>
            <w:b/>
            <w:bCs/>
          </w:rPr>
          <w:delText xml:space="preserve">Definition 14 (Direct proof)</w:delText>
        </w:r>
      </w:del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A</w:delText>
        </w:r>
      </w:del>
      <w:del w:id="2242" w:author="PR Preview" w:date="2026-01-01T00:00:00Z">
        <w:r>
          <w:delText xml:space="preserve"> </w:delText>
        </w:r>
      </w:del>
      <w:del w:id="2243" w:author="PR Preview" w:date="2026-01-01T00:00:00Z">
        <w:r>
          <w:rPr>
            <w:b/>
            <w:bCs/>
          </w:rPr>
          <w:delText xml:space="preserve">direct proof</w:delText>
        </w:r>
      </w:del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of a proposition</w:delText>
        </w:r>
      </w:del>
      <w:del w:id="2246" w:author="PR Preview" w:date="2026-01-01T00:00:00Z">
        <w:r>
          <w:delText xml:space="preserve"> </w:delText>
        </w:r>
      </w:del>
      <m:oMath>
        <m:r>
          <m:t>Q</m:t>
        </m:r>
      </m:oMath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starts from the assumptions that</w:delText>
        </w:r>
      </w:del>
      <w:del w:id="2249" w:author="PR Preview" w:date="2026-01-01T00:00:00Z">
        <w:r>
          <w:delText xml:space="preserve"> </w:delText>
        </w:r>
      </w:del>
      <m:oMath>
        <m:r>
          <m:t>Q</m:t>
        </m:r>
      </m:oMath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is stated under, if any,</w:delText>
        </w:r>
      </w:del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and reaches</w:delText>
        </w:r>
      </w:del>
      <w:del w:id="2254" w:author="PR Preview" w:date="2026-01-01T00:00:00Z">
        <w:r>
          <w:delText xml:space="preserve"> </w:delText>
        </w:r>
      </w:del>
      <m:oMath>
        <m:r>
          <m:t>Q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through a chain of steps,</w:delText>
        </w:r>
      </w:del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each of which applies a definition,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a previously proved result,</w:delText>
        </w:r>
      </w:del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or one rule of logic or algebra</w:delText>
        </w:r>
      </w:del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to the assumptions or to earlier steps.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A direct proof never assumes that</w:delText>
        </w:r>
      </w:del>
      <w:del w:id="2267" w:author="PR Preview" w:date="2026-01-01T00:00:00Z">
        <w:r>
          <w:delText xml:space="preserve"> </w:delText>
        </w:r>
      </w:del>
      <m:oMath>
        <m:r>
          <m:t>Q</m:t>
        </m:r>
      </m:oMath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is false;</w:delText>
        </w:r>
      </w:del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delText xml:space="preserve">compare</w:delText>
        </w:r>
      </w:del>
      <w:del w:id="2272" w:author="PR Preview" w:date="2026-01-01T00:00:00Z">
        <w:r>
          <w:delText xml:space="preserve"> </w:delText>
        </w:r>
      </w:del>
      <w:hyperlink w:anchor="def-proof-by-contradiction">
        <w:del w:id="2273" w:author="PR Preview" w:date="2026-01-01T00:00:00Z">
          <w:r>
            <w:rPr>
              <w:rStyle w:val="Hyperlink"/>
            </w:rPr>
            <w:delText xml:space="preserve">proof by contradiction</w:delText>
          </w:r>
        </w:del>
      </w:hyperlink>
      <w:del w:id="2274" w:author="PR Preview" w:date="2026-01-01T00:00:00Z">
        <w:r>
          <w:delText xml:space="preserve">,</w:delText>
        </w:r>
      </w:del>
      <w:del w:id="2275" w:author="PR Preview" w:date="2026-01-01T00:00:00Z">
        <w:r>
          <w:delText xml:space="preserve"> </w:delText>
        </w:r>
      </w:del>
      <w:del w:id="2276" w:author="PR Preview" w:date="2026-01-01T00:00:00Z">
        <w:r>
          <w:delText xml:space="preserve">which does.</w:delText>
        </w:r>
      </w:del>
    </w:p>
    <w:p>
      <w:pPr>
        <w:pStyle w:val="BodyText"/>
      </w:pPr>
      <w:del w:id="2277" w:author="PR Preview" w:date="2026-01-01T00:00:00Z">
        <w:r>
          <w:rPr>
            <w:b/>
            <w:bCs/>
          </w:rPr>
          <w:delText xml:space="preserve">Example 16 (The square of an odd integer is odd)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Claim: if</w:delText>
        </w:r>
      </w:del>
      <w:del w:id="2280" w:author="PR Preview" w:date="2026-01-01T00:00:00Z">
        <w:r>
          <w:delText xml:space="preserve"> </w:delText>
        </w:r>
      </w:del>
      <m:oMath>
        <m:r>
          <m:t>n</m:t>
        </m:r>
      </m:oMath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is an</w:delText>
        </w:r>
      </w:del>
      <w:del w:id="2283" w:author="PR Preview" w:date="2026-01-01T00:00:00Z">
        <w:r>
          <w:delText xml:space="preserve"> </w:delText>
        </w:r>
      </w:del>
      <w:hyperlink r:id="rId10">
        <w:del w:id="2284" w:author="PR Preview" w:date="2026-01-01T00:00:00Z">
          <w:r>
            <w:rPr>
              <w:rStyle w:val="Hyperlink"/>
            </w:rPr>
            <w:delText xml:space="preserve">odd</w:delText>
          </w:r>
        </w:del>
      </w:hyperlink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integer,</w:delText>
        </w:r>
      </w:del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then</w:delText>
        </w:r>
      </w:del>
      <w:del w:id="2289" w:author="PR Preview" w:date="2026-01-01T00:00:00Z">
        <w:r>
          <w:delText xml:space="preserve"> </w:delText>
        </w:r>
      </w:del>
      <m:oMath>
        <m:sSup>
          <m:e>
            <m:r>
              <m:t>n</m:t>
            </m:r>
          </m:e>
          <m:sup>
            <m:r>
              <m:t>2</m:t>
            </m:r>
          </m:sup>
        </m:sSup>
      </m:oMath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is odd.</w:delText>
        </w:r>
      </w:del>
    </w:p>
    <w:p>
      <w:pPr>
        <w:pStyle w:val="FirstParagraph"/>
      </w:pPr>
      <w:ins w:id="2292" w:author="PR Preview" w:date="2026-01-01T00:00:00Z">
        <w:r>
          <w:rPr>
            <w:b/>
            <w:bCs/>
          </w:rPr>
          <w:t xml:space="preserve">Definition 26 (Direct proof)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A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rPr>
            <w:b/>
            <w:bCs/>
          </w:rPr>
          <w:t xml:space="preserve">direct proof</w:t>
        </w:r>
      </w:ins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of a proposition</w:t>
        </w:r>
      </w:ins>
      <w:ins w:id="2299" w:author="PR Preview" w:date="2026-01-01T00:00:00Z">
        <w:r>
          <w:t xml:space="preserve"> </w:t>
        </w:r>
      </w:ins>
      <m:oMath>
        <m:r>
          <m:t>Q</m:t>
        </m:r>
      </m:oMath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starts from the assumptions that</w:t>
        </w:r>
      </w:ins>
      <w:ins w:id="2302" w:author="PR Preview" w:date="2026-01-01T00:00:00Z">
        <w:r>
          <w:t xml:space="preserve"> </w:t>
        </w:r>
      </w:ins>
      <m:oMath>
        <m:r>
          <m:t>Q</m:t>
        </m:r>
      </m:oMath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is stated under, if any,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and reaches</w:t>
        </w:r>
      </w:ins>
      <w:ins w:id="2307" w:author="PR Preview" w:date="2026-01-01T00:00:00Z">
        <w:r>
          <w:t xml:space="preserve"> </w:t>
        </w:r>
      </w:ins>
      <m:oMath>
        <m:r>
          <m:t>Q</m:t>
        </m:r>
      </m:oMath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through a chain of steps,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each of which applies a definition,</w:t>
        </w:r>
      </w:ins>
      <w:ins w:id="2312" w:author="PR Preview" w:date="2026-01-01T00:00:00Z">
        <w:r>
          <w:t xml:space="preserve"> </w:t>
        </w:r>
      </w:ins>
      <w:ins w:id="2313" w:author="PR Preview" w:date="2026-01-01T00:00:00Z">
        <w:r>
          <w:t xml:space="preserve">a previously proved result,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or one rule of logic or algebra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to the assumptions or to earlier steps.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A direct proof never assumes that</w:t>
        </w:r>
      </w:ins>
      <w:ins w:id="2320" w:author="PR Preview" w:date="2026-01-01T00:00:00Z">
        <w:r>
          <w:t xml:space="preserve"> </w:t>
        </w:r>
      </w:ins>
      <m:oMath>
        <m:r>
          <m:t>Q</m:t>
        </m:r>
      </m:oMath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is false;</w:t>
        </w:r>
      </w:ins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compare</w:t>
        </w:r>
      </w:ins>
      <w:ins w:id="2325" w:author="PR Preview" w:date="2026-01-01T00:00:00Z">
        <w:r>
          <w:t xml:space="preserve"> </w:t>
        </w:r>
      </w:ins>
      <w:hyperlink w:anchor="def-proof-by-contradiction">
        <w:ins w:id="2326" w:author="PR Preview" w:date="2026-01-01T00:00:00Z">
          <w:r>
            <w:rPr>
              <w:rStyle w:val="Hyperlink"/>
            </w:rPr>
            <w:t xml:space="preserve">proof by contradiction</w:t>
          </w:r>
        </w:ins>
      </w:hyperlink>
      <w:ins w:id="2327" w:author="PR Preview" w:date="2026-01-01T00:00:00Z">
        <w:r>
          <w:t xml:space="preserve">,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which does.</w:t>
        </w:r>
      </w:ins>
    </w:p>
    <w:bookmarkEnd w:id="81"/>
    <w:bookmarkStart w:id="82" w:name="exm-direct-proof"/>
    <w:p>
      <w:pPr>
        <w:pStyle w:val="BodyText"/>
      </w:pPr>
      <w:ins w:id="2330" w:author="PR Preview" w:date="2026-01-01T00:00:00Z">
        <w:r>
          <w:rPr>
            <w:b/>
            <w:bCs/>
          </w:rPr>
          <w:t xml:space="preserve">Example 28 (The square of an odd integer is odd)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Claim: if</w:t>
        </w:r>
      </w:ins>
      <w:ins w:id="2333" w:author="PR Preview" w:date="2026-01-01T00:00:00Z">
        <w:r>
          <w:t xml:space="preserve"> </w:t>
        </w:r>
      </w:ins>
      <m:oMath>
        <m:r>
          <m:t>n</m:t>
        </m:r>
      </m:oMath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is an</w:t>
        </w:r>
      </w:ins>
      <w:ins w:id="2336" w:author="PR Preview" w:date="2026-01-01T00:00:00Z">
        <w:r>
          <w:t xml:space="preserve"> </w:t>
        </w:r>
      </w:ins>
      <w:hyperlink r:id="rId10">
        <w:ins w:id="2337" w:author="PR Preview" w:date="2026-01-01T00:00:00Z">
          <w:r>
            <w:rPr>
              <w:rStyle w:val="Hyperlink"/>
            </w:rPr>
            <w:t xml:space="preserve">odd</w:t>
          </w:r>
        </w:ins>
      </w:hyperlink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integer,</w:t>
        </w:r>
      </w:ins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then</w:t>
        </w:r>
      </w:ins>
      <w:ins w:id="2342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</m:oMath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is odd.</w:t>
        </w:r>
      </w:ins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2"/>
    <w:bookmarkEnd w:id="83"/>
    <w:bookmarkStart w:id="84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4"/>
    <w:bookmarkStart w:id="91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5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7" w:name="def-proof-by-induction"/>
    <w:p>
      <w:pPr>
        <w:pStyle w:val="BodyText"/>
      </w:pPr>
      <w:del w:id="2345" w:author="PR Preview" w:date="2026-01-01T00:00:00Z">
        <w:r>
          <w:rPr>
            <w:b/>
            <w:bCs/>
          </w:rPr>
          <w:delText xml:space="preserve">Definition 15 (Proof by induction)</w:delText>
        </w:r>
      </w:del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Let</w:delText>
        </w:r>
      </w:del>
      <w:del w:id="2348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0</m:t>
            </m:r>
          </m:sub>
        </m:sSub>
      </m:oMath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be an</w:delText>
        </w:r>
      </w:del>
      <w:del w:id="2351" w:author="PR Preview" w:date="2026-01-01T00:00:00Z">
        <w:r>
          <w:delText xml:space="preserve"> </w:delText>
        </w:r>
      </w:del>
      <w:hyperlink r:id="rId31">
        <w:del w:id="2352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2353" w:author="PR Preview" w:date="2026-01-01T00:00:00Z">
        <w:r>
          <w:delText xml:space="preserve">,</w:delText>
        </w:r>
      </w:del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and let</w:delText>
        </w:r>
      </w:del>
      <w:del w:id="23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be a</w:delText>
        </w:r>
      </w:del>
      <w:del w:id="2359" w:author="PR Preview" w:date="2026-01-01T00:00:00Z">
        <w:r>
          <w:delText xml:space="preserve"> </w:delText>
        </w:r>
      </w:del>
      <w:hyperlink r:id="rId86">
        <w:del w:id="2360" w:author="PR Preview" w:date="2026-01-01T00:00:00Z">
          <w:r>
            <w:rPr>
              <w:rStyle w:val="Hyperlink"/>
            </w:rPr>
            <w:delText xml:space="preserve">predicate</w:delText>
          </w:r>
        </w:del>
      </w:hyperlink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about the integers</w:delText>
        </w:r>
      </w:del>
      <w:del w:id="236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del w:id="2364" w:author="PR Preview" w:date="2026-01-01T00:00:00Z">
        <w:r>
          <w:delText xml:space="preserve">.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A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rPr>
            <w:b/>
            <w:bCs/>
          </w:rPr>
          <w:delText xml:space="preserve">proof by induction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on</w:delText>
        </w:r>
      </w:del>
      <w:del w:id="2371" w:author="PR Preview" w:date="2026-01-01T00:00:00Z">
        <w:r>
          <w:delText xml:space="preserve"> </w:delText>
        </w:r>
      </w:del>
      <m:oMath>
        <m:r>
          <m:t>n</m:t>
        </m:r>
      </m:oMath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shows that</w:delText>
        </w:r>
      </w:del>
      <w:del w:id="237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holds for every integer</w:delText>
        </w:r>
      </w:del>
      <w:del w:id="237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by showing two things:</w:delText>
        </w:r>
      </w:del>
    </w:p>
    <w:p>
      <w:pPr>
        <w:pStyle w:val="BodyText"/>
      </w:pPr>
      <w:ins w:id="2380" w:author="PR Preview" w:date="2026-01-01T00:00:00Z">
        <w:r>
          <w:rPr>
            <w:b/>
            <w:bCs/>
          </w:rPr>
          <w:t xml:space="preserve">Definition 27 (Proof by induction)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Let</w:t>
        </w:r>
      </w:ins>
      <w:ins w:id="238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be an</w:t>
        </w:r>
      </w:ins>
      <w:ins w:id="2386" w:author="PR Preview" w:date="2026-01-01T00:00:00Z">
        <w:r>
          <w:t xml:space="preserve"> </w:t>
        </w:r>
      </w:ins>
      <w:hyperlink r:id="rId31">
        <w:ins w:id="2387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2388" w:author="PR Preview" w:date="2026-01-01T00:00:00Z">
        <w:r>
          <w:t xml:space="preserve">,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and let</w:t>
        </w:r>
      </w:ins>
      <w:ins w:id="23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be a</w:t>
        </w:r>
      </w:ins>
      <w:ins w:id="2394" w:author="PR Preview" w:date="2026-01-01T00:00:00Z">
        <w:r>
          <w:t xml:space="preserve"> </w:t>
        </w:r>
      </w:ins>
      <w:hyperlink r:id="rId86">
        <w:ins w:id="2395" w:author="PR Preview" w:date="2026-01-01T00:00:00Z">
          <w:r>
            <w:rPr>
              <w:rStyle w:val="Hyperlink"/>
            </w:rPr>
            <w:t xml:space="preserve">predicate</w:t>
          </w:r>
        </w:ins>
      </w:hyperlink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about the integers</w:t>
        </w:r>
      </w:ins>
      <w:ins w:id="239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399" w:author="PR Preview" w:date="2026-01-01T00:00:00Z">
        <w:r>
          <w:t xml:space="preserve">.</w:t>
        </w:r>
      </w:ins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A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rPr>
            <w:b/>
            <w:bCs/>
          </w:rPr>
          <w:t xml:space="preserve">proof by induction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on</w:t>
        </w:r>
      </w:ins>
      <w:ins w:id="2406" w:author="PR Preview" w:date="2026-01-01T00:00:00Z">
        <w:r>
          <w:t xml:space="preserve"> </w:t>
        </w:r>
      </w:ins>
      <m:oMath>
        <m:r>
          <m:t>n</m:t>
        </m:r>
      </m:oMath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shows that</w:t>
        </w:r>
      </w:ins>
      <w:ins w:id="24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holds for every integer</w:t>
        </w:r>
      </w:ins>
      <w:ins w:id="24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by showing two things:</w:t>
        </w:r>
      </w:ins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7"/>
    <w:bookmarkStart w:id="88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88"/>
    <w:p>
      <w:pPr>
        <w:pStyle w:val="BodyText"/>
      </w:pPr>
      <w:r>
        <w:t xml:space="preserve">The following example uses</w:t>
      </w:r>
      <w:r>
        <w:t xml:space="preserve"> </w:t>
      </w:r>
      <w:hyperlink r:id="rId89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0" w:name="exm-induction-sum"/>
    <w:p>
      <w:pPr>
        <w:pStyle w:val="BodyText"/>
      </w:pPr>
      <w:del w:id="2415" w:author="PR Preview" w:date="2026-01-01T00:00:00Z">
        <w:r>
          <w:rPr>
            <w:b/>
            <w:bCs/>
          </w:rPr>
          <w:delText xml:space="preserve">Example 17 (Sum of the first</w:delText>
        </w:r>
      </w:del>
      <w:del w:id="2416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2417" w:author="PR Preview" w:date="2026-01-01T00:00:00Z">
        <w:r>
          <w:rPr>
            <w:b/>
            <w:bCs/>
          </w:rPr>
          <w:delText xml:space="preserve"> </w:delText>
        </w:r>
      </w:del>
      <w:del w:id="2418" w:author="PR Preview" w:date="2026-01-01T00:00:00Z">
        <w:r>
          <w:rPr>
            <w:b/>
            <w:bCs/>
          </w:rPr>
          <w:delText xml:space="preserve">natural numbers)</w:delText>
        </w:r>
      </w:del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For every</w:delText>
        </w:r>
      </w:del>
      <w:del w:id="242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242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23" w:author="PR Preview" w:date="2026-01-01T00:00:00Z">
        <w:r>
          <w:delText xml:space="preserve">For example, with</w:delText>
        </w:r>
      </w:del>
      <w:del w:id="242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2425" w:author="PR Preview" w:date="2026-01-01T00:00:00Z">
        <w:r>
          <w:delText xml:space="preserve">,</w:delText>
        </w:r>
      </w:del>
      <w:del w:id="242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delText xml:space="preserve">and</w:delText>
        </w:r>
      </w:del>
      <w:del w:id="242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del w:id="2430" w:author="PR Preview" w:date="2026-01-01T00:00:00Z">
        <w:r>
          <w:delText xml:space="preserve">.</w:delText>
        </w:r>
      </w:del>
      <w:del w:id="2431" w:author="PR Preview" w:date="2026-01-01T00:00:00Z">
        <w:r>
          <w:delText xml:space="preserve"> </w:delText>
        </w:r>
      </w:del>
      <w:del w:id="2432" w:author="PR Preview" w:date="2026-01-01T00:00:00Z">
        <w:r>
          <w:delText xml:space="preserve">To prove the equation for every</w:delText>
        </w:r>
      </w:del>
      <w:del w:id="2433" w:author="PR Preview" w:date="2026-01-01T00:00:00Z">
        <w:r>
          <w:delText xml:space="preserve"> </w:delText>
        </w:r>
      </w:del>
      <m:oMath>
        <m:r>
          <m:t>n</m:t>
        </m:r>
      </m:oMath>
      <w:del w:id="2434" w:author="PR Preview" w:date="2026-01-01T00:00:00Z">
        <w:r>
          <w:delText xml:space="preserve">,</w:delText>
        </w:r>
      </w:del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let</w:delText>
        </w:r>
      </w:del>
      <w:del w:id="24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be the equation and use</w:delText>
        </w:r>
      </w:del>
      <w:del w:id="2440" w:author="PR Preview" w:date="2026-01-01T00:00:00Z">
        <w:r>
          <w:delText xml:space="preserve"> </w:delText>
        </w:r>
      </w:del>
      <w:hyperlink w:anchor="def-proof-by-induction">
        <w:del w:id="244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with</w:delText>
        </w:r>
      </w:del>
      <w:del w:id="2444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2445" w:author="PR Preview" w:date="2026-01-01T00:00:00Z">
        <w:r>
          <w:delText xml:space="preserve">.</w:delText>
        </w:r>
      </w:del>
    </w:p>
    <w:p>
      <w:pPr>
        <w:pStyle w:val="BodyText"/>
      </w:pPr>
      <w:ins w:id="2446" w:author="PR Preview" w:date="2026-01-01T00:00:00Z">
        <w:r>
          <w:rPr>
            <w:b/>
            <w:bCs/>
          </w:rPr>
          <w:t xml:space="preserve">Example 29 (Sum of the first</w:t>
        </w:r>
      </w:ins>
      <w:ins w:id="2447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2448" w:author="PR Preview" w:date="2026-01-01T00:00:00Z">
        <w:r>
          <w:rPr>
            <w:b/>
            <w:bCs/>
          </w:rPr>
          <w:t xml:space="preserve"> </w:t>
        </w:r>
      </w:ins>
      <w:ins w:id="2449" w:author="PR Preview" w:date="2026-01-01T00:00:00Z">
        <w:r>
          <w:rPr>
            <w:b/>
            <w:bCs/>
          </w:rPr>
          <w:t xml:space="preserve">natural numbers)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For every</w:t>
        </w:r>
      </w:ins>
      <w:ins w:id="24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245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454" w:author="PR Preview" w:date="2026-01-01T00:00:00Z">
        <w:r>
          <w:t xml:space="preserve">For example, with</w:t>
        </w:r>
      </w:ins>
      <w:ins w:id="245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2456" w:author="PR Preview" w:date="2026-01-01T00:00:00Z">
        <w:r>
          <w:t xml:space="preserve">,</w:t>
        </w:r>
      </w:ins>
      <w:ins w:id="245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and</w:t>
        </w:r>
      </w:ins>
      <w:ins w:id="246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ins w:id="2461" w:author="PR Preview" w:date="2026-01-01T00:00:00Z">
        <w:r>
          <w:t xml:space="preserve">.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To prove the equation for every</w:t>
        </w:r>
      </w:ins>
      <w:ins w:id="2464" w:author="PR Preview" w:date="2026-01-01T00:00:00Z">
        <w:r>
          <w:t xml:space="preserve"> </w:t>
        </w:r>
      </w:ins>
      <m:oMath>
        <m:r>
          <m:t>n</m:t>
        </m:r>
      </m:oMath>
      <w:ins w:id="2465" w:author="PR Preview" w:date="2026-01-01T00:00:00Z">
        <w:r>
          <w:t xml:space="preserve">,</w:t>
        </w:r>
      </w:ins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let</w:t>
        </w:r>
      </w:ins>
      <w:ins w:id="24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469" w:author="PR Preview" w:date="2026-01-01T00:00:00Z">
        <w:r>
          <w:t xml:space="preserve"> </w:t>
        </w:r>
      </w:ins>
      <w:ins w:id="2470" w:author="PR Preview" w:date="2026-01-01T00:00:00Z">
        <w:r>
          <w:t xml:space="preserve">be the equation and use</w:t>
        </w:r>
      </w:ins>
      <w:ins w:id="2471" w:author="PR Preview" w:date="2026-01-01T00:00:00Z">
        <w:r>
          <w:t xml:space="preserve"> </w:t>
        </w:r>
      </w:ins>
      <w:hyperlink w:anchor="def-proof-by-induction">
        <w:ins w:id="2472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with</w:t>
        </w:r>
      </w:ins>
      <w:ins w:id="247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476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del w:id="2477" w:author="PR Preview" w:date="2026-01-01T00:00:00Z">
        <w:r>
          <w:delText xml:space="preserve">which is</w:delText>
        </w:r>
      </w:del>
      <w:del w:id="247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2479" w:author="PR Preview" w:date="2026-01-01T00:00:00Z">
        <w:r>
          <w:delText xml:space="preserve">.</w:delText>
        </w:r>
      </w:del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By</w:delText>
        </w:r>
      </w:del>
      <w:del w:id="2482" w:author="PR Preview" w:date="2026-01-01T00:00:00Z">
        <w:r>
          <w:delText xml:space="preserve"> </w:delText>
        </w:r>
      </w:del>
      <w:hyperlink w:anchor="def-proof-by-induction">
        <w:del w:id="248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484" w:author="PR Preview" w:date="2026-01-01T00:00:00Z">
        <w:r>
          <w:delText xml:space="preserve">,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the equation holds for every</w:delText>
        </w:r>
      </w:del>
      <w:del w:id="248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2488" w:author="PR Preview" w:date="2026-01-01T00:00:00Z">
        <w:r>
          <w:delText xml:space="preserve">.</w:delText>
        </w:r>
      </w:del>
    </w:p>
    <w:p>
      <w:pPr>
        <w:pStyle w:val="FirstParagraph"/>
      </w:pPr>
      <w:ins w:id="2489" w:author="PR Preview" w:date="2026-01-01T00:00:00Z">
        <w:r>
          <w:t xml:space="preserve">which is</w:t>
        </w:r>
      </w:ins>
      <w:ins w:id="24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491" w:author="PR Preview" w:date="2026-01-01T00:00:00Z">
        <w:r>
          <w:t xml:space="preserve">.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By</w:t>
        </w:r>
      </w:ins>
      <w:ins w:id="2494" w:author="PR Preview" w:date="2026-01-01T00:00:00Z">
        <w:r>
          <w:t xml:space="preserve"> </w:t>
        </w:r>
      </w:ins>
      <w:hyperlink w:anchor="def-proof-by-induction">
        <w:ins w:id="2495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496" w:author="PR Preview" w:date="2026-01-01T00:00:00Z">
        <w:r>
          <w:t xml:space="preserve">,</w:t>
        </w:r>
      </w:ins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the equation holds for every</w:t>
        </w:r>
      </w:ins>
      <w:ins w:id="249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2500" w:author="PR Preview" w:date="2026-01-01T00:00:00Z">
        <w:r>
          <w:t xml:space="preserve">.</w:t>
        </w:r>
      </w:ins>
    </w:p>
    <w:bookmarkEnd w:id="90"/>
    <w:bookmarkEnd w:id="91"/>
    <w:bookmarkStart w:id="99" w:name="sec-formal-logic"/>
    <w:p>
      <w:pPr>
        <w:pStyle w:val="Heading2"/>
      </w:pPr>
      <w:r>
        <w:t xml:space="preserve">7 Formal logic</w:t>
      </w:r>
    </w:p>
    <w:bookmarkStart w:id="92" w:name="def-propositional-logic"/>
    <w:p>
      <w:pPr>
        <w:pStyle w:val="FirstParagraph"/>
      </w:pPr>
      <w:del w:id="2501" w:author="PR Preview" w:date="2026-01-01T00:00:00Z">
        <w:r>
          <w:rPr>
            <w:b/>
            <w:bCs/>
          </w:rPr>
          <w:delText xml:space="preserve">Definition 16 (Propositional logic)</w:delText>
        </w:r>
      </w:del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rPr>
            <w:b/>
            <w:bCs/>
          </w:rPr>
          <w:delText xml:space="preserve">Propositional logic</w:delText>
        </w:r>
      </w:del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is the study of</w:delText>
        </w:r>
      </w:del>
      <w:del w:id="2506" w:author="PR Preview" w:date="2026-01-01T00:00:00Z">
        <w:r>
          <w:delText xml:space="preserve"> </w:delText>
        </w:r>
      </w:del>
      <w:hyperlink w:anchor="def-logical-entailment">
        <w:del w:id="2507" w:author="PR Preview" w:date="2026-01-01T00:00:00Z">
          <w:r>
            <w:rPr>
              <w:rStyle w:val="Hyperlink"/>
            </w:rPr>
            <w:delText xml:space="preserve">logical entailment</w:delText>
          </w:r>
        </w:del>
      </w:hyperlink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among</w:delText>
        </w:r>
      </w:del>
      <w:del w:id="2510" w:author="PR Preview" w:date="2026-01-01T00:00:00Z">
        <w:r>
          <w:delText xml:space="preserve"> </w:delText>
        </w:r>
      </w:del>
      <w:hyperlink w:anchor="def-proposition">
        <w:del w:id="2511" w:author="PR Preview" w:date="2026-01-01T00:00:00Z">
          <w:r>
            <w:rPr>
              <w:rStyle w:val="Hyperlink"/>
            </w:rPr>
            <w:delText xml:space="preserve">propositions</w:delText>
          </w:r>
        </w:del>
      </w:hyperlink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built from basic propositions</w:delText>
        </w:r>
      </w:del>
      <w:del w:id="251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515" w:author="PR Preview" w:date="2026-01-01T00:00:00Z">
        <w:r>
          <w:delText xml:space="preserve"> </w:delText>
        </w:r>
      </w:del>
      <w:del w:id="2516" w:author="PR Preview" w:date="2026-01-01T00:00:00Z">
        <w:r>
          <w:delText xml:space="preserve">using only the</w:delText>
        </w:r>
      </w:del>
      <w:del w:id="2517" w:author="PR Preview" w:date="2026-01-01T00:00:00Z">
        <w:r>
          <w:delText xml:space="preserve"> </w:delText>
        </w:r>
      </w:del>
      <w:hyperlink w:anchor="def-logical-connective">
        <w:del w:id="2518" w:author="PR Preview" w:date="2026-01-01T00:00:00Z">
          <w:r>
            <w:rPr>
              <w:rStyle w:val="Hyperlink"/>
            </w:rPr>
            <w:delText xml:space="preserve">logical connectives</w:delText>
          </w:r>
        </w:del>
      </w:hyperlink>
      <w:del w:id="2519" w:author="PR Preview" w:date="2026-01-01T00:00:00Z">
        <w:r>
          <w:delText xml:space="preserve">.</w:delText>
        </w:r>
      </w:del>
      <w:del w:id="2520" w:author="PR Preview" w:date="2026-01-01T00:00:00Z">
        <w:r>
          <w:delText xml:space="preserve"> </w:delText>
        </w:r>
      </w:del>
      <w:del w:id="2521" w:author="PR Preview" w:date="2026-01-01T00:00:00Z">
        <w:r>
          <w:delText xml:space="preserve">Whether such propositions entail one another</w:delText>
        </w:r>
      </w:del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depends only on the truth values of the basic propositions,</w:delText>
        </w:r>
      </w:del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not on what the basic propositions say.</w:delText>
        </w:r>
      </w:del>
    </w:p>
    <w:p>
      <w:pPr>
        <w:pStyle w:val="BodyText"/>
      </w:pPr>
      <w:del w:id="2526" w:author="PR Preview" w:date="2026-01-01T00:00:00Z">
        <w:r>
          <w:rPr>
            <w:b/>
            <w:bCs/>
          </w:rPr>
          <w:delText xml:space="preserve">Example 18 (</w:delText>
        </w:r>
      </w:del>
      <m:oMath>
        <m:r>
          <m:t>P</m:t>
        </m:r>
      </m:oMath>
      <w:del w:id="2527" w:author="PR Preview" w:date="2026-01-01T00:00:00Z">
        <w:r>
          <w:rPr>
            <w:b/>
            <w:bCs/>
          </w:rPr>
          <w:delText xml:space="preserve"> </w:delText>
        </w:r>
      </w:del>
      <w:del w:id="2528" w:author="PR Preview" w:date="2026-01-01T00:00:00Z">
        <w:r>
          <w:rPr>
            <w:b/>
            <w:bCs/>
          </w:rPr>
          <w:delText xml:space="preserve">and</w:delText>
        </w:r>
      </w:del>
      <w:del w:id="2529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530" w:author="PR Preview" w:date="2026-01-01T00:00:00Z">
        <w:r>
          <w:rPr>
            <w:b/>
            <w:bCs/>
          </w:rPr>
          <w:delText xml:space="preserve"> </w:delText>
        </w:r>
      </w:del>
      <w:del w:id="2531" w:author="PR Preview" w:date="2026-01-01T00:00:00Z">
        <w:r>
          <w:rPr>
            <w:b/>
            <w:bCs/>
          </w:rPr>
          <w:delText xml:space="preserve">entail</w:delText>
        </w:r>
      </w:del>
      <w:del w:id="2532" w:author="PR Preview" w:date="2026-01-01T00:00:00Z">
        <w:r>
          <w:rPr>
            <w:b/>
            <w:bCs/>
          </w:rPr>
          <w:delText xml:space="preserve"> </w:delText>
        </w:r>
      </w:del>
      <m:oMath>
        <m:r>
          <m:t>Q</m:t>
        </m:r>
      </m:oMath>
      <w:del w:id="2533" w:author="PR Preview" w:date="2026-01-01T00:00:00Z">
        <w:r>
          <w:rPr>
            <w:b/>
            <w:bCs/>
          </w:rPr>
          <w:delText xml:space="preserve">)</w:delText>
        </w:r>
      </w:del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Suppose</w:delText>
        </w:r>
      </w:del>
      <w:del w:id="2536" w:author="PR Preview" w:date="2026-01-01T00:00:00Z">
        <w:r>
          <w:delText xml:space="preserve"> </w:delText>
        </w:r>
      </w:del>
      <m:oMath>
        <m:r>
          <m:t>P</m:t>
        </m:r>
      </m:oMath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is true and</w:delText>
        </w:r>
      </w:del>
      <w:del w:id="253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is true.</w:delText>
        </w:r>
      </w:del>
      <w:del w:id="2542" w:author="PR Preview" w:date="2026-01-01T00:00:00Z">
        <w:r>
          <w:delText xml:space="preserve"> </w:delText>
        </w:r>
      </w:del>
      <w:del w:id="2543" w:author="PR Preview" w:date="2026-01-01T00:00:00Z">
        <w:r>
          <w:delText xml:space="preserve">If</w:delText>
        </w:r>
      </w:del>
      <w:del w:id="2544" w:author="PR Preview" w:date="2026-01-01T00:00:00Z">
        <w:r>
          <w:delText xml:space="preserve"> </w:delText>
        </w:r>
      </w:del>
      <m:oMath>
        <m:r>
          <m:t>Q</m:t>
        </m:r>
      </m:oMath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were false,</w:delText>
        </w:r>
      </w:del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then</w:delText>
        </w:r>
      </w:del>
      <w:del w:id="254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would have a true</w:delText>
        </w:r>
      </w:del>
      <w:del w:id="2552" w:author="PR Preview" w:date="2026-01-01T00:00:00Z">
        <w:r>
          <w:delText xml:space="preserve"> </w:delText>
        </w:r>
      </w:del>
      <m:oMath>
        <m:r>
          <m:t>P</m:t>
        </m:r>
      </m:oMath>
      <w:del w:id="2553" w:author="PR Preview" w:date="2026-01-01T00:00:00Z">
        <w:r>
          <w:delText xml:space="preserve"> </w:delText>
        </w:r>
      </w:del>
      <w:del w:id="2554" w:author="PR Preview" w:date="2026-01-01T00:00:00Z">
        <w:r>
          <w:delText xml:space="preserve">and a false</w:delText>
        </w:r>
      </w:del>
      <w:del w:id="2555" w:author="PR Preview" w:date="2026-01-01T00:00:00Z">
        <w:r>
          <w:delText xml:space="preserve"> </w:delText>
        </w:r>
      </w:del>
      <m:oMath>
        <m:r>
          <m:t>Q</m:t>
        </m:r>
      </m:oMath>
      <w:del w:id="2556" w:author="PR Preview" w:date="2026-01-01T00:00:00Z">
        <w:r>
          <w:delText xml:space="preserve">,</w:delText>
        </w:r>
      </w:del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so</w:delText>
        </w:r>
      </w:del>
      <w:del w:id="255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would be false,</w:delText>
        </w:r>
      </w:del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which contradicts the assumption.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So</w:delText>
        </w:r>
      </w:del>
      <w:del w:id="2566" w:author="PR Preview" w:date="2026-01-01T00:00:00Z">
        <w:r>
          <w:delText xml:space="preserve"> </w:delText>
        </w:r>
      </w:del>
      <m:oMath>
        <m:r>
          <m:t>Q</m:t>
        </m:r>
      </m:oMath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delText xml:space="preserve">is true.</w:delText>
        </w:r>
      </w:del>
      <w:del w:id="2569" w:author="PR Preview" w:date="2026-01-01T00:00:00Z">
        <w:r>
          <w:delText xml:space="preserve"> </w:delText>
        </w:r>
      </w:del>
      <w:del w:id="2570" w:author="PR Preview" w:date="2026-01-01T00:00:00Z">
        <w:r>
          <w:delText xml:space="preserve">This holds whatever</w:delText>
        </w:r>
      </w:del>
      <w:del w:id="2571" w:author="PR Preview" w:date="2026-01-01T00:00:00Z">
        <w:r>
          <w:delText xml:space="preserve"> </w:delText>
        </w:r>
      </w:del>
      <m:oMath>
        <m:r>
          <m:t>P</m:t>
        </m:r>
      </m:oMath>
      <w:del w:id="2572" w:author="PR Preview" w:date="2026-01-01T00:00:00Z">
        <w:r>
          <w:delText xml:space="preserve"> </w:delText>
        </w:r>
      </w:del>
      <w:del w:id="2573" w:author="PR Preview" w:date="2026-01-01T00:00:00Z">
        <w:r>
          <w:delText xml:space="preserve">and</w:delText>
        </w:r>
      </w:del>
      <w:del w:id="2574" w:author="PR Preview" w:date="2026-01-01T00:00:00Z">
        <w:r>
          <w:delText xml:space="preserve"> </w:delText>
        </w:r>
      </w:del>
      <m:oMath>
        <m:r>
          <m:t>Q</m:t>
        </m:r>
      </m:oMath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say,</w:delText>
        </w:r>
      </w:del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so</w:delText>
        </w:r>
      </w:del>
      <w:del w:id="2579" w:author="PR Preview" w:date="2026-01-01T00:00:00Z">
        <w:r>
          <w:delText xml:space="preserve"> </w:delText>
        </w:r>
      </w:del>
      <m:oMath>
        <m:r>
          <m:t>P</m:t>
        </m:r>
      </m:oMath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and</w:delText>
        </w:r>
      </w:del>
      <w:del w:id="258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logically entail</w:delText>
        </w:r>
      </w:del>
      <w:del w:id="2585" w:author="PR Preview" w:date="2026-01-01T00:00:00Z">
        <w:r>
          <w:delText xml:space="preserve"> </w:delText>
        </w:r>
      </w:del>
      <m:oMath>
        <m:r>
          <m:t>Q</m:t>
        </m:r>
      </m:oMath>
      <w:del w:id="2586" w:author="PR Preview" w:date="2026-01-01T00:00:00Z">
        <w:r>
          <w:delText xml:space="preserve">.</w:delText>
        </w:r>
      </w:del>
    </w:p>
    <w:p>
      <w:pPr>
        <w:pStyle w:val="BodyText"/>
      </w:pPr>
      <w:del w:id="2587" w:author="PR Preview" w:date="2026-01-01T00:00:00Z">
        <w:r>
          <w:rPr>
            <w:b/>
            <w:bCs/>
          </w:rPr>
          <w:delText xml:space="preserve">Definition 17 (First-order logic)</w:delText>
        </w:r>
      </w:del>
      <w:del w:id="2588" w:author="PR Preview" w:date="2026-01-01T00:00:00Z">
        <w:r>
          <w:delText xml:space="preserve"> </w:delText>
        </w:r>
      </w:del>
      <w:del w:id="2589" w:author="PR Preview" w:date="2026-01-01T00:00:00Z">
        <w:r>
          <w:rPr>
            <w:b/>
            <w:bCs/>
          </w:rPr>
          <w:delText xml:space="preserve">First-order logic</w:delText>
        </w:r>
      </w:del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extends propositional logic (</w:delText>
        </w:r>
      </w:del>
      <w:hyperlink w:anchor="def-propositional-logic">
        <w:del w:id="2592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593" w:author="PR Preview" w:date="2026-01-01T00:00:00Z">
        <w:r>
          <w:delText xml:space="preserve">)</w:delText>
        </w:r>
      </w:del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by also allowing:</w:delText>
        </w:r>
      </w:del>
    </w:p>
    <w:p>
      <w:pPr>
        <w:pStyle w:val="FirstParagraph"/>
      </w:pPr>
      <w:ins w:id="2596" w:author="PR Preview" w:date="2026-01-01T00:00:00Z">
        <w:r>
          <w:rPr>
            <w:b/>
            <w:bCs/>
          </w:rPr>
          <w:t xml:space="preserve">Definition 28 (Propositional logic)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rPr>
            <w:b/>
            <w:bCs/>
          </w:rPr>
          <w:t xml:space="preserve">Propositional logic</w:t>
        </w:r>
      </w:ins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is the study of</w:t>
        </w:r>
      </w:ins>
      <w:ins w:id="2601" w:author="PR Preview" w:date="2026-01-01T00:00:00Z">
        <w:r>
          <w:t xml:space="preserve"> </w:t>
        </w:r>
      </w:ins>
      <w:hyperlink w:anchor="def-logical-entailment">
        <w:ins w:id="2602" w:author="PR Preview" w:date="2026-01-01T00:00:00Z">
          <w:r>
            <w:rPr>
              <w:rStyle w:val="Hyperlink"/>
            </w:rPr>
            <w:t xml:space="preserve">logical entailment</w:t>
          </w:r>
        </w:ins>
      </w:hyperlink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among</w:t>
        </w:r>
      </w:ins>
      <w:ins w:id="2605" w:author="PR Preview" w:date="2026-01-01T00:00:00Z">
        <w:r>
          <w:t xml:space="preserve"> </w:t>
        </w:r>
      </w:ins>
      <w:hyperlink w:anchor="def-proposition">
        <w:ins w:id="2606" w:author="PR Preview" w:date="2026-01-01T00:00:00Z">
          <w:r>
            <w:rPr>
              <w:rStyle w:val="Hyperlink"/>
            </w:rPr>
            <w:t xml:space="preserve">propositions</w:t>
          </w:r>
        </w:ins>
      </w:hyperlink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built from basic propositions</w:t>
        </w:r>
      </w:ins>
      <w:ins w:id="26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using only the</w:t>
        </w:r>
      </w:ins>
      <w:ins w:id="2612" w:author="PR Preview" w:date="2026-01-01T00:00:00Z">
        <w:r>
          <w:t xml:space="preserve"> </w:t>
        </w:r>
      </w:ins>
      <w:hyperlink w:anchor="def-logical-connective">
        <w:ins w:id="2613" w:author="PR Preview" w:date="2026-01-01T00:00:00Z">
          <w:r>
            <w:rPr>
              <w:rStyle w:val="Hyperlink"/>
            </w:rPr>
            <w:t xml:space="preserve">logical connectives</w:t>
          </w:r>
        </w:ins>
      </w:hyperlink>
      <w:ins w:id="2614" w:author="PR Preview" w:date="2026-01-01T00:00:00Z">
        <w:r>
          <w:t xml:space="preserve">.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Whether such propositions entail one another</w:t>
        </w:r>
      </w:ins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depends only on the truth values of the basic propositions,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not on what the basic propositions say.</w:t>
        </w:r>
      </w:ins>
    </w:p>
    <w:bookmarkEnd w:id="92"/>
    <w:bookmarkStart w:id="93" w:name="exm-propositional-logic"/>
    <w:p>
      <w:pPr>
        <w:pStyle w:val="BodyText"/>
      </w:pPr>
      <w:ins w:id="2621" w:author="PR Preview" w:date="2026-01-01T00:00:00Z">
        <w:r>
          <w:rPr>
            <w:b/>
            <w:bCs/>
          </w:rPr>
          <w:t xml:space="preserve">Example 30 (</w:t>
        </w:r>
      </w:ins>
      <m:oMath>
        <m:r>
          <m:t>P</m:t>
        </m:r>
      </m:oMath>
      <w:ins w:id="2622" w:author="PR Preview" w:date="2026-01-01T00:00:00Z">
        <w:r>
          <w:rPr>
            <w:b/>
            <w:bCs/>
          </w:rPr>
          <w:t xml:space="preserve"> </w:t>
        </w:r>
      </w:ins>
      <w:ins w:id="2623" w:author="PR Preview" w:date="2026-01-01T00:00:00Z">
        <w:r>
          <w:rPr>
            <w:b/>
            <w:bCs/>
          </w:rPr>
          <w:t xml:space="preserve">and</w:t>
        </w:r>
      </w:ins>
      <w:ins w:id="2624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625" w:author="PR Preview" w:date="2026-01-01T00:00:00Z">
        <w:r>
          <w:rPr>
            <w:b/>
            <w:bCs/>
          </w:rPr>
          <w:t xml:space="preserve"> </w:t>
        </w:r>
      </w:ins>
      <w:ins w:id="2626" w:author="PR Preview" w:date="2026-01-01T00:00:00Z">
        <w:r>
          <w:rPr>
            <w:b/>
            <w:bCs/>
          </w:rPr>
          <w:t xml:space="preserve">entail</w:t>
        </w:r>
      </w:ins>
      <w:ins w:id="2627" w:author="PR Preview" w:date="2026-01-01T00:00:00Z">
        <w:r>
          <w:rPr>
            <w:b/>
            <w:bCs/>
          </w:rPr>
          <w:t xml:space="preserve"> </w:t>
        </w:r>
      </w:ins>
      <m:oMath>
        <m:r>
          <m:t>Q</m:t>
        </m:r>
      </m:oMath>
      <w:ins w:id="2628" w:author="PR Preview" w:date="2026-01-01T00:00:00Z">
        <w:r>
          <w:rPr>
            <w:b/>
            <w:bCs/>
          </w:rPr>
          <w:t xml:space="preserve">)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Suppose</w:t>
        </w:r>
      </w:ins>
      <w:ins w:id="2631" w:author="PR Preview" w:date="2026-01-01T00:00:00Z">
        <w:r>
          <w:t xml:space="preserve"> </w:t>
        </w:r>
      </w:ins>
      <m:oMath>
        <m:r>
          <m:t>P</m:t>
        </m:r>
      </m:oMath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is true and</w:t>
        </w:r>
      </w:ins>
      <w:ins w:id="263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is true.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If</w:t>
        </w:r>
      </w:ins>
      <w:ins w:id="2639" w:author="PR Preview" w:date="2026-01-01T00:00:00Z">
        <w:r>
          <w:t xml:space="preserve"> </w:t>
        </w:r>
      </w:ins>
      <m:oMath>
        <m:r>
          <m:t>Q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were false,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then</w:t>
        </w:r>
      </w:ins>
      <w:ins w:id="26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would have a true</w:t>
        </w:r>
      </w:ins>
      <w:ins w:id="2647" w:author="PR Preview" w:date="2026-01-01T00:00:00Z">
        <w:r>
          <w:t xml:space="preserve"> </w:t>
        </w:r>
      </w:ins>
      <m:oMath>
        <m:r>
          <m:t>P</m:t>
        </m:r>
      </m:oMath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and a false</w:t>
        </w:r>
      </w:ins>
      <w:ins w:id="2650" w:author="PR Preview" w:date="2026-01-01T00:00:00Z">
        <w:r>
          <w:t xml:space="preserve"> </w:t>
        </w:r>
      </w:ins>
      <m:oMath>
        <m:r>
          <m:t>Q</m:t>
        </m:r>
      </m:oMath>
      <w:ins w:id="2651" w:author="PR Preview" w:date="2026-01-01T00:00:00Z">
        <w:r>
          <w:t xml:space="preserve">,</w:t>
        </w:r>
      </w:ins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so</w:t>
        </w:r>
      </w:ins>
      <w:ins w:id="26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would be false,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which contradicts the assumption.</w:t>
        </w:r>
      </w:ins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So</w:t>
        </w:r>
      </w:ins>
      <w:ins w:id="2661" w:author="PR Preview" w:date="2026-01-01T00:00:00Z">
        <w:r>
          <w:t xml:space="preserve"> </w:t>
        </w:r>
      </w:ins>
      <m:oMath>
        <m:r>
          <m:t>Q</m:t>
        </m:r>
      </m:oMath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is true.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This holds whatever</w:t>
        </w:r>
      </w:ins>
      <w:ins w:id="2666" w:author="PR Preview" w:date="2026-01-01T00:00:00Z">
        <w:r>
          <w:t xml:space="preserve"> </w:t>
        </w:r>
      </w:ins>
      <m:oMath>
        <m:r>
          <m:t>P</m:t>
        </m:r>
      </m:oMath>
      <w:ins w:id="2667" w:author="PR Preview" w:date="2026-01-01T00:00:00Z">
        <w:r>
          <w:t xml:space="preserve"> </w:t>
        </w:r>
      </w:ins>
      <w:ins w:id="2668" w:author="PR Preview" w:date="2026-01-01T00:00:00Z">
        <w:r>
          <w:t xml:space="preserve">and</w:t>
        </w:r>
      </w:ins>
      <w:ins w:id="2669" w:author="PR Preview" w:date="2026-01-01T00:00:00Z">
        <w:r>
          <w:t xml:space="preserve"> </w:t>
        </w:r>
      </w:ins>
      <m:oMath>
        <m:r>
          <m:t>Q</m:t>
        </m:r>
      </m:oMath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say,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so</w:t>
        </w:r>
      </w:ins>
      <w:ins w:id="2674" w:author="PR Preview" w:date="2026-01-01T00:00:00Z">
        <w:r>
          <w:t xml:space="preserve"> </w:t>
        </w:r>
      </w:ins>
      <m:oMath>
        <m:r>
          <m:t>P</m:t>
        </m:r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and</w:t>
        </w:r>
      </w:ins>
      <w:ins w:id="26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logically entail</w:t>
        </w:r>
      </w:ins>
      <w:ins w:id="2680" w:author="PR Preview" w:date="2026-01-01T00:00:00Z">
        <w:r>
          <w:t xml:space="preserve"> </w:t>
        </w:r>
      </w:ins>
      <m:oMath>
        <m:r>
          <m:t>Q</m:t>
        </m:r>
      </m:oMath>
      <w:ins w:id="2681" w:author="PR Preview" w:date="2026-01-01T00:00:00Z">
        <w:r>
          <w:t xml:space="preserve">.</w:t>
        </w:r>
      </w:ins>
    </w:p>
    <w:bookmarkEnd w:id="93"/>
    <w:bookmarkStart w:id="95" w:name="def-first-order-logic"/>
    <w:p>
      <w:pPr>
        <w:pStyle w:val="BodyText"/>
      </w:pPr>
      <w:ins w:id="2682" w:author="PR Preview" w:date="2026-01-01T00:00:00Z">
        <w:r>
          <w:rPr>
            <w:b/>
            <w:bCs/>
          </w:rPr>
          <w:t xml:space="preserve">Definition 29 (First-order logic)</w:t>
        </w:r>
      </w:ins>
      <w:ins w:id="2683" w:author="PR Preview" w:date="2026-01-01T00:00:00Z">
        <w:r>
          <w:t xml:space="preserve"> </w:t>
        </w:r>
      </w:ins>
      <w:ins w:id="2684" w:author="PR Preview" w:date="2026-01-01T00:00:00Z">
        <w:r>
          <w:rPr>
            <w:b/>
            <w:bCs/>
          </w:rPr>
          <w:t xml:space="preserve">First-order logic</w:t>
        </w:r>
      </w:ins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extends propositional logic (</w:t>
        </w:r>
      </w:ins>
      <w:hyperlink w:anchor="def-propositional-logic">
        <w:ins w:id="2687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2688" w:author="PR Preview" w:date="2026-01-01T00:00:00Z">
        <w:r>
          <w:t xml:space="preserve">)</w:t>
        </w:r>
      </w:ins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by also allowing:</w:t>
        </w:r>
      </w:ins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4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5"/>
    <w:bookmarkStart w:id="96" w:name="exm-first-order-logic"/>
    <w:p>
      <w:pPr>
        <w:pStyle w:val="FirstParagraph"/>
      </w:pPr>
      <w:del w:id="2691" w:author="PR Preview" w:date="2026-01-01T00:00:00Z">
        <w:r>
          <w:rPr>
            <w:b/>
            <w:bCs/>
          </w:rPr>
          <w:delText xml:space="preserve">Example 19 (From</w:delText>
        </w:r>
      </w:del>
      <w:del w:id="2692" w:author="PR Preview" w:date="2026-01-01T00:00:00Z">
        <w:r>
          <w:rPr>
            <w:b/>
            <w:bCs/>
          </w:rPr>
          <w:delText xml:space="preserve"> </w:delText>
        </w:r>
      </w:del>
      <w:del w:id="2693" w:author="PR Preview" w:date="2026-01-01T00:00:00Z">
        <w:r>
          <w:rPr>
            <w:b/>
            <w:bCs/>
          </w:rPr>
          <w:delText xml:space="preserve">“for all”</w:delText>
        </w:r>
      </w:del>
      <w:del w:id="2694" w:author="PR Preview" w:date="2026-01-01T00:00:00Z">
        <w:r>
          <w:rPr>
            <w:b/>
            <w:bCs/>
          </w:rPr>
          <w:delText xml:space="preserve"> </w:delText>
        </w:r>
      </w:del>
      <w:del w:id="2695" w:author="PR Preview" w:date="2026-01-01T00:00:00Z">
        <w:r>
          <w:rPr>
            <w:b/>
            <w:bCs/>
          </w:rPr>
          <w:delText xml:space="preserve">to one element)</w:delText>
        </w:r>
      </w:del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Let</w:delText>
        </w:r>
      </w:del>
      <w:del w:id="269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be a predicate about the elements of a set</w:delText>
        </w:r>
      </w:del>
      <w:del w:id="2701" w:author="PR Preview" w:date="2026-01-01T00:00:00Z">
        <w:r>
          <w:delText xml:space="preserve"> </w:delText>
        </w:r>
      </w:del>
      <m:oMath>
        <m:r>
          <m:t>S</m:t>
        </m:r>
      </m:oMath>
      <w:del w:id="2702" w:author="PR Preview" w:date="2026-01-01T00:00:00Z">
        <w:r>
          <w:delText xml:space="preserve">,</w:delText>
        </w:r>
      </w:del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and let</w:delText>
        </w:r>
      </w:del>
      <w:del w:id="270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2706" w:author="PR Preview" w:date="2026-01-01T00:00:00Z">
        <w:r>
          <w:delText xml:space="preserve">.</w:delText>
        </w:r>
      </w:del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delText xml:space="preserve">The propositions</w:delText>
        </w:r>
      </w:del>
      <w:del w:id="2709" w:author="PR Preview" w:date="2026-01-01T00:00:00Z">
        <w:r>
          <w:delText xml:space="preserve"> </w:delText>
        </w:r>
      </w:del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710" w:author="PR Preview" w:date="2026-01-01T00:00:00Z">
        <w:r>
          <w:delText xml:space="preserve"> </w:delText>
        </w:r>
      </w:del>
      <w:del w:id="2711" w:author="PR Preview" w:date="2026-01-01T00:00:00Z">
        <w:r>
          <w:delText xml:space="preserve">and</w:delText>
        </w:r>
      </w:del>
      <w:del w:id="271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2713" w:author="PR Preview" w:date="2026-01-01T00:00:00Z">
        <w:r>
          <w:delText xml:space="preserve"> </w:delText>
        </w:r>
      </w:del>
      <w:del w:id="2714" w:author="PR Preview" w:date="2026-01-01T00:00:00Z">
        <w:r>
          <w:delText xml:space="preserve">logically entail</w:delText>
        </w:r>
      </w:del>
      <w:del w:id="271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2716" w:author="PR Preview" w:date="2026-01-01T00:00:00Z">
        <w:r>
          <w:delText xml:space="preserve">:</w:delText>
        </w:r>
      </w:del>
      <w:del w:id="2717" w:author="PR Preview" w:date="2026-01-01T00:00:00Z">
        <w:r>
          <w:delText xml:space="preserve"> </w:delText>
        </w:r>
      </w:del>
      <w:del w:id="2718" w:author="PR Preview" w:date="2026-01-01T00:00:00Z">
        <w:r>
          <w:delText xml:space="preserve">if</w:delText>
        </w:r>
      </w:del>
      <w:del w:id="27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720" w:author="PR Preview" w:date="2026-01-01T00:00:00Z">
        <w:r>
          <w:delText xml:space="preserve"> </w:delText>
        </w:r>
      </w:del>
      <w:del w:id="2721" w:author="PR Preview" w:date="2026-01-01T00:00:00Z">
        <w:r>
          <w:delText xml:space="preserve">is true for every element</w:delText>
        </w:r>
      </w:del>
      <w:del w:id="2722" w:author="PR Preview" w:date="2026-01-01T00:00:00Z">
        <w:r>
          <w:delText xml:space="preserve"> </w:delText>
        </w:r>
      </w:del>
      <m:oMath>
        <m:r>
          <m:t>x</m:t>
        </m:r>
      </m:oMath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delText xml:space="preserve">of</w:delText>
        </w:r>
      </w:del>
      <w:del w:id="2725" w:author="PR Preview" w:date="2026-01-01T00:00:00Z">
        <w:r>
          <w:delText xml:space="preserve"> </w:delText>
        </w:r>
      </w:del>
      <m:oMath>
        <m:r>
          <m:t>S</m:t>
        </m:r>
      </m:oMath>
      <w:del w:id="2726" w:author="PR Preview" w:date="2026-01-01T00:00:00Z">
        <w:r>
          <w:delText xml:space="preserve">,</w:delText>
        </w:r>
      </w:del>
      <w:del w:id="2727" w:author="PR Preview" w:date="2026-01-01T00:00:00Z">
        <w:r>
          <w:delText xml:space="preserve"> </w:delText>
        </w:r>
      </w:del>
      <w:del w:id="2728" w:author="PR Preview" w:date="2026-01-01T00:00:00Z">
        <w:r>
          <w:delText xml:space="preserve">then it is true for the element</w:delText>
        </w:r>
      </w:del>
      <w:del w:id="2729" w:author="PR Preview" w:date="2026-01-01T00:00:00Z">
        <w:r>
          <w:delText xml:space="preserve"> </w:delText>
        </w:r>
      </w:del>
      <m:oMath>
        <m:r>
          <m:t>a</m:t>
        </m:r>
      </m:oMath>
      <w:del w:id="2730" w:author="PR Preview" w:date="2026-01-01T00:00:00Z">
        <w:r>
          <w:delText xml:space="preserve">.</w:delText>
        </w:r>
      </w:del>
      <w:del w:id="2731" w:author="PR Preview" w:date="2026-01-01T00:00:00Z">
        <w:r>
          <w:delText xml:space="preserve"> </w:delText>
        </w:r>
      </w:del>
      <w:del w:id="2732" w:author="PR Preview" w:date="2026-01-01T00:00:00Z">
        <w:r>
          <w:delText xml:space="preserve">For example,</w:delText>
        </w:r>
      </w:del>
      <w:del w:id="2733" w:author="PR Preview" w:date="2026-01-01T00:00:00Z">
        <w:r>
          <w:delText xml:space="preserve"> </w:delText>
        </w:r>
      </w:del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entails</w:delText>
        </w:r>
      </w:del>
      <w:del w:id="2736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2737" w:author="PR Preview" w:date="2026-01-01T00:00:00Z">
        <w:r>
          <w:delText xml:space="preserve">.</w:delText>
        </w:r>
      </w:del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Propositional logic alone cannot express this entailment,</w:delText>
        </w:r>
      </w:del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because it has no way to refer to the elements of</w:delText>
        </w:r>
      </w:del>
      <w:del w:id="2742" w:author="PR Preview" w:date="2026-01-01T00:00:00Z">
        <w:r>
          <w:delText xml:space="preserve"> </w:delText>
        </w:r>
      </w:del>
      <m:oMath>
        <m:r>
          <m:t>S</m:t>
        </m:r>
      </m:oMath>
      <w:del w:id="2743" w:author="PR Preview" w:date="2026-01-01T00:00:00Z">
        <w:r>
          <w:delText xml:space="preserve">.</w:delText>
        </w:r>
      </w:del>
    </w:p>
    <w:p>
      <w:pPr>
        <w:pStyle w:val="BodyText"/>
      </w:pPr>
      <w:del w:id="2744" w:author="PR Preview" w:date="2026-01-01T00:00:00Z">
        <w:r>
          <w:rPr>
            <w:b/>
            <w:bCs/>
          </w:rPr>
          <w:delText xml:space="preserve">Definition 18 (Formal proof)</w:delText>
        </w:r>
      </w:del>
      <w:del w:id="2745" w:author="PR Preview" w:date="2026-01-01T00:00:00Z">
        <w:r>
          <w:delText xml:space="preserve"> </w:delText>
        </w:r>
      </w:del>
      <w:del w:id="2746" w:author="PR Preview" w:date="2026-01-01T00:00:00Z">
        <w:r>
          <w:delText xml:space="preserve">A</w:delText>
        </w:r>
      </w:del>
      <w:del w:id="2747" w:author="PR Preview" w:date="2026-01-01T00:00:00Z">
        <w:r>
          <w:delText xml:space="preserve"> </w:delText>
        </w:r>
      </w:del>
      <w:del w:id="2748" w:author="PR Preview" w:date="2026-01-01T00:00:00Z">
        <w:r>
          <w:rPr>
            <w:b/>
            <w:bCs/>
          </w:rPr>
          <w:delText xml:space="preserve">formal proof</w:delText>
        </w:r>
      </w:del>
      <w:del w:id="2749" w:author="PR Preview" w:date="2026-01-01T00:00:00Z">
        <w:r>
          <w:delText xml:space="preserve"> </w:delText>
        </w:r>
      </w:del>
      <w:del w:id="2750" w:author="PR Preview" w:date="2026-01-01T00:00:00Z">
        <w:r>
          <w:delText xml:space="preserve">is a</w:delText>
        </w:r>
      </w:del>
      <w:del w:id="2751" w:author="PR Preview" w:date="2026-01-01T00:00:00Z">
        <w:r>
          <w:delText xml:space="preserve"> </w:delText>
        </w:r>
      </w:del>
      <w:hyperlink w:anchor="def-proof">
        <w:del w:id="2752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2753" w:author="PR Preview" w:date="2026-01-01T00:00:00Z">
        <w:r>
          <w:delText xml:space="preserve"> </w:delText>
        </w:r>
      </w:del>
      <w:del w:id="2754" w:author="PR Preview" w:date="2026-01-01T00:00:00Z">
        <w:r>
          <w:delText xml:space="preserve">written in propositional logic (</w:delText>
        </w:r>
      </w:del>
      <w:hyperlink w:anchor="def-propositional-logic">
        <w:del w:id="275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756" w:author="PR Preview" w:date="2026-01-01T00:00:00Z">
        <w:r>
          <w:delText xml:space="preserve">)</w:delText>
        </w:r>
      </w:del>
      <w:del w:id="2757" w:author="PR Preview" w:date="2026-01-01T00:00:00Z">
        <w:r>
          <w:delText xml:space="preserve"> </w:delText>
        </w:r>
      </w:del>
      <w:del w:id="2758" w:author="PR Preview" w:date="2026-01-01T00:00:00Z">
        <w:r>
          <w:delText xml:space="preserve">or first-order logic (</w:delText>
        </w:r>
      </w:del>
      <w:hyperlink w:anchor="def-first-order-logic">
        <w:del w:id="275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760" w:author="PR Preview" w:date="2026-01-01T00:00:00Z">
        <w:r>
          <w:delText xml:space="preserve">)</w:delText>
        </w:r>
      </w:del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in which each step is an assumption</w:delText>
        </w:r>
      </w:del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or follows from earlier steps by one rule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taken from a fixed list of allowed rules,</w:delText>
        </w:r>
      </w:del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so that checking the proof needs no understanding of what its propositions mean.</w:delText>
        </w:r>
      </w:del>
    </w:p>
    <w:p>
      <w:pPr>
        <w:pStyle w:val="BodyText"/>
      </w:pPr>
      <w:del w:id="2769" w:author="PR Preview" w:date="2026-01-01T00:00:00Z">
        <w:r>
          <w:rPr>
            <w:b/>
            <w:bCs/>
          </w:rPr>
          <w:delText xml:space="preserve">Example 20 (A three-step formal proof)</w:delText>
        </w:r>
      </w:del>
      <w:del w:id="2770" w:author="PR Preview" w:date="2026-01-01T00:00:00Z">
        <w:r>
          <w:delText xml:space="preserve"> </w:delText>
        </w:r>
      </w:del>
      <w:del w:id="2771" w:author="PR Preview" w:date="2026-01-01T00:00:00Z">
        <w:r>
          <w:delText xml:space="preserve">Suppose the allowed rules include</w:delText>
        </w:r>
      </w:del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“from</w:delText>
        </w:r>
      </w:del>
      <w:del w:id="2774" w:author="PR Preview" w:date="2026-01-01T00:00:00Z">
        <w:r>
          <w:delText xml:space="preserve"> </w:delText>
        </w:r>
      </w:del>
      <m:oMath>
        <m:r>
          <m:t>P</m:t>
        </m:r>
      </m:oMath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and</w:delText>
        </w:r>
      </w:del>
      <w:del w:id="277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778" w:author="PR Preview" w:date="2026-01-01T00:00:00Z">
        <w:r>
          <w:delText xml:space="preserve">, conclude</w:delText>
        </w:r>
      </w:del>
      <w:del w:id="2779" w:author="PR Preview" w:date="2026-01-01T00:00:00Z">
        <w:r>
          <w:delText xml:space="preserve"> </w:delText>
        </w:r>
      </w:del>
      <m:oMath>
        <m:r>
          <m:t>Q</m:t>
        </m:r>
      </m:oMath>
      <w:del w:id="2780" w:author="PR Preview" w:date="2026-01-01T00:00:00Z">
        <w:r>
          <w:delText xml:space="preserve">”</w:delText>
        </w:r>
      </w:del>
      <w:del w:id="2781" w:author="PR Preview" w:date="2026-01-01T00:00:00Z">
        <w:r>
          <w:delText xml:space="preserve">.</w:delText>
        </w:r>
      </w:del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Then this is a formal proof of</w:delText>
        </w:r>
      </w:del>
      <w:del w:id="2784" w:author="PR Preview" w:date="2026-01-01T00:00:00Z">
        <w:r>
          <w:delText xml:space="preserve"> </w:delText>
        </w:r>
      </w:del>
      <m:oMath>
        <m:r>
          <m:t>Q</m:t>
        </m:r>
      </m:oMath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from the assumptions</w:delText>
        </w:r>
      </w:del>
      <w:del w:id="2787" w:author="PR Preview" w:date="2026-01-01T00:00:00Z">
        <w:r>
          <w:delText xml:space="preserve"> </w:delText>
        </w:r>
      </w:del>
      <m:oMath>
        <m:r>
          <m:t>P</m:t>
        </m:r>
      </m:oMath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and</w:delText>
        </w:r>
      </w:del>
      <w:del w:id="279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⇒</m:t>
        </m:r>
        <m:r>
          <m:t>Q</m:t>
        </m:r>
      </m:oMath>
      <w:del w:id="2791" w:author="PR Preview" w:date="2026-01-01T00:00:00Z">
        <w:r>
          <w:delText xml:space="preserve">:</w:delText>
        </w:r>
      </w:del>
    </w:p>
    <w:p>
      <w:pPr>
        <w:pStyle w:val="FirstParagraph"/>
      </w:pPr>
      <w:ins w:id="2792" w:author="PR Preview" w:date="2026-01-01T00:00:00Z">
        <w:r>
          <w:rPr>
            <w:b/>
            <w:bCs/>
          </w:rPr>
          <w:t xml:space="preserve">Example 31 (From</w:t>
        </w:r>
      </w:ins>
      <w:ins w:id="2793" w:author="PR Preview" w:date="2026-01-01T00:00:00Z">
        <w:r>
          <w:rPr>
            <w:b/>
            <w:bCs/>
          </w:rPr>
          <w:t xml:space="preserve"> </w:t>
        </w:r>
      </w:ins>
      <w:ins w:id="2794" w:author="PR Preview" w:date="2026-01-01T00:00:00Z">
        <w:r>
          <w:rPr>
            <w:b/>
            <w:bCs/>
          </w:rPr>
          <w:t xml:space="preserve">“for all”</w:t>
        </w:r>
      </w:ins>
      <w:ins w:id="2795" w:author="PR Preview" w:date="2026-01-01T00:00:00Z">
        <w:r>
          <w:rPr>
            <w:b/>
            <w:bCs/>
          </w:rPr>
          <w:t xml:space="preserve"> </w:t>
        </w:r>
      </w:ins>
      <w:ins w:id="2796" w:author="PR Preview" w:date="2026-01-01T00:00:00Z">
        <w:r>
          <w:rPr>
            <w:b/>
            <w:bCs/>
          </w:rPr>
          <w:t xml:space="preserve">to one element)</w:t>
        </w:r>
      </w:ins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Let</w:t>
        </w:r>
      </w:ins>
      <w:ins w:id="279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00" w:author="PR Preview" w:date="2026-01-01T00:00:00Z">
        <w:r>
          <w:t xml:space="preserve"> </w:t>
        </w:r>
      </w:ins>
      <w:ins w:id="2801" w:author="PR Preview" w:date="2026-01-01T00:00:00Z">
        <w:r>
          <w:t xml:space="preserve">be a predicate about the elements of a set</w:t>
        </w:r>
      </w:ins>
      <w:ins w:id="2802" w:author="PR Preview" w:date="2026-01-01T00:00:00Z">
        <w:r>
          <w:t xml:space="preserve"> </w:t>
        </w:r>
      </w:ins>
      <m:oMath>
        <m:r>
          <m:t>S</m:t>
        </m:r>
      </m:oMath>
      <w:ins w:id="2803" w:author="PR Preview" w:date="2026-01-01T00:00:00Z">
        <w:r>
          <w:t xml:space="preserve">,</w:t>
        </w:r>
      </w:ins>
      <w:ins w:id="2804" w:author="PR Preview" w:date="2026-01-01T00:00:00Z">
        <w:r>
          <w:t xml:space="preserve"> </w:t>
        </w:r>
      </w:ins>
      <w:ins w:id="2805" w:author="PR Preview" w:date="2026-01-01T00:00:00Z">
        <w:r>
          <w:t xml:space="preserve">and let</w:t>
        </w:r>
      </w:ins>
      <w:ins w:id="28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2807" w:author="PR Preview" w:date="2026-01-01T00:00:00Z">
        <w:r>
          <w:t xml:space="preserve">.</w:t>
        </w:r>
      </w:ins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The propositions</w:t>
        </w:r>
      </w:ins>
      <w:ins w:id="2810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11" w:author="PR Preview" w:date="2026-01-01T00:00:00Z">
        <w:r>
          <w:t xml:space="preserve"> </w:t>
        </w:r>
      </w:ins>
      <w:ins w:id="2812" w:author="PR Preview" w:date="2026-01-01T00:00:00Z">
        <w:r>
          <w:t xml:space="preserve">and</w:t>
        </w:r>
      </w:ins>
      <w:ins w:id="28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logically entail</w:t>
        </w:r>
      </w:ins>
      <w:ins w:id="281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2817" w:author="PR Preview" w:date="2026-01-01T00:00:00Z">
        <w:r>
          <w:t xml:space="preserve">:</w:t>
        </w:r>
      </w:ins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if</w:t>
        </w:r>
      </w:ins>
      <w:ins w:id="282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is true for every element</w:t>
        </w:r>
      </w:ins>
      <w:ins w:id="2823" w:author="PR Preview" w:date="2026-01-01T00:00:00Z">
        <w:r>
          <w:t xml:space="preserve"> </w:t>
        </w:r>
      </w:ins>
      <m:oMath>
        <m:r>
          <m:t>x</m:t>
        </m:r>
      </m:oMath>
      <w:ins w:id="2824" w:author="PR Preview" w:date="2026-01-01T00:00:00Z">
        <w:r>
          <w:t xml:space="preserve"> </w:t>
        </w:r>
      </w:ins>
      <w:ins w:id="2825" w:author="PR Preview" w:date="2026-01-01T00:00:00Z">
        <w:r>
          <w:t xml:space="preserve">of</w:t>
        </w:r>
      </w:ins>
      <w:ins w:id="2826" w:author="PR Preview" w:date="2026-01-01T00:00:00Z">
        <w:r>
          <w:t xml:space="preserve"> </w:t>
        </w:r>
      </w:ins>
      <m:oMath>
        <m:r>
          <m:t>S</m:t>
        </m:r>
      </m:oMath>
      <w:ins w:id="2827" w:author="PR Preview" w:date="2026-01-01T00:00:00Z">
        <w:r>
          <w:t xml:space="preserve">,</w:t>
        </w:r>
      </w:ins>
      <w:ins w:id="2828" w:author="PR Preview" w:date="2026-01-01T00:00:00Z">
        <w:r>
          <w:t xml:space="preserve"> </w:t>
        </w:r>
      </w:ins>
      <w:ins w:id="2829" w:author="PR Preview" w:date="2026-01-01T00:00:00Z">
        <w:r>
          <w:t xml:space="preserve">then it is true for the element</w:t>
        </w:r>
      </w:ins>
      <w:ins w:id="2830" w:author="PR Preview" w:date="2026-01-01T00:00:00Z">
        <w:r>
          <w:t xml:space="preserve"> </w:t>
        </w:r>
      </w:ins>
      <m:oMath>
        <m:r>
          <m:t>a</m:t>
        </m:r>
      </m:oMath>
      <w:ins w:id="2831" w:author="PR Preview" w:date="2026-01-01T00:00:00Z">
        <w:r>
          <w:t xml:space="preserve">.</w:t>
        </w:r>
      </w:ins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For example,</w:t>
        </w:r>
      </w:ins>
      <w:ins w:id="2834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entails</w:t>
        </w:r>
      </w:ins>
      <w:ins w:id="2837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2838" w:author="PR Preview" w:date="2026-01-01T00:00:00Z">
        <w:r>
          <w:t xml:space="preserve">.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Propositional logic alone cannot express this entailment,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because it has no way to refer to the elements of</w:t>
        </w:r>
      </w:ins>
      <w:ins w:id="2843" w:author="PR Preview" w:date="2026-01-01T00:00:00Z">
        <w:r>
          <w:t xml:space="preserve"> </w:t>
        </w:r>
      </w:ins>
      <m:oMath>
        <m:r>
          <m:t>S</m:t>
        </m:r>
      </m:oMath>
      <w:ins w:id="2844" w:author="PR Preview" w:date="2026-01-01T00:00:00Z">
        <w:r>
          <w:t xml:space="preserve">.</w:t>
        </w:r>
      </w:ins>
    </w:p>
    <w:bookmarkEnd w:id="96"/>
    <w:bookmarkStart w:id="97" w:name="def-formal-proof"/>
    <w:p>
      <w:pPr>
        <w:pStyle w:val="BodyText"/>
      </w:pPr>
      <w:ins w:id="2845" w:author="PR Preview" w:date="2026-01-01T00:00:00Z">
        <w:r>
          <w:rPr>
            <w:b/>
            <w:bCs/>
          </w:rPr>
          <w:t xml:space="preserve">Definition 30 (Formal proof)</w:t>
        </w:r>
      </w:ins>
      <w:ins w:id="2846" w:author="PR Preview" w:date="2026-01-01T00:00:00Z">
        <w:r>
          <w:t xml:space="preserve"> </w:t>
        </w:r>
      </w:ins>
      <w:ins w:id="2847" w:author="PR Preview" w:date="2026-01-01T00:00:00Z">
        <w:r>
          <w:t xml:space="preserve">A</w:t>
        </w:r>
      </w:ins>
      <w:ins w:id="2848" w:author="PR Preview" w:date="2026-01-01T00:00:00Z">
        <w:r>
          <w:t xml:space="preserve"> </w:t>
        </w:r>
      </w:ins>
      <w:ins w:id="2849" w:author="PR Preview" w:date="2026-01-01T00:00:00Z">
        <w:r>
          <w:rPr>
            <w:b/>
            <w:bCs/>
          </w:rPr>
          <w:t xml:space="preserve">formal proof</w:t>
        </w:r>
      </w:ins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is a</w:t>
        </w:r>
      </w:ins>
      <w:ins w:id="2852" w:author="PR Preview" w:date="2026-01-01T00:00:00Z">
        <w:r>
          <w:t xml:space="preserve"> </w:t>
        </w:r>
      </w:ins>
      <w:hyperlink w:anchor="def-proof">
        <w:ins w:id="2853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written in propositional logic (</w:t>
        </w:r>
      </w:ins>
      <w:hyperlink w:anchor="def-propositional-logic">
        <w:ins w:id="2856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2857" w:author="PR Preview" w:date="2026-01-01T00:00:00Z">
        <w:r>
          <w:t xml:space="preserve">)</w:t>
        </w:r>
      </w:ins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or first-order logic (</w:t>
        </w:r>
      </w:ins>
      <w:hyperlink w:anchor="def-first-order-logic">
        <w:ins w:id="2860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861" w:author="PR Preview" w:date="2026-01-01T00:00:00Z">
        <w:r>
          <w:t xml:space="preserve">)</w:t>
        </w:r>
      </w:ins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in which each step is an assumption</w:t>
        </w:r>
      </w:ins>
      <w:ins w:id="2864" w:author="PR Preview" w:date="2026-01-01T00:00:00Z">
        <w:r>
          <w:t xml:space="preserve"> </w:t>
        </w:r>
      </w:ins>
      <w:ins w:id="2865" w:author="PR Preview" w:date="2026-01-01T00:00:00Z">
        <w:r>
          <w:t xml:space="preserve">or follows from earlier steps by one rule</w:t>
        </w:r>
      </w:ins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taken from a fixed list of allowed rules,</w:t>
        </w:r>
      </w:ins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so that checking the proof needs no understanding of what its propositions mean.</w:t>
        </w:r>
      </w:ins>
    </w:p>
    <w:bookmarkEnd w:id="97"/>
    <w:bookmarkStart w:id="98" w:name="exm-formal-proof"/>
    <w:p>
      <w:pPr>
        <w:pStyle w:val="BodyText"/>
      </w:pPr>
      <w:ins w:id="2870" w:author="PR Preview" w:date="2026-01-01T00:00:00Z">
        <w:r>
          <w:rPr>
            <w:b/>
            <w:bCs/>
          </w:rPr>
          <w:t xml:space="preserve">Example 32 (A three-step formal proof)</w:t>
        </w:r>
      </w:ins>
      <w:ins w:id="2871" w:author="PR Preview" w:date="2026-01-01T00:00:00Z">
        <w:r>
          <w:t xml:space="preserve"> </w:t>
        </w:r>
      </w:ins>
      <w:ins w:id="2872" w:author="PR Preview" w:date="2026-01-01T00:00:00Z">
        <w:r>
          <w:t xml:space="preserve">Suppose the allowed rules include</w:t>
        </w:r>
      </w:ins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“from</w:t>
        </w:r>
      </w:ins>
      <w:ins w:id="2875" w:author="PR Preview" w:date="2026-01-01T00:00:00Z">
        <w:r>
          <w:t xml:space="preserve"> </w:t>
        </w:r>
      </w:ins>
      <m:oMath>
        <m:r>
          <m:t>P</m:t>
        </m:r>
      </m:oMath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and</w:t>
        </w:r>
      </w:ins>
      <w:ins w:id="28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879" w:author="PR Preview" w:date="2026-01-01T00:00:00Z">
        <w:r>
          <w:t xml:space="preserve">, conclude</w:t>
        </w:r>
      </w:ins>
      <w:ins w:id="2880" w:author="PR Preview" w:date="2026-01-01T00:00:00Z">
        <w:r>
          <w:t xml:space="preserve"> </w:t>
        </w:r>
      </w:ins>
      <m:oMath>
        <m:r>
          <m:t>Q</m:t>
        </m:r>
      </m:oMath>
      <w:ins w:id="2881" w:author="PR Preview" w:date="2026-01-01T00:00:00Z">
        <w:r>
          <w:t xml:space="preserve">”</w:t>
        </w:r>
      </w:ins>
      <w:ins w:id="2882" w:author="PR Preview" w:date="2026-01-01T00:00:00Z">
        <w:r>
          <w:t xml:space="preserve">.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Then this is a formal proof of</w:t>
        </w:r>
      </w:ins>
      <w:ins w:id="2885" w:author="PR Preview" w:date="2026-01-01T00:00:00Z">
        <w:r>
          <w:t xml:space="preserve"> </w:t>
        </w:r>
      </w:ins>
      <m:oMath>
        <m:r>
          <m:t>Q</m:t>
        </m:r>
      </m:oMath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from the assumptions</w:t>
        </w:r>
      </w:ins>
      <w:ins w:id="2888" w:author="PR Preview" w:date="2026-01-01T00:00:00Z">
        <w:r>
          <w:t xml:space="preserve"> </w:t>
        </w:r>
      </w:ins>
      <m:oMath>
        <m:r>
          <m:t>P</m:t>
        </m:r>
      </m:oMath>
      <w:ins w:id="2889" w:author="PR Preview" w:date="2026-01-01T00:00:00Z">
        <w:r>
          <w:t xml:space="preserve"> </w:t>
        </w:r>
      </w:ins>
      <w:ins w:id="2890" w:author="PR Preview" w:date="2026-01-01T00:00:00Z">
        <w:r>
          <w:t xml:space="preserve">and</w:t>
        </w:r>
      </w:ins>
      <w:ins w:id="28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89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98"/>
    <w:bookmarkEnd w:id="99"/>
    <w:bookmarkStart w:id="101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101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10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3"/>
    <w:bookmarkStart w:id="105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4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sequence-limit" TargetMode="External"/><Relationship Id="rId40" Type="http://schemas.openxmlformats.org/officeDocument/2006/relationships/hyperlink" Target="algebra-sums.html#def-distributive" TargetMode="External"/><Relationship Id="rId89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4" Type="http://schemas.openxmlformats.org/officeDocument/2006/relationships/hyperlink" Target="https://doi.org/10.1017/9781108539890" TargetMode="External"/><Relationship Id="rId79" Type="http://schemas.openxmlformats.org/officeDocument/2006/relationships/hyperlink" Target="https://morrison-lab.github.io/pds/variance-covariance.html#thm-variance" TargetMode="External"/><Relationship Id="rId102" Type="http://schemas.openxmlformats.org/officeDocument/2006/relationships/hyperlink" Target="https://www.amazon.com/dp/1575866323" TargetMode="External"/><Relationship Id="rId75" Type="http://schemas.openxmlformats.org/officeDocument/2006/relationships/hyperlink" Target="linear-algebra-projections.html#def-hat-matrix" TargetMode="External"/><Relationship Id="rId77" Type="http://schemas.openxmlformats.org/officeDocument/2006/relationships/hyperlink" Target="linear-algebra-projections.html#thm-hat-matrix" TargetMode="External"/><Relationship Id="rId76" Type="http://schemas.openxmlformats.org/officeDocument/2006/relationships/hyperlink" Target="linear-algebra-special-matrices.html#def-idempotent-matrix" TargetMode="External"/><Relationship Id="rId7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5" Type="http://schemas.openxmlformats.org/officeDocument/2006/relationships/hyperlink" Target="notation.qmd#def-natural-numbers" TargetMode="External"/><Relationship Id="rId33" Type="http://schemas.openxmlformats.org/officeDocument/2006/relationships/hyperlink" Target="notation.qmd#def-real-numbers" TargetMode="External"/><Relationship Id="rId86" Type="http://schemas.openxmlformats.org/officeDocument/2006/relationships/hyperlink" Target="proof-writing.qmd#def-predicate" TargetMode="External"/><Relationship Id="rId100" Type="http://schemas.openxmlformats.org/officeDocument/2006/relationships/hyperlink" Target="proof-writing.qmd#def-proof-by-contradiction" TargetMode="External"/><Relationship Id="rId94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sequence-limit" TargetMode="External"/><Relationship Id="rId40" Type="http://schemas.openxmlformats.org/officeDocument/2006/relationships/hyperlink" Target="algebra-sums.html#def-distributive" TargetMode="External"/><Relationship Id="rId89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4" Type="http://schemas.openxmlformats.org/officeDocument/2006/relationships/hyperlink" Target="https://doi.org/10.1017/9781108539890" TargetMode="External"/><Relationship Id="rId79" Type="http://schemas.openxmlformats.org/officeDocument/2006/relationships/hyperlink" Target="https://morrison-lab.github.io/pds/variance-covariance.html#thm-variance" TargetMode="External"/><Relationship Id="rId102" Type="http://schemas.openxmlformats.org/officeDocument/2006/relationships/hyperlink" Target="https://www.amazon.com/dp/1575866323" TargetMode="External"/><Relationship Id="rId75" Type="http://schemas.openxmlformats.org/officeDocument/2006/relationships/hyperlink" Target="linear-algebra-projections.html#def-hat-matrix" TargetMode="External"/><Relationship Id="rId77" Type="http://schemas.openxmlformats.org/officeDocument/2006/relationships/hyperlink" Target="linear-algebra-projections.html#thm-hat-matrix" TargetMode="External"/><Relationship Id="rId76" Type="http://schemas.openxmlformats.org/officeDocument/2006/relationships/hyperlink" Target="linear-algebra-special-matrices.html#def-idempotent-matrix" TargetMode="External"/><Relationship Id="rId7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5" Type="http://schemas.openxmlformats.org/officeDocument/2006/relationships/hyperlink" Target="notation.qmd#def-natural-numbers" TargetMode="External"/><Relationship Id="rId33" Type="http://schemas.openxmlformats.org/officeDocument/2006/relationships/hyperlink" Target="notation.qmd#def-real-numbers" TargetMode="External"/><Relationship Id="rId86" Type="http://schemas.openxmlformats.org/officeDocument/2006/relationships/hyperlink" Target="proof-writing.qmd#def-predicate" TargetMode="External"/><Relationship Id="rId100" Type="http://schemas.openxmlformats.org/officeDocument/2006/relationships/hyperlink" Target="proof-writing.qmd#def-proof-by-contradiction" TargetMode="External"/><Relationship Id="rId94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2026-10-15T16:23:26Z</dcterms:created>
  <dcterms:modified xsi:type="dcterms:W3CDTF">2026-10-15T16:23:26Z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