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Derivatives and Taylor Series</w:t>
        </w:r>
      </w:ins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177" w:name="sec-derivatives"/>
    <w:p>
      <w:pPr>
        <w:pStyle w:val="Heading2"/>
      </w:pPr>
      <w:ins w:id="3" w:author="PR Preview" w:date="2026-01-01T00:00:00Z">
        <w:r>
          <w:t xml:space="preserve">1 Derivatives</w:t>
        </w:r>
      </w:ins>
    </w:p>
    <w:bookmarkStart w:id="37" w:name="sec-limits-derivatives"/>
    <w:p>
      <w:pPr>
        <w:pStyle w:val="Heading3"/>
      </w:pPr>
      <w:ins w:id="4" w:author="PR Preview" w:date="2026-01-01T00:00:00Z">
        <w:r>
          <w:t xml:space="preserve">1.1 Limits and derivatives</w:t>
        </w:r>
      </w:ins>
    </w:p>
    <w:bookmarkStart w:id="13" w:name="def-limit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Definition 1 (Limit of a function at a point)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f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 a</w:t>
        </w:r>
      </w:ins>
      <w:ins w:id="11" w:author="PR Preview" w:date="2026-01-01T00:00:00Z">
        <w:r>
          <w:t xml:space="preserve"> </w:t>
        </w:r>
      </w:ins>
      <w:hyperlink r:id="rId9">
        <w:ins w:id="1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defined at every point of an</w:t>
        </w:r>
      </w:ins>
      <w:ins w:id="15" w:author="PR Preview" w:date="2026-01-01T00:00:00Z">
        <w:r>
          <w:t xml:space="preserve"> </w:t>
        </w:r>
      </w:ins>
      <w:hyperlink r:id="rId10">
        <w:ins w:id="16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around</w:t>
        </w:r>
      </w:ins>
      <w:ins w:id="19" w:author="PR Preview" w:date="2026-01-01T00:00:00Z">
        <w:r>
          <w:t xml:space="preserve"> </w:t>
        </w:r>
      </w:ins>
      <m:oMath>
        <m:r>
          <m:t>c</m:t>
        </m:r>
      </m:oMath>
      <w:ins w:id="20" w:author="PR Preview" w:date="2026-01-01T00:00:00Z">
        <w:r>
          <w:t xml:space="preserve">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except possibly at</w:t>
        </w:r>
      </w:ins>
      <w:ins w:id="23" w:author="PR Preview" w:date="2026-01-01T00:00:00Z">
        <w:r>
          <w:t xml:space="preserve"> </w:t>
        </w:r>
      </w:ins>
      <m:oMath>
        <m:r>
          <m:t>c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itself,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 let</w:t>
        </w:r>
      </w:ins>
      <w:ins w:id="28" w:author="PR Preview" w:date="2026-01-01T00:00:00Z">
        <w:r>
          <w:t xml:space="preserve"> </w:t>
        </w:r>
      </w:ins>
      <m:oMath>
        <m:r>
          <m:t>L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be a</w:t>
        </w:r>
      </w:ins>
      <w:ins w:id="31" w:author="PR Preview" w:date="2026-01-01T00:00:00Z">
        <w:r>
          <w:t xml:space="preserve"> </w:t>
        </w:r>
      </w:ins>
      <w:hyperlink r:id="rId11">
        <w:ins w:id="32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3" w:author="PR Preview" w:date="2026-01-01T00:00:00Z">
        <w:r>
          <w:t xml:space="preserve">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b/>
            <w:bCs/>
          </w:rPr>
          <w:t xml:space="preserve">limit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of</w:t>
        </w:r>
      </w:ins>
      <w:ins w:id="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as</w:t>
        </w:r>
      </w:ins>
      <w:ins w:id="43" w:author="PR Preview" w:date="2026-01-01T00:00:00Z">
        <w:r>
          <w:t xml:space="preserve"> </w:t>
        </w:r>
      </w:ins>
      <m:oMath>
        <m:r>
          <m:t>x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approaches</w:t>
        </w:r>
      </w:ins>
      <w:ins w:id="46" w:author="PR Preview" w:date="2026-01-01T00:00:00Z">
        <w:r>
          <w:t xml:space="preserve"> </w:t>
        </w:r>
      </w:ins>
      <m:oMath>
        <m:r>
          <m:t>c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</w:t>
        </w:r>
      </w:ins>
      <w:ins w:id="49" w:author="PR Preview" w:date="2026-01-01T00:00:00Z">
        <w:r>
          <w:t xml:space="preserve"> </w:t>
        </w:r>
      </w:ins>
      <m:oMath>
        <m:r>
          <m:t>L</m:t>
        </m:r>
      </m:oMath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written</w:t>
        </w:r>
      </w:ins>
      <w:ins w:id="5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if for every</w:t>
        </w:r>
      </w:ins>
      <w:ins w:id="5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there is a</w:t>
        </w:r>
      </w:ins>
      <w:ins w:id="6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3" w:author="PR Preview" w:date="2026-01-01T00:00:00Z">
        <w:r>
          <w:t xml:space="preserve">Here</w:t>
        </w:r>
      </w:ins>
      <w:ins w:id="6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 the</w:t>
        </w:r>
      </w:ins>
      <w:ins w:id="67" w:author="PR Preview" w:date="2026-01-01T00:00:00Z">
        <w:r>
          <w:t xml:space="preserve"> </w:t>
        </w:r>
      </w:ins>
      <w:hyperlink r:id="rId12">
        <w:ins w:id="68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69" w:author="PR Preview" w:date="2026-01-01T00:00:00Z">
        <w:r>
          <w:t xml:space="preserve">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When such a real number</w:t>
        </w:r>
      </w:ins>
      <w:ins w:id="72" w:author="PR Preview" w:date="2026-01-01T00:00:00Z">
        <w:r>
          <w:t xml:space="preserve"> </w:t>
        </w:r>
      </w:ins>
      <m:oMath>
        <m:r>
          <m:t>L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exists, the limit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rPr>
            <w:b/>
            <w:bCs/>
          </w:rPr>
          <w:t xml:space="preserve">exists</w:t>
        </w:r>
      </w:ins>
      <w:ins w:id="77" w:author="PR Preview" w:date="2026-01-01T00:00:00Z">
        <w:r>
          <w:t xml:space="preserve">;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otherwise, the limit does not exist.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 value</w:t>
        </w:r>
      </w:ins>
      <w:ins w:id="8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83" w:author="PR Preview" w:date="2026-01-01T00:00:00Z">
        <w:r>
          <w:t xml:space="preserve">, if it is defined, plays no role.</w:t>
        </w:r>
      </w:ins>
    </w:p>
    <w:bookmarkEnd w:id="13"/>
    <w:bookmarkStart w:id="15" w:name="exm-limit"/>
    <w:p>
      <w:pPr>
        <w:pStyle w:val="BodyText"/>
      </w:pPr>
      <w:ins w:id="84" w:author="PR Preview" w:date="2026-01-01T00:00:00Z">
        <w:r>
          <w:rPr>
            <w:b/>
            <w:bCs/>
          </w:rPr>
          <w:t xml:space="preserve">Example 1 (The limit of</w:t>
        </w:r>
      </w:ins>
      <w:ins w:id="8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86" w:author="PR Preview" w:date="2026-01-01T00:00:00Z">
        <w:r>
          <w:rPr>
            <w:b/>
            <w:bCs/>
          </w:rPr>
          <w:t xml:space="preserve"> </w:t>
        </w:r>
      </w:ins>
      <w:ins w:id="87" w:author="PR Preview" w:date="2026-01-01T00:00:00Z">
        <w:r>
          <w:rPr>
            <w:b/>
            <w:bCs/>
          </w:rPr>
          <w:t xml:space="preserve">at</w:t>
        </w:r>
      </w:ins>
      <w:ins w:id="88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</m:oMath>
      <w:ins w:id="89" w:author="PR Preview" w:date="2026-01-01T00:00:00Z">
        <w:r>
          <w:rPr>
            <w:b/>
            <w:bCs/>
          </w:rPr>
          <w:t xml:space="preserve">)</w:t>
        </w:r>
      </w:ins>
      <w:ins w:id="9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91" w:author="PR Preview" w:date="2026-01-01T00:00:00Z">
        <w:r>
          <w:t xml:space="preserve">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Given</w:t>
        </w:r>
      </w:ins>
      <w:ins w:id="9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95" w:author="PR Preview" w:date="2026-01-01T00:00:00Z">
        <w:r>
          <w:t xml:space="preserve">, take</w:t>
        </w:r>
      </w:ins>
      <w:ins w:id="96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For every</w:t>
        </w:r>
      </w:ins>
      <w:ins w:id="100" w:author="PR Preview" w:date="2026-01-01T00:00:00Z">
        <w:r>
          <w:t xml:space="preserve"> </w:t>
        </w:r>
      </w:ins>
      <m:oMath>
        <m:r>
          <m:t>x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with</w:t>
        </w:r>
      </w:ins>
      <w:ins w:id="10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using the</w:t>
        </w:r>
      </w:ins>
      <w:ins w:id="107" w:author="PR Preview" w:date="2026-01-01T00:00:00Z">
        <w:r>
          <w:t xml:space="preserve"> </w:t>
        </w:r>
      </w:ins>
      <w:hyperlink r:id="rId14">
        <w:ins w:id="108" w:author="PR Preview" w:date="2026-01-01T00:00:00Z">
          <w:r>
            <w:rPr>
              <w:rStyle w:val="Hyperlink"/>
            </w:rPr>
            <w:t xml:space="preserve">distributive law</w:t>
          </w:r>
        </w:ins>
      </w:hyperlink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in the second line,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111" w:author="PR Preview" w:date="2026-01-01T00:00:00Z">
        <w:r>
          <w:t xml:space="preserve">For example, with</w:t>
        </w:r>
      </w:ins>
      <w:ins w:id="112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0.3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and</w:t>
        </w:r>
      </w:ins>
      <w:ins w:id="115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0.1</m:t>
        </m:r>
      </m:oMath>
      <w:ins w:id="116" w:author="PR Preview" w:date="2026-01-01T00:00:00Z">
        <w:r>
          <w:t xml:space="preserve">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the point</w:t>
        </w:r>
      </w:ins>
      <w:ins w:id="1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2.05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satisfies</w:t>
        </w:r>
      </w:ins>
      <w:ins w:id="12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ins w:id="126" w:author="PR Preview" w:date="2026-01-01T00:00:00Z">
        <w:r>
          <w:rPr>
            <w:b/>
            <w:bCs/>
          </w:rPr>
          <w:t xml:space="preserve">Definition 2 (One-sided limits)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Let</w:t>
        </w:r>
      </w:ins>
      <w:ins w:id="129" w:author="PR Preview" w:date="2026-01-01T00:00:00Z">
        <w:r>
          <w:t xml:space="preserve"> </w:t>
        </w:r>
      </w:ins>
      <m:oMath>
        <m:r>
          <m:t>f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be a function and</w:t>
        </w:r>
      </w:ins>
      <w:ins w:id="132" w:author="PR Preview" w:date="2026-01-01T00:00:00Z">
        <w:r>
          <w:t xml:space="preserve"> </w:t>
        </w:r>
      </w:ins>
      <m:oMath>
        <m:r>
          <m:t>L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 real number.</w:t>
        </w:r>
      </w:ins>
    </w:p>
    <w:p>
      <w:pPr>
        <w:pStyle w:val="Compact"/>
        <w:numPr>
          <w:ilvl w:val="0"/>
          <w:numId w:val="1001"/>
        </w:numPr>
      </w:pPr>
      <w:ins w:id="135" w:author="PR Preview" w:date="2026-01-01T00:00:00Z">
        <w:r>
          <w:t xml:space="preserve">The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rPr>
            <w:b/>
            <w:bCs/>
          </w:rPr>
          <w:t xml:space="preserve">right-hand limit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of</w:t>
        </w:r>
      </w:ins>
      <w:ins w:id="140" w:author="PR Preview" w:date="2026-01-01T00:00:00Z">
        <w:r>
          <w:t xml:space="preserve"> </w:t>
        </w:r>
      </w:ins>
      <m:oMath>
        <m:r>
          <m:t>f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at</w:t>
        </w:r>
      </w:ins>
      <w:ins w:id="143" w:author="PR Preview" w:date="2026-01-01T00:00:00Z">
        <w:r>
          <w:t xml:space="preserve"> </w:t>
        </w:r>
      </w:ins>
      <m:oMath>
        <m:r>
          <m:t>c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is</w:t>
        </w:r>
      </w:ins>
      <w:ins w:id="146" w:author="PR Preview" w:date="2026-01-01T00:00:00Z">
        <w:r>
          <w:t xml:space="preserve"> </w:t>
        </w:r>
      </w:ins>
      <m:oMath>
        <m:r>
          <m:t>L</m:t>
        </m:r>
      </m:oMath>
      <w:ins w:id="147" w:author="PR Preview" w:date="2026-01-01T00:00:00Z">
        <w:r>
          <w:t xml:space="preserve">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written</w:t>
        </w:r>
      </w:ins>
      <w:ins w:id="15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if for every</w:t>
        </w:r>
      </w:ins>
      <w:ins w:id="15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there is a</w:t>
        </w:r>
      </w:ins>
      <w:ins w:id="157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such that</w:t>
        </w:r>
      </w:ins>
      <w:ins w:id="16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for every</w:t>
        </w:r>
      </w:ins>
      <w:ins w:id="163" w:author="PR Preview" w:date="2026-01-01T00:00:00Z">
        <w:r>
          <w:t xml:space="preserve"> </w:t>
        </w:r>
      </w:ins>
      <m:oMath>
        <m:r>
          <m:t>x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with</w:t>
        </w:r>
      </w:ins>
      <w:ins w:id="16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ins w:id="16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168" w:author="PR Preview" w:date="2026-01-01T00:00:00Z">
        <w:r>
          <w:t xml:space="preserve">The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rPr>
            <w:b/>
            <w:bCs/>
          </w:rPr>
          <w:t xml:space="preserve">left-hand limit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of</w:t>
        </w:r>
      </w:ins>
      <w:ins w:id="173" w:author="PR Preview" w:date="2026-01-01T00:00:00Z">
        <w:r>
          <w:t xml:space="preserve"> </w:t>
        </w:r>
      </w:ins>
      <m:oMath>
        <m:r>
          <m:t>f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at</w:t>
        </w:r>
      </w:ins>
      <w:ins w:id="176" w:author="PR Preview" w:date="2026-01-01T00:00:00Z">
        <w:r>
          <w:t xml:space="preserve"> </w:t>
        </w:r>
      </w:ins>
      <m:oMath>
        <m:r>
          <m:t>c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is</w:t>
        </w:r>
      </w:ins>
      <w:ins w:id="179" w:author="PR Preview" w:date="2026-01-01T00:00:00Z">
        <w:r>
          <w:t xml:space="preserve"> </w:t>
        </w:r>
      </w:ins>
      <m:oMath>
        <m:r>
          <m:t>L</m:t>
        </m:r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written</w:t>
        </w:r>
      </w:ins>
      <w:ins w:id="18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84" w:author="PR Preview" w:date="2026-01-01T00:00:00Z">
        <w:r>
          <w:t xml:space="preserve">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if for every</w:t>
        </w:r>
      </w:ins>
      <w:ins w:id="18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there is a</w:t>
        </w:r>
      </w:ins>
      <w:ins w:id="19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such that</w:t>
        </w:r>
      </w:ins>
      <w:ins w:id="19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for every</w:t>
        </w:r>
      </w:ins>
      <w:ins w:id="196" w:author="PR Preview" w:date="2026-01-01T00:00:00Z">
        <w:r>
          <w:t xml:space="preserve"> </w:t>
        </w:r>
      </w:ins>
      <m:oMath>
        <m:r>
          <m:t>x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with</w:t>
        </w:r>
      </w:ins>
      <w:ins w:id="19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ins w:id="200" w:author="PR Preview" w:date="2026-01-01T00:00:00Z">
        <w:r>
          <w:t xml:space="preserve">.</w:t>
        </w:r>
      </w:ins>
    </w:p>
    <w:p>
      <w:pPr>
        <w:pStyle w:val="FirstParagraph"/>
      </w:pPr>
      <w:ins w:id="201" w:author="PR Preview" w:date="2026-01-01T00:00:00Z">
        <w:r>
          <w:t xml:space="preserve">These are the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rPr>
            <w:b/>
            <w:bCs/>
          </w:rPr>
          <w:t xml:space="preserve">one-sided limits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of</w:t>
        </w:r>
      </w:ins>
      <w:ins w:id="206" w:author="PR Preview" w:date="2026-01-01T00:00:00Z">
        <w:r>
          <w:t xml:space="preserve"> </w:t>
        </w:r>
      </w:ins>
      <m:oMath>
        <m:r>
          <m:t>f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at</w:t>
        </w:r>
      </w:ins>
      <w:ins w:id="209" w:author="PR Preview" w:date="2026-01-01T00:00:00Z">
        <w:r>
          <w:t xml:space="preserve"> </w:t>
        </w:r>
      </w:ins>
      <m:oMath>
        <m:r>
          <m:t>c</m:t>
        </m:r>
      </m:oMath>
      <w:ins w:id="210" w:author="PR Preview" w:date="2026-01-01T00:00:00Z">
        <w:r>
          <w:t xml:space="preserve">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 limit</w:t>
        </w:r>
      </w:ins>
      <w:ins w:id="2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(</w:t>
        </w:r>
      </w:ins>
      <w:hyperlink w:anchor="def-limit">
        <w:ins w:id="21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17" w:author="PR Preview" w:date="2026-01-01T00:00:00Z">
        <w:r>
          <w:t xml:space="preserve">) exists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exactly when both one-sided limits exist and are equal,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and then all three are equal.</w:t>
        </w:r>
      </w:ins>
    </w:p>
    <w:bookmarkEnd w:id="16"/>
    <w:bookmarkStart w:id="17" w:name="exm-one-sided-limit"/>
    <w:p>
      <w:pPr>
        <w:pStyle w:val="BodyText"/>
      </w:pPr>
      <w:ins w:id="222" w:author="PR Preview" w:date="2026-01-01T00:00:00Z">
        <w:r>
          <w:rPr>
            <w:b/>
            <w:bCs/>
          </w:rPr>
          <w:t xml:space="preserve">Example 2 (One-sided limits of a step function)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Let</w:t>
        </w:r>
      </w:ins>
      <w:ins w:id="22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for</w:t>
        </w:r>
      </w:ins>
      <w:ins w:id="22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and</w:t>
        </w:r>
      </w:ins>
      <w:ins w:id="23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for</w:t>
        </w:r>
      </w:ins>
      <w:ins w:id="23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2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36" w:author="PR Preview" w:date="2026-01-01T00:00:00Z">
        <w:r>
          <w:t xml:space="preserve">, because</w:t>
        </w:r>
      </w:ins>
      <w:ins w:id="23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for every</w:t>
        </w:r>
      </w:ins>
      <w:ins w:id="2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24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42" w:author="PR Preview" w:date="2026-01-01T00:00:00Z">
        <w:r>
          <w:t xml:space="preserve">, because</w:t>
        </w:r>
      </w:ins>
      <w:ins w:id="24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for every</w:t>
        </w:r>
      </w:ins>
      <w:ins w:id="24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247" w:author="PR Preview" w:date="2026-01-01T00:00:00Z">
        <w:r>
          <w:t xml:space="preserve">.</w:t>
        </w:r>
      </w:ins>
    </w:p>
    <w:p>
      <w:pPr>
        <w:pStyle w:val="FirstParagraph"/>
      </w:pPr>
      <w:ins w:id="248" w:author="PR Preview" w:date="2026-01-01T00:00:00Z">
        <w:r>
          <w:t xml:space="preserve">The one-sided limits differ, since</w:t>
        </w:r>
      </w:ins>
      <w:ins w:id="24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≠</m:t>
        </m:r>
        <m:r>
          <m:t>0</m:t>
        </m:r>
      </m:oMath>
      <w:ins w:id="250" w:author="PR Preview" w:date="2026-01-01T00:00:00Z">
        <w:r>
          <w:t xml:space="preserve">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so</w:t>
        </w:r>
      </w:ins>
      <w:ins w:id="25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does not exist.</w:t>
        </w:r>
      </w:ins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ins w:id="256" w:author="PR Preview" w:date="2026-01-01T00:00:00Z">
        <w:r>
          <w:rPr>
            <w:b/>
            <w:bCs/>
          </w:rPr>
          <w:t xml:space="preserve">Definition 3 (Difference quotient)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Let</w:t>
        </w:r>
      </w:ins>
      <w:ins w:id="259" w:author="PR Preview" w:date="2026-01-01T00:00:00Z">
        <w:r>
          <w:t xml:space="preserve"> </w:t>
        </w:r>
      </w:ins>
      <m:oMath>
        <m:r>
          <m:t>f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be a real-valued function of one variable, defined at</w:t>
        </w:r>
      </w:ins>
      <w:ins w:id="262" w:author="PR Preview" w:date="2026-01-01T00:00:00Z">
        <w:r>
          <w:t xml:space="preserve"> </w:t>
        </w:r>
      </w:ins>
      <m:oMath>
        <m:r>
          <m:t>c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and at</w:t>
        </w:r>
      </w:ins>
      <w:ins w:id="26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+</m:t>
        </m:r>
        <m:r>
          <m:t>h</m:t>
        </m:r>
      </m:oMath>
      <w:ins w:id="266" w:author="PR Preview" w:date="2026-01-01T00:00:00Z">
        <w:r>
          <w:t xml:space="preserve">, with</w:t>
        </w:r>
      </w:ins>
      <w:ins w:id="26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268" w:author="PR Preview" w:date="2026-01-01T00:00:00Z">
        <w:r>
          <w:t xml:space="preserve">.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The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rPr>
            <w:b/>
            <w:bCs/>
          </w:rPr>
          <w:t xml:space="preserve">difference quotient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of</w:t>
        </w:r>
      </w:ins>
      <w:ins w:id="275" w:author="PR Preview" w:date="2026-01-01T00:00:00Z">
        <w:r>
          <w:t xml:space="preserve"> </w:t>
        </w:r>
      </w:ins>
      <m:oMath>
        <m:r>
          <m:t>f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at</w:t>
        </w:r>
      </w:ins>
      <w:ins w:id="278" w:author="PR Preview" w:date="2026-01-01T00:00:00Z">
        <w:r>
          <w:t xml:space="preserve"> </w:t>
        </w:r>
      </w:ins>
      <m:oMath>
        <m:r>
          <m:t>c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with increment</w:t>
        </w:r>
      </w:ins>
      <w:ins w:id="281" w:author="PR Preview" w:date="2026-01-01T00:00:00Z">
        <w:r>
          <w:t xml:space="preserve"> </w:t>
        </w:r>
      </w:ins>
      <m:oMath>
        <m:r>
          <m:t>h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84" w:author="PR Preview" w:date="2026-01-01T00:00:00Z">
        <w:r>
          <w:t xml:space="preserve">the</w:t>
        </w:r>
      </w:ins>
      <w:ins w:id="285" w:author="PR Preview" w:date="2026-01-01T00:00:00Z">
        <w:r>
          <w:t xml:space="preserve"> </w:t>
        </w:r>
      </w:ins>
      <w:hyperlink r:id="rId26">
        <w:ins w:id="286" w:author="PR Preview" w:date="2026-01-01T00:00:00Z">
          <w:r>
            <w:rPr>
              <w:rStyle w:val="Hyperlink"/>
            </w:rPr>
            <w:t xml:space="preserve">slope</w:t>
          </w:r>
        </w:ins>
      </w:hyperlink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of the line through the points</w:t>
        </w:r>
      </w:ins>
      <w:ins w:id="2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and</w:t>
        </w:r>
      </w:ins>
      <w:ins w:id="2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293" w:author="PR Preview" w:date="2026-01-01T00:00:00Z">
        <w:r>
          <w:t xml:space="preserve">.</w:t>
        </w:r>
      </w:ins>
    </w:p>
    <w:bookmarkEnd w:id="27"/>
    <w:bookmarkStart w:id="28" w:name="exm-difference-quotient"/>
    <w:p>
      <w:pPr>
        <w:pStyle w:val="BodyText"/>
      </w:pPr>
      <w:ins w:id="294" w:author="PR Preview" w:date="2026-01-01T00:00:00Z">
        <w:r>
          <w:rPr>
            <w:b/>
            <w:bCs/>
          </w:rPr>
          <w:t xml:space="preserve">Example 3 (The difference quotient of</w:t>
        </w:r>
      </w:ins>
      <w:ins w:id="29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296" w:author="PR Preview" w:date="2026-01-01T00:00:00Z">
        <w:r>
          <w:rPr>
            <w:b/>
            <w:bCs/>
          </w:rPr>
          <w:t xml:space="preserve"> </w:t>
        </w:r>
      </w:ins>
      <w:ins w:id="297" w:author="PR Preview" w:date="2026-01-01T00:00:00Z">
        <w:r>
          <w:rPr>
            <w:b/>
            <w:bCs/>
          </w:rPr>
          <w:t xml:space="preserve">at</w:t>
        </w:r>
      </w:ins>
      <w:ins w:id="298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299" w:author="PR Preview" w:date="2026-01-01T00:00:00Z">
        <w:r>
          <w:rPr>
            <w:b/>
            <w:bCs/>
          </w:rPr>
          <w:t xml:space="preserve">)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For</w:t>
        </w:r>
      </w:ins>
      <w:ins w:id="3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03" w:author="PR Preview" w:date="2026-01-01T00:00:00Z">
        <w:r>
          <w:t xml:space="preserve">,</w:t>
        </w:r>
      </w:ins>
      <w:ins w:id="30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305" w:author="PR Preview" w:date="2026-01-01T00:00:00Z">
        <w:r>
          <w:t xml:space="preserve">, and</w:t>
        </w:r>
      </w:ins>
      <w:ins w:id="30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30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08" w:author="PR Preview" w:date="2026-01-01T00:00:00Z">
        <w:r>
          <w:t xml:space="preserve">which tends to</w:t>
        </w:r>
      </w:ins>
      <w:ins w:id="309" w:author="PR Preview" w:date="2026-01-01T00:00:00Z">
        <w:r>
          <w:t xml:space="preserve"> </w:t>
        </w:r>
      </w:ins>
      <m:oMath>
        <m:r>
          <m:t>2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as</w:t>
        </w:r>
      </w:ins>
      <w:ins w:id="31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(</w:t>
        </w:r>
      </w:ins>
      <w:hyperlink w:anchor="def-limit">
        <w:ins w:id="31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16" w:author="PR Preview" w:date="2026-01-01T00:00:00Z">
        <w:r>
          <w:t xml:space="preserve">).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With</w:t>
        </w:r>
      </w:ins>
      <w:ins w:id="31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=</m:t>
        </m:r>
        <m:r>
          <m:t>0.1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the difference quotient is</w:t>
        </w:r>
      </w:ins>
      <w:ins w:id="32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ins w:id="323" w:author="PR Preview" w:date="2026-01-01T00:00:00Z">
        <w:r>
          <w:t xml:space="preserve">: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the line through</w:t>
        </w:r>
      </w:ins>
      <w:ins w:id="3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and</w:t>
        </w:r>
      </w:ins>
      <w:ins w:id="3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has slope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ins w:id="332" w:author="PR Preview" w:date="2026-01-01T00:00:00Z">
        <w:r>
          <w:rPr>
            <w:b/>
            <w:bCs/>
          </w:rPr>
          <w:t xml:space="preserve">Definition 4 (Differentiable function)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 function</w:t>
        </w:r>
      </w:ins>
      <w:ins w:id="335" w:author="PR Preview" w:date="2026-01-01T00:00:00Z">
        <w:r>
          <w:t xml:space="preserve"> </w:t>
        </w:r>
      </w:ins>
      <m:oMath>
        <m:r>
          <m:t>f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is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rPr>
            <w:b/>
            <w:bCs/>
          </w:rPr>
          <w:t xml:space="preserve">differentiable at</w:t>
        </w:r>
      </w:ins>
      <w:ins w:id="3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if the limit (</w:t>
        </w:r>
      </w:ins>
      <w:hyperlink w:anchor="def-limit">
        <w:ins w:id="34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44" w:author="PR Preview" w:date="2026-01-01T00:00:00Z">
        <w:r>
          <w:t xml:space="preserve">) of the difference quotient (</w:t>
        </w:r>
      </w:ins>
      <w:hyperlink w:anchor="def-difference-quotient">
        <w:ins w:id="34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46" w:author="PR Preview" w:date="2026-01-01T00:00:00Z">
        <w:r>
          <w:t xml:space="preserve">) as</w:t>
        </w:r>
      </w:ins>
      <w:ins w:id="34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34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49" w:author="PR Preview" w:date="2026-01-01T00:00:00Z">
        <w:r>
          <w:t xml:space="preserve">exists and is finite.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The number</w:t>
        </w:r>
      </w:ins>
      <w:ins w:id="35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is the derivative of</w:t>
        </w:r>
      </w:ins>
      <w:ins w:id="355" w:author="PR Preview" w:date="2026-01-01T00:00:00Z">
        <w:r>
          <w:t xml:space="preserve"> </w:t>
        </w:r>
      </w:ins>
      <m:oMath>
        <m:r>
          <m:t>f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at</w:t>
        </w:r>
      </w:ins>
      <w:ins w:id="358" w:author="PR Preview" w:date="2026-01-01T00:00:00Z">
        <w:r>
          <w:t xml:space="preserve"> </w:t>
        </w:r>
      </w:ins>
      <m:oMath>
        <m:r>
          <m:t>c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(</w:t>
        </w:r>
      </w:ins>
      <w:hyperlink w:anchor="def-derivative">
        <w:ins w:id="36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62" w:author="PR Preview" w:date="2026-01-01T00:00:00Z">
        <w:r>
          <w:t xml:space="preserve">).</w:t>
        </w:r>
      </w:ins>
    </w:p>
    <w:p>
      <w:pPr>
        <w:pStyle w:val="BodyText"/>
      </w:pPr>
      <w:ins w:id="363" w:author="PR Preview" w:date="2026-01-01T00:00:00Z">
        <w:r>
          <w:t xml:space="preserve">(Larson and Edwards 2018, sec. 2.1, p. 100)</w:t>
        </w:r>
      </w:ins>
    </w:p>
    <w:bookmarkEnd w:id="29"/>
    <w:bookmarkStart w:id="30" w:name="exm-differentiable"/>
    <w:p>
      <w:pPr>
        <w:pStyle w:val="BodyText"/>
      </w:pPr>
      <w:ins w:id="364" w:author="PR Preview" w:date="2026-01-01T00:00:00Z">
        <w:r>
          <w:rPr>
            <w:b/>
            <w:bCs/>
          </w:rPr>
          <w:t xml:space="preserve">Example 4 (A differentiable function, and a limit that is not finite)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 </w:t>
        </w:r>
      </w:ins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is differentiable at</w:t>
        </w:r>
      </w:ins>
      <w:ins w:id="36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37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ins w:id="371" w:author="PR Preview" w:date="2026-01-01T00:00:00Z">
        <w:r>
          <w:t xml:space="preserve">which tends to the finite limit</w:t>
        </w:r>
      </w:ins>
      <w:ins w:id="37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as</w:t>
        </w:r>
      </w:ins>
      <w:ins w:id="37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376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not differentiable at</w:t>
        </w:r>
      </w:ins>
      <w:ins w:id="37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380" w:author="PR Preview" w:date="2026-01-01T00:00:00Z">
        <w:r>
          <w:t xml:space="preserve">: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the difference quotient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ins w:id="383" w:author="PR Preview" w:date="2026-01-01T00:00:00Z">
        <w:r>
          <w:t xml:space="preserve">grows without bound as</w:t>
        </w:r>
      </w:ins>
      <w:ins w:id="38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385" w:author="PR Preview" w:date="2026-01-01T00:00:00Z">
        <w:r>
          <w:t xml:space="preserve">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so the limit is not finite.</w:t>
        </w:r>
      </w:ins>
    </w:p>
    <w:bookmarkEnd w:id="30"/>
    <w:bookmarkStart w:id="31" w:name="def-derivative"/>
    <w:p>
      <w:pPr>
        <w:pStyle w:val="FirstParagraph"/>
      </w:pPr>
      <w:ins w:id="388" w:author="PR Preview" w:date="2026-01-01T00:00:00Z">
        <w:r>
          <w:rPr>
            <w:b/>
            <w:bCs/>
          </w:rPr>
          <w:t xml:space="preserve">Definition 5 (Derivative)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If</w:t>
        </w:r>
      </w:ins>
      <w:ins w:id="391" w:author="PR Preview" w:date="2026-01-01T00:00:00Z">
        <w:r>
          <w:t xml:space="preserve"> </w:t>
        </w:r>
      </w:ins>
      <m:oMath>
        <m:r>
          <m:t>f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is differentiable at</w:t>
        </w:r>
      </w:ins>
      <w:ins w:id="394" w:author="PR Preview" w:date="2026-01-01T00:00:00Z">
        <w:r>
          <w:t xml:space="preserve"> </w:t>
        </w:r>
      </w:ins>
      <m:oMath>
        <m:r>
          <m:t>c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(</w:t>
        </w:r>
      </w:ins>
      <w:hyperlink w:anchor="def-differentiable">
        <w:ins w:id="39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98" w:author="PR Preview" w:date="2026-01-01T00:00:00Z">
        <w:r>
          <w:t xml:space="preserve">),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the number</w:t>
        </w:r>
      </w:ins>
      <w:ins w:id="40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is the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rPr>
            <w:b/>
            <w:bCs/>
          </w:rPr>
          <w:t xml:space="preserve">derivative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of</w:t>
        </w:r>
      </w:ins>
      <w:ins w:id="408" w:author="PR Preview" w:date="2026-01-01T00:00:00Z">
        <w:r>
          <w:t xml:space="preserve"> </w:t>
        </w:r>
      </w:ins>
      <m:oMath>
        <m:r>
          <m:t>f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at</w:t>
        </w:r>
      </w:ins>
      <w:ins w:id="411" w:author="PR Preview" w:date="2026-01-01T00:00:00Z">
        <w:r>
          <w:t xml:space="preserve"> </w:t>
        </w:r>
      </w:ins>
      <m:oMath>
        <m:r>
          <m:t>c</m:t>
        </m:r>
      </m:oMath>
      <w:ins w:id="412" w:author="PR Preview" w:date="2026-01-01T00:00:00Z">
        <w:r>
          <w:t xml:space="preserve">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The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rPr>
            <w:b/>
            <w:bCs/>
          </w:rPr>
          <w:t xml:space="preserve">derivative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of</w:t>
        </w:r>
      </w:ins>
      <w:ins w:id="419" w:author="PR Preview" w:date="2026-01-01T00:00:00Z">
        <w:r>
          <w:t xml:space="preserve"> </w:t>
        </w:r>
      </w:ins>
      <m:oMath>
        <m:r>
          <m:t>f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is the function</w:t>
        </w:r>
      </w:ins>
      <w:ins w:id="4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whose value at each</w:t>
        </w:r>
      </w:ins>
      <w:ins w:id="425" w:author="PR Preview" w:date="2026-01-01T00:00:00Z">
        <w:r>
          <w:t xml:space="preserve"> </w:t>
        </w:r>
      </w:ins>
      <m:oMath>
        <m:r>
          <m:t>x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where</w:t>
        </w:r>
      </w:ins>
      <w:ins w:id="428" w:author="PR Preview" w:date="2026-01-01T00:00:00Z">
        <w:r>
          <w:t xml:space="preserve"> </w:t>
        </w:r>
      </w:ins>
      <m:oMath>
        <m:r>
          <m:t>f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is differentiable is</w:t>
        </w:r>
      </w:ins>
      <w:ins w:id="43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32" w:author="PR Preview" w:date="2026-01-01T00:00:00Z">
        <w:r>
          <w:t xml:space="preserve">.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Writing the derivative with a prime, as</w:t>
        </w:r>
      </w:ins>
      <w:ins w:id="43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or</w:t>
        </w:r>
      </w:ins>
      <w:ins w:id="43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39" w:author="PR Preview" w:date="2026-01-01T00:00:00Z">
        <w:r>
          <w:t xml:space="preserve">, is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rPr>
            <w:b/>
            <w:bCs/>
          </w:rPr>
          <w:t xml:space="preserve">Lagrange’s notation</w:t>
        </w:r>
      </w:ins>
      <w:ins w:id="442" w:author="PR Preview" w:date="2026-01-01T00:00:00Z">
        <w:r>
          <w:t xml:space="preserve">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The derivative of</w:t>
        </w:r>
      </w:ins>
      <w:ins w:id="445" w:author="PR Preview" w:date="2026-01-01T00:00:00Z">
        <w:r>
          <w:t xml:space="preserve"> </w:t>
        </w:r>
      </w:ins>
      <m:oMath>
        <m:r>
          <m:t>f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 also written</w:t>
        </w:r>
      </w:ins>
      <w:ins w:id="44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or</w:t>
        </w:r>
      </w:ins>
      <w:ins w:id="45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52" w:author="PR Preview" w:date="2026-01-01T00:00:00Z">
        <w:r>
          <w:t xml:space="preserve">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which is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rPr>
            <w:b/>
            <w:bCs/>
          </w:rPr>
          <w:t xml:space="preserve">Leibniz notation</w:t>
        </w:r>
      </w:ins>
      <w:ins w:id="457" w:author="PR Preview" w:date="2026-01-01T00:00:00Z">
        <w:r>
          <w:t xml:space="preserve">.</w:t>
        </w:r>
      </w:ins>
    </w:p>
    <w:bookmarkEnd w:id="31"/>
    <w:bookmarkStart w:id="32" w:name="exm-derivative"/>
    <w:p>
      <w:pPr>
        <w:pStyle w:val="BodyText"/>
      </w:pPr>
      <w:ins w:id="458" w:author="PR Preview" w:date="2026-01-01T00:00:00Z">
        <w:r>
          <w:rPr>
            <w:b/>
            <w:bCs/>
          </w:rPr>
          <w:t xml:space="preserve">Example 5 (The derivative of</w:t>
        </w:r>
      </w:ins>
      <w:ins w:id="45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460" w:author="PR Preview" w:date="2026-01-01T00:00:00Z">
        <w:r>
          <w:rPr>
            <w:b/>
            <w:bCs/>
          </w:rPr>
          <w:t xml:space="preserve">)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For</w:t>
        </w:r>
      </w:ins>
      <w:ins w:id="4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464" w:author="PR Preview" w:date="2026-01-01T00:00:00Z">
        <w:r>
          <w:t xml:space="preserve">,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the computation in</w:t>
        </w:r>
      </w:ins>
      <w:ins w:id="467" w:author="PR Preview" w:date="2026-01-01T00:00:00Z">
        <w:r>
          <w:t xml:space="preserve"> </w:t>
        </w:r>
      </w:ins>
      <w:hyperlink w:anchor="exm-differentiable">
        <w:ins w:id="46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469" w:author="PR Preview" w:date="2026-01-01T00:00:00Z">
        <w:r>
          <w:t xml:space="preserve">, with</w:t>
        </w:r>
      </w:ins>
      <w:ins w:id="470" w:author="PR Preview" w:date="2026-01-01T00:00:00Z">
        <w:r>
          <w:t xml:space="preserve"> </w:t>
        </w:r>
      </w:ins>
      <m:oMath>
        <m:r>
          <m:t>3</m:t>
        </m:r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replaced by any real number</w:t>
        </w:r>
      </w:ins>
      <w:ins w:id="473" w:author="PR Preview" w:date="2026-01-01T00:00:00Z">
        <w:r>
          <w:t xml:space="preserve"> </w:t>
        </w:r>
      </w:ins>
      <m:oMath>
        <m:r>
          <m:t>c</m:t>
        </m:r>
      </m:oMath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gives</w:t>
        </w:r>
      </w:ins>
      <w:ins w:id="47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ins w:id="478" w:author="PR Preview" w:date="2026-01-01T00:00:00Z">
        <w:r>
          <w:t xml:space="preserve">, which tends to</w:t>
        </w:r>
      </w:ins>
      <w:ins w:id="479" w:author="PR Preview" w:date="2026-01-01T00:00:00Z">
        <w:r>
          <w:t xml:space="preserve"> </w:t>
        </w:r>
      </w:ins>
      <m:oMath>
        <m:r>
          <m:t>2</m:t>
        </m:r>
        <m:r>
          <m:t>c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as</w:t>
        </w:r>
      </w:ins>
      <w:ins w:id="48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483" w:author="PR Preview" w:date="2026-01-01T00:00:00Z">
        <w:r>
          <w:t xml:space="preserve">.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So the derivative of</w:t>
        </w:r>
      </w:ins>
      <w:ins w:id="486" w:author="PR Preview" w:date="2026-01-01T00:00:00Z">
        <w:r>
          <w:t xml:space="preserve"> </w:t>
        </w:r>
      </w:ins>
      <m:oMath>
        <m:r>
          <m:t>f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is</w:t>
        </w:r>
      </w:ins>
      <w:ins w:id="48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490" w:author="PR Preview" w:date="2026-01-01T00:00:00Z">
        <w:r>
          <w:t xml:space="preserve">.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For example,</w:t>
        </w:r>
      </w:ins>
      <w:ins w:id="49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and</w:t>
        </w:r>
      </w:ins>
      <w:ins w:id="49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497" w:author="PR Preview" w:date="2026-01-01T00:00:00Z">
        <w:r>
          <w:t xml:space="preserve">.</w:t>
        </w:r>
      </w:ins>
    </w:p>
    <w:bookmarkEnd w:id="32"/>
    <w:bookmarkStart w:id="33" w:name="def-one-sided-derivative"/>
    <w:p>
      <w:pPr>
        <w:pStyle w:val="BodyText"/>
      </w:pPr>
      <w:ins w:id="498" w:author="PR Preview" w:date="2026-01-01T00:00:00Z">
        <w:r>
          <w:rPr>
            <w:b/>
            <w:bCs/>
          </w:rPr>
          <w:t xml:space="preserve">Definition 6 (One-sided derivatives)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Let</w:t>
        </w:r>
      </w:ins>
      <w:ins w:id="501" w:author="PR Preview" w:date="2026-01-01T00:00:00Z">
        <w:r>
          <w:t xml:space="preserve"> </w:t>
        </w:r>
      </w:ins>
      <m:oMath>
        <m:r>
          <m:t>f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be a function defined at</w:t>
        </w:r>
      </w:ins>
      <w:ins w:id="504" w:author="PR Preview" w:date="2026-01-01T00:00:00Z">
        <w:r>
          <w:t xml:space="preserve"> </w:t>
        </w:r>
      </w:ins>
      <m:oMath>
        <m:r>
          <m:t>c</m:t>
        </m:r>
      </m:oMath>
      <w:ins w:id="50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506" w:author="PR Preview" w:date="2026-01-01T00:00:00Z">
        <w:r>
          <w:t xml:space="preserve">The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rPr>
            <w:b/>
            <w:bCs/>
          </w:rPr>
          <w:t xml:space="preserve">right-hand derivative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of</w:t>
        </w:r>
      </w:ins>
      <w:ins w:id="511" w:author="PR Preview" w:date="2026-01-01T00:00:00Z">
        <w:r>
          <w:t xml:space="preserve"> </w:t>
        </w:r>
      </w:ins>
      <m:oMath>
        <m:r>
          <m:t>f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at</w:t>
        </w:r>
      </w:ins>
      <w:ins w:id="514" w:author="PR Preview" w:date="2026-01-01T00:00:00Z">
        <w:r>
          <w:t xml:space="preserve"> </w:t>
        </w:r>
      </w:ins>
      <m:oMath>
        <m:r>
          <m:t>c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is the right-hand limit (</w:t>
        </w:r>
      </w:ins>
      <w:hyperlink w:anchor="def-one-sided-limit">
        <w:ins w:id="51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18" w:author="PR Preview" w:date="2026-01-01T00:00:00Z">
        <w:r>
          <w:t xml:space="preserve">)</w:t>
        </w:r>
      </w:ins>
      <w:ins w:id="51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of the difference quotient (</w:t>
        </w:r>
      </w:ins>
      <w:hyperlink w:anchor="def-difference-quotient">
        <w:ins w:id="52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23" w:author="PR Preview" w:date="2026-01-01T00:00:00Z">
        <w:r>
          <w:t xml:space="preserve">),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when that limit exists and is finite.</w:t>
        </w:r>
      </w:ins>
    </w:p>
    <w:p>
      <w:pPr>
        <w:pStyle w:val="Compact"/>
        <w:numPr>
          <w:ilvl w:val="0"/>
          <w:numId w:val="1005"/>
        </w:numPr>
      </w:pPr>
      <w:ins w:id="526" w:author="PR Preview" w:date="2026-01-01T00:00:00Z">
        <w:r>
          <w:t xml:space="preserve">The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rPr>
            <w:b/>
            <w:bCs/>
          </w:rPr>
          <w:t xml:space="preserve">left-hand derivative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of</w:t>
        </w:r>
      </w:ins>
      <w:ins w:id="531" w:author="PR Preview" w:date="2026-01-01T00:00:00Z">
        <w:r>
          <w:t xml:space="preserve"> </w:t>
        </w:r>
      </w:ins>
      <m:oMath>
        <m:r>
          <m:t>f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at</w:t>
        </w:r>
      </w:ins>
      <w:ins w:id="534" w:author="PR Preview" w:date="2026-01-01T00:00:00Z">
        <w:r>
          <w:t xml:space="preserve"> </w:t>
        </w:r>
      </w:ins>
      <m:oMath>
        <m:r>
          <m:t>c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is the left-hand limit</w:t>
        </w:r>
      </w:ins>
      <w:ins w:id="53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ins w:id="538" w:author="PR Preview" w:date="2026-01-01T00:00:00Z">
        <w:r>
          <w:t xml:space="preserve">,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when that limit exists and is finite.</w:t>
        </w:r>
      </w:ins>
    </w:p>
    <w:p>
      <w:pPr>
        <w:pStyle w:val="FirstParagraph"/>
      </w:pPr>
      <w:ins w:id="541" w:author="PR Preview" w:date="2026-01-01T00:00:00Z">
        <w:r>
          <w:t xml:space="preserve">These are the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rPr>
            <w:b/>
            <w:bCs/>
          </w:rPr>
          <w:t xml:space="preserve">one-sided derivatives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of</w:t>
        </w:r>
      </w:ins>
      <w:ins w:id="546" w:author="PR Preview" w:date="2026-01-01T00:00:00Z">
        <w:r>
          <w:t xml:space="preserve"> </w:t>
        </w:r>
      </w:ins>
      <m:oMath>
        <m:r>
          <m:t>f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at</w:t>
        </w:r>
      </w:ins>
      <w:ins w:id="549" w:author="PR Preview" w:date="2026-01-01T00:00:00Z">
        <w:r>
          <w:t xml:space="preserve"> </w:t>
        </w:r>
      </w:ins>
      <m:oMath>
        <m:r>
          <m:t>c</m:t>
        </m:r>
      </m:oMath>
      <w:ins w:id="550" w:author="PR Preview" w:date="2026-01-01T00:00:00Z">
        <w:r>
          <w:t xml:space="preserve">.</w:t>
        </w:r>
      </w:ins>
    </w:p>
    <w:bookmarkEnd w:id="33"/>
    <w:bookmarkStart w:id="34" w:name="exm-one-sided-derivative"/>
    <w:p>
      <w:pPr>
        <w:pStyle w:val="BodyText"/>
      </w:pPr>
      <w:ins w:id="551" w:author="PR Preview" w:date="2026-01-01T00:00:00Z">
        <w:r>
          <w:rPr>
            <w:b/>
            <w:bCs/>
          </w:rPr>
          <w:t xml:space="preserve">Example 6 (One-sided derivatives of</w:t>
        </w:r>
      </w:ins>
      <w:ins w:id="552" w:author="PR Preview" w:date="2026-01-01T00:00:00Z">
        <w:r>
          <w:rPr>
            <w:b/>
            <w:bCs/>
          </w:rP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553" w:author="PR Preview" w:date="2026-01-01T00:00:00Z">
        <w:r>
          <w:rPr>
            <w:b/>
            <w:bCs/>
          </w:rPr>
          <w:t xml:space="preserve"> </w:t>
        </w:r>
      </w:ins>
      <w:ins w:id="554" w:author="PR Preview" w:date="2026-01-01T00:00:00Z">
        <w:r>
          <w:rPr>
            <w:b/>
            <w:bCs/>
          </w:rPr>
          <w:t xml:space="preserve">at</w:t>
        </w:r>
      </w:ins>
      <w:ins w:id="555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556" w:author="PR Preview" w:date="2026-01-01T00:00:00Z">
        <w:r>
          <w:rPr>
            <w:b/>
            <w:bCs/>
          </w:rPr>
          <w:t xml:space="preserve">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Let</w:t>
        </w:r>
      </w:ins>
      <w:ins w:id="5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560" w:author="PR Preview" w:date="2026-01-01T00:00:00Z">
        <w:r>
          <w:t xml:space="preserve">, the</w:t>
        </w:r>
      </w:ins>
      <w:ins w:id="561" w:author="PR Preview" w:date="2026-01-01T00:00:00Z">
        <w:r>
          <w:t xml:space="preserve"> </w:t>
        </w:r>
      </w:ins>
      <w:hyperlink r:id="rId12">
        <w:ins w:id="562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563" w:author="PR Preview" w:date="2026-01-01T00:00:00Z">
        <w:r>
          <w:t xml:space="preserve">, and</w:t>
        </w:r>
      </w:ins>
      <w:ins w:id="56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565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w:ins w:id="566" w:author="PR Preview" w:date="2026-01-01T00:00:00Z">
        <w:r>
          <w:t xml:space="preserve">For</w:t>
        </w:r>
      </w:ins>
      <w:ins w:id="56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&gt;</m:t>
        </m:r>
        <m:r>
          <m:t>0</m:t>
        </m:r>
      </m:oMath>
      <w:ins w:id="568" w:author="PR Preview" w:date="2026-01-01T00:00:00Z">
        <w:r>
          <w:t xml:space="preserve">,</w:t>
        </w:r>
      </w:ins>
      <w:ins w:id="56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ins w:id="57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571" w:author="PR Preview" w:date="2026-01-01T00:00:00Z">
        <w:r>
          <w:t xml:space="preserve">The right-hand derivative of</w:t>
        </w:r>
      </w:ins>
      <w:ins w:id="572" w:author="PR Preview" w:date="2026-01-01T00:00:00Z">
        <w:r>
          <w:t xml:space="preserve"> </w:t>
        </w:r>
      </w:ins>
      <m:oMath>
        <m:r>
          <m:t>f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at</w:t>
        </w:r>
      </w:ins>
      <w:ins w:id="575" w:author="PR Preview" w:date="2026-01-01T00:00:00Z">
        <w:r>
          <w:t xml:space="preserve"> </w:t>
        </w:r>
      </w:ins>
      <m:oMath>
        <m:r>
          <m:t>0</m:t>
        </m:r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is</w:t>
        </w:r>
      </w:ins>
      <w:ins w:id="578" w:author="PR Preview" w:date="2026-01-01T00:00:00Z">
        <w:r>
          <w:t xml:space="preserve"> </w:t>
        </w:r>
      </w:ins>
      <m:oMath>
        <m:r>
          <m:t>1</m:t>
        </m:r>
      </m:oMath>
      <w:ins w:id="579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w:ins w:id="580" w:author="PR Preview" w:date="2026-01-01T00:00:00Z">
        <w:r>
          <w:t xml:space="preserve">For</w:t>
        </w:r>
      </w:ins>
      <w:ins w:id="58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&lt;</m:t>
        </m:r>
        <m:r>
          <m:t>0</m:t>
        </m:r>
      </m:oMath>
      <w:ins w:id="582" w:author="PR Preview" w:date="2026-01-01T00:00:00Z">
        <w:r>
          <w:t xml:space="preserve">,</w:t>
        </w:r>
      </w:ins>
      <w:ins w:id="58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ins w:id="584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585" w:author="PR Preview" w:date="2026-01-01T00:00:00Z">
        <w:r>
          <w:t xml:space="preserve">The left-hand derivative of</w:t>
        </w:r>
      </w:ins>
      <w:ins w:id="586" w:author="PR Preview" w:date="2026-01-01T00:00:00Z">
        <w:r>
          <w:t xml:space="preserve"> </w:t>
        </w:r>
      </w:ins>
      <m:oMath>
        <m:r>
          <m:t>f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at</w:t>
        </w:r>
      </w:ins>
      <w:ins w:id="589" w:author="PR Preview" w:date="2026-01-01T00:00:00Z">
        <w:r>
          <w:t xml:space="preserve"> </w:t>
        </w:r>
      </w:ins>
      <m:oMath>
        <m:r>
          <m:t>0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is</w:t>
        </w:r>
      </w:ins>
      <w:ins w:id="59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93" w:author="PR Preview" w:date="2026-01-01T00:00:00Z">
        <w:r>
          <w:t xml:space="preserve">.</w:t>
        </w:r>
      </w:ins>
    </w:p>
    <w:p>
      <w:pPr>
        <w:pStyle w:val="FirstParagraph"/>
      </w:pPr>
      <w:ins w:id="594" w:author="PR Preview" w:date="2026-01-01T00:00:00Z">
        <w:r>
          <w:t xml:space="preserve">For example,</w:t>
        </w:r>
      </w:ins>
      <w:ins w:id="59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=</m:t>
        </m:r>
        <m:r>
          <m:t>0.5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gives</w:t>
        </w:r>
      </w:ins>
      <w:ins w:id="598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ins w:id="599" w:author="PR Preview" w:date="2026-01-01T00:00:00Z">
        <w:r>
          <w:t xml:space="preserve">, and</w:t>
        </w:r>
      </w:ins>
      <w:ins w:id="60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gives</w:t>
        </w:r>
      </w:ins>
      <w:ins w:id="60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604" w:author="PR Preview" w:date="2026-01-01T00:00:00Z">
        <w:r>
          <w:t xml:space="preserve">.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The one-sided derivatives differ, since</w:t>
        </w:r>
      </w:ins>
      <w:ins w:id="60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ins w:id="608" w:author="PR Preview" w:date="2026-01-01T00:00:00Z">
        <w:r>
          <w:t xml:space="preserve">.</w:t>
        </w:r>
      </w:ins>
    </w:p>
    <w:bookmarkEnd w:id="34"/>
    <w:bookmarkStart w:id="35" w:name="def-second-derivative"/>
    <w:p>
      <w:pPr>
        <w:pStyle w:val="BodyText"/>
      </w:pPr>
      <w:ins w:id="609" w:author="PR Preview" w:date="2026-01-01T00:00:00Z">
        <w:r>
          <w:rPr>
            <w:b/>
            <w:bCs/>
          </w:rPr>
          <w:t xml:space="preserve">Definition 7 (Second derivative)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Let</w:t>
        </w:r>
      </w:ins>
      <w:ins w:id="612" w:author="PR Preview" w:date="2026-01-01T00:00:00Z">
        <w:r>
          <w:t xml:space="preserve"> </w:t>
        </w:r>
      </w:ins>
      <m:oMath>
        <m:r>
          <m:t>f</m:t>
        </m:r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be a real-valued function of one variable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whose derivative</w:t>
        </w:r>
      </w:ins>
      <w:ins w:id="61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(</w:t>
        </w:r>
      </w:ins>
      <w:hyperlink w:anchor="def-derivative">
        <w:ins w:id="620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21" w:author="PR Preview" w:date="2026-01-01T00:00:00Z">
        <w:r>
          <w:t xml:space="preserve">) exists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at every point of an</w:t>
        </w:r>
      </w:ins>
      <w:ins w:id="624" w:author="PR Preview" w:date="2026-01-01T00:00:00Z">
        <w:r>
          <w:t xml:space="preserve"> </w:t>
        </w:r>
      </w:ins>
      <w:hyperlink r:id="rId10">
        <w:ins w:id="625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containing</w:t>
        </w:r>
      </w:ins>
      <w:ins w:id="628" w:author="PR Preview" w:date="2026-01-01T00:00:00Z">
        <w:r>
          <w:t xml:space="preserve"> </w:t>
        </w:r>
      </w:ins>
      <m:oMath>
        <m:r>
          <m:t>c</m:t>
        </m:r>
      </m:oMath>
      <w:ins w:id="629" w:author="PR Preview" w:date="2026-01-01T00:00:00Z">
        <w:r>
          <w:t xml:space="preserve">.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If</w:t>
        </w:r>
      </w:ins>
      <w:ins w:id="63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is differentiable (</w:t>
        </w:r>
      </w:ins>
      <w:hyperlink w:anchor="def-differentiable">
        <w:ins w:id="63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36" w:author="PR Preview" w:date="2026-01-01T00:00:00Z">
        <w:r>
          <w:t xml:space="preserve">) at</w:t>
        </w:r>
      </w:ins>
      <w:ins w:id="637" w:author="PR Preview" w:date="2026-01-01T00:00:00Z">
        <w:r>
          <w:t xml:space="preserve"> </w:t>
        </w:r>
      </w:ins>
      <m:oMath>
        <m:r>
          <m:t>c</m:t>
        </m:r>
      </m:oMath>
      <w:ins w:id="638" w:author="PR Preview" w:date="2026-01-01T00:00:00Z">
        <w:r>
          <w:t xml:space="preserve">,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its derivative there, written</w:t>
        </w:r>
      </w:ins>
      <w:ins w:id="64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or</w:t>
        </w:r>
      </w:ins>
      <w:ins w:id="644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ins w:id="645" w:author="PR Preview" w:date="2026-01-01T00:00:00Z">
        <w:r>
          <w:t xml:space="preserve">,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is the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rPr>
            <w:b/>
            <w:bCs/>
          </w:rPr>
          <w:t xml:space="preserve">second derivative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of</w:t>
        </w:r>
      </w:ins>
      <w:ins w:id="652" w:author="PR Preview" w:date="2026-01-01T00:00:00Z">
        <w:r>
          <w:t xml:space="preserve"> </w:t>
        </w:r>
      </w:ins>
      <m:oMath>
        <m:r>
          <m:t>f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at</w:t>
        </w:r>
      </w:ins>
      <w:ins w:id="655" w:author="PR Preview" w:date="2026-01-01T00:00:00Z">
        <w:r>
          <w:t xml:space="preserve"> </w:t>
        </w:r>
      </w:ins>
      <m:oMath>
        <m:r>
          <m:t>c</m:t>
        </m:r>
      </m:oMath>
      <w:ins w:id="656" w:author="PR Preview" w:date="2026-01-01T00:00:00Z">
        <w:r>
          <w:t xml:space="preserve">.</w:t>
        </w:r>
      </w:ins>
    </w:p>
    <w:bookmarkEnd w:id="35"/>
    <w:bookmarkStart w:id="36" w:name="exm-second-derivative"/>
    <w:p>
      <w:pPr>
        <w:pStyle w:val="BodyText"/>
      </w:pPr>
      <w:ins w:id="657" w:author="PR Preview" w:date="2026-01-01T00:00:00Z">
        <w:r>
          <w:rPr>
            <w:b/>
            <w:bCs/>
          </w:rPr>
          <w:t xml:space="preserve">Example 7 (The second derivative of</w:t>
        </w:r>
      </w:ins>
      <w:ins w:id="65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3</m:t>
            </m:r>
          </m:sup>
        </m:sSup>
      </m:oMath>
      <w:ins w:id="659" w:author="PR Preview" w:date="2026-01-01T00:00:00Z">
        <w:r>
          <w:rPr>
            <w:b/>
            <w:bCs/>
          </w:rPr>
          <w:t xml:space="preserve">)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For</w:t>
        </w:r>
      </w:ins>
      <w:ins w:id="6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ins w:id="663" w:author="PR Preview" w:date="2026-01-01T00:00:00Z">
        <w:r>
          <w:t xml:space="preserve">, the power rule (</w:t>
        </w:r>
      </w:ins>
      <w:hyperlink w:anchor="thm-deriv-polynomial">
        <w:ins w:id="66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665" w:author="PR Preview" w:date="2026-01-01T00:00:00Z">
        <w:r>
          <w:t xml:space="preserve">) gives</w:t>
        </w:r>
      </w:ins>
      <w:ins w:id="66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at every</w:t>
        </w:r>
      </w:ins>
      <w:ins w:id="669" w:author="PR Preview" w:date="2026-01-01T00:00:00Z">
        <w:r>
          <w:t xml:space="preserve"> </w:t>
        </w:r>
      </w:ins>
      <m:oMath>
        <m:r>
          <m:t>x</m:t>
        </m:r>
      </m:oMath>
      <w:ins w:id="670" w:author="PR Preview" w:date="2026-01-01T00:00:00Z">
        <w:r>
          <w:t xml:space="preserve">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 differentiating again, with the constant multiple rule (</w:t>
        </w:r>
      </w:ins>
      <w:hyperlink w:anchor="thm-deriv-const-factor">
        <w:ins w:id="67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74" w:author="PR Preview" w:date="2026-01-01T00:00:00Z">
        <w:r>
          <w:t xml:space="preserve">),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75" w:author="PR Preview" w:date="2026-01-01T00:00:00Z">
        <w:r>
          <w:t xml:space="preserve">So</w:t>
        </w:r>
      </w:ins>
      <w:ins w:id="67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ins w:id="677" w:author="PR Preview" w:date="2026-01-01T00:00:00Z">
        <w:r>
          <w:t xml:space="preserve">,</w:t>
        </w:r>
      </w:ins>
      <w:ins w:id="67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79" w:author="PR Preview" w:date="2026-01-01T00:00:00Z">
        <w:r>
          <w:t xml:space="preserve">, and</w:t>
        </w:r>
      </w:ins>
      <w:ins w:id="68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ins w:id="681" w:author="PR Preview" w:date="2026-01-01T00:00:00Z">
        <w:r>
          <w:t xml:space="preserve">.</w:t>
        </w:r>
      </w:ins>
    </w:p>
    <w:bookmarkEnd w:id="36"/>
    <w:bookmarkEnd w:id="37"/>
    <w:bookmarkStart w:id="100" w:name="sec-derivative-rules"/>
    <w:p>
      <w:pPr>
        <w:pStyle w:val="Heading3"/>
      </w:pPr>
      <w:ins w:id="682" w:author="PR Preview" w:date="2026-01-01T00:00:00Z">
        <w:r>
          <w:t xml:space="preserve">1.2 Derivative rules</w:t>
        </w:r>
      </w:ins>
    </w:p>
    <w:bookmarkStart w:id="38" w:name="thm-deriv-const"/>
    <w:p>
      <w:pPr>
        <w:pStyle w:val="FirstParagraph"/>
      </w:pPr>
      <w:ins w:id="683" w:author="PR Preview" w:date="2026-01-01T00:00:00Z">
        <w:r>
          <w:rPr>
            <w:b/>
            <w:bCs/>
          </w:rPr>
          <w:t xml:space="preserve">Theorem 1 (Constant rule)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If</w:t>
        </w:r>
      </w:ins>
      <w:ins w:id="686" w:author="PR Preview" w:date="2026-01-01T00:00:00Z">
        <w:r>
          <w:t xml:space="preserve"> </w:t>
        </w:r>
      </w:ins>
      <m:oMath>
        <m:r>
          <m:t>c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is constant with respect to</w:t>
        </w:r>
      </w:ins>
      <w:ins w:id="689" w:author="PR Preview" w:date="2026-01-01T00:00:00Z">
        <w:r>
          <w:t xml:space="preserve"> </w:t>
        </w:r>
      </w:ins>
      <m:oMath>
        <m:r>
          <m:t>x</m:t>
        </m:r>
      </m:oMath>
      <w:ins w:id="690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ins w:id="691" w:author="PR Preview" w:date="2026-01-01T00:00:00Z">
        <w:r>
          <w:rPr>
            <w:b/>
            <w:bCs/>
          </w:rPr>
          <w:t xml:space="preserve">Theorem 2 (Constant multiple rule)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If</w:t>
        </w:r>
      </w:ins>
      <w:ins w:id="694" w:author="PR Preview" w:date="2026-01-01T00:00:00Z">
        <w:r>
          <w:t xml:space="preserve"> </w:t>
        </w:r>
      </w:ins>
      <m:oMath>
        <m:r>
          <m:t>a</m:t>
        </m:r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is constant with respect to</w:t>
        </w:r>
      </w:ins>
      <w:ins w:id="697" w:author="PR Preview" w:date="2026-01-01T00:00:00Z">
        <w:r>
          <w:t xml:space="preserve"> </w:t>
        </w:r>
      </w:ins>
      <m:oMath>
        <m:r>
          <m:t>x</m:t>
        </m:r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and</w:t>
        </w:r>
      </w:ins>
      <w:ins w:id="700" w:author="PR Preview" w:date="2026-01-01T00:00:00Z">
        <w:r>
          <w:t xml:space="preserve"> </w:t>
        </w:r>
      </w:ins>
      <m:oMath>
        <m:r>
          <m:t>y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is a differentiable function of</w:t>
        </w:r>
      </w:ins>
      <w:ins w:id="703" w:author="PR Preview" w:date="2026-01-01T00:00:00Z">
        <w:r>
          <w:t xml:space="preserve"> </w:t>
        </w:r>
      </w:ins>
      <m:oMath>
        <m:r>
          <m:t>x</m:t>
        </m:r>
      </m:oMath>
      <w:ins w:id="704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ins w:id="705" w:author="PR Preview" w:date="2026-01-01T00:00:00Z">
        <w:r>
          <w:rPr>
            <w:b/>
            <w:bCs/>
          </w:rPr>
          <w:t xml:space="preserve">Theorem 3 (Power rule)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For every real number</w:t>
        </w:r>
      </w:ins>
      <w:ins w:id="708" w:author="PR Preview" w:date="2026-01-01T00:00:00Z">
        <w:r>
          <w:t xml:space="preserve"> </w:t>
        </w:r>
      </w:ins>
      <m:oMath>
        <m:r>
          <m:t>q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and every</w:t>
        </w:r>
      </w:ins>
      <w:ins w:id="71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712" w:author="PR Preview" w:date="2026-01-01T00:00:00Z">
        <w:r>
          <w:t xml:space="preserve">,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the derivative of the</w:t>
        </w:r>
      </w:ins>
      <w:ins w:id="715" w:author="PR Preview" w:date="2026-01-01T00:00:00Z">
        <w:r>
          <w:t xml:space="preserve"> </w:t>
        </w:r>
      </w:ins>
      <w:hyperlink r:id="rId46">
        <w:ins w:id="716" w:author="PR Preview" w:date="2026-01-01T00:00:00Z">
          <w:r>
            <w:rPr>
              <w:rStyle w:val="Hyperlink"/>
            </w:rPr>
            <w:t xml:space="preserve">power</w:t>
          </w:r>
        </w:ins>
      </w:hyperlink>
      <w:ins w:id="71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q</m:t>
            </m:r>
          </m:sup>
        </m:sSup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ins w:id="720" w:author="PR Preview" w:date="2026-01-01T00:00:00Z">
        <w:r>
          <w:t xml:space="preserve">When</w:t>
        </w:r>
      </w:ins>
      <w:ins w:id="721" w:author="PR Preview" w:date="2026-01-01T00:00:00Z">
        <w:r>
          <w:t xml:space="preserve"> </w:t>
        </w:r>
      </w:ins>
      <m:oMath>
        <m:r>
          <m:t>q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is a positive</w:t>
        </w:r>
      </w:ins>
      <w:ins w:id="724" w:author="PR Preview" w:date="2026-01-01T00:00:00Z">
        <w:r>
          <w:t xml:space="preserve"> </w:t>
        </w:r>
      </w:ins>
      <w:hyperlink r:id="rId47">
        <w:ins w:id="725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the same formula holds for every real</w:t>
        </w:r>
      </w:ins>
      <w:ins w:id="729" w:author="PR Preview" w:date="2026-01-01T00:00:00Z">
        <w:r>
          <w:t xml:space="preserve"> </w:t>
        </w:r>
      </w:ins>
      <m:oMath>
        <m:r>
          <m:t>x</m:t>
        </m:r>
      </m:oMath>
      <w:ins w:id="730" w:author="PR Preview" w:date="2026-01-01T00:00:00Z">
        <w:r>
          <w:t xml:space="preserve">.</w:t>
        </w:r>
      </w:ins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ins w:id="731" w:author="PR Preview" w:date="2026-01-01T00:00:00Z">
        <w:r>
          <w:rPr>
            <w:b/>
            <w:bCs/>
          </w:rPr>
          <w:t xml:space="preserve">Exercise 1 (Derivative of polynomial and power functions)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Adapted from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Miller (2016)</w:t>
        </w:r>
      </w:ins>
      <w:ins w:id="736" w:author="PR Preview" w:date="2026-01-01T00:00:00Z">
        <w:r>
          <w:t xml:space="preserve">, Question 1.1.1.</w:t>
        </w:r>
      </w:ins>
    </w:p>
    <w:p>
      <w:pPr>
        <w:pStyle w:val="BodyText"/>
      </w:pPr>
      <w:ins w:id="737" w:author="PR Preview" w:date="2026-01-01T00:00:00Z">
        <w:r>
          <w:t xml:space="preserve">Find the derivative of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ins w:id="738" w:author="PR Preview" w:date="2026-01-01T00:00:00Z">
        <w:r>
          <w:rPr>
            <w:i/>
            <w:iCs/>
          </w:rPr>
          <w:t xml:space="preserve">Solution 1</w:t>
        </w:r>
      </w:ins>
      <w:ins w:id="739" w:author="PR Preview" w:date="2026-01-01T00:00:00Z">
        <w:r>
          <w:t xml:space="preserve">. </w:t>
        </w:r>
      </w:ins>
      <w:ins w:id="740" w:author="PR Preview" w:date="2026-01-01T00:00:00Z">
        <w:r>
          <w:t xml:space="preserve">Differentiate term by term using the constant multiple rule (</w:t>
        </w:r>
      </w:ins>
      <w:hyperlink w:anchor="thm-deriv-const-factor">
        <w:ins w:id="74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42" w:author="PR Preview" w:date="2026-01-01T00:00:00Z">
        <w:r>
          <w:t xml:space="preserve">) and the power rule (</w:t>
        </w:r>
      </w:ins>
      <w:hyperlink w:anchor="thm-deriv-polynomial">
        <w:ins w:id="743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74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ins w:id="745" w:author="PR Preview" w:date="2026-01-01T00:00:00Z">
        <w:r>
          <w:t xml:space="preserve">Combining the three terms yields: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ins w:id="746" w:author="PR Preview" w:date="2026-01-01T00:00:00Z">
        <w:r>
          <w:rPr>
            <w:b/>
            <w:bCs/>
          </w:rPr>
          <w:t xml:space="preserve">Exercise 2 (Finding points with a prescribed slope)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Adapted from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Miller (2016)</w:t>
        </w:r>
      </w:ins>
      <w:ins w:id="751" w:author="PR Preview" w:date="2026-01-01T00:00:00Z">
        <w:r>
          <w:t xml:space="preserve">, Question 1.1.14.</w:t>
        </w:r>
      </w:ins>
    </w:p>
    <w:p>
      <w:pPr>
        <w:pStyle w:val="BodyText"/>
      </w:pPr>
      <w:ins w:id="752" w:author="PR Preview" w:date="2026-01-01T00:00:00Z">
        <w:r>
          <w:t xml:space="preserve">Let</w:t>
        </w:r>
      </w:ins>
      <w:ins w:id="7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ins w:id="754" w:author="PR Preview" w:date="2026-01-01T00:00:00Z">
        <w:r>
          <w:t xml:space="preserve">. Find all points on the graph of</w:t>
        </w:r>
      </w:ins>
      <w:ins w:id="755" w:author="PR Preview" w:date="2026-01-01T00:00:00Z">
        <w:r>
          <w:t xml:space="preserve"> </w:t>
        </w:r>
      </w:ins>
      <m:oMath>
        <m:r>
          <m:t>f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where the slope is: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ins w:id="758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ins w:id="759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ins w:id="760" w:author="PR Preview" w:date="2026-01-01T00:00:00Z">
        <w:r>
          <w:t xml:space="preserve">​</w:t>
        </w:r>
      </w:ins>
    </w:p>
    <w:bookmarkEnd w:id="56"/>
    <w:bookmarkStart w:id="57" w:name="sol-miller-deriv-find-slopes"/>
    <w:p>
      <w:pPr>
        <w:pStyle w:val="FirstParagraph"/>
      </w:pPr>
      <w:ins w:id="761" w:author="PR Preview" w:date="2026-01-01T00:00:00Z">
        <w:r>
          <w:rPr>
            <w:i/>
            <w:iCs/>
          </w:rPr>
          <w:t xml:space="preserve">Solution 2</w:t>
        </w:r>
      </w:ins>
      <w:ins w:id="762" w:author="PR Preview" w:date="2026-01-01T00:00:00Z">
        <w:r>
          <w:t xml:space="preserve">. </w:t>
        </w:r>
      </w:ins>
      <w:ins w:id="763" w:author="PR Preview" w:date="2026-01-01T00:00:00Z">
        <w:r>
          <w:t xml:space="preserve">The slope is given by the derivative: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ins w:id="764" w:author="PR Preview" w:date="2026-01-01T00:00:00Z">
        <w:r>
          <w:rPr>
            <w:b/>
            <w:bCs/>
          </w:rPr>
          <w:t xml:space="preserve">1. Slope</w:t>
        </w:r>
      </w:ins>
      <w:ins w:id="76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766" w:author="PR Preview" w:date="2026-01-01T00:00:00Z">
        <w:r>
          <w:rPr>
            <w:b/>
            <w:bCs/>
          </w:rPr>
          <w:t xml:space="preserve">: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Solve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69" w:author="PR Preview" w:date="2026-01-01T00:00:00Z">
        <w:r>
          <w:t xml:space="preserve">The roots are</w:t>
        </w:r>
      </w:ins>
      <w:ins w:id="7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and</w:t>
        </w:r>
      </w:ins>
      <w:ins w:id="77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774" w:author="PR Preview" w:date="2026-01-01T00:00:00Z">
        <w:r>
          <w:t xml:space="preserve">.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Evaluating</w:t>
        </w:r>
      </w:ins>
      <w:ins w:id="777" w:author="PR Preview" w:date="2026-01-01T00:00:00Z">
        <w:r>
          <w:t xml:space="preserve"> </w:t>
        </w:r>
      </w:ins>
      <m:oMath>
        <m:r>
          <m:t>f</m:t>
        </m:r>
      </m:oMath>
      <w:ins w:id="778" w:author="PR Preview" w:date="2026-01-01T00:00:00Z">
        <w:r>
          <w:t xml:space="preserve">:</w:t>
        </w:r>
      </w:ins>
      <w:ins w:id="7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82" w:author="PR Preview" w:date="2026-01-01T00:00:00Z">
        <w:r>
          <w:t xml:space="preserve">The points are</w:t>
        </w:r>
      </w:ins>
      <w:ins w:id="7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and</w:t>
        </w:r>
      </w:ins>
      <w:ins w:id="7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ins w:id="787" w:author="PR Preview" w:date="2026-01-01T00:00:00Z">
        <w:r>
          <w:t xml:space="preserve">.</w:t>
        </w:r>
      </w:ins>
    </w:p>
    <w:p>
      <w:pPr>
        <w:pStyle w:val="BodyText"/>
      </w:pPr>
      <w:ins w:id="788" w:author="PR Preview" w:date="2026-01-01T00:00:00Z">
        <w:r>
          <w:rPr>
            <w:b/>
            <w:bCs/>
          </w:rPr>
          <w:t xml:space="preserve">2. Slope</w:t>
        </w:r>
      </w:ins>
      <w:ins w:id="789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</m:oMath>
      <w:ins w:id="790" w:author="PR Preview" w:date="2026-01-01T00:00:00Z">
        <w:r>
          <w:rPr>
            <w:b/>
            <w:bCs/>
          </w:rPr>
          <w:t xml:space="preserve">: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Solve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93" w:author="PR Preview" w:date="2026-01-01T00:00:00Z">
        <w:r>
          <w:t xml:space="preserve">The roots are</w:t>
        </w:r>
      </w:ins>
      <w:ins w:id="7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and</w:t>
        </w:r>
      </w:ins>
      <w:ins w:id="7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798" w:author="PR Preview" w:date="2026-01-01T00:00:00Z">
        <w:r>
          <w:t xml:space="preserve">.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Evaluating</w:t>
        </w:r>
      </w:ins>
      <w:ins w:id="801" w:author="PR Preview" w:date="2026-01-01T00:00:00Z">
        <w:r>
          <w:t xml:space="preserve"> </w:t>
        </w:r>
      </w:ins>
      <m:oMath>
        <m:r>
          <m:t>f</m:t>
        </m:r>
      </m:oMath>
      <w:ins w:id="80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ins w:id="80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804" w:author="PR Preview" w:date="2026-01-01T00:00:00Z">
        <w:r>
          <w:t xml:space="preserve">The points are</w:t>
        </w:r>
      </w:ins>
      <w:ins w:id="8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and</w:t>
        </w:r>
      </w:ins>
      <w:ins w:id="8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ins w:id="809" w:author="PR Preview" w:date="2026-01-01T00:00:00Z">
        <w:r>
          <w:t xml:space="preserve">.</w:t>
        </w:r>
      </w:ins>
    </w:p>
    <w:p>
      <w:pPr>
        <w:pStyle w:val="BodyText"/>
      </w:pPr>
      <w:ins w:id="810" w:author="PR Preview" w:date="2026-01-01T00:00:00Z">
        <w:r>
          <w:rPr>
            <w:b/>
            <w:bCs/>
          </w:rPr>
          <w:t xml:space="preserve">3. Slope</w:t>
        </w:r>
      </w:ins>
      <w:ins w:id="811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812" w:author="PR Preview" w:date="2026-01-01T00:00:00Z">
        <w:r>
          <w:rPr>
            <w:b/>
            <w:bCs/>
          </w:rPr>
          <w:t xml:space="preserve">: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Solve</w:t>
        </w:r>
      </w:ins>
      <w:ins w:id="81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816" w:author="PR Preview" w:date="2026-01-01T00:00:00Z">
        <w:r>
          <w:t xml:space="preserve">.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By the quadratic formula: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ins w:id="819" w:author="PR Preview" w:date="2026-01-01T00:00:00Z">
        <w:r>
          <w:rPr>
            <w:b/>
            <w:bCs/>
          </w:rPr>
          <w:t xml:space="preserve">Theorem 4 (Derivative of natural logarithm)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For every</w:t>
        </w:r>
      </w:ins>
      <w:ins w:id="8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823" w:author="PR Preview" w:date="2026-01-01T00:00:00Z">
        <w:r>
          <w:t xml:space="preserve">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the derivative of the</w:t>
        </w:r>
      </w:ins>
      <w:ins w:id="826" w:author="PR Preview" w:date="2026-01-01T00:00:00Z">
        <w:r>
          <w:t xml:space="preserve"> </w:t>
        </w:r>
      </w:ins>
      <w:hyperlink r:id="rId58">
        <w:ins w:id="827" w:author="PR Preview" w:date="2026-01-01T00:00:00Z">
          <w:r>
            <w:rPr>
              <w:rStyle w:val="Hyperlink"/>
            </w:rPr>
            <w:t xml:space="preserve">natural logarithm</w:t>
          </w:r>
        </w:ins>
      </w:hyperlink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ins w:id="830" w:author="PR Preview" w:date="2026-01-01T00:00:00Z">
        <w:r>
          <w:rPr>
            <w:b/>
            <w:bCs/>
          </w:rPr>
          <w:t xml:space="preserve">Exercise 3 (Derivative after logarithmic simplification)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Adapted from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Miller (2016)</w:t>
        </w:r>
      </w:ins>
      <w:ins w:id="835" w:author="PR Preview" w:date="2026-01-01T00:00:00Z">
        <w:r>
          <w:t xml:space="preserve">, Question 1.1.4.</w:t>
        </w:r>
      </w:ins>
    </w:p>
    <w:p>
      <w:pPr>
        <w:pStyle w:val="BodyText"/>
      </w:pPr>
      <w:ins w:id="836" w:author="PR Preview" w:date="2026-01-01T00:00:00Z">
        <w:r>
          <w:t xml:space="preserve">Find the derivative of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837" w:author="PR Preview" w:date="2026-01-01T00:00:00Z">
        <w:r>
          <w:t xml:space="preserve">for</w:t>
        </w:r>
      </w:ins>
      <w:ins w:id="83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839" w:author="PR Preview" w:date="2026-01-01T00:00:00Z">
        <w:r>
          <w:t xml:space="preserve">.</w:t>
        </w:r>
      </w:ins>
    </w:p>
    <w:bookmarkEnd w:id="60"/>
    <w:bookmarkStart w:id="61" w:name="sol-miller-deriv-log-simplify"/>
    <w:p>
      <w:pPr>
        <w:pStyle w:val="BodyText"/>
      </w:pPr>
      <w:ins w:id="840" w:author="PR Preview" w:date="2026-01-01T00:00:00Z">
        <w:r>
          <w:rPr>
            <w:i/>
            <w:iCs/>
          </w:rPr>
          <w:t xml:space="preserve">Solution 3</w:t>
        </w:r>
      </w:ins>
      <w:ins w:id="841" w:author="PR Preview" w:date="2026-01-01T00:00:00Z">
        <w:r>
          <w:t xml:space="preserve">. </w:t>
        </w:r>
      </w:ins>
      <w:ins w:id="842" w:author="PR Preview" w:date="2026-01-01T00:00:00Z">
        <w:r>
          <w:t xml:space="preserve">Simplify before differentiating using the quotient property of logarithms: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ins w:id="843" w:author="PR Preview" w:date="2026-01-01T00:00:00Z">
        <w:r>
          <w:t xml:space="preserve">Because</w:t>
        </w:r>
      </w:ins>
      <w:ins w:id="84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2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is constant with respect to</w:t>
        </w:r>
      </w:ins>
      <w:ins w:id="847" w:author="PR Preview" w:date="2026-01-01T00:00:00Z">
        <w:r>
          <w:t xml:space="preserve"> </w:t>
        </w:r>
      </w:ins>
      <m:oMath>
        <m:r>
          <m:t>x</m:t>
        </m:r>
      </m:oMath>
      <w:ins w:id="848" w:author="PR Preview" w:date="2026-01-01T00:00:00Z">
        <w:r>
          <w:t xml:space="preserve">, the constant rule (</w:t>
        </w:r>
      </w:ins>
      <w:hyperlink w:anchor="thm-deriv-const">
        <w:ins w:id="84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850" w:author="PR Preview" w:date="2026-01-01T00:00:00Z">
        <w:r>
          <w:t xml:space="preserve">) gives: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ins w:id="851" w:author="PR Preview" w:date="2026-01-01T00:00:00Z">
        <w:r>
          <w:rPr>
            <w:i/>
            <w:iCs/>
          </w:rPr>
          <w:t xml:space="preserve">Remark: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While one could apply the chain rule separately to each term, giving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854" w:author="PR Preview" w:date="2026-01-01T00:00:00Z">
        <w:r>
          <w:t xml:space="preserve">simplifying algebraically first is faster and prevents arithmetic errors.</w:t>
        </w:r>
      </w:ins>
    </w:p>
    <w:bookmarkEnd w:id="61"/>
    <w:bookmarkStart w:id="63" w:name="thm-deriv-exp"/>
    <w:p>
      <w:pPr>
        <w:pStyle w:val="BodyText"/>
      </w:pPr>
      <w:ins w:id="855" w:author="PR Preview" w:date="2026-01-01T00:00:00Z">
        <w:r>
          <w:rPr>
            <w:b/>
            <w:bCs/>
          </w:rPr>
          <w:t xml:space="preserve">Theorem 5 (Derivative of exponential)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For every real</w:t>
        </w:r>
      </w:ins>
      <w:ins w:id="858" w:author="PR Preview" w:date="2026-01-01T00:00:00Z">
        <w:r>
          <w:t xml:space="preserve"> </w:t>
        </w:r>
      </w:ins>
      <m:oMath>
        <m:r>
          <m:t>x</m:t>
        </m:r>
      </m:oMath>
      <w:ins w:id="859" w:author="PR Preview" w:date="2026-01-01T00:00:00Z">
        <w:r>
          <w:t xml:space="preserve">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the derivative of the</w:t>
        </w:r>
      </w:ins>
      <w:ins w:id="862" w:author="PR Preview" w:date="2026-01-01T00:00:00Z">
        <w:r>
          <w:t xml:space="preserve"> </w:t>
        </w:r>
      </w:ins>
      <w:hyperlink r:id="rId62">
        <w:ins w:id="863" w:author="PR Preview" w:date="2026-01-01T00:00:00Z">
          <w:r>
            <w:rPr>
              <w:rStyle w:val="Hyperlink"/>
            </w:rPr>
            <w:t xml:space="preserve">exponential function</w:t>
          </w:r>
        </w:ins>
      </w:hyperlink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ins w:id="866" w:author="PR Preview" w:date="2026-01-01T00:00:00Z">
        <w:r>
          <w:rPr>
            <w:b/>
            <w:bCs/>
          </w:rPr>
          <w:t xml:space="preserve">Theorem 6 (Derivative of sine)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For every real</w:t>
        </w:r>
      </w:ins>
      <w:ins w:id="869" w:author="PR Preview" w:date="2026-01-01T00:00:00Z">
        <w:r>
          <w:t xml:space="preserve"> </w:t>
        </w:r>
      </w:ins>
      <m:oMath>
        <m:r>
          <m:t>x</m:t>
        </m:r>
      </m:oMath>
      <w:ins w:id="870" w:author="PR Preview" w:date="2026-01-01T00:00:00Z">
        <w:r>
          <w:t xml:space="preserve">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the derivative of the sine function is: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ins w:id="873" w:author="PR Preview" w:date="2026-01-01T00:00:00Z">
        <w:r>
          <w:rPr>
            <w:b/>
            <w:bCs/>
          </w:rPr>
          <w:t xml:space="preserve">Theorem 7 (Derivative of cosine)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For every real</w:t>
        </w:r>
      </w:ins>
      <w:ins w:id="876" w:author="PR Preview" w:date="2026-01-01T00:00:00Z">
        <w:r>
          <w:t xml:space="preserve"> </w:t>
        </w:r>
      </w:ins>
      <m:oMath>
        <m:r>
          <m:t>x</m:t>
        </m:r>
      </m:oMath>
      <w:ins w:id="877" w:author="PR Preview" w:date="2026-01-01T00:00:00Z">
        <w:r>
          <w:t xml:space="preserve">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the derivative of the cosine function is: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ins w:id="880" w:author="PR Preview" w:date="2026-01-01T00:00:00Z">
        <w:r>
          <w:rPr>
            <w:b/>
            <w:bCs/>
          </w:rPr>
          <w:t xml:space="preserve">Theorem 8 (Product rule)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If</w:t>
        </w:r>
      </w:ins>
      <w:ins w:id="883" w:author="PR Preview" w:date="2026-01-01T00:00:00Z">
        <w:r>
          <w:t xml:space="preserve"> </w:t>
        </w:r>
      </w:ins>
      <m:oMath>
        <m:r>
          <m:t>a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and</w:t>
        </w:r>
      </w:ins>
      <w:ins w:id="886" w:author="PR Preview" w:date="2026-01-01T00:00:00Z">
        <w:r>
          <w:t xml:space="preserve"> </w:t>
        </w:r>
      </w:ins>
      <m:oMath>
        <m:r>
          <m:t>b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are differentiable functions of</w:t>
        </w:r>
      </w:ins>
      <w:ins w:id="889" w:author="PR Preview" w:date="2026-01-01T00:00:00Z">
        <w:r>
          <w:t xml:space="preserve"> </w:t>
        </w:r>
      </w:ins>
      <m:oMath>
        <m:r>
          <m:t>x</m:t>
        </m:r>
      </m:oMath>
      <w:ins w:id="890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ins w:id="891" w:author="PR Preview" w:date="2026-01-01T00:00:00Z">
        <w:r>
          <w:rPr>
            <w:b/>
            <w:bCs/>
          </w:rPr>
          <w:t xml:space="preserve">Exercise 4 (Derivative of a product)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Adapted from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Miller (2016)</w:t>
        </w:r>
      </w:ins>
      <w:ins w:id="896" w:author="PR Preview" w:date="2026-01-01T00:00:00Z">
        <w:r>
          <w:t xml:space="preserve">, Question 1.1.2.</w:t>
        </w:r>
      </w:ins>
    </w:p>
    <w:p>
      <w:pPr>
        <w:pStyle w:val="BodyText"/>
      </w:pPr>
      <w:ins w:id="897" w:author="PR Preview" w:date="2026-01-01T00:00:00Z">
        <w:r>
          <w:t xml:space="preserve">Find the derivative of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ins w:id="898" w:author="PR Preview" w:date="2026-01-01T00:00:00Z">
        <w:r>
          <w:rPr>
            <w:i/>
            <w:iCs/>
          </w:rPr>
          <w:t xml:space="preserve">Solution 4</w:t>
        </w:r>
      </w:ins>
      <w:ins w:id="899" w:author="PR Preview" w:date="2026-01-01T00:00:00Z">
        <w:r>
          <w:t xml:space="preserve">. </w:t>
        </w:r>
      </w:ins>
      <w:ins w:id="900" w:author="PR Preview" w:date="2026-01-01T00:00:00Z">
        <w:r>
          <w:t xml:space="preserve">Apply the product rule (</w:t>
        </w:r>
      </w:ins>
      <w:hyperlink w:anchor="thm-product-rule">
        <w:ins w:id="901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902" w:author="PR Preview" w:date="2026-01-01T00:00:00Z">
        <w:r>
          <w:t xml:space="preserve">) with:</w:t>
        </w:r>
      </w:ins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ins w:id="903" w:author="PR Preview" w:date="2026-01-01T00:00:00Z">
        <w:r>
          <w:t xml:space="preserve">Their derivatives are: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ins w:id="904" w:author="PR Preview" w:date="2026-01-01T00:00:00Z">
        <w:r>
          <w:t xml:space="preserve">By the product rule: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ins w:id="905" w:author="PR Preview" w:date="2026-01-01T00:00:00Z">
        <w:r>
          <w:rPr>
            <w:b/>
            <w:bCs/>
          </w:rPr>
          <w:t xml:space="preserve">Exercise 5 (Second derivative of a product)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Adapted from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Miller (2016)</w:t>
        </w:r>
      </w:ins>
      <w:ins w:id="910" w:author="PR Preview" w:date="2026-01-01T00:00:00Z">
        <w:r>
          <w:t xml:space="preserve">, Question 1.1.15.</w:t>
        </w:r>
      </w:ins>
    </w:p>
    <w:p>
      <w:pPr>
        <w:pStyle w:val="BodyText"/>
      </w:pPr>
      <w:ins w:id="911" w:author="PR Preview" w:date="2026-01-01T00:00:00Z">
        <w:r>
          <w:t xml:space="preserve">Find the second derivative of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ins w:id="912" w:author="PR Preview" w:date="2026-01-01T00:00:00Z">
        <w:r>
          <w:rPr>
            <w:i/>
            <w:iCs/>
          </w:rPr>
          <w:t xml:space="preserve">Solution 5</w:t>
        </w:r>
      </w:ins>
      <w:ins w:id="913" w:author="PR Preview" w:date="2026-01-01T00:00:00Z">
        <w:r>
          <w:t xml:space="preserve">. </w:t>
        </w:r>
      </w:ins>
      <w:ins w:id="914" w:author="PR Preview" w:date="2026-01-01T00:00:00Z">
        <w:r>
          <w:t xml:space="preserve">From</w:t>
        </w:r>
      </w:ins>
      <w:ins w:id="915" w:author="PR Preview" w:date="2026-01-01T00:00:00Z">
        <w:r>
          <w:t xml:space="preserve"> </w:t>
        </w:r>
      </w:ins>
      <w:hyperlink w:anchor="exr-miller-deriv-product-poly-cos">
        <w:ins w:id="916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917" w:author="PR Preview" w:date="2026-01-01T00:00:00Z">
        <w:r>
          <w:t xml:space="preserve">, the first derivative 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ins w:id="918" w:author="PR Preview" w:date="2026-01-01T00:00:00Z">
        <w:r>
          <w:t xml:space="preserve">Differentiate each term via the product rule: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ins w:id="919" w:author="PR Preview" w:date="2026-01-01T00:00:00Z">
        <w:r>
          <w:t xml:space="preserve">Combining and grouping like trigonometric terms: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ins w:id="920" w:author="PR Preview" w:date="2026-01-01T00:00:00Z">
        <w:r>
          <w:rPr>
            <w:b/>
            <w:bCs/>
          </w:rPr>
          <w:t xml:space="preserve">Theorem 9 (Quotient rule)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If</w:t>
        </w:r>
      </w:ins>
      <w:ins w:id="923" w:author="PR Preview" w:date="2026-01-01T00:00:00Z">
        <w:r>
          <w:t xml:space="preserve"> </w:t>
        </w:r>
      </w:ins>
      <m:oMath>
        <m:r>
          <m:t>a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and</w:t>
        </w:r>
      </w:ins>
      <w:ins w:id="926" w:author="PR Preview" w:date="2026-01-01T00:00:00Z">
        <w:r>
          <w:t xml:space="preserve"> </w:t>
        </w:r>
      </w:ins>
      <m:oMath>
        <m:r>
          <m:t>b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are differentiable functions of</w:t>
        </w:r>
      </w:ins>
      <w:ins w:id="929" w:author="PR Preview" w:date="2026-01-01T00:00:00Z">
        <w:r>
          <w:t xml:space="preserve"> </w:t>
        </w:r>
      </w:ins>
      <m:oMath>
        <m:r>
          <m:t>x</m:t>
        </m:r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and</w:t>
        </w:r>
      </w:ins>
      <w:ins w:id="93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933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ins w:id="934" w:author="PR Preview" w:date="2026-01-01T00:00:00Z">
        <w:r>
          <w:rPr>
            <w:b/>
            <w:bCs/>
          </w:rPr>
          <w:t xml:space="preserve">Exercise 6 (Derivative of a rational function)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Adapted from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Miller (2016)</w:t>
        </w:r>
      </w:ins>
      <w:ins w:id="939" w:author="PR Preview" w:date="2026-01-01T00:00:00Z">
        <w:r>
          <w:t xml:space="preserve">, Question 1.1.12.</w:t>
        </w:r>
      </w:ins>
    </w:p>
    <w:p>
      <w:pPr>
        <w:pStyle w:val="BodyText"/>
      </w:pPr>
      <w:ins w:id="940" w:author="PR Preview" w:date="2026-01-01T00:00:00Z">
        <w:r>
          <w:t xml:space="preserve">Find the derivative of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ins w:id="941" w:author="PR Preview" w:date="2026-01-01T00:00:00Z">
        <w:r>
          <w:t xml:space="preserve">for</w:t>
        </w:r>
      </w:ins>
      <w:ins w:id="94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1</m:t>
        </m:r>
      </m:oMath>
      <w:ins w:id="943" w:author="PR Preview" w:date="2026-01-01T00:00:00Z">
        <w:r>
          <w:t xml:space="preserve">.</w:t>
        </w:r>
      </w:ins>
    </w:p>
    <w:bookmarkEnd w:id="78"/>
    <w:bookmarkStart w:id="79" w:name="sol-miller-deriv-quotient-or-factor"/>
    <w:p>
      <w:pPr>
        <w:pStyle w:val="BodyText"/>
      </w:pPr>
      <w:ins w:id="944" w:author="PR Preview" w:date="2026-01-01T00:00:00Z">
        <w:r>
          <w:rPr>
            <w:i/>
            <w:iCs/>
          </w:rPr>
          <w:t xml:space="preserve">Solution 6</w:t>
        </w:r>
      </w:ins>
      <w:ins w:id="945" w:author="PR Preview" w:date="2026-01-01T00:00:00Z">
        <w:r>
          <w:t xml:space="preserve">. </w:t>
        </w:r>
      </w:ins>
      <w:ins w:id="946" w:author="PR Preview" w:date="2026-01-01T00:00:00Z">
        <w:r>
          <w:t xml:space="preserve">Factor the numerator before differentiating: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947" w:author="PR Preview" w:date="2026-01-01T00:00:00Z">
        <w:r>
          <w:t xml:space="preserve">Differentiating directly gives</w:t>
        </w:r>
      </w:ins>
      <w:ins w:id="94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949" w:author="PR Preview" w:date="2026-01-01T00:00:00Z">
        <w:r>
          <w:t xml:space="preserve">.</w:t>
        </w:r>
      </w:ins>
    </w:p>
    <w:p>
      <w:pPr>
        <w:pStyle w:val="BodyText"/>
      </w:pPr>
      <w:ins w:id="950" w:author="PR Preview" w:date="2026-01-01T00:00:00Z">
        <w:r>
          <w:rPr>
            <w:i/>
            <w:iCs/>
          </w:rPr>
          <w:t xml:space="preserve">Alternative (quotient rule):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Using</w:t>
        </w:r>
      </w:ins>
      <w:ins w:id="953" w:author="PR Preview" w:date="2026-01-01T00:00:00Z">
        <w:r>
          <w:t xml:space="preserve"> </w:t>
        </w:r>
      </w:ins>
      <w:hyperlink w:anchor="thm-quotient-rule">
        <w:ins w:id="95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with</w:t>
        </w:r>
      </w:ins>
      <w:ins w:id="957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and</w:t>
        </w:r>
      </w:ins>
      <w:ins w:id="960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ins w:id="9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962" w:author="PR Preview" w:date="2026-01-01T00:00:00Z">
        <w:r>
          <w:t xml:space="preserve">Both methods yield</w:t>
        </w:r>
      </w:ins>
      <w:ins w:id="963" w:author="PR Preview" w:date="2026-01-01T00:00:00Z">
        <w:r>
          <w:t xml:space="preserve"> </w:t>
        </w:r>
      </w:ins>
      <m:oMath>
        <m:r>
          <m:t>1</m:t>
        </m:r>
      </m:oMath>
      <w:ins w:id="964" w:author="PR Preview" w:date="2026-01-01T00:00:00Z">
        <w:r>
          <w:t xml:space="preserve">, but factoring first eliminates tedious algebraic simplification.</w:t>
        </w:r>
      </w:ins>
    </w:p>
    <w:bookmarkEnd w:id="79"/>
    <w:bookmarkStart w:id="81" w:name="thm-chain-rule"/>
    <w:p>
      <w:pPr>
        <w:pStyle w:val="BodyText"/>
      </w:pPr>
      <w:ins w:id="965" w:author="PR Preview" w:date="2026-01-01T00:00:00Z">
        <w:r>
          <w:rPr>
            <w:b/>
            <w:bCs/>
          </w:rPr>
          <w:t xml:space="preserve">Theorem 10 (Chain rule)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If</w:t>
        </w:r>
      </w:ins>
      <w:ins w:id="968" w:author="PR Preview" w:date="2026-01-01T00:00:00Z">
        <w:r>
          <w:t xml:space="preserve"> </w:t>
        </w:r>
      </w:ins>
      <m:oMath>
        <m:r>
          <m:t>a</m:t>
        </m: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is a differentiable function of</w:t>
        </w:r>
      </w:ins>
      <w:ins w:id="971" w:author="PR Preview" w:date="2026-01-01T00:00:00Z">
        <w:r>
          <w:t xml:space="preserve"> </w:t>
        </w:r>
      </w:ins>
      <m:oMath>
        <m:r>
          <m:t>b</m:t>
        </m:r>
      </m:oMath>
      <w:ins w:id="972" w:author="PR Preview" w:date="2026-01-01T00:00:00Z">
        <w:r>
          <w:t xml:space="preserve">,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and</w:t>
        </w:r>
      </w:ins>
      <w:ins w:id="975" w:author="PR Preview" w:date="2026-01-01T00:00:00Z">
        <w:r>
          <w:t xml:space="preserve"> </w:t>
        </w:r>
      </w:ins>
      <m:oMath>
        <m:r>
          <m:t>b</m:t>
        </m:r>
      </m:oMath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is a differentiable function of</w:t>
        </w:r>
      </w:ins>
      <w:ins w:id="978" w:author="PR Preview" w:date="2026-01-01T00:00:00Z">
        <w:r>
          <w:t xml:space="preserve"> </w:t>
        </w:r>
      </w:ins>
      <m:oMath>
        <m:r>
          <m:t>c</m:t>
        </m:r>
      </m:oMath>
      <w:ins w:id="979" w:author="PR Preview" w:date="2026-01-01T00:00:00Z">
        <w:r>
          <w:t xml:space="preserve">,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then</w:t>
        </w:r>
      </w:ins>
      <w:ins w:id="982" w:author="PR Preview" w:date="2026-01-01T00:00:00Z">
        <w:r>
          <w:t xml:space="preserve"> </w:t>
        </w:r>
      </w:ins>
      <m:oMath>
        <m:r>
          <m:t>a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is a differentiable function of</w:t>
        </w:r>
      </w:ins>
      <w:ins w:id="985" w:author="PR Preview" w:date="2026-01-01T00:00:00Z">
        <w:r>
          <w:t xml:space="preserve"> </w:t>
        </w:r>
      </w:ins>
      <m:oMath>
        <m:r>
          <m:t>c</m:t>
        </m:r>
      </m:oMath>
      <w:ins w:id="986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ins w:id="987" w:author="PR Preview" w:date="2026-01-01T00:00:00Z">
        <w:r>
          <w:t xml:space="preserve">or in Lagrange’s notation (</w:t>
        </w:r>
      </w:ins>
      <w:hyperlink w:anchor="def-derivative">
        <w:ins w:id="98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989" w:author="PR Preview" w:date="2026-01-01T00:00:00Z">
        <w:r>
          <w:t xml:space="preserve">),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if</w:t>
        </w:r>
      </w:ins>
      <w:ins w:id="992" w:author="PR Preview" w:date="2026-01-01T00:00:00Z">
        <w:r>
          <w:t xml:space="preserve"> </w:t>
        </w:r>
      </w:ins>
      <m:oMath>
        <m:r>
          <m:t>g</m:t>
        </m:r>
      </m:oMath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is differentiable at</w:t>
        </w:r>
      </w:ins>
      <w:ins w:id="995" w:author="PR Preview" w:date="2026-01-01T00:00:00Z">
        <w:r>
          <w:t xml:space="preserve"> </w:t>
        </w:r>
      </w:ins>
      <m:oMath>
        <m:r>
          <m:t>x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and</w:t>
        </w:r>
      </w:ins>
      <w:ins w:id="998" w:author="PR Preview" w:date="2026-01-01T00:00:00Z">
        <w:r>
          <w:t xml:space="preserve"> </w:t>
        </w:r>
      </w:ins>
      <m:oMath>
        <m:r>
          <m:t>f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is differentiable at</w:t>
        </w:r>
      </w:ins>
      <w:ins w:id="100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02" w:author="PR Preview" w:date="2026-01-01T00:00:00Z">
        <w:r>
          <w:t xml:space="preserve">,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then for the</w:t>
        </w:r>
      </w:ins>
      <w:ins w:id="1005" w:author="PR Preview" w:date="2026-01-01T00:00:00Z">
        <w:r>
          <w:t xml:space="preserve"> </w:t>
        </w:r>
      </w:ins>
      <w:hyperlink r:id="rId80">
        <w:ins w:id="1006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10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1008" w:author="PR Preview" w:date="2026-01-01T00:00:00Z">
        <w:r>
          <w:t xml:space="preserve">,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with inner function</w:t>
        </w:r>
      </w:ins>
      <w:ins w:id="1011" w:author="PR Preview" w:date="2026-01-01T00:00:00Z">
        <w:r>
          <w:t xml:space="preserve"> </w:t>
        </w:r>
      </w:ins>
      <m:oMath>
        <m:r>
          <m:t>g</m:t>
        </m:r>
      </m:oMath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and outer function</w:t>
        </w:r>
      </w:ins>
      <w:ins w:id="1014" w:author="PR Preview" w:date="2026-01-01T00:00:00Z">
        <w:r>
          <w:t xml:space="preserve"> </w:t>
        </w:r>
      </w:ins>
      <m:oMath>
        <m:r>
          <m:t>f</m:t>
        </m:r>
      </m:oMath>
      <w:ins w:id="101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ins w:id="1016" w:author="PR Preview" w:date="2026-01-01T00:00:00Z">
        <w:r>
          <w:rPr>
            <w:b/>
            <w:bCs/>
          </w:rPr>
          <w:t xml:space="preserve">Exercise 7 (Derivative of the standard Gaussian kernel)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Adapted from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Miller (2016)</w:t>
        </w:r>
      </w:ins>
      <w:ins w:id="1021" w:author="PR Preview" w:date="2026-01-01T00:00:00Z">
        <w:r>
          <w:t xml:space="preserve">, Question 1.1.5.</w:t>
        </w:r>
      </w:ins>
    </w:p>
    <w:p>
      <w:pPr>
        <w:pStyle w:val="BodyText"/>
      </w:pPr>
      <w:ins w:id="1022" w:author="PR Preview" w:date="2026-01-01T00:00:00Z">
        <w:r>
          <w:t xml:space="preserve">Find the derivative of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ins w:id="1023" w:author="PR Preview" w:date="2026-01-01T00:00:00Z">
        <w:r>
          <w:rPr>
            <w:i/>
            <w:iCs/>
          </w:rPr>
          <w:t xml:space="preserve">Solution 7</w:t>
        </w:r>
      </w:ins>
      <w:ins w:id="1024" w:author="PR Preview" w:date="2026-01-01T00:00:00Z">
        <w:r>
          <w:t xml:space="preserve">. </w:t>
        </w:r>
      </w:ins>
      <w:ins w:id="1025" w:author="PR Preview" w:date="2026-01-01T00:00:00Z">
        <w:r>
          <w:t xml:space="preserve">Apply the chain rule (</w:t>
        </w:r>
      </w:ins>
      <w:hyperlink w:anchor="thm-chain-rule">
        <w:ins w:id="1026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027" w:author="PR Preview" w:date="2026-01-01T00:00:00Z">
        <w:r>
          <w:t xml:space="preserve">) with outer function</w:t>
        </w:r>
      </w:ins>
      <w:ins w:id="102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and inner function</w:t>
        </w:r>
      </w:ins>
      <w:ins w:id="1031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ins w:id="1032" w:author="PR Preview" w:date="2026-01-01T00:00:00Z">
        <w:r>
          <w:t xml:space="preserve">. Since</w:t>
        </w:r>
      </w:ins>
      <w:ins w:id="103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(</w:t>
        </w:r>
      </w:ins>
      <w:hyperlink w:anchor="thm-deriv-exp">
        <w:ins w:id="103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37" w:author="PR Preview" w:date="2026-01-01T00:00:00Z">
        <w:r>
          <w:t xml:space="preserve">) and</w:t>
        </w:r>
      </w:ins>
      <w:ins w:id="1038" w:author="PR Preview" w:date="2026-01-01T00:00:00Z">
        <w:r>
          <w:t xml:space="preserve"> </w:t>
        </w:r>
      </w:ins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103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ins w:id="1040" w:author="PR Preview" w:date="2026-01-01T00:00:00Z">
        <w:r>
          <w:rPr>
            <w:b/>
            <w:bCs/>
          </w:rPr>
          <w:t xml:space="preserve">Exercise 8 (Second derivative of the Gaussian kernel)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Adapted from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Miller (2016)</w:t>
        </w:r>
      </w:ins>
      <w:ins w:id="1045" w:author="PR Preview" w:date="2026-01-01T00:00:00Z">
        <w:r>
          <w:t xml:space="preserve">, Question 1.1.6.</w:t>
        </w:r>
      </w:ins>
    </w:p>
    <w:p>
      <w:pPr>
        <w:pStyle w:val="BodyText"/>
      </w:pPr>
      <w:ins w:id="1046" w:author="PR Preview" w:date="2026-01-01T00:00:00Z">
        <w:r>
          <w:t xml:space="preserve">Find the second derivative of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ins w:id="1047" w:author="PR Preview" w:date="2026-01-01T00:00:00Z">
        <w:r>
          <w:rPr>
            <w:i/>
            <w:iCs/>
          </w:rPr>
          <w:t xml:space="preserve">Solution 8</w:t>
        </w:r>
      </w:ins>
      <w:ins w:id="1048" w:author="PR Preview" w:date="2026-01-01T00:00:00Z">
        <w:r>
          <w:t xml:space="preserve">. </w:t>
        </w:r>
      </w:ins>
      <w:ins w:id="1049" w:author="PR Preview" w:date="2026-01-01T00:00:00Z">
        <w:r>
          <w:t xml:space="preserve">From</w:t>
        </w:r>
      </w:ins>
      <w:ins w:id="1050" w:author="PR Preview" w:date="2026-01-01T00:00:00Z">
        <w:r>
          <w:t xml:space="preserve"> </w:t>
        </w:r>
      </w:ins>
      <w:hyperlink w:anchor="exr-miller-deriv-gaussian-kernel">
        <w:ins w:id="105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052" w:author="PR Preview" w:date="2026-01-01T00:00:00Z">
        <w:r>
          <w:t xml:space="preserve">, the first derivative is</w:t>
        </w:r>
      </w:ins>
      <w:ins w:id="105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1054" w:author="PR Preview" w:date="2026-01-01T00:00:00Z">
        <w:r>
          <w:t xml:space="preserve">. Apply the product rule (</w:t>
        </w:r>
      </w:ins>
      <w:hyperlink w:anchor="thm-product-rule">
        <w:ins w:id="105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056" w:author="PR Preview" w:date="2026-01-01T00:00:00Z">
        <w:r>
          <w:t xml:space="preserve">) to</w:t>
        </w:r>
      </w:ins>
      <w:ins w:id="1057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and</w:t>
        </w:r>
      </w:ins>
      <w:ins w:id="1060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10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ins w:id="1062" w:author="PR Preview" w:date="2026-01-01T00:00:00Z">
        <w:r>
          <w:t xml:space="preserve">Therefore: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ins w:id="1063" w:author="PR Preview" w:date="2026-01-01T00:00:00Z">
        <w:r>
          <w:rPr>
            <w:b/>
            <w:bCs/>
          </w:rPr>
          <w:t xml:space="preserve">Exercise 9 (Combining product and chain rules)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Adapted from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Miller (2016)</w:t>
        </w:r>
      </w:ins>
      <w:ins w:id="1068" w:author="PR Preview" w:date="2026-01-01T00:00:00Z">
        <w:r>
          <w:t xml:space="preserve">, Question 1.1.7.</w:t>
        </w:r>
      </w:ins>
    </w:p>
    <w:p>
      <w:pPr>
        <w:pStyle w:val="BodyText"/>
      </w:pPr>
      <w:ins w:id="1069" w:author="PR Preview" w:date="2026-01-01T00:00:00Z">
        <w:r>
          <w:t xml:space="preserve">Find the derivative of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ins w:id="1070" w:author="PR Preview" w:date="2026-01-01T00:00:00Z">
        <w:r>
          <w:rPr>
            <w:i/>
            <w:iCs/>
          </w:rPr>
          <w:t xml:space="preserve">Solution 9</w:t>
        </w:r>
      </w:ins>
      <w:ins w:id="1071" w:author="PR Preview" w:date="2026-01-01T00:00:00Z">
        <w:r>
          <w:t xml:space="preserve">. </w:t>
        </w:r>
      </w:ins>
      <w:ins w:id="1072" w:author="PR Preview" w:date="2026-01-01T00:00:00Z">
        <w:r>
          <w:t xml:space="preserve">Apply the product rule (</w:t>
        </w:r>
      </w:ins>
      <w:hyperlink w:anchor="thm-product-rule">
        <w:ins w:id="1073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074" w:author="PR Preview" w:date="2026-01-01T00:00:00Z">
        <w:r>
          <w:t xml:space="preserve">) to</w:t>
        </w:r>
      </w:ins>
      <w:ins w:id="1075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and</w:t>
        </w:r>
      </w:ins>
      <w:ins w:id="1078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ins w:id="10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080" w:author="PR Preview" w:date="2026-01-01T00:00:00Z">
        <w:r>
          <w:t xml:space="preserve">Compute</w:t>
        </w:r>
      </w:ins>
      <w:ins w:id="1081" w:author="PR Preview" w:date="2026-01-01T00:00:00Z">
        <w:r>
          <w:t xml:space="preserve"> </w:t>
        </w:r>
      </w:ins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and</w:t>
        </w:r>
      </w:ins>
      <w:ins w:id="1084" w:author="PR Preview" w:date="2026-01-01T00:00:00Z">
        <w:r>
          <w:t xml:space="preserve"> </w:t>
        </w:r>
      </w:ins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via the chain rule (</w:t>
        </w:r>
      </w:ins>
      <w:hyperlink w:anchor="thm-chain-rule">
        <w:ins w:id="1087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08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89" w:author="PR Preview" w:date="2026-01-01T00:00:00Z">
        <w:r>
          <w:t xml:space="preserve">Substitute both derivatives into the product rule: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ins w:id="1090" w:author="PR Preview" w:date="2026-01-01T00:00:00Z">
        <w:r>
          <w:rPr>
            <w:b/>
            <w:bCs/>
          </w:rPr>
          <w:t xml:space="preserve">Exercise 10 (Generalized power rule)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Adapted from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Miller (2016)</w:t>
        </w:r>
      </w:ins>
      <w:ins w:id="1095" w:author="PR Preview" w:date="2026-01-01T00:00:00Z">
        <w:r>
          <w:t xml:space="preserve">, Question 1.1.13.</w:t>
        </w:r>
      </w:ins>
    </w:p>
    <w:p>
      <w:pPr>
        <w:pStyle w:val="BodyText"/>
      </w:pPr>
      <w:ins w:id="1096" w:author="PR Preview" w:date="2026-01-01T00:00:00Z">
        <w:r>
          <w:t xml:space="preserve">Find the derivative of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ins w:id="1097" w:author="PR Preview" w:date="2026-01-01T00:00:00Z">
        <w:r>
          <w:t xml:space="preserve">for</w:t>
        </w:r>
      </w:ins>
      <w:ins w:id="109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ins w:id="1099" w:author="PR Preview" w:date="2026-01-01T00:00:00Z">
        <w:r>
          <w:t xml:space="preserve">.</w:t>
        </w:r>
      </w:ins>
    </w:p>
    <w:bookmarkEnd w:id="88"/>
    <w:bookmarkStart w:id="89" w:name="sol-miller-deriv-generalized-power-rule"/>
    <w:p>
      <w:pPr>
        <w:pStyle w:val="BodyText"/>
      </w:pPr>
      <w:ins w:id="1100" w:author="PR Preview" w:date="2026-01-01T00:00:00Z">
        <w:r>
          <w:rPr>
            <w:i/>
            <w:iCs/>
          </w:rPr>
          <w:t xml:space="preserve">Solution 10</w:t>
        </w:r>
      </w:ins>
      <w:ins w:id="1101" w:author="PR Preview" w:date="2026-01-01T00:00:00Z">
        <w:r>
          <w:t xml:space="preserve">. </w:t>
        </w:r>
      </w:ins>
      <w:ins w:id="1102" w:author="PR Preview" w:date="2026-01-01T00:00:00Z">
        <w:r>
          <w:t xml:space="preserve">Apply the generalized power rule</w:t>
        </w:r>
      </w:ins>
      <w:ins w:id="11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with</w:t>
        </w:r>
      </w:ins>
      <w:ins w:id="110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and</w:t>
        </w:r>
      </w:ins>
      <w:ins w:id="110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ins w:id="11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ins w:id="1111" w:author="PR Preview" w:date="2026-01-01T00:00:00Z">
        <w:r>
          <w:rPr>
            <w:i/>
            <w:iCs/>
          </w:rPr>
          <w:t xml:space="preserve">Remark: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Omitting the inner derivative</w:t>
        </w:r>
      </w:ins>
      <w:ins w:id="1114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is a frequent mistake when applying the generalized power rule.</w:t>
        </w:r>
      </w:ins>
    </w:p>
    <w:bookmarkEnd w:id="89"/>
    <w:bookmarkStart w:id="90" w:name="cor-deriv-log-chain"/>
    <w:p>
      <w:pPr>
        <w:pStyle w:val="BodyText"/>
      </w:pPr>
      <w:ins w:id="1117" w:author="PR Preview" w:date="2026-01-01T00:00:00Z">
        <w:r>
          <w:rPr>
            <w:b/>
            <w:bCs/>
          </w:rPr>
          <w:t xml:space="preserve">Corollary 1 (Chain rule for logarithms)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If</w:t>
        </w:r>
      </w:ins>
      <w:ins w:id="1120" w:author="PR Preview" w:date="2026-01-01T00:00:00Z">
        <w:r>
          <w:t xml:space="preserve"> </w:t>
        </w:r>
      </w:ins>
      <m:oMath>
        <m:r>
          <m:t>f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is differentiable at</w:t>
        </w:r>
      </w:ins>
      <w:ins w:id="1123" w:author="PR Preview" w:date="2026-01-01T00:00:00Z">
        <w:r>
          <w:t xml:space="preserve"> </w:t>
        </w:r>
      </w:ins>
      <m:oMath>
        <m:r>
          <m:t>x</m:t>
        </m:r>
      </m:oMath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and</w:t>
        </w:r>
      </w:ins>
      <w:ins w:id="11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127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ins w:id="1128" w:author="PR Preview" w:date="2026-01-01T00:00:00Z">
        <w:r>
          <w:rPr>
            <w:i/>
            <w:iCs/>
          </w:rPr>
          <w:t xml:space="preserve">Proof</w:t>
        </w:r>
      </w:ins>
      <w:ins w:id="1129" w:author="PR Preview" w:date="2026-01-01T00:00:00Z">
        <w:r>
          <w:t xml:space="preserve">. </w:t>
        </w:r>
      </w:ins>
      <w:ins w:id="1130" w:author="PR Preview" w:date="2026-01-01T00:00:00Z">
        <w:r>
          <w:t xml:space="preserve">Apply</w:t>
        </w:r>
      </w:ins>
      <w:ins w:id="1131" w:author="PR Preview" w:date="2026-01-01T00:00:00Z">
        <w:r>
          <w:t xml:space="preserve"> </w:t>
        </w:r>
      </w:ins>
      <w:hyperlink w:anchor="thm-chain-rule">
        <w:ins w:id="1132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and</w:t>
        </w:r>
      </w:ins>
      <w:ins w:id="1135" w:author="PR Preview" w:date="2026-01-01T00:00:00Z">
        <w:r>
          <w:t xml:space="preserve"> </w:t>
        </w:r>
      </w:ins>
      <w:hyperlink w:anchor="thm-deriv-log">
        <w:ins w:id="113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13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ins w:id="1138" w:author="PR Preview" w:date="2026-01-01T00:00:00Z">
        <w:r>
          <w:rPr>
            <w:b/>
            <w:bCs/>
          </w:rPr>
          <w:t xml:space="preserve">Exercise 11 (Chain rule with logarithm)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Adapted from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Miller (2016)</w:t>
        </w:r>
      </w:ins>
      <w:ins w:id="1143" w:author="PR Preview" w:date="2026-01-01T00:00:00Z">
        <w:r>
          <w:t xml:space="preserve">, Question 1.1.3.</w:t>
        </w:r>
      </w:ins>
    </w:p>
    <w:p>
      <w:pPr>
        <w:pStyle w:val="BodyText"/>
      </w:pPr>
      <w:ins w:id="1144" w:author="PR Preview" w:date="2026-01-01T00:00:00Z">
        <w:r>
          <w:t xml:space="preserve">Find the derivative of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145" w:author="PR Preview" w:date="2026-01-01T00:00:00Z">
        <w:r>
          <w:t xml:space="preserve">for</w:t>
        </w:r>
      </w:ins>
      <w:ins w:id="114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47" w:author="PR Preview" w:date="2026-01-01T00:00:00Z">
        <w:r>
          <w:t xml:space="preserve">.</w:t>
        </w:r>
      </w:ins>
    </w:p>
    <w:bookmarkEnd w:id="96"/>
    <w:bookmarkStart w:id="97" w:name="sol-miller-deriv-chain-log"/>
    <w:p>
      <w:pPr>
        <w:pStyle w:val="BodyText"/>
      </w:pPr>
      <w:ins w:id="1148" w:author="PR Preview" w:date="2026-01-01T00:00:00Z">
        <w:r>
          <w:rPr>
            <w:i/>
            <w:iCs/>
          </w:rPr>
          <w:t xml:space="preserve">Solution 11</w:t>
        </w:r>
      </w:ins>
      <w:ins w:id="1149" w:author="PR Preview" w:date="2026-01-01T00:00:00Z">
        <w:r>
          <w:t xml:space="preserve">. </w:t>
        </w:r>
      </w:ins>
      <w:ins w:id="1150" w:author="PR Preview" w:date="2026-01-01T00:00:00Z">
        <w:r>
          <w:t xml:space="preserve">Apply the chain rule for logarithms (</w:t>
        </w:r>
      </w:ins>
      <w:hyperlink w:anchor="cor-deriv-log-chain">
        <w:ins w:id="115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152" w:author="PR Preview" w:date="2026-01-01T00:00:00Z">
        <w:r>
          <w:t xml:space="preserve">): if</w:t>
        </w:r>
      </w:ins>
      <w:ins w:id="115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154" w:author="PR Preview" w:date="2026-01-01T00:00:00Z">
        <w:r>
          <w:t xml:space="preserve">, then</w:t>
        </w:r>
      </w:ins>
      <w:ins w:id="115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ins w:id="1156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ins w:id="1157" w:author="PR Preview" w:date="2026-01-01T00:00:00Z">
        <w:r>
          <w:rPr>
            <w:i/>
            <w:iCs/>
          </w:rPr>
          <w:t xml:space="preserve">Remark: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A common pitfall in chain rule problems is evaluating the outer derivative at</w:t>
        </w:r>
      </w:ins>
      <w:ins w:id="1160" w:author="PR Preview" w:date="2026-01-01T00:00:00Z">
        <w:r>
          <w:t xml:space="preserve"> </w:t>
        </w:r>
      </w:ins>
      <m:oMath>
        <m:r>
          <m:t>x</m:t>
        </m:r>
      </m:oMath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rather than at the inner value</w:t>
        </w:r>
      </w:ins>
      <w:ins w:id="116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64" w:author="PR Preview" w:date="2026-01-01T00:00:00Z">
        <w:r>
          <w:t xml:space="preserve">. The denominator is</w:t>
        </w:r>
      </w:ins>
      <w:ins w:id="116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166" w:author="PR Preview" w:date="2026-01-01T00:00:00Z">
        <w:r>
          <w:t xml:space="preserve">, not</w:t>
        </w:r>
      </w:ins>
      <w:ins w:id="1167" w:author="PR Preview" w:date="2026-01-01T00:00:00Z">
        <w:r>
          <w:t xml:space="preserve"> </w:t>
        </w:r>
      </w:ins>
      <m:oMath>
        <m:r>
          <m:t>x</m:t>
        </m:r>
      </m:oMath>
      <w:ins w:id="1168" w:author="PR Preview" w:date="2026-01-01T00:00:00Z">
        <w:r>
          <w:t xml:space="preserve">.</w:t>
        </w:r>
      </w:ins>
    </w:p>
    <w:bookmarkEnd w:id="97"/>
    <w:bookmarkStart w:id="98" w:name="exr-miller-deriv-second-log-constant"/>
    <w:p>
      <w:pPr>
        <w:pStyle w:val="BodyText"/>
      </w:pPr>
      <w:ins w:id="1169" w:author="PR Preview" w:date="2026-01-01T00:00:00Z">
        <w:r>
          <w:rPr>
            <w:b/>
            <w:bCs/>
          </w:rPr>
          <w:t xml:space="preserve">Exercise 12 (Second derivative with an added constant)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Adapted from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Miller (2016)</w:t>
        </w:r>
      </w:ins>
      <w:ins w:id="1174" w:author="PR Preview" w:date="2026-01-01T00:00:00Z">
        <w:r>
          <w:t xml:space="preserve">, Question 1.1.9.</w:t>
        </w:r>
      </w:ins>
    </w:p>
    <w:p>
      <w:pPr>
        <w:pStyle w:val="BodyText"/>
      </w:pPr>
      <w:ins w:id="1175" w:author="PR Preview" w:date="2026-01-01T00:00:00Z">
        <w:r>
          <w:t xml:space="preserve">Find the second derivative of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ins w:id="1176" w:author="PR Preview" w:date="2026-01-01T00:00:00Z">
        <w:r>
          <w:t xml:space="preserve">for</w:t>
        </w:r>
      </w:ins>
      <w:ins w:id="11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1178" w:author="PR Preview" w:date="2026-01-01T00:00:00Z">
        <w:r>
          <w:t xml:space="preserve">.</w:t>
        </w:r>
      </w:ins>
    </w:p>
    <w:bookmarkEnd w:id="98"/>
    <w:bookmarkStart w:id="99" w:name="sol-miller-deriv-second-log-constant"/>
    <w:p>
      <w:pPr>
        <w:pStyle w:val="BodyText"/>
      </w:pPr>
      <w:ins w:id="1179" w:author="PR Preview" w:date="2026-01-01T00:00:00Z">
        <w:r>
          <w:rPr>
            <w:i/>
            <w:iCs/>
          </w:rPr>
          <w:t xml:space="preserve">Solution 12</w:t>
        </w:r>
      </w:ins>
      <w:ins w:id="1180" w:author="PR Preview" w:date="2026-01-01T00:00:00Z">
        <w:r>
          <w:t xml:space="preserve">. </w:t>
        </w:r>
      </w:ins>
      <w:ins w:id="1181" w:author="PR Preview" w:date="2026-01-01T00:00:00Z">
        <w:r>
          <w:t xml:space="preserve">Because</w:t>
        </w:r>
      </w:ins>
      <w:ins w:id="1182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162</m:t>
            </m:r>
          </m:e>
        </m:rad>
      </m:oMath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is constant with respect to</w:t>
        </w:r>
      </w:ins>
      <w:ins w:id="1185" w:author="PR Preview" w:date="2026-01-01T00:00:00Z">
        <w:r>
          <w:t xml:space="preserve"> </w:t>
        </w:r>
      </w:ins>
      <m:oMath>
        <m:r>
          <m:t>x</m:t>
        </m:r>
      </m:oMath>
      <w:ins w:id="1186" w:author="PR Preview" w:date="2026-01-01T00:00:00Z">
        <w:r>
          <w:t xml:space="preserve">, its derivative is zero (</w:t>
        </w:r>
      </w:ins>
      <w:hyperlink w:anchor="thm-deriv-const">
        <w:ins w:id="118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18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ins w:id="1189" w:author="PR Preview" w:date="2026-01-01T00:00:00Z">
        <w:r>
          <w:t xml:space="preserve">Differentiating again via the power rule (</w:t>
        </w:r>
      </w:ins>
      <w:hyperlink w:anchor="thm-deriv-polynomial">
        <w:ins w:id="119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191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ins w:id="1192" w:author="PR Preview" w:date="2026-01-01T00:00:00Z">
        <w:r>
          <w:t xml:space="preserve">1.3 Tangent lines</w:t>
        </w:r>
      </w:ins>
    </w:p>
    <w:bookmarkStart w:id="102" w:name="def-tangent-line"/>
    <w:p>
      <w:pPr>
        <w:pStyle w:val="FirstParagraph"/>
      </w:pPr>
      <w:ins w:id="1193" w:author="PR Preview" w:date="2026-01-01T00:00:00Z">
        <w:r>
          <w:rPr>
            <w:b/>
            <w:bCs/>
          </w:rPr>
          <w:t xml:space="preserve">Definition 8 (Tangent line)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Let</w:t>
        </w:r>
      </w:ins>
      <w:ins w:id="1196" w:author="PR Preview" w:date="2026-01-01T00:00:00Z">
        <w:r>
          <w:t xml:space="preserve"> </w:t>
        </w:r>
      </w:ins>
      <m:oMath>
        <m:r>
          <m:t>f</m:t>
        </m:r>
      </m:oMath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be differentiable at</w:t>
        </w:r>
      </w:ins>
      <w:ins w:id="1199" w:author="PR Preview" w:date="2026-01-01T00:00:00Z">
        <w:r>
          <w:t xml:space="preserve"> </w:t>
        </w:r>
      </w:ins>
      <m:oMath>
        <m:r>
          <m:t>c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(</w:t>
        </w:r>
      </w:ins>
      <w:hyperlink w:anchor="def-differentiable">
        <w:ins w:id="120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203" w:author="PR Preview" w:date="2026-01-01T00:00:00Z">
        <w:r>
          <w:t xml:space="preserve">).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The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rPr>
            <w:b/>
            <w:bCs/>
          </w:rPr>
          <w:t xml:space="preserve">tangent line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to the</w:t>
        </w:r>
      </w:ins>
      <w:ins w:id="1210" w:author="PR Preview" w:date="2026-01-01T00:00:00Z">
        <w:r>
          <w:t xml:space="preserve"> </w:t>
        </w:r>
      </w:ins>
      <w:hyperlink r:id="rId101">
        <w:ins w:id="1211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of</w:t>
        </w:r>
      </w:ins>
      <w:ins w:id="1214" w:author="PR Preview" w:date="2026-01-01T00:00:00Z">
        <w:r>
          <w:t xml:space="preserve"> </w:t>
        </w:r>
      </w:ins>
      <m:oMath>
        <m:r>
          <m:t>f</m:t>
        </m:r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at</w:t>
        </w:r>
      </w:ins>
      <w:ins w:id="1217" w:author="PR Preview" w:date="2026-01-01T00:00:00Z">
        <w:r>
          <w:t xml:space="preserve"> </w:t>
        </w:r>
      </w:ins>
      <m:oMath>
        <m:r>
          <m:t>c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is the graph of the</w:t>
        </w:r>
      </w:ins>
      <w:ins w:id="1220" w:author="PR Preview" w:date="2026-01-01T00:00:00Z">
        <w:r>
          <w:t xml:space="preserve"> </w:t>
        </w:r>
      </w:ins>
      <w:hyperlink r:id="rId26">
        <w:ins w:id="1221" w:author="PR Preview" w:date="2026-01-01T00:00:00Z">
          <w:r>
            <w:rPr>
              <w:rStyle w:val="Hyperlink"/>
            </w:rPr>
            <w:t xml:space="preserve">affine 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222" w:author="PR Preview" w:date="2026-01-01T00:00:00Z">
        <w:r>
          <w:t xml:space="preserve">the line through the point</w:t>
        </w:r>
      </w:ins>
      <w:ins w:id="12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with</w:t>
        </w:r>
      </w:ins>
      <w:ins w:id="1226" w:author="PR Preview" w:date="2026-01-01T00:00:00Z">
        <w:r>
          <w:t xml:space="preserve"> </w:t>
        </w:r>
      </w:ins>
      <w:hyperlink r:id="rId26">
        <w:ins w:id="1227" w:author="PR Preview" w:date="2026-01-01T00:00:00Z">
          <w:r>
            <w:rPr>
              <w:rStyle w:val="Hyperlink"/>
            </w:rPr>
            <w:t xml:space="preserve">slope</w:t>
          </w:r>
        </w:ins>
      </w:hyperlink>
      <w:ins w:id="122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1229" w:author="PR Preview" w:date="2026-01-01T00:00:00Z">
        <w:r>
          <w:t xml:space="preserve">.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The slope</w:t>
        </w:r>
      </w:ins>
      <w:ins w:id="123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is also called the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rPr>
            <w:b/>
            <w:bCs/>
          </w:rPr>
          <w:t xml:space="preserve">tangent slope</w:t>
        </w:r>
      </w:ins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of</w:t>
        </w:r>
      </w:ins>
      <w:ins w:id="1239" w:author="PR Preview" w:date="2026-01-01T00:00:00Z">
        <w:r>
          <w:t xml:space="preserve"> </w:t>
        </w:r>
      </w:ins>
      <m:oMath>
        <m:r>
          <m:t>f</m:t>
        </m:r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at</w:t>
        </w:r>
      </w:ins>
      <w:ins w:id="1242" w:author="PR Preview" w:date="2026-01-01T00:00:00Z">
        <w:r>
          <w:t xml:space="preserve"> </w:t>
        </w:r>
      </w:ins>
      <m:oMath>
        <m:r>
          <m:t>c</m:t>
        </m:r>
      </m:oMath>
      <w:ins w:id="1243" w:author="PR Preview" w:date="2026-01-01T00:00:00Z">
        <w:r>
          <w:t xml:space="preserve">.</w:t>
        </w:r>
      </w:ins>
    </w:p>
    <w:bookmarkEnd w:id="102"/>
    <w:bookmarkStart w:id="103" w:name="exm-tangent-line"/>
    <w:p>
      <w:pPr>
        <w:pStyle w:val="BodyText"/>
      </w:pPr>
      <w:ins w:id="1244" w:author="PR Preview" w:date="2026-01-01T00:00:00Z">
        <w:r>
          <w:rPr>
            <w:b/>
            <w:bCs/>
          </w:rPr>
          <w:t xml:space="preserve">Example 8 (The tangent line to</w:t>
        </w:r>
      </w:ins>
      <w:ins w:id="124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246" w:author="PR Preview" w:date="2026-01-01T00:00:00Z">
        <w:r>
          <w:rPr>
            <w:b/>
            <w:bCs/>
          </w:rPr>
          <w:t xml:space="preserve"> </w:t>
        </w:r>
      </w:ins>
      <w:ins w:id="1247" w:author="PR Preview" w:date="2026-01-01T00:00:00Z">
        <w:r>
          <w:rPr>
            <w:b/>
            <w:bCs/>
          </w:rPr>
          <w:t xml:space="preserve">at</w:t>
        </w:r>
      </w:ins>
      <w:ins w:id="1248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1249" w:author="PR Preview" w:date="2026-01-01T00:00:00Z">
        <w:r>
          <w:rPr>
            <w:b/>
            <w:bCs/>
          </w:rPr>
          <w:t xml:space="preserve">)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For</w:t>
        </w:r>
      </w:ins>
      <w:ins w:id="12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at</w:t>
        </w:r>
      </w:ins>
      <w:ins w:id="125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1256" w:author="PR Preview" w:date="2026-01-01T00:00:00Z">
        <w:r>
          <w:t xml:space="preserve">,</w:t>
        </w:r>
      </w:ins>
      <w:ins w:id="12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and</w:t>
        </w:r>
      </w:ins>
      <w:ins w:id="126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(</w:t>
        </w:r>
      </w:ins>
      <w:hyperlink w:anchor="exm-derivative">
        <w:ins w:id="1263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264" w:author="PR Preview" w:date="2026-01-01T00:00:00Z">
        <w:r>
          <w:t xml:space="preserve">), so the tangent line is the graph of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265" w:author="PR Preview" w:date="2026-01-01T00:00:00Z">
        <w:r>
          <w:t xml:space="preserve">At</w:t>
        </w:r>
      </w:ins>
      <w:ins w:id="12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1.1</m:t>
        </m:r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the tangent line has height</w:t>
        </w:r>
      </w:ins>
      <w:ins w:id="126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ins w:id="1270" w:author="PR Preview" w:date="2026-01-01T00:00:00Z">
        <w:r>
          <w:t xml:space="preserve">,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close to the curve’s height</w:t>
        </w:r>
      </w:ins>
      <w:ins w:id="12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ins w:id="1274" w:author="PR Preview" w:date="2026-01-01T00:00:00Z">
        <w:r>
          <w:t xml:space="preserve">;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the gap,</w:t>
        </w:r>
      </w:ins>
      <w:ins w:id="1277" w:author="PR Preview" w:date="2026-01-01T00:00:00Z">
        <w:r>
          <w:t xml:space="preserve"> </w:t>
        </w:r>
      </w:ins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ins w:id="1278" w:author="PR Preview" w:date="2026-01-01T00:00:00Z">
        <w:r>
          <w:t xml:space="preserve">, is</w:t>
        </w:r>
      </w:ins>
      <w:ins w:id="12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280" w:author="PR Preview" w:date="2026-01-01T00:00:00Z">
        <w:r>
          <w:t xml:space="preserve">.</w:t>
        </w:r>
      </w:ins>
    </w:p>
    <w:bookmarkEnd w:id="103"/>
    <w:bookmarkEnd w:id="104"/>
    <w:bookmarkStart w:id="113" w:name="sec-linear-approximation"/>
    <w:p>
      <w:pPr>
        <w:pStyle w:val="Heading3"/>
      </w:pPr>
      <w:ins w:id="1281" w:author="PR Preview" w:date="2026-01-01T00:00:00Z">
        <w:r>
          <w:t xml:space="preserve">1.4 Linear approximation</w:t>
        </w:r>
      </w:ins>
    </w:p>
    <w:p>
      <w:pPr>
        <w:pStyle w:val="FirstParagraph"/>
      </w:pPr>
      <w:ins w:id="1282" w:author="PR Preview" w:date="2026-01-01T00:00:00Z">
        <w:r>
          <w:t xml:space="preserve">For a differentiable function</w:t>
        </w:r>
      </w:ins>
      <w:ins w:id="1283" w:author="PR Preview" w:date="2026-01-01T00:00:00Z">
        <w:r>
          <w:t xml:space="preserve"> </w:t>
        </w:r>
      </w:ins>
      <m:oMath>
        <m:r>
          <m:t>f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and a small step</w:t>
        </w:r>
      </w:ins>
      <w:ins w:id="1286" w:author="PR Preview" w:date="2026-01-01T00:00:00Z">
        <w:r>
          <w:t xml:space="preserve"> </w:t>
        </w:r>
      </w:ins>
      <m:oMath>
        <m:r>
          <m:t>ε</m:t>
        </m:r>
      </m:oMath>
      <w:ins w:id="1287" w:author="PR Preview" w:date="2026-01-01T00:00:00Z">
        <w:r>
          <w:t xml:space="preserve">,</w:t>
        </w:r>
      </w:ins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ins w:id="1288" w:author="PR Preview" w:date="2026-01-01T00:00:00Z">
        <w:r>
          <w:rPr>
            <w:b/>
            <w:bCs/>
          </w:rPr>
          <w:t xml:space="preserve">Definition 9 (Linear approximation (first-order Taylor approximation))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For a function</w:t>
        </w:r>
      </w:ins>
      <w:ins w:id="1291" w:author="PR Preview" w:date="2026-01-01T00:00:00Z">
        <w:r>
          <w:t xml:space="preserve"> </w:t>
        </w:r>
      </w:ins>
      <m:oMath>
        <m:r>
          <m:t>f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that is differentiable at</w:t>
        </w:r>
      </w:ins>
      <w:ins w:id="1294" w:author="PR Preview" w:date="2026-01-01T00:00:00Z">
        <w:r>
          <w:t xml:space="preserve"> </w:t>
        </w:r>
      </w:ins>
      <m:oMath>
        <m:r>
          <m:t>w</m:t>
        </m:r>
      </m:oMath>
      <w:ins w:id="1295" w:author="PR Preview" w:date="2026-01-01T00:00:00Z">
        <w:r>
          <w:t xml:space="preserve">,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the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rPr>
            <w:b/>
            <w:bCs/>
          </w:rPr>
          <w:t xml:space="preserve">linear approximation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of</w:t>
        </w:r>
      </w:ins>
      <w:ins w:id="1302" w:author="PR Preview" w:date="2026-01-01T00:00:00Z">
        <w:r>
          <w:t xml:space="preserve"> </w:t>
        </w:r>
      </w:ins>
      <m:oMath>
        <m:r>
          <m:t>f</m:t>
        </m:r>
      </m:oMath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at</w:t>
        </w:r>
      </w:ins>
      <w:ins w:id="1305" w:author="PR Preview" w:date="2026-01-01T00:00:00Z">
        <w:r>
          <w:t xml:space="preserve"> </w:t>
        </w:r>
      </w:ins>
      <m:oMath>
        <m:r>
          <m:t>w</m:t>
        </m:r>
      </m:oMath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(also called the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rPr>
            <w:b/>
            <w:bCs/>
          </w:rPr>
          <w:t xml:space="preserve">first-order Taylor approximation</w:t>
        </w:r>
      </w:ins>
      <w:ins w:id="1310" w:author="PR Preview" w:date="2026-01-01T00:00:00Z">
        <w:r>
          <w:t xml:space="preserve">)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is the function of the step</w:t>
        </w:r>
      </w:ins>
      <w:ins w:id="1313" w:author="PR Preview" w:date="2026-01-01T00:00:00Z">
        <w:r>
          <w:t xml:space="preserve"> </w:t>
        </w:r>
      </w:ins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314" w:author="PR Preview" w:date="2026-01-01T00:00:00Z">
        <w:r>
          <w:t xml:space="preserve">so</w:t>
        </w:r>
      </w:ins>
      <w:ins w:id="1315" w:author="PR Preview" w:date="2026-01-01T00:00:00Z">
        <w:r>
          <w:t xml:space="preserve"> </w:t>
        </w:r>
      </w:ins>
      <w:hyperlink w:anchor="eq-linear-approx">
        <w:ins w:id="1316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says</w:t>
        </w:r>
      </w:ins>
      <w:ins w:id="13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for small</w:t>
        </w:r>
      </w:ins>
      <w:ins w:id="1322" w:author="PR Preview" w:date="2026-01-01T00:00:00Z">
        <w:r>
          <w:t xml:space="preserve"> </w:t>
        </w:r>
      </w:ins>
      <m:oMath>
        <m:r>
          <m:t>ε</m:t>
        </m:r>
      </m:oMath>
      <w:ins w:id="1323" w:author="PR Preview" w:date="2026-01-01T00:00:00Z">
        <w:r>
          <w:t xml:space="preserve">.</w:t>
        </w:r>
      </w:ins>
      <w:ins w:id="1324" w:author="PR Preview" w:date="2026-01-01T00:00:00Z">
        <w:r>
          <w:t xml:space="preserve"> </w:t>
        </w:r>
      </w:ins>
      <w:hyperlink w:anchor="fig-linear-approx">
        <w:ins w:id="1325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illustrates this approximation interactively for a quadratic function.</w:t>
        </w:r>
      </w:ins>
    </w:p>
    <w:bookmarkEnd w:id="106"/>
    <w:bookmarkStart w:id="109" w:name="rem-linear-approx-affine"/>
    <w:p>
      <w:pPr>
        <w:pStyle w:val="BodyText"/>
      </w:pPr>
      <w:ins w:id="1328" w:author="PR Preview" w:date="2026-01-01T00:00:00Z">
        <w:r>
          <w:rPr>
            <w:i/>
            <w:iCs/>
          </w:rPr>
          <w:t xml:space="preserve">Remark 1</w:t>
        </w:r>
      </w:ins>
      <w:ins w:id="1329" w:author="PR Preview" w:date="2026-01-01T00:00:00Z">
        <w:r>
          <w:t xml:space="preserve"> (The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“linear”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approximation is affine). </w:t>
        </w:r>
      </w:ins>
      <w:ins w:id="1334" w:author="PR Preview" w:date="2026-01-01T00:00:00Z">
        <w:r>
          <w:t xml:space="preserve">The linear approximation</w:t>
        </w:r>
      </w:ins>
      <w:ins w:id="133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(</w:t>
        </w:r>
      </w:ins>
      <w:hyperlink w:anchor="def-linear-approximation">
        <w:ins w:id="133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339" w:author="PR Preview" w:date="2026-01-01T00:00:00Z">
        <w:r>
          <w:t xml:space="preserve">)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is an</w:t>
        </w:r>
      </w:ins>
      <w:ins w:id="1342" w:author="PR Preview" w:date="2026-01-01T00:00:00Z">
        <w:r>
          <w:t xml:space="preserve"> </w:t>
        </w:r>
      </w:ins>
      <w:hyperlink r:id="rId26">
        <w:ins w:id="1343" w:author="PR Preview" w:date="2026-01-01T00:00:00Z">
          <w:r>
            <w:rPr>
              <w:rStyle w:val="Hyperlink"/>
            </w:rPr>
            <w:t xml:space="preserve">affine function</w:t>
          </w:r>
        </w:ins>
      </w:hyperlink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of the step</w:t>
        </w:r>
      </w:ins>
      <w:ins w:id="1346" w:author="PR Preview" w:date="2026-01-01T00:00:00Z">
        <w:r>
          <w:t xml:space="preserve"> </w:t>
        </w:r>
      </w:ins>
      <m:oMath>
        <m:r>
          <m:t>ε</m:t>
        </m:r>
      </m:oMath>
      <w:ins w:id="1347" w:author="PR Preview" w:date="2026-01-01T00:00:00Z">
        <w:r>
          <w:t xml:space="preserve">: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its slope is</w:t>
        </w:r>
      </w:ins>
      <w:ins w:id="135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and its intercept is</w:t>
        </w:r>
      </w:ins>
      <w:ins w:id="13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354" w:author="PR Preview" w:date="2026-01-01T00:00:00Z">
        <w:r>
          <w:t xml:space="preserve">.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It is</w:t>
        </w:r>
      </w:ins>
      <w:ins w:id="1357" w:author="PR Preview" w:date="2026-01-01T00:00:00Z">
        <w:r>
          <w:t xml:space="preserve"> </w:t>
        </w:r>
      </w:ins>
      <w:hyperlink r:id="rId107">
        <w:ins w:id="1358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in</w:t>
        </w:r>
      </w:ins>
      <w:ins w:id="1361" w:author="PR Preview" w:date="2026-01-01T00:00:00Z">
        <w:r>
          <w:t xml:space="preserve"> </w:t>
        </w:r>
      </w:ins>
      <m:oMath>
        <m:r>
          <m:t>ε</m:t>
        </m:r>
      </m:oMath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only when</w:t>
        </w:r>
      </w:ins>
      <w:ins w:id="13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65" w:author="PR Preview" w:date="2026-01-01T00:00:00Z">
        <w:r>
          <w:t xml:space="preserve">.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The name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“linear approximation”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uses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“linear”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in the looser sense of elementary algebra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(</w:t>
        </w:r>
      </w:ins>
      <w:hyperlink r:id="rId108">
        <w:ins w:id="1378" w:author="PR Preview" w:date="2026-01-01T00:00:00Z">
          <w:r>
            <w:rPr>
              <w:rStyle w:val="Hyperlink"/>
            </w:rPr>
            <w:t xml:space="preserve">remark</w:t>
          </w:r>
        </w:ins>
      </w:hyperlink>
      <w:ins w:id="1379" w:author="PR Preview" w:date="2026-01-01T00:00:00Z">
        <w:r>
          <w:t xml:space="preserve">).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Boyd and Vandenberghe (2018)</w:t>
        </w:r>
      </w:ins>
      <w:ins w:id="1382" w:author="PR Preview" w:date="2026-01-01T00:00:00Z">
        <w:r>
          <w:t xml:space="preserve">, section 2.2, treats the first-order Taylor approximation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as an affine function for functions of several variables as well.</w:t>
        </w:r>
      </w:ins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ins w:id="1385" w:author="PR Preview" w:date="2026-01-01T00:00:00Z">
        <w:r>
          <w:rPr>
            <w:b/>
            <w:bCs/>
          </w:rPr>
          <w:t xml:space="preserve">Exercise 13 (Tangent line approximation)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Adapted from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Miller (2016)</w:t>
        </w:r>
      </w:ins>
      <w:ins w:id="1390" w:author="PR Preview" w:date="2026-01-01T00:00:00Z">
        <w:r>
          <w:t xml:space="preserve">, Question 1.1.8.</w:t>
        </w:r>
      </w:ins>
    </w:p>
    <w:p>
      <w:pPr>
        <w:pStyle w:val="BodyText"/>
      </w:pPr>
      <w:ins w:id="1391" w:author="PR Preview" w:date="2026-01-01T00:00:00Z">
        <w:r>
          <w:t xml:space="preserve">Let</w:t>
        </w:r>
      </w:ins>
      <w:ins w:id="13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ins w:id="139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1394" w:author="PR Preview" w:date="2026-01-01T00:00:00Z">
        <w:r>
          <w:t xml:space="preserve">Compute</w:t>
        </w:r>
      </w:ins>
      <w:ins w:id="139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9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1397" w:author="PR Preview" w:date="2026-01-01T00:00:00Z">
        <w:r>
          <w:t xml:space="preserve">Find the equation of the tangent line to the curve</w:t>
        </w:r>
      </w:ins>
      <w:ins w:id="139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at</w:t>
        </w:r>
      </w:ins>
      <w:ins w:id="140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140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1403" w:author="PR Preview" w:date="2026-01-01T00:00:00Z">
        <w:r>
          <w:t xml:space="preserve">Use the tangent line to approximate</w:t>
        </w:r>
      </w:ins>
      <w:ins w:id="14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ins w:id="1405" w:author="PR Preview" w:date="2026-01-01T00:00:00Z">
        <w:r>
          <w:t xml:space="preserve">, and compare that approximation with the exact value.</w:t>
        </w:r>
      </w:ins>
    </w:p>
    <w:bookmarkEnd w:id="111"/>
    <w:bookmarkStart w:id="112" w:name="sol-miller-deriv-tangent-line-approx"/>
    <w:p>
      <w:pPr>
        <w:pStyle w:val="FirstParagraph"/>
      </w:pPr>
      <w:ins w:id="1406" w:author="PR Preview" w:date="2026-01-01T00:00:00Z">
        <w:r>
          <w:rPr>
            <w:i/>
            <w:iCs/>
          </w:rPr>
          <w:t xml:space="preserve">Solution 13</w:t>
        </w:r>
      </w:ins>
      <w:ins w:id="1407" w:author="PR Preview" w:date="2026-01-01T00:00:00Z">
        <w:r>
          <w:t xml:space="preserve">. </w:t>
        </w:r>
      </w:ins>
      <w:ins w:id="1408" w:author="PR Preview" w:date="2026-01-01T00:00:00Z">
        <w:r>
          <w:rPr>
            <w:b/>
            <w:bCs/>
          </w:rPr>
          <w:t xml:space="preserve">1.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Differentiate term by term: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ins w:id="1411" w:author="PR Preview" w:date="2026-01-01T00:00:00Z">
        <w:r>
          <w:rPr>
            <w:b/>
            <w:bCs/>
          </w:rPr>
          <w:t xml:space="preserve">2.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Evaluate</w:t>
        </w:r>
      </w:ins>
      <w:ins w:id="1414" w:author="PR Preview" w:date="2026-01-01T00:00:00Z">
        <w:r>
          <w:t xml:space="preserve"> </w:t>
        </w:r>
      </w:ins>
      <m:oMath>
        <m:r>
          <m:t>f</m:t>
        </m:r>
      </m:oMath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and</w:t>
        </w:r>
      </w:ins>
      <w:ins w:id="141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at</w:t>
        </w:r>
      </w:ins>
      <w:ins w:id="142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14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ins w:id="1422" w:author="PR Preview" w:date="2026-01-01T00:00:00Z">
        <w:r>
          <w:t xml:space="preserve">Using the point-slope formula, the tangent line at</w:t>
        </w:r>
      </w:ins>
      <w:ins w:id="14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ins w:id="1426" w:author="PR Preview" w:date="2026-01-01T00:00:00Z">
        <w:r>
          <w:rPr>
            <w:b/>
            <w:bCs/>
          </w:rPr>
          <w:t xml:space="preserve">3.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At</w:t>
        </w:r>
      </w:ins>
      <w:ins w:id="142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ins w:id="1430" w:author="PR Preview" w:date="2026-01-01T00:00:00Z">
        <w:r>
          <w:t xml:space="preserve">, the linear approximation (</w:t>
        </w:r>
      </w:ins>
      <w:hyperlink w:anchor="eq-linear-approx">
        <w:ins w:id="1431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432" w:author="PR Preview" w:date="2026-01-01T00:00:00Z">
        <w:r>
          <w:t xml:space="preserve">) gives: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ins w:id="1433" w:author="PR Preview" w:date="2026-01-01T00:00:00Z">
        <w:r>
          <w:t xml:space="preserve">The exact value 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ins w:id="1434" w:author="PR Preview" w:date="2026-01-01T00:00:00Z">
        <w:r>
          <w:t xml:space="preserve">The approximation error is</w:t>
        </w:r>
      </w:ins>
      <w:ins w:id="1435" w:author="PR Preview" w:date="2026-01-01T00:00:00Z">
        <w:r>
          <w:t xml:space="preserve"> </w:t>
        </w:r>
      </w:ins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ins w:id="1436" w:author="PR Preview" w:date="2026-01-01T00:00:00Z">
        <w:r>
          <w:t xml:space="preserve">, on the order of</w:t>
        </w:r>
      </w:ins>
      <w:ins w:id="14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ins w:id="1438" w:author="PR Preview" w:date="2026-01-01T00:00:00Z">
        <w:r>
          <w:t xml:space="preserve">.</w:t>
        </w:r>
      </w:ins>
    </w:p>
    <w:bookmarkEnd w:id="112"/>
    <w:bookmarkEnd w:id="113"/>
    <w:bookmarkStart w:id="129" w:name="sec-critical-points"/>
    <w:p>
      <w:pPr>
        <w:pStyle w:val="Heading3"/>
      </w:pPr>
      <w:ins w:id="1439" w:author="PR Preview" w:date="2026-01-01T00:00:00Z">
        <w:r>
          <w:t xml:space="preserve">1.5 Critical points and optimization</w:t>
        </w:r>
      </w:ins>
    </w:p>
    <w:bookmarkStart w:id="114" w:name="def-flat-point"/>
    <w:p>
      <w:pPr>
        <w:pStyle w:val="FirstParagraph"/>
      </w:pPr>
      <w:ins w:id="1440" w:author="PR Preview" w:date="2026-01-01T00:00:00Z">
        <w:r>
          <w:rPr>
            <w:b/>
            <w:bCs/>
          </w:rPr>
          <w:t xml:space="preserve">Definition 10 (Flat point (stationary point))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Let</w:t>
        </w:r>
      </w:ins>
      <w:ins w:id="1443" w:author="PR Preview" w:date="2026-01-01T00:00:00Z">
        <w:r>
          <w:t xml:space="preserve"> </w:t>
        </w:r>
      </w:ins>
      <m:oMath>
        <m:r>
          <m:t>f</m:t>
        </m:r>
      </m:oMath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be differentiable at</w:t>
        </w:r>
      </w:ins>
      <w:ins w:id="1446" w:author="PR Preview" w:date="2026-01-01T00:00:00Z">
        <w:r>
          <w:t xml:space="preserve"> </w:t>
        </w:r>
      </w:ins>
      <m:oMath>
        <m:r>
          <m:t>c</m:t>
        </m:r>
      </m:oMath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(</w:t>
        </w:r>
      </w:ins>
      <w:hyperlink w:anchor="def-differentiable">
        <w:ins w:id="144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450" w:author="PR Preview" w:date="2026-01-01T00:00:00Z">
        <w:r>
          <w:t xml:space="preserve">).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If</w:t>
        </w:r>
      </w:ins>
      <w:ins w:id="145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54" w:author="PR Preview" w:date="2026-01-01T00:00:00Z">
        <w:r>
          <w:t xml:space="preserve">, then</w:t>
        </w:r>
      </w:ins>
      <w:ins w:id="1455" w:author="PR Preview" w:date="2026-01-01T00:00:00Z">
        <w:r>
          <w:t xml:space="preserve"> </w:t>
        </w:r>
      </w:ins>
      <m:oMath>
        <m:r>
          <m:t>c</m:t>
        </m:r>
      </m:oMath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is a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rPr>
            <w:b/>
            <w:bCs/>
          </w:rPr>
          <w:t xml:space="preserve">flat point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of</w:t>
        </w:r>
      </w:ins>
      <w:ins w:id="1462" w:author="PR Preview" w:date="2026-01-01T00:00:00Z">
        <w:r>
          <w:t xml:space="preserve"> </w:t>
        </w:r>
      </w:ins>
      <m:oMath>
        <m:r>
          <m:t>f</m:t>
        </m:r>
      </m:oMath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(also called a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rPr>
            <w:b/>
            <w:bCs/>
          </w:rPr>
          <w:t xml:space="preserve">stationary point</w:t>
        </w:r>
      </w:ins>
      <w:ins w:id="1467" w:author="PR Preview" w:date="2026-01-01T00:00:00Z">
        <w:r>
          <w:t xml:space="preserve">).</w:t>
        </w:r>
      </w:ins>
    </w:p>
    <w:bookmarkEnd w:id="114"/>
    <w:bookmarkStart w:id="117" w:name="exm-flat-point"/>
    <w:p>
      <w:pPr>
        <w:pStyle w:val="BodyText"/>
      </w:pPr>
      <w:ins w:id="1468" w:author="PR Preview" w:date="2026-01-01T00:00:00Z">
        <w:r>
          <w:rPr>
            <w:b/>
            <w:bCs/>
          </w:rPr>
          <w:t xml:space="preserve">Example 9 (Flat points, and a point that is not one)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has</w:t>
        </w:r>
      </w:ins>
      <w:ins w:id="147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ins w:id="1474" w:author="PR Preview" w:date="2026-01-01T00:00:00Z">
        <w:r>
          <w:t xml:space="preserve">, which is</w:t>
        </w:r>
      </w:ins>
      <w:ins w:id="1475" w:author="PR Preview" w:date="2026-01-01T00:00:00Z">
        <w:r>
          <w:t xml:space="preserve"> </w:t>
        </w:r>
      </w:ins>
      <m:oMath>
        <m:r>
          <m:t>0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at</w:t>
        </w:r>
      </w:ins>
      <w:ins w:id="1478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0</m:t>
        </m:r>
      </m:oMath>
      <w:ins w:id="1479" w:author="PR Preview" w:date="2026-01-01T00:00:00Z">
        <w:r>
          <w:t xml:space="preserve">, so</w:t>
        </w:r>
      </w:ins>
      <w:ins w:id="1480" w:author="PR Preview" w:date="2026-01-01T00:00:00Z">
        <w:r>
          <w:t xml:space="preserve"> </w:t>
        </w:r>
      </w:ins>
      <m:oMath>
        <m:r>
          <m:t>0</m:t>
        </m:r>
      </m:oMath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is a flat point.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Yet</w:t>
        </w:r>
      </w:ins>
      <w:ins w:id="14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is neither the</w:t>
        </w:r>
      </w:ins>
      <w:ins w:id="1488" w:author="PR Preview" w:date="2026-01-01T00:00:00Z">
        <w:r>
          <w:t xml:space="preserve"> </w:t>
        </w:r>
      </w:ins>
      <w:hyperlink r:id="rId115">
        <w:ins w:id="1489" w:author="PR Preview" w:date="2026-01-01T00:00:00Z">
          <w:r>
            <w:rPr>
              <w:rStyle w:val="Hyperlink"/>
            </w:rPr>
            <w:t xml:space="preserve">minimum</w:t>
          </w:r>
        </w:ins>
      </w:hyperlink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nor the</w:t>
        </w:r>
      </w:ins>
      <w:ins w:id="1492" w:author="PR Preview" w:date="2026-01-01T00:00:00Z">
        <w:r>
          <w:t xml:space="preserve"> </w:t>
        </w:r>
      </w:ins>
      <w:hyperlink r:id="rId116">
        <w:ins w:id="1493" w:author="PR Preview" w:date="2026-01-01T00:00:00Z">
          <w:r>
            <w:rPr>
              <w:rStyle w:val="Hyperlink"/>
            </w:rPr>
            <w:t xml:space="preserve">maximum</w:t>
          </w:r>
        </w:ins>
      </w:hyperlink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of the values</w:t>
        </w:r>
      </w:ins>
      <w:ins w:id="1496" w:author="PR Preview" w:date="2026-01-01T00:00:00Z">
        <w:r>
          <w:t xml:space="preserve"> </w:t>
        </w:r>
      </w:ins>
      <m:oMath>
        <m:r>
          <m:t>f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takes on any open interval around</w:t>
        </w:r>
      </w:ins>
      <w:ins w:id="1499" w:author="PR Preview" w:date="2026-01-01T00:00:00Z">
        <w:r>
          <w:t xml:space="preserve"> </w:t>
        </w:r>
      </w:ins>
      <m:oMath>
        <m:r>
          <m:t>0</m:t>
        </m:r>
      </m:oMath>
      <w:ins w:id="1500" w:author="PR Preview" w:date="2026-01-01T00:00:00Z">
        <w:r>
          <w:t xml:space="preserve">:</w:t>
        </w:r>
      </w:ins>
      <w:ins w:id="150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for</w:t>
        </w:r>
      </w:ins>
      <w:ins w:id="1504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&lt;</m:t>
        </m:r>
        <m:r>
          <m:t>0</m:t>
        </m:r>
      </m:oMath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and</w:t>
        </w:r>
      </w:ins>
      <w:ins w:id="15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for</w:t>
        </w:r>
      </w:ins>
      <w:ins w:id="1510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&gt;</m:t>
        </m:r>
        <m:r>
          <m:t>0</m:t>
        </m:r>
      </m:oMath>
      <w:ins w:id="151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has</w:t>
        </w:r>
      </w:ins>
      <w:ins w:id="1514" w:author="PR Preview" w:date="2026-01-01T00:00:00Z">
        <w:r>
          <w:t xml:space="preserve"> </w:t>
        </w:r>
      </w:ins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ins w:id="1515" w:author="PR Preview" w:date="2026-01-01T00:00:00Z">
        <w:r>
          <w:t xml:space="preserve">, so</w:t>
        </w:r>
      </w:ins>
      <w:ins w:id="1516" w:author="PR Preview" w:date="2026-01-01T00:00:00Z">
        <w:r>
          <w:t xml:space="preserve"> </w:t>
        </w:r>
      </w:ins>
      <m:oMath>
        <m:r>
          <m:t>1</m:t>
        </m:r>
      </m:oMath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is not a flat point.</w:t>
        </w:r>
      </w:ins>
    </w:p>
    <w:bookmarkEnd w:id="117"/>
    <w:bookmarkStart w:id="118" w:name="exr-flat-point"/>
    <w:p>
      <w:pPr>
        <w:pStyle w:val="FirstParagraph"/>
      </w:pPr>
      <w:ins w:id="1519" w:author="PR Preview" w:date="2026-01-01T00:00:00Z">
        <w:r>
          <w:rPr>
            <w:b/>
            <w:bCs/>
          </w:rPr>
          <w:t xml:space="preserve">Exercise 14 (Find the flat point, and check the approximation)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Let</w:t>
        </w:r>
      </w:ins>
      <w:ins w:id="15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ins w:id="152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6"/>
        </w:numPr>
      </w:pPr>
      <w:ins w:id="1524" w:author="PR Preview" w:date="2026-01-01T00:00:00Z">
        <w:r>
          <w:t xml:space="preserve">Differentiate</w:t>
        </w:r>
      </w:ins>
      <w:ins w:id="1525" w:author="PR Preview" w:date="2026-01-01T00:00:00Z">
        <w:r>
          <w:t xml:space="preserve"> </w:t>
        </w:r>
      </w:ins>
      <m:oMath>
        <m:r>
          <m:t>f</m:t>
        </m:r>
      </m:oMath>
      <w:ins w:id="152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6"/>
        </w:numPr>
      </w:pPr>
      <w:ins w:id="1527" w:author="PR Preview" w:date="2026-01-01T00:00:00Z">
        <w:r>
          <w:t xml:space="preserve">Find the flat point</w:t>
        </w:r>
      </w:ins>
      <w:ins w:id="1528" w:author="PR Preview" w:date="2026-01-01T00:00:00Z">
        <w:r>
          <w:t xml:space="preserve"> </w:t>
        </w:r>
      </w:ins>
      <m:oMath>
        <m:r>
          <m:t>w</m:t>
        </m:r>
      </m:oMath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of</w:t>
        </w:r>
      </w:ins>
      <w:ins w:id="1531" w:author="PR Preview" w:date="2026-01-01T00:00:00Z">
        <w:r>
          <w:t xml:space="preserve"> </w:t>
        </w:r>
      </w:ins>
      <m:oMath>
        <m:r>
          <m:t>f</m:t>
        </m:r>
      </m:oMath>
      <w:ins w:id="1532" w:author="PR Preview" w:date="2026-01-01T00:00:00Z">
        <w:r>
          <w:t xml:space="preserve">, and say whether</w:t>
        </w:r>
      </w:ins>
      <w:ins w:id="15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534" w:author="PR Preview" w:date="2026-01-01T00:00:00Z">
        <w:r>
          <w:t xml:space="preserve"> </w:t>
        </w:r>
      </w:ins>
      <w:ins w:id="1535" w:author="PR Preview" w:date="2026-01-01T00:00:00Z">
        <w:r>
          <w:t xml:space="preserve">is the</w:t>
        </w:r>
      </w:ins>
      <w:ins w:id="1536" w:author="PR Preview" w:date="2026-01-01T00:00:00Z">
        <w:r>
          <w:t xml:space="preserve"> </w:t>
        </w:r>
      </w:ins>
      <w:hyperlink r:id="rId115">
        <w:ins w:id="1537" w:author="PR Preview" w:date="2026-01-01T00:00:00Z">
          <w:r>
            <w:rPr>
              <w:rStyle w:val="Hyperlink"/>
            </w:rPr>
            <w:t xml:space="preserve">minimum</w:t>
          </w:r>
        </w:ins>
      </w:hyperlink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or the</w:t>
        </w:r>
      </w:ins>
      <w:ins w:id="1540" w:author="PR Preview" w:date="2026-01-01T00:00:00Z">
        <w:r>
          <w:t xml:space="preserve"> </w:t>
        </w:r>
      </w:ins>
      <w:hyperlink r:id="rId116">
        <w:ins w:id="1541" w:author="PR Preview" w:date="2026-01-01T00:00:00Z">
          <w:r>
            <w:rPr>
              <w:rStyle w:val="Hyperlink"/>
            </w:rPr>
            <w:t xml:space="preserve">maximum</w:t>
          </w:r>
        </w:ins>
      </w:hyperlink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of the values of</w:t>
        </w:r>
      </w:ins>
      <w:ins w:id="1544" w:author="PR Preview" w:date="2026-01-01T00:00:00Z">
        <w:r>
          <w:t xml:space="preserve"> </w:t>
        </w:r>
      </w:ins>
      <m:oMath>
        <m:r>
          <m:t>f</m:t>
        </m:r>
      </m:oMath>
      <w:ins w:id="154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6"/>
        </w:numPr>
      </w:pPr>
      <w:ins w:id="1546" w:author="PR Preview" w:date="2026-01-01T00:00:00Z">
        <w:r>
          <w:t xml:space="preserve">Evaluate the derivative at</w:t>
        </w:r>
      </w:ins>
      <w:ins w:id="1547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</m:oMath>
      <w:ins w:id="1548" w:author="PR Preview" w:date="2026-01-01T00:00:00Z">
        <w:r>
          <w:t xml:space="preserve">, use</w:t>
        </w:r>
      </w:ins>
      <w:ins w:id="1549" w:author="PR Preview" w:date="2026-01-01T00:00:00Z">
        <w:r>
          <w:t xml:space="preserve"> </w:t>
        </w:r>
      </w:ins>
      <w:hyperlink w:anchor="eq-linear-approx">
        <w:ins w:id="1550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to predict</w:t>
        </w:r>
      </w:ins>
      <w:ins w:id="15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ins w:id="1554" w:author="PR Preview" w:date="2026-01-01T00:00:00Z">
        <w:r>
          <w:t xml:space="preserve">, and compare that prediction with the exact value.</w:t>
        </w:r>
      </w:ins>
    </w:p>
    <w:bookmarkEnd w:id="118"/>
    <w:bookmarkStart w:id="120" w:name="sol-flat-point"/>
    <w:p>
      <w:pPr>
        <w:pStyle w:val="FirstParagraph"/>
      </w:pPr>
      <w:ins w:id="1555" w:author="PR Preview" w:date="2026-01-01T00:00:00Z">
        <w:r>
          <w:rPr>
            <w:i/>
            <w:iCs/>
          </w:rPr>
          <w:t xml:space="preserve">Solution 14</w:t>
        </w:r>
      </w:ins>
      <w:ins w:id="1556" w:author="PR Preview" w:date="2026-01-01T00:00:00Z">
        <w:r>
          <w:t xml:space="preserve">. </w:t>
        </w:r>
      </w:ins>
      <w:ins w:id="1557" w:author="PR Preview" w:date="2026-01-01T00:00:00Z">
        <w:r>
          <w:rPr>
            <w:b/>
            <w:bCs/>
          </w:rPr>
          <w:t xml:space="preserve">1.</w:t>
        </w:r>
      </w:ins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Term by term: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ins w:id="1560" w:author="PR Preview" w:date="2026-01-01T00:00:00Z">
        <w:r>
          <w:rPr>
            <w:b/>
            <w:bCs/>
          </w:rPr>
          <w:t xml:space="preserve">2.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Set it to zero:</w:t>
        </w:r>
      </w:ins>
      <w:ins w:id="1563" w:author="PR Preview" w:date="2026-01-01T00:00:00Z">
        <w:r>
          <w:t xml:space="preserve"> </w:t>
        </w:r>
      </w:ins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gives</w:t>
        </w:r>
      </w:ins>
      <w:ins w:id="1566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2</m:t>
        </m:r>
      </m:oMath>
      <w:ins w:id="1567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ins w:id="1568" w:author="PR Preview" w:date="2026-01-01T00:00:00Z">
        <w:r>
          <w:t xml:space="preserve">is the minimum of the values of</w:t>
        </w:r>
      </w:ins>
      <w:ins w:id="1569" w:author="PR Preview" w:date="2026-01-01T00:00:00Z">
        <w:r>
          <w:t xml:space="preserve"> </w:t>
        </w:r>
      </w:ins>
      <m:oMath>
        <m:r>
          <m:t>f</m:t>
        </m:r>
      </m:oMath>
      <w:ins w:id="1570" w:author="PR Preview" w:date="2026-01-01T00:00:00Z">
        <w:r>
          <w:t xml:space="preserve">.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Completing the square,</w:t>
        </w:r>
      </w:ins>
      <w:ins w:id="15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ins w:id="1574" w:author="PR Preview" w:date="2026-01-01T00:00:00Z">
        <w:r>
          <w:t xml:space="preserve">,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577" w:author="PR Preview" w:date="2026-01-01T00:00:00Z">
        <w:r>
          <w:t xml:space="preserve">and</w:t>
        </w:r>
      </w:ins>
      <w:ins w:id="15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1579" w:author="PR Preview" w:date="2026-01-01T00:00:00Z">
        <w:r>
          <w:t xml:space="preserve">, so</w:t>
        </w:r>
      </w:ins>
      <w:ins w:id="158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for every</w:t>
        </w:r>
      </w:ins>
      <w:ins w:id="1583" w:author="PR Preview" w:date="2026-01-01T00:00:00Z">
        <w:r>
          <w:t xml:space="preserve"> </w:t>
        </w:r>
      </w:ins>
      <m:oMath>
        <m:r>
          <m:t>w</m:t>
        </m:r>
      </m:oMath>
      <w:ins w:id="1584" w:author="PR Preview" w:date="2026-01-01T00:00:00Z">
        <w:r>
          <w:t xml:space="preserve">.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Equivalently, the derivative is negative below</w:t>
        </w:r>
      </w:ins>
      <w:ins w:id="1587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2</m:t>
        </m:r>
      </m:oMath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and positive above it,</w:t>
        </w:r>
      </w:ins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so the function falls into that point and rises out of it.</w:t>
        </w:r>
      </w:ins>
    </w:p>
    <w:p>
      <w:pPr>
        <w:pStyle w:val="BodyText"/>
      </w:pPr>
      <w:ins w:id="1592" w:author="PR Preview" w:date="2026-01-01T00:00:00Z">
        <w:r>
          <w:rPr>
            <w:b/>
            <w:bCs/>
          </w:rPr>
          <w:t xml:space="preserve">3.</w:t>
        </w:r>
      </w:ins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At</w:t>
        </w:r>
      </w:ins>
      <w:ins w:id="1595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</m:oMath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the derivative is</w:t>
        </w:r>
      </w:ins>
      <w:ins w:id="159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599" w:author="PR Preview" w:date="2026-01-01T00:00:00Z">
        <w:r>
          <w:t xml:space="preserve">, so</w:t>
        </w:r>
      </w:ins>
      <w:ins w:id="1600" w:author="PR Preview" w:date="2026-01-01T00:00:00Z">
        <w:r>
          <w:t xml:space="preserve"> </w:t>
        </w:r>
      </w:ins>
      <m:oMath>
        <m:r>
          <m:t>f</m:t>
        </m:r>
      </m:oMath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is falling there.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With</w:t>
        </w:r>
      </w:ins>
      <w:ins w:id="1605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0.01</m:t>
        </m:r>
      </m:oMath>
      <w:ins w:id="1606" w:author="PR Preview" w:date="2026-01-01T00:00:00Z">
        <w:r>
          <w:t xml:space="preserve">,</w:t>
        </w:r>
      </w:ins>
      <w:ins w:id="1607" w:author="PR Preview" w:date="2026-01-01T00:00:00Z">
        <w:r>
          <w:t xml:space="preserve"> </w:t>
        </w:r>
      </w:ins>
      <w:hyperlink w:anchor="eq-linear-approx">
        <w:ins w:id="1608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predicts a change of</w:t>
        </w:r>
      </w:ins>
      <w:ins w:id="16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ins w:id="1612" w:author="PR Preview" w:date="2026-01-01T00:00:00Z">
        <w:r>
          <w:t xml:space="preserve">, from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ins w:id="1613" w:author="PR Preview" w:date="2026-01-01T00:00:00Z">
        <w:r>
          <w:t xml:space="preserve">to</w:t>
        </w:r>
      </w:ins>
      <w:ins w:id="1614" w:author="PR Preview" w:date="2026-01-01T00:00:00Z">
        <w:r>
          <w:t xml:space="preserve"> </w:t>
        </w:r>
      </w:ins>
      <m:oMath>
        <m:r>
          <m:t>3.98</m:t>
        </m:r>
      </m:oMath>
      <w:ins w:id="1615" w:author="PR Preview" w:date="2026-01-01T00:00:00Z">
        <w:r>
          <w:t xml:space="preserve">.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The exact value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ins w:id="1618" w:author="PR Preview" w:date="2026-01-01T00:00:00Z">
        <w:r>
          <w:t xml:space="preserve">a change of</w:t>
        </w:r>
      </w:ins>
      <w:ins w:id="161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0.0199</m:t>
        </m:r>
      </m:oMath>
      <w:ins w:id="1620" w:author="PR Preview" w:date="2026-01-01T00:00:00Z">
        <w:r>
          <w:t xml:space="preserve">.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The prediction is off by</w:t>
        </w:r>
      </w:ins>
      <w:ins w:id="1623" w:author="PR Preview" w:date="2026-01-01T00:00:00Z">
        <w:r>
          <w:t xml:space="preserve"> </w:t>
        </w:r>
      </w:ins>
      <m:oMath>
        <m:r>
          <m:t>0.0001</m:t>
        </m:r>
      </m:oMath>
      <w:ins w:id="1624" w:author="PR Preview" w:date="2026-01-01T00:00:00Z">
        <w:r>
          <w:t xml:space="preserve">, which is</w:t>
        </w:r>
      </w:ins>
      <w:ins w:id="1625" w:author="PR Preview" w:date="2026-01-01T00:00:00Z">
        <w:r>
          <w:t xml:space="preserve"> </w:t>
        </w:r>
      </w:ins>
      <m:oMath>
        <m:sSup>
          <m:e>
            <m:r>
              <m:t>ε</m:t>
            </m:r>
          </m:e>
          <m:sup>
            <m:r>
              <m:t>2</m:t>
            </m:r>
          </m:sup>
        </m:sSup>
      </m:oMath>
      <w:ins w:id="1626" w:author="PR Preview" w:date="2026-01-01T00:00:00Z">
        <w:r>
          <w:t xml:space="preserve">: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the linear approximation drops everything of that order and smaller,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so halving the step quarters the error.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That trade is the whole bargain of</w:t>
        </w:r>
      </w:ins>
      <w:ins w:id="1633" w:author="PR Preview" w:date="2026-01-01T00:00:00Z">
        <w:r>
          <w:t xml:space="preserve"> </w:t>
        </w:r>
      </w:ins>
      <w:hyperlink r:id="rId119">
        <w:ins w:id="1634" w:author="PR Preview" w:date="2026-01-01T00:00:00Z">
          <w:r>
            <w:rPr>
              <w:rStyle w:val="Hyperlink"/>
            </w:rPr>
            <w:t xml:space="preserve">gradient descent</w:t>
          </w:r>
        </w:ins>
      </w:hyperlink>
      <w:ins w:id="1635" w:author="PR Preview" w:date="2026-01-01T00:00:00Z">
        <w:r>
          <w:t xml:space="preserve">,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the step-by-step method of fitting models defined on the optimization page.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We take a step in the direction the derivative recommends,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and the recommendation is trustworthy only as far as the step is small.</w:t>
        </w:r>
      </w:ins>
    </w:p>
    <w:bookmarkEnd w:id="120"/>
    <w:bookmarkStart w:id="121" w:name="def-critical-point"/>
    <w:p>
      <w:pPr>
        <w:pStyle w:val="BodyText"/>
      </w:pPr>
      <w:ins w:id="1642" w:author="PR Preview" w:date="2026-01-01T00:00:00Z">
        <w:r>
          <w:rPr>
            <w:b/>
            <w:bCs/>
          </w:rPr>
          <w:t xml:space="preserve">Definition 11 (Critical point)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Let</w:t>
        </w:r>
      </w:ins>
      <w:ins w:id="1645" w:author="PR Preview" w:date="2026-01-01T00:00:00Z">
        <w:r>
          <w:t xml:space="preserve"> </w:t>
        </w:r>
      </w:ins>
      <m:oMath>
        <m:r>
          <m:t>f</m:t>
        </m:r>
      </m:oMath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be a function defined on an</w:t>
        </w:r>
      </w:ins>
      <w:ins w:id="1648" w:author="PR Preview" w:date="2026-01-01T00:00:00Z">
        <w:r>
          <w:t xml:space="preserve"> </w:t>
        </w:r>
      </w:ins>
      <w:hyperlink r:id="rId10">
        <w:ins w:id="1649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containing</w:t>
        </w:r>
      </w:ins>
      <w:ins w:id="1652" w:author="PR Preview" w:date="2026-01-01T00:00:00Z">
        <w:r>
          <w:t xml:space="preserve"> </w:t>
        </w:r>
      </w:ins>
      <m:oMath>
        <m:r>
          <m:t>c</m:t>
        </m:r>
      </m:oMath>
      <w:ins w:id="1653" w:author="PR Preview" w:date="2026-01-01T00:00:00Z">
        <w:r>
          <w:t xml:space="preserve">.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The point</w:t>
        </w:r>
      </w:ins>
      <w:ins w:id="1656" w:author="PR Preview" w:date="2026-01-01T00:00:00Z">
        <w:r>
          <w:t xml:space="preserve"> </w:t>
        </w:r>
      </w:ins>
      <m:oMath>
        <m:r>
          <m:t>c</m:t>
        </m:r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is a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rPr>
            <w:b/>
            <w:bCs/>
          </w:rPr>
          <w:t xml:space="preserve">critical point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of</w:t>
        </w:r>
      </w:ins>
      <w:ins w:id="1663" w:author="PR Preview" w:date="2026-01-01T00:00:00Z">
        <w:r>
          <w:t xml:space="preserve"> </w:t>
        </w:r>
      </w:ins>
      <m:oMath>
        <m:r>
          <m:t>f</m:t>
        </m:r>
      </m:oMath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if either</w:t>
        </w:r>
      </w:ins>
      <w:ins w:id="166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or</w:t>
        </w:r>
      </w:ins>
      <w:ins w:id="1669" w:author="PR Preview" w:date="2026-01-01T00:00:00Z">
        <w:r>
          <w:t xml:space="preserve"> </w:t>
        </w:r>
      </w:ins>
      <m:oMath>
        <m:r>
          <m:t>f</m:t>
        </m:r>
      </m:oMath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is not differentiable at</w:t>
        </w:r>
      </w:ins>
      <w:ins w:id="1672" w:author="PR Preview" w:date="2026-01-01T00:00:00Z">
        <w:r>
          <w:t xml:space="preserve"> </w:t>
        </w:r>
      </w:ins>
      <m:oMath>
        <m:r>
          <m:t>c</m:t>
        </m:r>
      </m:oMath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(</w:t>
        </w:r>
      </w:ins>
      <w:hyperlink w:anchor="def-differentiable">
        <w:ins w:id="167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676" w:author="PR Preview" w:date="2026-01-01T00:00:00Z">
        <w:r>
          <w:t xml:space="preserve">).</w:t>
        </w:r>
      </w:ins>
    </w:p>
    <w:bookmarkEnd w:id="121"/>
    <w:bookmarkStart w:id="122" w:name="exm-critical-point"/>
    <w:p>
      <w:pPr>
        <w:pStyle w:val="BodyText"/>
      </w:pPr>
      <w:ins w:id="1677" w:author="PR Preview" w:date="2026-01-01T00:00:00Z">
        <w:r>
          <w:rPr>
            <w:b/>
            <w:bCs/>
          </w:rPr>
          <w:t xml:space="preserve">Example 10 (Critical points that are and are not flat points)</w:t>
        </w:r>
      </w:ins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 </w:t>
        </w:r>
      </w:ins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has no derivative at</w:t>
        </w:r>
      </w:ins>
      <w:ins w:id="1682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0</m:t>
        </m:r>
      </m:oMath>
      <w:ins w:id="1683" w:author="PR Preview" w:date="2026-01-01T00:00:00Z">
        <w:r>
          <w:t xml:space="preserve">: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its one-sided derivatives there are</w:t>
        </w:r>
      </w:ins>
      <w:ins w:id="1686" w:author="PR Preview" w:date="2026-01-01T00:00:00Z">
        <w:r>
          <w:t xml:space="preserve"> </w:t>
        </w:r>
      </w:ins>
      <m:oMath>
        <m:r>
          <m:t>1</m:t>
        </m:r>
      </m:oMath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and</w:t>
        </w:r>
      </w:ins>
      <w:ins w:id="168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(</w:t>
        </w:r>
      </w:ins>
      <w:hyperlink w:anchor="exm-one-sided-derivative">
        <w:ins w:id="1692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693" w:author="PR Preview" w:date="2026-01-01T00:00:00Z">
        <w:r>
          <w:t xml:space="preserve">),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so the difference quotient</w:t>
        </w:r>
      </w:ins>
      <w:ins w:id="169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has no limit as</w:t>
        </w:r>
      </w:ins>
      <w:ins w:id="169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(</w:t>
        </w:r>
      </w:ins>
      <w:hyperlink w:anchor="def-one-sided-limit">
        <w:ins w:id="170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703" w:author="PR Preview" w:date="2026-01-01T00:00:00Z">
        <w:r>
          <w:t xml:space="preserve">).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So</w:t>
        </w:r>
      </w:ins>
      <w:ins w:id="1706" w:author="PR Preview" w:date="2026-01-01T00:00:00Z">
        <w:r>
          <w:t xml:space="preserve"> </w:t>
        </w:r>
      </w:ins>
      <m:oMath>
        <m:r>
          <m:t>0</m:t>
        </m:r>
      </m:oMath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is a critical point of</w:t>
        </w:r>
      </w:ins>
      <w:ins w:id="1709" w:author="PR Preview" w:date="2026-01-01T00:00:00Z">
        <w:r>
          <w:t xml:space="preserve"> </w:t>
        </w:r>
      </w:ins>
      <m:oMath>
        <m:r>
          <m:t>g</m:t>
        </m:r>
      </m:oMath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but not a flat point.</w:t>
        </w:r>
      </w:ins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714" w:author="PR Preview" w:date="2026-01-01T00:00:00Z">
        <w:r>
          <w:t xml:space="preserve">so</w:t>
        </w:r>
      </w:ins>
      <w:ins w:id="1715" w:author="PR Preview" w:date="2026-01-01T00:00:00Z">
        <w:r>
          <w:t xml:space="preserve"> </w:t>
        </w:r>
      </w:ins>
      <m:oMath>
        <m:r>
          <m:t>0</m:t>
        </m:r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is a flat point of</w:t>
        </w:r>
      </w:ins>
      <w:ins w:id="1718" w:author="PR Preview" w:date="2026-01-01T00:00:00Z">
        <w:r>
          <w:t xml:space="preserve"> </w:t>
        </w:r>
      </w:ins>
      <m:oMath>
        <m:r>
          <m:t>f</m:t>
        </m:r>
      </m:oMath>
      <w:ins w:id="1719" w:author="PR Preview" w:date="2026-01-01T00:00:00Z">
        <w:r>
          <w:t xml:space="preserve">, and hence a critical point.</w:t>
        </w:r>
      </w:ins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is differentiable everywhere, with</w:t>
        </w:r>
      </w:ins>
      <w:ins w:id="1722" w:author="PR Preview" w:date="2026-01-01T00:00:00Z">
        <w:r>
          <w:t xml:space="preserve"> </w:t>
        </w:r>
      </w:ins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ins w:id="1723" w:author="PR Preview" w:date="2026-01-01T00:00:00Z">
        <w:r>
          <w:t xml:space="preserve">,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which is</w:t>
        </w:r>
      </w:ins>
      <w:ins w:id="1726" w:author="PR Preview" w:date="2026-01-01T00:00:00Z">
        <w:r>
          <w:t xml:space="preserve"> </w:t>
        </w:r>
      </w:ins>
      <m:oMath>
        <m:r>
          <m:t>0</m:t>
        </m:r>
      </m:oMath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only at</w:t>
        </w:r>
      </w:ins>
      <w:ins w:id="1729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0</m:t>
        </m:r>
      </m:oMath>
      <w:ins w:id="1730" w:author="PR Preview" w:date="2026-01-01T00:00:00Z">
        <w:r>
          <w:t xml:space="preserve">.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So</w:t>
        </w:r>
      </w:ins>
      <w:ins w:id="1733" w:author="PR Preview" w:date="2026-01-01T00:00:00Z">
        <w:r>
          <w:t xml:space="preserve"> </w:t>
        </w:r>
      </w:ins>
      <m:oMath>
        <m:r>
          <m:t>0</m:t>
        </m:r>
      </m:oMath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is the only critical point of</w:t>
        </w:r>
      </w:ins>
      <w:ins w:id="1736" w:author="PR Preview" w:date="2026-01-01T00:00:00Z">
        <w:r>
          <w:t xml:space="preserve"> </w:t>
        </w:r>
      </w:ins>
      <m:oMath>
        <m:r>
          <m:t>h</m:t>
        </m:r>
      </m:oMath>
      <w:ins w:id="1737" w:author="PR Preview" w:date="2026-01-01T00:00:00Z">
        <w:r>
          <w:t xml:space="preserve">; for example,</w:t>
        </w:r>
      </w:ins>
      <w:ins w:id="1738" w:author="PR Preview" w:date="2026-01-01T00:00:00Z">
        <w:r>
          <w:t xml:space="preserve"> </w:t>
        </w:r>
      </w:ins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ins w:id="1739" w:author="PR Preview" w:date="2026-01-01T00:00:00Z">
        <w:r>
          <w:t xml:space="preserve">, so</w:t>
        </w:r>
      </w:ins>
      <w:ins w:id="1740" w:author="PR Preview" w:date="2026-01-01T00:00:00Z">
        <w:r>
          <w:t xml:space="preserve"> </w:t>
        </w:r>
      </w:ins>
      <m:oMath>
        <m:r>
          <m:t>1</m:t>
        </m:r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is not one.</w:t>
        </w:r>
      </w:ins>
    </w:p>
    <w:bookmarkEnd w:id="122"/>
    <w:bookmarkStart w:id="123" w:name="thm-flat-point-critical"/>
    <w:p>
      <w:pPr>
        <w:pStyle w:val="FirstParagraph"/>
      </w:pPr>
      <w:ins w:id="1743" w:author="PR Preview" w:date="2026-01-01T00:00:00Z">
        <w:r>
          <w:rPr>
            <w:b/>
            <w:bCs/>
          </w:rPr>
          <w:t xml:space="preserve">Theorem 11 (Every flat point is a critical point)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If</w:t>
        </w:r>
      </w:ins>
      <w:ins w:id="1746" w:author="PR Preview" w:date="2026-01-01T00:00:00Z">
        <w:r>
          <w:t xml:space="preserve"> </w:t>
        </w:r>
      </w:ins>
      <m:oMath>
        <m:r>
          <m:t>c</m:t>
        </m:r>
      </m:oMath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is a flat point of</w:t>
        </w:r>
      </w:ins>
      <w:ins w:id="1749" w:author="PR Preview" w:date="2026-01-01T00:00:00Z">
        <w:r>
          <w:t xml:space="preserve"> </w:t>
        </w:r>
      </w:ins>
      <m:oMath>
        <m:r>
          <m:t>f</m:t>
        </m:r>
      </m:oMath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(</w:t>
        </w:r>
      </w:ins>
      <w:hyperlink w:anchor="def-flat-point">
        <w:ins w:id="175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753" w:author="PR Preview" w:date="2026-01-01T00:00:00Z">
        <w:r>
          <w:t xml:space="preserve">), then</w:t>
        </w:r>
      </w:ins>
      <w:ins w:id="1754" w:author="PR Preview" w:date="2026-01-01T00:00:00Z">
        <w:r>
          <w:t xml:space="preserve"> </w:t>
        </w:r>
      </w:ins>
      <m:oMath>
        <m:r>
          <m:t>c</m:t>
        </m:r>
      </m:oMath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is a critical point of</w:t>
        </w:r>
      </w:ins>
      <w:ins w:id="1757" w:author="PR Preview" w:date="2026-01-01T00:00:00Z">
        <w:r>
          <w:t xml:space="preserve"> </w:t>
        </w:r>
      </w:ins>
      <m:oMath>
        <m:r>
          <m:t>f</m:t>
        </m:r>
      </m:oMath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(</w:t>
        </w:r>
      </w:ins>
      <w:hyperlink w:anchor="def-critical-point">
        <w:ins w:id="176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761" w:author="PR Preview" w:date="2026-01-01T00:00:00Z">
        <w:r>
          <w:t xml:space="preserve">).</w:t>
        </w:r>
      </w:ins>
    </w:p>
    <w:bookmarkEnd w:id="123"/>
    <w:p>
      <w:pPr>
        <w:pStyle w:val="BodyText"/>
      </w:pPr>
      <w:ins w:id="1762" w:author="PR Preview" w:date="2026-01-01T00:00:00Z">
        <w:r>
          <w:rPr>
            <w:i/>
            <w:iCs/>
          </w:rPr>
          <w:t xml:space="preserve">Proof</w:t>
        </w:r>
      </w:ins>
      <w:ins w:id="1763" w:author="PR Preview" w:date="2026-01-01T00:00:00Z">
        <w:r>
          <w:t xml:space="preserve">. </w:t>
        </w:r>
      </w:ins>
      <w:ins w:id="1764" w:author="PR Preview" w:date="2026-01-01T00:00:00Z">
        <w:r>
          <w:t xml:space="preserve">A flat point</w:t>
        </w:r>
      </w:ins>
      <w:ins w:id="1765" w:author="PR Preview" w:date="2026-01-01T00:00:00Z">
        <w:r>
          <w:t xml:space="preserve"> </w:t>
        </w:r>
      </w:ins>
      <m:oMath>
        <m:r>
          <m:t>c</m:t>
        </m:r>
      </m:oMath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has</w:t>
        </w:r>
      </w:ins>
      <w:ins w:id="1768" w:author="PR Preview" w:date="2026-01-01T00:00:00Z">
        <w:r>
          <w:t xml:space="preserve"> </w:t>
        </w:r>
      </w:ins>
      <m:oMath>
        <m:r>
          <m:t>f</m:t>
        </m:r>
      </m:oMath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differentiable at</w:t>
        </w:r>
      </w:ins>
      <w:ins w:id="1771" w:author="PR Preview" w:date="2026-01-01T00:00:00Z">
        <w:r>
          <w:t xml:space="preserve"> </w:t>
        </w:r>
      </w:ins>
      <m:oMath>
        <m:r>
          <m:t>c</m:t>
        </m:r>
      </m:oMath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and</w:t>
        </w:r>
      </w:ins>
      <w:ins w:id="177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775" w:author="PR Preview" w:date="2026-01-01T00:00:00Z">
        <w:r>
          <w:t xml:space="preserve">.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The condition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“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780" w:author="PR Preview" w:date="2026-01-01T00:00:00Z">
        <w:r>
          <w:t xml:space="preserve">”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is the first alternative in</w:t>
        </w:r>
      </w:ins>
      <w:ins w:id="1783" w:author="PR Preview" w:date="2026-01-01T00:00:00Z">
        <w:r>
          <w:t xml:space="preserve"> </w:t>
        </w:r>
      </w:ins>
      <w:hyperlink w:anchor="def-critical-point">
        <w:ins w:id="178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785" w:author="PR Preview" w:date="2026-01-01T00:00:00Z">
        <w:r>
          <w:t xml:space="preserve">,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so</w:t>
        </w:r>
      </w:ins>
      <w:ins w:id="1788" w:author="PR Preview" w:date="2026-01-01T00:00:00Z">
        <w:r>
          <w:t xml:space="preserve"> </w:t>
        </w:r>
      </w:ins>
      <m:oMath>
        <m:r>
          <m:t>c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is a critical point.</w:t>
        </w:r>
      </w:ins>
    </w:p>
    <w:bookmarkStart w:id="124" w:name="exm-flat-point-critical"/>
    <w:p>
      <w:pPr>
        <w:pStyle w:val="BodyText"/>
      </w:pPr>
      <w:ins w:id="1791" w:author="PR Preview" w:date="2026-01-01T00:00:00Z">
        <w:r>
          <w:rPr>
            <w:b/>
            <w:bCs/>
          </w:rPr>
          <w:t xml:space="preserve">Example 11 (The flat points of a cubic, and a critical point that is not flat)</w:t>
        </w:r>
      </w:ins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For</w:t>
        </w:r>
      </w:ins>
      <w:ins w:id="17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ins w:id="1795" w:author="PR Preview" w:date="2026-01-01T00:00:00Z">
        <w:r>
          <w:t xml:space="preserve">, the derivative is</w:t>
        </w:r>
      </w:ins>
      <w:ins w:id="179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ins w:id="1797" w:author="PR Preview" w:date="2026-01-01T00:00:00Z">
        <w:r>
          <w:t xml:space="preserve">.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The code differentiates</w:t>
        </w:r>
      </w:ins>
      <w:ins w:id="1800" w:author="PR Preview" w:date="2026-01-01T00:00:00Z">
        <w:r>
          <w:t xml:space="preserve"> </w:t>
        </w:r>
      </w:ins>
      <m:oMath>
        <m:r>
          <m:t>f</m:t>
        </m:r>
      </m:oMath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with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rPr>
            <w:rStyle w:val="VerbatimChar"/>
          </w:rPr>
          <w:t xml:space="preserve">D()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and evaluates</w:t>
        </w:r>
      </w:ins>
      <w:ins w:id="180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at several points.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For</w:t>
        </w:r>
      </w:ins>
      <w:ins w:id="181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ins w:id="1813" w:author="PR Preview" w:date="2026-01-01T00:00:00Z">
        <w:r>
          <w:t xml:space="preserve">, it computes the difference quotients at</w:t>
        </w:r>
      </w:ins>
      <w:ins w:id="1814" w:author="PR Preview" w:date="2026-01-01T00:00:00Z">
        <w:r>
          <w:t xml:space="preserve"> </w:t>
        </w:r>
      </w:ins>
      <m:oMath>
        <m:r>
          <m:t>0</m:t>
        </m:r>
      </m:oMath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from both sides.</w:t>
        </w:r>
      </w:ins>
    </w:p>
    <w:p>
      <w:pPr>
        <w:pStyle w:val="SourceCode"/>
      </w:pPr>
      <w:ins w:id="1817" w:author="PR Preview" w:date="2026-01-01T00:00:00Z">
        <w:r>
          <w:rPr>
            <w:rStyle w:val="NormalTok"/>
          </w:rPr>
          <w:t xml:space="preserve">f_prime </w:t>
        </w:r>
      </w:ins>
      <w:ins w:id="1818" w:author="PR Preview" w:date="2026-01-01T00:00:00Z">
        <w:r>
          <w:rPr>
            <w:rStyle w:val="OtherTok"/>
          </w:rPr>
          <w:t xml:space="preserve">&lt;-</w:t>
        </w:r>
      </w:ins>
      <w:ins w:id="1819" w:author="PR Preview" w:date="2026-01-01T00:00:00Z">
        <w:r>
          <w:rPr>
            <w:rStyle w:val="NormalTok"/>
          </w:rPr>
          <w:t xml:space="preserve"> </w:t>
        </w:r>
      </w:ins>
      <w:ins w:id="1820" w:author="PR Preview" w:date="2026-01-01T00:00:00Z">
        <w:r>
          <w:rPr>
            <w:rStyle w:val="FunctionTok"/>
          </w:rPr>
          <w:t xml:space="preserve">D</w:t>
        </w:r>
      </w:ins>
      <w:ins w:id="1821" w:author="PR Preview" w:date="2026-01-01T00:00:00Z">
        <w:r>
          <w:rPr>
            <w:rStyle w:val="NormalTok"/>
          </w:rPr>
          <w:t xml:space="preserve">(</w:t>
        </w:r>
      </w:ins>
      <w:ins w:id="1822" w:author="PR Preview" w:date="2026-01-01T00:00:00Z">
        <w:r>
          <w:rPr>
            <w:rStyle w:val="FunctionTok"/>
          </w:rPr>
          <w:t xml:space="preserve">quote</w:t>
        </w:r>
      </w:ins>
      <w:ins w:id="1823" w:author="PR Preview" w:date="2026-01-01T00:00:00Z">
        <w:r>
          <w:rPr>
            <w:rStyle w:val="NormalTok"/>
          </w:rPr>
          <w:t xml:space="preserve">(w</w:t>
        </w:r>
      </w:ins>
      <w:ins w:id="1824" w:author="PR Preview" w:date="2026-01-01T00:00:00Z">
        <w:r>
          <w:rPr>
            <w:rStyle w:val="SpecialCharTok"/>
          </w:rPr>
          <w:t xml:space="preserve">^</w:t>
        </w:r>
      </w:ins>
      <w:ins w:id="1825" w:author="PR Preview" w:date="2026-01-01T00:00:00Z">
        <w:r>
          <w:rPr>
            <w:rStyle w:val="DecValTok"/>
          </w:rPr>
          <w:t xml:space="preserve">3</w:t>
        </w:r>
      </w:ins>
      <w:ins w:id="1826" w:author="PR Preview" w:date="2026-01-01T00:00:00Z">
        <w:r>
          <w:rPr>
            <w:rStyle w:val="NormalTok"/>
          </w:rPr>
          <w:t xml:space="preserve"> </w:t>
        </w:r>
      </w:ins>
      <w:ins w:id="1827" w:author="PR Preview" w:date="2026-01-01T00:00:00Z">
        <w:r>
          <w:rPr>
            <w:rStyle w:val="SpecialCharTok"/>
          </w:rPr>
          <w:t xml:space="preserve">-</w:t>
        </w:r>
      </w:ins>
      <w:ins w:id="1828" w:author="PR Preview" w:date="2026-01-01T00:00:00Z">
        <w:r>
          <w:rPr>
            <w:rStyle w:val="NormalTok"/>
          </w:rPr>
          <w:t xml:space="preserve"> </w:t>
        </w:r>
      </w:ins>
      <w:ins w:id="1829" w:author="PR Preview" w:date="2026-01-01T00:00:00Z">
        <w:r>
          <w:rPr>
            <w:rStyle w:val="DecValTok"/>
          </w:rPr>
          <w:t xml:space="preserve">3</w:t>
        </w:r>
      </w:ins>
      <w:ins w:id="1830" w:author="PR Preview" w:date="2026-01-01T00:00:00Z">
        <w:r>
          <w:rPr>
            <w:rStyle w:val="NormalTok"/>
          </w:rPr>
          <w:t xml:space="preserve"> </w:t>
        </w:r>
      </w:ins>
      <w:ins w:id="1831" w:author="PR Preview" w:date="2026-01-01T00:00:00Z">
        <w:r>
          <w:rPr>
            <w:rStyle w:val="SpecialCharTok"/>
          </w:rPr>
          <w:t xml:space="preserve">*</w:t>
        </w:r>
      </w:ins>
      <w:ins w:id="1832" w:author="PR Preview" w:date="2026-01-01T00:00:00Z">
        <w:r>
          <w:rPr>
            <w:rStyle w:val="NormalTok"/>
          </w:rPr>
          <w:t xml:space="preserve"> w), </w:t>
        </w:r>
      </w:ins>
      <w:ins w:id="1833" w:author="PR Preview" w:date="2026-01-01T00:00:00Z">
        <w:r>
          <w:rPr>
            <w:rStyle w:val="StringTok"/>
          </w:rPr>
          <w:t xml:space="preserve">"w"</w:t>
        </w:r>
      </w:ins>
      <w:ins w:id="1834" w:author="PR Preview" w:date="2026-01-01T00:00:00Z">
        <w:r>
          <w:rPr>
            <w:rStyle w:val="NormalTok"/>
          </w:rPr>
          <w:t xml:space="preserve">)</w:t>
        </w:r>
      </w:ins>
      <w:ins w:id="1835" w:author="PR Preview" w:date="2026-01-01T00:00:00Z">
        <w:r>
          <w:br/>
        </w:r>
      </w:ins>
      <w:ins w:id="1836" w:author="PR Preview" w:date="2026-01-01T00:00:00Z">
        <w:r>
          <w:rPr>
            <w:rStyle w:val="NormalTok"/>
          </w:rPr>
          <w:t xml:space="preserve">points </w:t>
        </w:r>
      </w:ins>
      <w:ins w:id="1837" w:author="PR Preview" w:date="2026-01-01T00:00:00Z">
        <w:r>
          <w:rPr>
            <w:rStyle w:val="OtherTok"/>
          </w:rPr>
          <w:t xml:space="preserve">&lt;-</w:t>
        </w:r>
      </w:ins>
      <w:ins w:id="1838" w:author="PR Preview" w:date="2026-01-01T00:00:00Z">
        <w:r>
          <w:rPr>
            <w:rStyle w:val="NormalTok"/>
          </w:rPr>
          <w:t xml:space="preserve"> </w:t>
        </w:r>
      </w:ins>
      <w:ins w:id="1839" w:author="PR Preview" w:date="2026-01-01T00:00:00Z">
        <w:r>
          <w:rPr>
            <w:rStyle w:val="FunctionTok"/>
          </w:rPr>
          <w:t xml:space="preserve">c</w:t>
        </w:r>
      </w:ins>
      <w:ins w:id="1840" w:author="PR Preview" w:date="2026-01-01T00:00:00Z">
        <w:r>
          <w:rPr>
            <w:rStyle w:val="NormalTok"/>
          </w:rPr>
          <w:t xml:space="preserve">(</w:t>
        </w:r>
      </w:ins>
      <w:ins w:id="1841" w:author="PR Preview" w:date="2026-01-01T00:00:00Z">
        <w:r>
          <w:rPr>
            <w:rStyle w:val="SpecialCharTok"/>
          </w:rPr>
          <w:t xml:space="preserve">-</w:t>
        </w:r>
      </w:ins>
      <w:ins w:id="1842" w:author="PR Preview" w:date="2026-01-01T00:00:00Z">
        <w:r>
          <w:rPr>
            <w:rStyle w:val="DecValTok"/>
          </w:rPr>
          <w:t xml:space="preserve">2</w:t>
        </w:r>
      </w:ins>
      <w:ins w:id="1843" w:author="PR Preview" w:date="2026-01-01T00:00:00Z">
        <w:r>
          <w:rPr>
            <w:rStyle w:val="NormalTok"/>
          </w:rPr>
          <w:t xml:space="preserve">, </w:t>
        </w:r>
      </w:ins>
      <w:ins w:id="1844" w:author="PR Preview" w:date="2026-01-01T00:00:00Z">
        <w:r>
          <w:rPr>
            <w:rStyle w:val="SpecialCharTok"/>
          </w:rPr>
          <w:t xml:space="preserve">-</w:t>
        </w:r>
      </w:ins>
      <w:ins w:id="1845" w:author="PR Preview" w:date="2026-01-01T00:00:00Z">
        <w:r>
          <w:rPr>
            <w:rStyle w:val="DecValTok"/>
          </w:rPr>
          <w:t xml:space="preserve">1</w:t>
        </w:r>
      </w:ins>
      <w:ins w:id="1846" w:author="PR Preview" w:date="2026-01-01T00:00:00Z">
        <w:r>
          <w:rPr>
            <w:rStyle w:val="NormalTok"/>
          </w:rPr>
          <w:t xml:space="preserve">, </w:t>
        </w:r>
      </w:ins>
      <w:ins w:id="1847" w:author="PR Preview" w:date="2026-01-01T00:00:00Z">
        <w:r>
          <w:rPr>
            <w:rStyle w:val="DecValTok"/>
          </w:rPr>
          <w:t xml:space="preserve">0</w:t>
        </w:r>
      </w:ins>
      <w:ins w:id="1848" w:author="PR Preview" w:date="2026-01-01T00:00:00Z">
        <w:r>
          <w:rPr>
            <w:rStyle w:val="NormalTok"/>
          </w:rPr>
          <w:t xml:space="preserve">, </w:t>
        </w:r>
      </w:ins>
      <w:ins w:id="1849" w:author="PR Preview" w:date="2026-01-01T00:00:00Z">
        <w:r>
          <w:rPr>
            <w:rStyle w:val="DecValTok"/>
          </w:rPr>
          <w:t xml:space="preserve">1</w:t>
        </w:r>
      </w:ins>
      <w:ins w:id="1850" w:author="PR Preview" w:date="2026-01-01T00:00:00Z">
        <w:r>
          <w:rPr>
            <w:rStyle w:val="NormalTok"/>
          </w:rPr>
          <w:t xml:space="preserve">, </w:t>
        </w:r>
      </w:ins>
      <w:ins w:id="1851" w:author="PR Preview" w:date="2026-01-01T00:00:00Z">
        <w:r>
          <w:rPr>
            <w:rStyle w:val="DecValTok"/>
          </w:rPr>
          <w:t xml:space="preserve">2</w:t>
        </w:r>
      </w:ins>
      <w:ins w:id="1852" w:author="PR Preview" w:date="2026-01-01T00:00:00Z">
        <w:r>
          <w:rPr>
            <w:rStyle w:val="NormalTok"/>
          </w:rPr>
          <w:t xml:space="preserve">)</w:t>
        </w:r>
      </w:ins>
      <w:ins w:id="1853" w:author="PR Preview" w:date="2026-01-01T00:00:00Z">
        <w:r>
          <w:br/>
        </w:r>
      </w:ins>
      <w:ins w:id="1854" w:author="PR Preview" w:date="2026-01-01T00:00:00Z">
        <w:r>
          <w:rPr>
            <w:rStyle w:val="NormalTok"/>
          </w:rPr>
          <w:t xml:space="preserve">derivs </w:t>
        </w:r>
      </w:ins>
      <w:ins w:id="1855" w:author="PR Preview" w:date="2026-01-01T00:00:00Z">
        <w:r>
          <w:rPr>
            <w:rStyle w:val="OtherTok"/>
          </w:rPr>
          <w:t xml:space="preserve">&lt;-</w:t>
        </w:r>
      </w:ins>
      <w:ins w:id="1856" w:author="PR Preview" w:date="2026-01-01T00:00:00Z">
        <w:r>
          <w:rPr>
            <w:rStyle w:val="NormalTok"/>
          </w:rPr>
          <w:t xml:space="preserve"> </w:t>
        </w:r>
      </w:ins>
      <w:ins w:id="1857" w:author="PR Preview" w:date="2026-01-01T00:00:00Z">
        <w:r>
          <w:rPr>
            <w:rStyle w:val="FunctionTok"/>
          </w:rPr>
          <w:t xml:space="preserve">data.frame</w:t>
        </w:r>
      </w:ins>
      <w:ins w:id="1858" w:author="PR Preview" w:date="2026-01-01T00:00:00Z">
        <w:r>
          <w:rPr>
            <w:rStyle w:val="NormalTok"/>
          </w:rPr>
          <w:t xml:space="preserve">(</w:t>
        </w:r>
      </w:ins>
      <w:ins w:id="1859" w:author="PR Preview" w:date="2026-01-01T00:00:00Z">
        <w:r>
          <w:rPr>
            <w:rStyle w:val="AttributeTok"/>
          </w:rPr>
          <w:t xml:space="preserve">w =</w:t>
        </w:r>
      </w:ins>
      <w:ins w:id="1860" w:author="PR Preview" w:date="2026-01-01T00:00:00Z">
        <w:r>
          <w:rPr>
            <w:rStyle w:val="NormalTok"/>
          </w:rPr>
          <w:t xml:space="preserve"> points, </w:t>
        </w:r>
      </w:ins>
      <w:ins w:id="1861" w:author="PR Preview" w:date="2026-01-01T00:00:00Z">
        <w:r>
          <w:rPr>
            <w:rStyle w:val="AttributeTok"/>
          </w:rPr>
          <w:t xml:space="preserve">f_prime =</w:t>
        </w:r>
      </w:ins>
      <w:ins w:id="1862" w:author="PR Preview" w:date="2026-01-01T00:00:00Z">
        <w:r>
          <w:rPr>
            <w:rStyle w:val="NormalTok"/>
          </w:rPr>
          <w:t xml:space="preserve"> </w:t>
        </w:r>
      </w:ins>
      <w:ins w:id="1863" w:author="PR Preview" w:date="2026-01-01T00:00:00Z">
        <w:r>
          <w:rPr>
            <w:rStyle w:val="FunctionTok"/>
          </w:rPr>
          <w:t xml:space="preserve">eval</w:t>
        </w:r>
      </w:ins>
      <w:ins w:id="1864" w:author="PR Preview" w:date="2026-01-01T00:00:00Z">
        <w:r>
          <w:rPr>
            <w:rStyle w:val="NormalTok"/>
          </w:rPr>
          <w:t xml:space="preserve">(f_prime, </w:t>
        </w:r>
      </w:ins>
      <w:ins w:id="1865" w:author="PR Preview" w:date="2026-01-01T00:00:00Z">
        <w:r>
          <w:rPr>
            <w:rStyle w:val="FunctionTok"/>
          </w:rPr>
          <w:t xml:space="preserve">list</w:t>
        </w:r>
      </w:ins>
      <w:ins w:id="1866" w:author="PR Preview" w:date="2026-01-01T00:00:00Z">
        <w:r>
          <w:rPr>
            <w:rStyle w:val="NormalTok"/>
          </w:rPr>
          <w:t xml:space="preserve">(</w:t>
        </w:r>
      </w:ins>
      <w:ins w:id="1867" w:author="PR Preview" w:date="2026-01-01T00:00:00Z">
        <w:r>
          <w:rPr>
            <w:rStyle w:val="AttributeTok"/>
          </w:rPr>
          <w:t xml:space="preserve">w =</w:t>
        </w:r>
      </w:ins>
      <w:ins w:id="1868" w:author="PR Preview" w:date="2026-01-01T00:00:00Z">
        <w:r>
          <w:rPr>
            <w:rStyle w:val="NormalTok"/>
          </w:rPr>
          <w:t xml:space="preserve"> points)))</w:t>
        </w:r>
      </w:ins>
      <w:ins w:id="1869" w:author="PR Preview" w:date="2026-01-01T00:00:00Z">
        <w:r>
          <w:br/>
        </w:r>
      </w:ins>
      <w:ins w:id="1870" w:author="PR Preview" w:date="2026-01-01T00:00:00Z">
        <w:r>
          <w:rPr>
            <w:rStyle w:val="NormalTok"/>
          </w:rPr>
          <w:t xml:space="preserve">derivs</w:t>
        </w:r>
      </w:ins>
      <w:ins w:id="1871" w:author="PR Preview" w:date="2026-01-01T00:00:00Z">
        <w:r>
          <w:br/>
        </w:r>
      </w:ins>
      <w:ins w:id="1872" w:author="PR Preview" w:date="2026-01-01T00:00:00Z">
        <w:r>
          <w:rPr>
            <w:rStyle w:val="CommentTok"/>
          </w:rPr>
          <w:t xml:space="preserve">#&gt; # A tibble: 5 × 2</w:t>
        </w:r>
      </w:ins>
      <w:ins w:id="1873" w:author="PR Preview" w:date="2026-01-01T00:00:00Z">
        <w:r>
          <w:br/>
        </w:r>
      </w:ins>
      <w:ins w:id="1874" w:author="PR Preview" w:date="2026-01-01T00:00:00Z">
        <w:r>
          <w:rPr>
            <w:rStyle w:val="CommentTok"/>
          </w:rPr>
          <w:t xml:space="preserve">#&gt;       w f_prime</w:t>
        </w:r>
      </w:ins>
      <w:ins w:id="1875" w:author="PR Preview" w:date="2026-01-01T00:00:00Z">
        <w:r>
          <w:br/>
        </w:r>
      </w:ins>
      <w:ins w:id="1876" w:author="PR Preview" w:date="2026-01-01T00:00:00Z">
        <w:r>
          <w:rPr>
            <w:rStyle w:val="CommentTok"/>
          </w:rPr>
          <w:t xml:space="preserve">#&gt;   &lt;dbl&gt;   &lt;dbl&gt;</w:t>
        </w:r>
      </w:ins>
      <w:ins w:id="1877" w:author="PR Preview" w:date="2026-01-01T00:00:00Z">
        <w:r>
          <w:br/>
        </w:r>
      </w:ins>
      <w:ins w:id="1878" w:author="PR Preview" w:date="2026-01-01T00:00:00Z">
        <w:r>
          <w:rPr>
            <w:rStyle w:val="CommentTok"/>
          </w:rPr>
          <w:t xml:space="preserve">#&gt; 1    -2       9</w:t>
        </w:r>
      </w:ins>
      <w:ins w:id="1879" w:author="PR Preview" w:date="2026-01-01T00:00:00Z">
        <w:r>
          <w:br/>
        </w:r>
      </w:ins>
      <w:ins w:id="1880" w:author="PR Preview" w:date="2026-01-01T00:00:00Z">
        <w:r>
          <w:rPr>
            <w:rStyle w:val="CommentTok"/>
          </w:rPr>
          <w:t xml:space="preserve">#&gt; 2    -1       0</w:t>
        </w:r>
      </w:ins>
      <w:ins w:id="1881" w:author="PR Preview" w:date="2026-01-01T00:00:00Z">
        <w:r>
          <w:br/>
        </w:r>
      </w:ins>
      <w:ins w:id="1882" w:author="PR Preview" w:date="2026-01-01T00:00:00Z">
        <w:r>
          <w:rPr>
            <w:rStyle w:val="CommentTok"/>
          </w:rPr>
          <w:t xml:space="preserve">#&gt; 3     0      -3</w:t>
        </w:r>
      </w:ins>
      <w:ins w:id="1883" w:author="PR Preview" w:date="2026-01-01T00:00:00Z">
        <w:r>
          <w:br/>
        </w:r>
      </w:ins>
      <w:ins w:id="1884" w:author="PR Preview" w:date="2026-01-01T00:00:00Z">
        <w:r>
          <w:rPr>
            <w:rStyle w:val="CommentTok"/>
          </w:rPr>
          <w:t xml:space="preserve">#&gt; 4     1       0</w:t>
        </w:r>
      </w:ins>
      <w:ins w:id="1885" w:author="PR Preview" w:date="2026-01-01T00:00:00Z">
        <w:r>
          <w:br/>
        </w:r>
      </w:ins>
      <w:ins w:id="1886" w:author="PR Preview" w:date="2026-01-01T00:00:00Z">
        <w:r>
          <w:rPr>
            <w:rStyle w:val="CommentTok"/>
          </w:rPr>
          <w:t xml:space="preserve">#&gt; 5     2       9</w:t>
        </w:r>
      </w:ins>
      <w:ins w:id="1887" w:author="PR Preview" w:date="2026-01-01T00:00:00Z">
        <w:r>
          <w:br/>
        </w:r>
      </w:ins>
      <w:ins w:id="1888" w:author="PR Preview" w:date="2026-01-01T00:00:00Z">
        <w:r>
          <w:rPr>
            <w:rStyle w:val="NormalTok"/>
          </w:rPr>
          <w:t xml:space="preserve">flat </w:t>
        </w:r>
      </w:ins>
      <w:ins w:id="1889" w:author="PR Preview" w:date="2026-01-01T00:00:00Z">
        <w:r>
          <w:rPr>
            <w:rStyle w:val="OtherTok"/>
          </w:rPr>
          <w:t xml:space="preserve">&lt;-</w:t>
        </w:r>
      </w:ins>
      <w:ins w:id="1890" w:author="PR Preview" w:date="2026-01-01T00:00:00Z">
        <w:r>
          <w:rPr>
            <w:rStyle w:val="NormalTok"/>
          </w:rPr>
          <w:t xml:space="preserve"> derivs</w:t>
        </w:r>
      </w:ins>
      <w:ins w:id="1891" w:author="PR Preview" w:date="2026-01-01T00:00:00Z">
        <w:r>
          <w:rPr>
            <w:rStyle w:val="SpecialCharTok"/>
          </w:rPr>
          <w:t xml:space="preserve">$</w:t>
        </w:r>
      </w:ins>
      <w:ins w:id="1892" w:author="PR Preview" w:date="2026-01-01T00:00:00Z">
        <w:r>
          <w:rPr>
            <w:rStyle w:val="NormalTok"/>
          </w:rPr>
          <w:t xml:space="preserve">w[derivs</w:t>
        </w:r>
      </w:ins>
      <w:ins w:id="1893" w:author="PR Preview" w:date="2026-01-01T00:00:00Z">
        <w:r>
          <w:rPr>
            <w:rStyle w:val="SpecialCharTok"/>
          </w:rPr>
          <w:t xml:space="preserve">$</w:t>
        </w:r>
      </w:ins>
      <w:ins w:id="1894" w:author="PR Preview" w:date="2026-01-01T00:00:00Z">
        <w:r>
          <w:rPr>
            <w:rStyle w:val="NormalTok"/>
          </w:rPr>
          <w:t xml:space="preserve">f_prime </w:t>
        </w:r>
      </w:ins>
      <w:ins w:id="1895" w:author="PR Preview" w:date="2026-01-01T00:00:00Z">
        <w:r>
          <w:rPr>
            <w:rStyle w:val="SpecialCharTok"/>
          </w:rPr>
          <w:t xml:space="preserve">==</w:t>
        </w:r>
      </w:ins>
      <w:ins w:id="1896" w:author="PR Preview" w:date="2026-01-01T00:00:00Z">
        <w:r>
          <w:rPr>
            <w:rStyle w:val="NormalTok"/>
          </w:rPr>
          <w:t xml:space="preserve"> </w:t>
        </w:r>
      </w:ins>
      <w:ins w:id="1897" w:author="PR Preview" w:date="2026-01-01T00:00:00Z">
        <w:r>
          <w:rPr>
            <w:rStyle w:val="DecValTok"/>
          </w:rPr>
          <w:t xml:space="preserve">0</w:t>
        </w:r>
      </w:ins>
      <w:ins w:id="1898" w:author="PR Preview" w:date="2026-01-01T00:00:00Z">
        <w:r>
          <w:rPr>
            <w:rStyle w:val="NormalTok"/>
          </w:rPr>
          <w:t xml:space="preserve">]</w:t>
        </w:r>
      </w:ins>
      <w:ins w:id="1899" w:author="PR Preview" w:date="2026-01-01T00:00:00Z">
        <w:r>
          <w:br/>
        </w:r>
      </w:ins>
      <w:ins w:id="1900" w:author="PR Preview" w:date="2026-01-01T00:00:00Z">
        <w:r>
          <w:br/>
        </w:r>
      </w:ins>
      <w:ins w:id="1901" w:author="PR Preview" w:date="2026-01-01T00:00:00Z">
        <w:r>
          <w:rPr>
            <w:rStyle w:val="NormalTok"/>
          </w:rPr>
          <w:t xml:space="preserve">h </w:t>
        </w:r>
      </w:ins>
      <w:ins w:id="1902" w:author="PR Preview" w:date="2026-01-01T00:00:00Z">
        <w:r>
          <w:rPr>
            <w:rStyle w:val="OtherTok"/>
          </w:rPr>
          <w:t xml:space="preserve">&lt;-</w:t>
        </w:r>
      </w:ins>
      <w:ins w:id="1903" w:author="PR Preview" w:date="2026-01-01T00:00:00Z">
        <w:r>
          <w:rPr>
            <w:rStyle w:val="NormalTok"/>
          </w:rPr>
          <w:t xml:space="preserve"> </w:t>
        </w:r>
      </w:ins>
      <w:ins w:id="1904" w:author="PR Preview" w:date="2026-01-01T00:00:00Z">
        <w:r>
          <w:rPr>
            <w:rStyle w:val="FunctionTok"/>
          </w:rPr>
          <w:t xml:space="preserve">c</w:t>
        </w:r>
      </w:ins>
      <w:ins w:id="1905" w:author="PR Preview" w:date="2026-01-01T00:00:00Z">
        <w:r>
          <w:rPr>
            <w:rStyle w:val="NormalTok"/>
          </w:rPr>
          <w:t xml:space="preserve">(</w:t>
        </w:r>
      </w:ins>
      <w:ins w:id="1906" w:author="PR Preview" w:date="2026-01-01T00:00:00Z">
        <w:r>
          <w:rPr>
            <w:rStyle w:val="SpecialCharTok"/>
          </w:rPr>
          <w:t xml:space="preserve">-</w:t>
        </w:r>
      </w:ins>
      <w:ins w:id="1907" w:author="PR Preview" w:date="2026-01-01T00:00:00Z">
        <w:r>
          <w:rPr>
            <w:rStyle w:val="FloatTok"/>
          </w:rPr>
          <w:t xml:space="preserve">1e-3</w:t>
        </w:r>
      </w:ins>
      <w:ins w:id="1908" w:author="PR Preview" w:date="2026-01-01T00:00:00Z">
        <w:r>
          <w:rPr>
            <w:rStyle w:val="NormalTok"/>
          </w:rPr>
          <w:t xml:space="preserve">, </w:t>
        </w:r>
      </w:ins>
      <w:ins w:id="1909" w:author="PR Preview" w:date="2026-01-01T00:00:00Z">
        <w:r>
          <w:rPr>
            <w:rStyle w:val="FloatTok"/>
          </w:rPr>
          <w:t xml:space="preserve">1e-3</w:t>
        </w:r>
      </w:ins>
      <w:ins w:id="1910" w:author="PR Preview" w:date="2026-01-01T00:00:00Z">
        <w:r>
          <w:rPr>
            <w:rStyle w:val="NormalTok"/>
          </w:rPr>
          <w:t xml:space="preserve">)</w:t>
        </w:r>
      </w:ins>
      <w:ins w:id="1911" w:author="PR Preview" w:date="2026-01-01T00:00:00Z">
        <w:r>
          <w:br/>
        </w:r>
      </w:ins>
      <w:ins w:id="1912" w:author="PR Preview" w:date="2026-01-01T00:00:00Z">
        <w:r>
          <w:rPr>
            <w:rStyle w:val="NormalTok"/>
          </w:rPr>
          <w:t xml:space="preserve">quotients </w:t>
        </w:r>
      </w:ins>
      <w:ins w:id="1913" w:author="PR Preview" w:date="2026-01-01T00:00:00Z">
        <w:r>
          <w:rPr>
            <w:rStyle w:val="OtherTok"/>
          </w:rPr>
          <w:t xml:space="preserve">&lt;-</w:t>
        </w:r>
      </w:ins>
      <w:ins w:id="1914" w:author="PR Preview" w:date="2026-01-01T00:00:00Z">
        <w:r>
          <w:rPr>
            <w:rStyle w:val="NormalTok"/>
          </w:rPr>
          <w:t xml:space="preserve"> </w:t>
        </w:r>
      </w:ins>
      <w:ins w:id="1915" w:author="PR Preview" w:date="2026-01-01T00:00:00Z">
        <w:r>
          <w:rPr>
            <w:rStyle w:val="FunctionTok"/>
          </w:rPr>
          <w:t xml:space="preserve">abs</w:t>
        </w:r>
      </w:ins>
      <w:ins w:id="1916" w:author="PR Preview" w:date="2026-01-01T00:00:00Z">
        <w:r>
          <w:rPr>
            <w:rStyle w:val="NormalTok"/>
          </w:rPr>
          <w:t xml:space="preserve">(h) </w:t>
        </w:r>
      </w:ins>
      <w:ins w:id="1917" w:author="PR Preview" w:date="2026-01-01T00:00:00Z">
        <w:r>
          <w:rPr>
            <w:rStyle w:val="SpecialCharTok"/>
          </w:rPr>
          <w:t xml:space="preserve">/</w:t>
        </w:r>
      </w:ins>
      <w:ins w:id="1918" w:author="PR Preview" w:date="2026-01-01T00:00:00Z">
        <w:r>
          <w:rPr>
            <w:rStyle w:val="NormalTok"/>
          </w:rPr>
          <w:t xml:space="preserve"> h</w:t>
        </w:r>
      </w:ins>
      <w:ins w:id="1919" w:author="PR Preview" w:date="2026-01-01T00:00:00Z">
        <w:r>
          <w:br/>
        </w:r>
      </w:ins>
      <w:ins w:id="1920" w:author="PR Preview" w:date="2026-01-01T00:00:00Z">
        <w:r>
          <w:rPr>
            <w:rStyle w:val="NormalTok"/>
          </w:rPr>
          <w:t xml:space="preserve">quotients</w:t>
        </w:r>
      </w:ins>
      <w:ins w:id="1921" w:author="PR Preview" w:date="2026-01-01T00:00:00Z">
        <w:r>
          <w:br/>
        </w:r>
      </w:ins>
      <w:ins w:id="1922" w:author="PR Preview" w:date="2026-01-01T00:00:00Z">
        <w:r>
          <w:rPr>
            <w:rStyle w:val="CommentTok"/>
          </w:rPr>
          <w:t xml:space="preserve">#&gt; [1] -1  1</w:t>
        </w:r>
      </w:ins>
    </w:p>
    <w:p>
      <w:pPr>
        <w:pStyle w:val="FirstParagraph"/>
      </w:pPr>
      <w:ins w:id="1923" w:author="PR Preview" w:date="2026-01-01T00:00:00Z">
        <w:r>
          <w:t xml:space="preserve">The derivative is</w:t>
        </w:r>
      </w:ins>
      <w:ins w:id="1924" w:author="PR Preview" w:date="2026-01-01T00:00:00Z">
        <w:r>
          <w:t xml:space="preserve"> </w:t>
        </w:r>
      </w:ins>
      <m:oMath>
        <m:r>
          <m:t>0</m:t>
        </m:r>
      </m:oMath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at 2 of the 5 points,</w:t>
        </w:r>
      </w:ins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namely</w:t>
        </w:r>
      </w:ins>
      <w:ins w:id="1929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and</w:t>
        </w:r>
      </w:ins>
      <w:ins w:id="1932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</m:oMath>
      <w:ins w:id="1933" w:author="PR Preview" w:date="2026-01-01T00:00:00Z">
        <w:r>
          <w:t xml:space="preserve">.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These are flat points of</w:t>
        </w:r>
      </w:ins>
      <w:ins w:id="1936" w:author="PR Preview" w:date="2026-01-01T00:00:00Z">
        <w:r>
          <w:t xml:space="preserve"> </w:t>
        </w:r>
      </w:ins>
      <m:oMath>
        <m:r>
          <m:t>f</m:t>
        </m:r>
      </m:oMath>
      <w:ins w:id="1937" w:author="PR Preview" w:date="2026-01-01T00:00:00Z">
        <w:r>
          <w:t xml:space="preserve">, so by</w:t>
        </w:r>
      </w:ins>
      <w:ins w:id="1938" w:author="PR Preview" w:date="2026-01-01T00:00:00Z">
        <w:r>
          <w:t xml:space="preserve"> </w:t>
        </w:r>
      </w:ins>
      <w:hyperlink w:anchor="thm-flat-point-critical">
        <w:ins w:id="193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they are critical points.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The difference quotients of</w:t>
        </w:r>
      </w:ins>
      <w:ins w:id="1944" w:author="PR Preview" w:date="2026-01-01T00:00:00Z">
        <w:r>
          <w:t xml:space="preserve"> </w:t>
        </w:r>
      </w:ins>
      <m:oMath>
        <m:r>
          <m:t>g</m:t>
        </m:r>
      </m:oMath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at</w:t>
        </w:r>
      </w:ins>
      <w:ins w:id="1947" w:author="PR Preview" w:date="2026-01-01T00:00:00Z">
        <w:r>
          <w:t xml:space="preserve"> </w:t>
        </w:r>
      </w:ins>
      <m:oMath>
        <m:r>
          <m:t>0</m:t>
        </m:r>
      </m:oMath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are -1 from the left and 1 from the right,</w:t>
        </w:r>
      </w:ins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so</w:t>
        </w:r>
      </w:ins>
      <w:ins w:id="1952" w:author="PR Preview" w:date="2026-01-01T00:00:00Z">
        <w:r>
          <w:t xml:space="preserve"> </w:t>
        </w:r>
      </w:ins>
      <m:oMath>
        <m:r>
          <m:t>g</m:t>
        </m:r>
      </m:oMath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has no derivative at</w:t>
        </w:r>
      </w:ins>
      <w:ins w:id="1955" w:author="PR Preview" w:date="2026-01-01T00:00:00Z">
        <w:r>
          <w:t xml:space="preserve"> </w:t>
        </w:r>
      </w:ins>
      <m:oMath>
        <m:r>
          <m:t>0</m:t>
        </m:r>
      </m:oMath>
      <w:ins w:id="1956" w:author="PR Preview" w:date="2026-01-01T00:00:00Z">
        <w:r>
          <w:t xml:space="preserve">.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Thus</w:t>
        </w:r>
      </w:ins>
      <w:ins w:id="1959" w:author="PR Preview" w:date="2026-01-01T00:00:00Z">
        <w:r>
          <w:t xml:space="preserve"> </w:t>
        </w:r>
      </w:ins>
      <m:oMath>
        <m:r>
          <m:t>0</m:t>
        </m:r>
      </m:oMath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is a critical point of</w:t>
        </w:r>
      </w:ins>
      <w:ins w:id="1962" w:author="PR Preview" w:date="2026-01-01T00:00:00Z">
        <w:r>
          <w:t xml:space="preserve"> </w:t>
        </w:r>
      </w:ins>
      <m:oMath>
        <m:r>
          <m:t>g</m:t>
        </m:r>
      </m:oMath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(</w:t>
        </w:r>
      </w:ins>
      <w:hyperlink w:anchor="def-critical-point">
        <w:ins w:id="196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966" w:author="PR Preview" w:date="2026-01-01T00:00:00Z">
        <w:r>
          <w:t xml:space="preserve">), but not a flat point.</w:t>
        </w:r>
      </w:ins>
    </w:p>
    <w:bookmarkEnd w:id="124"/>
    <w:bookmarkStart w:id="125" w:name="exr-miller-deriv-opt-gamma-kernel"/>
    <w:p>
      <w:pPr>
        <w:pStyle w:val="BodyText"/>
      </w:pPr>
      <w:ins w:id="1967" w:author="PR Preview" w:date="2026-01-01T00:00:00Z">
        <w:r>
          <w:rPr>
            <w:b/>
            <w:bCs/>
          </w:rPr>
          <w:t xml:space="preserve">Exercise 15 (Maximizing a gamma-family kernel)</w:t>
        </w:r>
      </w:ins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Adapted from</w:t>
        </w:r>
      </w:ins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Miller (2016)</w:t>
        </w:r>
      </w:ins>
      <w:ins w:id="1972" w:author="PR Preview" w:date="2026-01-01T00:00:00Z">
        <w:r>
          <w:t xml:space="preserve">, Question 1.1.10.</w:t>
        </w:r>
      </w:ins>
    </w:p>
    <w:p>
      <w:pPr>
        <w:pStyle w:val="BodyText"/>
      </w:pPr>
      <w:ins w:id="1973" w:author="PR Preview" w:date="2026-01-01T00:00:00Z">
        <w:r>
          <w:t xml:space="preserve">Find the maximum value of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ins w:id="1974" w:author="PR Preview" w:date="2026-01-01T00:00:00Z">
        <w:r>
          <w:t xml:space="preserve">on the interval</w:t>
        </w:r>
      </w:ins>
      <w:ins w:id="197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976" w:author="PR Preview" w:date="2026-01-01T00:00:00Z">
        <w:r>
          <w:t xml:space="preserve">.</w:t>
        </w:r>
      </w:ins>
    </w:p>
    <w:bookmarkEnd w:id="125"/>
    <w:bookmarkStart w:id="126" w:name="sol-miller-deriv-opt-gamma-kernel"/>
    <w:p>
      <w:pPr>
        <w:pStyle w:val="BodyText"/>
      </w:pPr>
      <w:ins w:id="1977" w:author="PR Preview" w:date="2026-01-01T00:00:00Z">
        <w:r>
          <w:rPr>
            <w:i/>
            <w:iCs/>
          </w:rPr>
          <w:t xml:space="preserve">Solution 15</w:t>
        </w:r>
      </w:ins>
      <w:ins w:id="1978" w:author="PR Preview" w:date="2026-01-01T00:00:00Z">
        <w:r>
          <w:t xml:space="preserve">. </w:t>
        </w:r>
      </w:ins>
      <w:ins w:id="1979" w:author="PR Preview" w:date="2026-01-01T00:00:00Z">
        <w:r>
          <w:t xml:space="preserve">Differentiate using the product rule: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980" w:author="PR Preview" w:date="2026-01-01T00:00:00Z">
        <w:r>
          <w:t xml:space="preserve">On</w:t>
        </w:r>
      </w:ins>
      <w:ins w:id="198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982" w:author="PR Preview" w:date="2026-01-01T00:00:00Z">
        <w:r>
          <w:t xml:space="preserve">,</w:t>
        </w:r>
      </w:ins>
      <w:ins w:id="1983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ins w:id="1984" w:author="PR Preview" w:date="2026-01-01T00:00:00Z">
        <w:r>
          <w:t xml:space="preserve">, so</w:t>
        </w:r>
      </w:ins>
      <w:ins w:id="198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only at</w:t>
        </w:r>
      </w:ins>
      <w:ins w:id="198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and</w:t>
        </w:r>
      </w:ins>
      <w:ins w:id="199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</m:t>
        </m:r>
      </m:oMath>
      <w:ins w:id="1992" w:author="PR Preview" w:date="2026-01-01T00:00:00Z">
        <w:r>
          <w:t xml:space="preserve">.</w:t>
        </w:r>
      </w:ins>
    </w:p>
    <w:p>
      <w:pPr>
        <w:pStyle w:val="BodyText"/>
      </w:pPr>
      <w:ins w:id="1993" w:author="PR Preview" w:date="2026-01-01T00:00:00Z">
        <w:r>
          <w:t xml:space="preserve">Evaluate</w:t>
        </w:r>
      </w:ins>
      <w:ins w:id="1994" w:author="PR Preview" w:date="2026-01-01T00:00:00Z">
        <w:r>
          <w:t xml:space="preserve"> </w:t>
        </w:r>
      </w:ins>
      <m:oMath>
        <m:r>
          <m:t>f</m:t>
        </m:r>
      </m:oMath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at the boundary and critical points:</w:t>
        </w:r>
      </w:ins>
    </w:p>
    <w:p>
      <w:pPr>
        <w:numPr>
          <w:ilvl w:val="0"/>
          <w:numId w:val="1018"/>
        </w:numPr>
      </w:pPr>
      <w:ins w:id="1997" w:author="PR Preview" w:date="2026-01-01T00:00:00Z">
        <w:r>
          <w:t xml:space="preserve">At</w:t>
        </w:r>
      </w:ins>
      <w:ins w:id="199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999" w:author="PR Preview" w:date="2026-01-01T00:00:00Z">
        <w:r>
          <w:t xml:space="preserve">:</w:t>
        </w:r>
      </w:ins>
      <w:ins w:id="20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001" w:author="PR Preview" w:date="2026-01-01T00:00:00Z">
        <w:r>
          <w:t xml:space="preserve">.</w:t>
        </w:r>
      </w:ins>
    </w:p>
    <w:p>
      <w:pPr>
        <w:numPr>
          <w:ilvl w:val="0"/>
          <w:numId w:val="1018"/>
        </w:numPr>
      </w:pPr>
      <w:ins w:id="2002" w:author="PR Preview" w:date="2026-01-01T00:00:00Z">
        <w:r>
          <w:t xml:space="preserve">At</w:t>
        </w:r>
      </w:ins>
      <w:ins w:id="20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</m:t>
        </m:r>
      </m:oMath>
      <w:ins w:id="200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ins w:id="2005" w:author="PR Preview" w:date="2026-01-01T00:00:00Z">
        <w:r>
          <w:t xml:space="preserve">As</w:t>
        </w:r>
      </w:ins>
      <w:ins w:id="20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2007" w:author="PR Preview" w:date="2026-01-01T00:00:00Z">
        <w:r>
          <w:t xml:space="preserve">: exponential decay dominates polynomial growth, so</w:t>
        </w:r>
      </w:ins>
      <w:ins w:id="200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ins w:id="2009" w:author="PR Preview" w:date="2026-01-01T00:00:00Z">
        <w:r>
          <w:t xml:space="preserve">.</w:t>
        </w:r>
      </w:ins>
    </w:p>
    <w:p>
      <w:pPr>
        <w:pStyle w:val="FirstParagraph"/>
      </w:pPr>
      <w:ins w:id="2010" w:author="PR Preview" w:date="2026-01-01T00:00:00Z">
        <w:r>
          <w:t xml:space="preserve">Since</w:t>
        </w:r>
      </w:ins>
      <w:ins w:id="20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for all</w:t>
        </w:r>
      </w:ins>
      <w:ins w:id="201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and</w:t>
        </w:r>
      </w:ins>
      <w:ins w:id="201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018" w:author="PR Preview" w:date="2026-01-01T00:00:00Z">
        <w:r>
          <w:t xml:space="preserve">, the global maximum occurs at</w:t>
        </w:r>
      </w:ins>
      <w:ins w:id="20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</m:t>
        </m:r>
      </m:oMath>
      <w:ins w:id="2020" w:author="PR Preview" w:date="2026-01-01T00:00:00Z">
        <w:r>
          <w:t xml:space="preserve">, with maximum value</w:t>
        </w:r>
      </w:ins>
      <w:ins w:id="2021" w:author="PR Preview" w:date="2026-01-01T00:00:00Z">
        <w:r>
          <w:t xml:space="preserve"> </w:t>
        </w:r>
      </w:ins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ins w:id="2022" w:author="PR Preview" w:date="2026-01-01T00:00:00Z">
        <w:r>
          <w:t xml:space="preserve">.</w:t>
        </w:r>
      </w:ins>
    </w:p>
    <w:bookmarkEnd w:id="126"/>
    <w:bookmarkStart w:id="127" w:name="X2af8583915c3d6755df2ace9fe2e1b48908f679"/>
    <w:p>
      <w:pPr>
        <w:pStyle w:val="BodyText"/>
      </w:pPr>
      <w:ins w:id="2023" w:author="PR Preview" w:date="2026-01-01T00:00:00Z">
        <w:r>
          <w:rPr>
            <w:b/>
            <w:bCs/>
          </w:rPr>
          <w:t xml:space="preserve">Exercise 16 (Classifying critical points with the second derivative test)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Adapted from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Miller (2016)</w:t>
        </w:r>
      </w:ins>
      <w:ins w:id="2028" w:author="PR Preview" w:date="2026-01-01T00:00:00Z">
        <w:r>
          <w:t xml:space="preserve">, Question 1.1.11.</w:t>
        </w:r>
      </w:ins>
    </w:p>
    <w:p>
      <w:pPr>
        <w:pStyle w:val="BodyText"/>
      </w:pPr>
      <w:ins w:id="2029" w:author="PR Preview" w:date="2026-01-01T00:00:00Z">
        <w:r>
          <w:t xml:space="preserve">Find the critical points of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ins w:id="2030" w:author="PR Preview" w:date="2026-01-01T00:00:00Z">
        <w:r>
          <w:t xml:space="preserve">and decide whether each is a local maximum, a local minimum, or an inflection point.</w:t>
        </w:r>
      </w:ins>
    </w:p>
    <w:bookmarkEnd w:id="127"/>
    <w:bookmarkStart w:id="128" w:name="X9a58de6c6ab4baf2df3e3111c406b3abe7c25e0"/>
    <w:p>
      <w:pPr>
        <w:pStyle w:val="BodyText"/>
      </w:pPr>
      <w:ins w:id="2031" w:author="PR Preview" w:date="2026-01-01T00:00:00Z">
        <w:r>
          <w:rPr>
            <w:i/>
            <w:iCs/>
          </w:rPr>
          <w:t xml:space="preserve">Solution 16</w:t>
        </w:r>
      </w:ins>
      <w:ins w:id="2032" w:author="PR Preview" w:date="2026-01-01T00:00:00Z">
        <w:r>
          <w:t xml:space="preserve">. </w:t>
        </w:r>
      </w:ins>
      <w:ins w:id="2033" w:author="PR Preview" w:date="2026-01-01T00:00:00Z">
        <w:r>
          <w:t xml:space="preserve">Compute the first derivative: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034" w:author="PR Preview" w:date="2026-01-01T00:00:00Z">
        <w:r>
          <w:t xml:space="preserve">Setting</w:t>
        </w:r>
      </w:ins>
      <w:ins w:id="203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gives critical points at</w:t>
        </w:r>
      </w:ins>
      <w:ins w:id="203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and</w:t>
        </w:r>
      </w:ins>
      <w:ins w:id="204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042" w:author="PR Preview" w:date="2026-01-01T00:00:00Z">
        <w:r>
          <w:t xml:space="preserve">.</w:t>
        </w:r>
      </w:ins>
    </w:p>
    <w:p>
      <w:pPr>
        <w:pStyle w:val="BodyText"/>
      </w:pPr>
      <w:ins w:id="2043" w:author="PR Preview" w:date="2026-01-01T00:00:00Z">
        <w:r>
          <w:t xml:space="preserve">Compute the second derivative: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ins w:id="2044" w:author="PR Preview" w:date="2026-01-01T00:00:00Z">
        <w:r>
          <w:t xml:space="preserve">Apply the second derivative test at each critical point:</w:t>
        </w:r>
      </w:ins>
    </w:p>
    <w:p>
      <w:pPr>
        <w:numPr>
          <w:ilvl w:val="0"/>
          <w:numId w:val="1019"/>
        </w:numPr>
      </w:pPr>
      <w:ins w:id="2045" w:author="PR Preview" w:date="2026-01-01T00:00:00Z">
        <w:r>
          <w:t xml:space="preserve">At</w:t>
        </w:r>
      </w:ins>
      <w:ins w:id="204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047" w:author="PR Preview" w:date="2026-01-01T00:00:00Z">
        <w:r>
          <w:t xml:space="preserve">:</w:t>
        </w:r>
      </w:ins>
      <w:ins w:id="204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ins w:id="2049" w:author="PR Preview" w:date="2026-01-01T00:00:00Z">
        <w:r>
          <w:t xml:space="preserve">, so</w:t>
        </w:r>
      </w:ins>
      <w:ins w:id="20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is a strict local maximum.</w:t>
        </w:r>
      </w:ins>
    </w:p>
    <w:p>
      <w:pPr>
        <w:numPr>
          <w:ilvl w:val="0"/>
          <w:numId w:val="1019"/>
        </w:numPr>
      </w:pPr>
      <w:ins w:id="2053" w:author="PR Preview" w:date="2026-01-01T00:00:00Z">
        <w:r>
          <w:t xml:space="preserve">At</w:t>
        </w:r>
      </w:ins>
      <w:ins w:id="20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0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056" w:author="PR Preview" w:date="2026-01-01T00:00:00Z">
        <w:r>
          <w:t xml:space="preserve">so</w:t>
        </w:r>
      </w:ins>
      <w:ins w:id="205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is a strict local minimum.</w:t>
        </w:r>
      </w:ins>
    </w:p>
    <w:p>
      <w:pPr>
        <w:pStyle w:val="FirstParagraph"/>
      </w:pPr>
      <w:ins w:id="2060" w:author="PR Preview" w:date="2026-01-01T00:00:00Z">
        <w:r>
          <w:t xml:space="preserve">Inflection points occur where the second derivative changes sign 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061" w:author="PR Preview" w:date="2026-01-01T00:00:00Z">
        <w:r>
          <w:t xml:space="preserve"> </w:t>
        </w:r>
      </w:ins>
      <w:ins w:id="2062" w:author="PR Preview" w:date="2026-01-01T00:00:00Z">
        <w:r>
          <w:t xml:space="preserve">at</w:t>
        </w:r>
      </w:ins>
      <w:ins w:id="206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2064" w:author="PR Preview" w:date="2026-01-01T00:00:00Z">
        <w:r>
          <w:t xml:space="preserve">). Because</w:t>
        </w:r>
      </w:ins>
      <w:ins w:id="206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is non-zero at both critical points, neither is an inflection point.</w:t>
        </w:r>
      </w:ins>
    </w:p>
    <w:bookmarkEnd w:id="128"/>
    <w:bookmarkEnd w:id="129"/>
    <w:bookmarkStart w:id="176" w:name="sec-taylor-series"/>
    <w:p>
      <w:pPr>
        <w:pStyle w:val="Heading3"/>
      </w:pPr>
      <w:ins w:id="2068" w:author="PR Preview" w:date="2026-01-01T00:00:00Z">
        <w:r>
          <w:t xml:space="preserve">1.6 Taylor series</w:t>
        </w:r>
      </w:ins>
    </w:p>
    <w:bookmarkStart w:id="131" w:name="def-taylor-polynomial"/>
    <w:p>
      <w:pPr>
        <w:pStyle w:val="FirstParagraph"/>
      </w:pPr>
      <w:ins w:id="2069" w:author="PR Preview" w:date="2026-01-01T00:00:00Z">
        <w:r>
          <w:rPr>
            <w:b/>
            <w:bCs/>
          </w:rPr>
          <w:t xml:space="preserve">Definition 12 (Taylor polynomial and Taylor series)</w:t>
        </w:r>
      </w:ins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Let</w:t>
        </w:r>
      </w:ins>
      <w:ins w:id="2072" w:author="PR Preview" w:date="2026-01-01T00:00:00Z">
        <w:r>
          <w:t xml:space="preserve"> </w:t>
        </w:r>
      </w:ins>
      <m:oMath>
        <m:r>
          <m:t>f</m:t>
        </m:r>
      </m:oMath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be a function that has at least</w:t>
        </w:r>
      </w:ins>
      <w:ins w:id="2075" w:author="PR Preview" w:date="2026-01-01T00:00:00Z">
        <w:r>
          <w:t xml:space="preserve"> </w:t>
        </w:r>
      </w:ins>
      <m:oMath>
        <m:r>
          <m:t>n</m:t>
        </m:r>
      </m:oMath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derivatives at a point</w:t>
        </w:r>
      </w:ins>
      <w:ins w:id="207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2079" w:author="PR Preview" w:date="2026-01-01T00:00:00Z">
        <w:r>
          <w:t xml:space="preserve">.</w:t>
        </w:r>
      </w:ins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The</w:t>
        </w:r>
      </w:ins>
      <w:ins w:id="2082" w:author="PR Preview" w:date="2026-01-01T00:00:00Z">
        <w:r>
          <w:t xml:space="preserve"> </w:t>
        </w:r>
      </w:ins>
      <w:ins w:id="2083" w:author="PR Preview" w:date="2026-01-01T00:00:00Z">
        <w:r>
          <w:rPr>
            <w:b/>
            <w:bCs/>
          </w:rPr>
          <w:t xml:space="preserve">Taylor polynomial</w:t>
        </w:r>
      </w:ins>
      <w:ins w:id="2084" w:author="PR Preview" w:date="2026-01-01T00:00:00Z">
        <w:r>
          <w:t xml:space="preserve"> </w:t>
        </w:r>
      </w:ins>
      <w:ins w:id="2085" w:author="PR Preview" w:date="2026-01-01T00:00:00Z">
        <w:r>
          <w:t xml:space="preserve">of degree</w:t>
        </w:r>
      </w:ins>
      <w:ins w:id="2086" w:author="PR Preview" w:date="2026-01-01T00:00:00Z">
        <w:r>
          <w:t xml:space="preserve"> </w:t>
        </w:r>
      </w:ins>
      <m:oMath>
        <m:r>
          <m:t>n</m:t>
        </m:r>
      </m:oMath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for</w:t>
        </w:r>
      </w:ins>
      <w:ins w:id="2089" w:author="PR Preview" w:date="2026-01-01T00:00:00Z">
        <w:r>
          <w:t xml:space="preserve"> </w:t>
        </w:r>
      </w:ins>
      <m:oMath>
        <m:r>
          <m:t>f</m:t>
        </m:r>
      </m:oMath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centered at</w:t>
        </w:r>
      </w:ins>
      <w:ins w:id="20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is:</w:t>
        </w:r>
      </w:ins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ins w:id="2095" w:author="PR Preview" w:date="2026-01-01T00:00:00Z">
        <w:r>
          <w:t xml:space="preserve">When</w:t>
        </w:r>
      </w:ins>
      <w:ins w:id="20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097" w:author="PR Preview" w:date="2026-01-01T00:00:00Z">
        <w:r>
          <w:t xml:space="preserve">,</w:t>
        </w:r>
      </w:ins>
      <w:ins w:id="209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is called the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rPr>
            <w:b/>
            <w:bCs/>
          </w:rPr>
          <w:t xml:space="preserve">Maclaurin polynomial</w:t>
        </w:r>
      </w:ins>
      <w:ins w:id="2103" w:author="PR Preview" w:date="2026-01-01T00:00:00Z">
        <w:r>
          <w:t xml:space="preserve">.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When</w:t>
        </w:r>
      </w:ins>
      <w:ins w:id="2106" w:author="PR Preview" w:date="2026-01-01T00:00:00Z">
        <w:r>
          <w:t xml:space="preserve"> </w:t>
        </w:r>
      </w:ins>
      <m:oMath>
        <m:r>
          <m:t>f</m:t>
        </m:r>
      </m:oMath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is infinitely differentiable and the series converges to</w:t>
        </w:r>
      </w:ins>
      <w:ins w:id="21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on an open interval containing</w:t>
        </w:r>
      </w:ins>
      <w:ins w:id="211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2113" w:author="PR Preview" w:date="2026-01-01T00:00:00Z">
        <w:r>
          <w:t xml:space="preserve">, the infinite sum</w:t>
        </w:r>
      </w:ins>
      <w:ins w:id="211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2115" w:author="PR Preview" w:date="2026-01-01T00:00:00Z">
        <w:r>
          <w:t xml:space="preserve"> </w:t>
        </w:r>
      </w:ins>
      <w:ins w:id="2116" w:author="PR Preview" w:date="2026-01-01T00:00:00Z">
        <w:r>
          <w:t xml:space="preserve">is the</w:t>
        </w:r>
      </w:ins>
      <w:ins w:id="2117" w:author="PR Preview" w:date="2026-01-01T00:00:00Z">
        <w:r>
          <w:t xml:space="preserve"> </w:t>
        </w:r>
      </w:ins>
      <w:ins w:id="2118" w:author="PR Preview" w:date="2026-01-01T00:00:00Z">
        <w:r>
          <w:rPr>
            <w:b/>
            <w:bCs/>
          </w:rPr>
          <w:t xml:space="preserve">Taylor series</w:t>
        </w:r>
      </w:ins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of</w:t>
        </w:r>
      </w:ins>
      <w:ins w:id="2121" w:author="PR Preview" w:date="2026-01-01T00:00:00Z">
        <w:r>
          <w:t xml:space="preserve"> </w:t>
        </w:r>
      </w:ins>
      <m:oMath>
        <m:r>
          <m:t>f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centered at</w:t>
        </w:r>
      </w:ins>
      <w:ins w:id="21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2125" w:author="PR Preview" w:date="2026-01-01T00:00:00Z">
        <w:r>
          <w:t xml:space="preserve">.</w:t>
        </w:r>
      </w:ins>
    </w:p>
    <w:bookmarkEnd w:id="131"/>
    <w:bookmarkStart w:id="132" w:name="exm-taylor-polynomial-exponential"/>
    <w:p>
      <w:pPr>
        <w:pStyle w:val="BodyText"/>
      </w:pPr>
      <w:ins w:id="2126" w:author="PR Preview" w:date="2026-01-01T00:00:00Z">
        <w:r>
          <w:rPr>
            <w:b/>
            <w:bCs/>
          </w:rPr>
          <w:t xml:space="preserve">Example 12 (Taylor series of the exponential function)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For</w:t>
        </w:r>
      </w:ins>
      <w:ins w:id="212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centered at</w:t>
        </w:r>
      </w:ins>
      <w:ins w:id="21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133" w:author="PR Preview" w:date="2026-01-01T00:00:00Z">
        <w:r>
          <w:t xml:space="preserve">, every derivative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134" w:author="PR Preview" w:date="2026-01-01T00:00:00Z">
        <w:r>
          <w:t xml:space="preserve">The degree-</w:t>
        </w:r>
      </w:ins>
      <m:oMath>
        <m:r>
          <m:t>n</m:t>
        </m:r>
      </m:oMath>
      <w:ins w:id="2135" w:author="PR Preview" w:date="2026-01-01T00:00:00Z">
        <w:r>
          <w:t xml:space="preserve"> </w:t>
        </w:r>
      </w:ins>
      <w:ins w:id="2136" w:author="PR Preview" w:date="2026-01-01T00:00:00Z">
        <w:r>
          <w:t xml:space="preserve">Maclaurin polynomial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ins w:id="2137" w:author="PR Preview" w:date="2026-01-01T00:00:00Z">
        <w:r>
          <w:t xml:space="preserve">Because the remainder</w:t>
        </w:r>
      </w:ins>
      <w:ins w:id="2138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as</w:t>
        </w:r>
      </w:ins>
      <w:ins w:id="21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for all</w:t>
        </w:r>
      </w:ins>
      <w:ins w:id="214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145" w:author="PR Preview" w:date="2026-01-01T00:00:00Z">
        <w:r>
          <w:t xml:space="preserve">, the Taylor series converges everywhere to</w:t>
        </w:r>
      </w:ins>
      <w:ins w:id="2146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214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ins w:id="2148" w:author="PR Preview" w:date="2026-01-01T00:00:00Z">
        <w:r>
          <w:rPr>
            <w:b/>
            <w:bCs/>
          </w:rPr>
          <w:t xml:space="preserve">Exercise 17 (Taylor polynomial of a polynomial at the origin)</w:t>
        </w:r>
      </w:ins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Adapted from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Miller (2016)</w:t>
        </w:r>
      </w:ins>
      <w:ins w:id="2153" w:author="PR Preview" w:date="2026-01-01T00:00:00Z">
        <w:r>
          <w:t xml:space="preserve">, Question 1.1.16.</w:t>
        </w:r>
      </w:ins>
    </w:p>
    <w:p>
      <w:pPr>
        <w:pStyle w:val="BodyText"/>
      </w:pPr>
      <w:ins w:id="2154" w:author="PR Preview" w:date="2026-01-01T00:00:00Z">
        <w:r>
          <w:t xml:space="preserve">Find the first five terms (up to degree 4) of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ins w:id="2155" w:author="PR Preview" w:date="2026-01-01T00:00:00Z">
        <w:r>
          <w:t xml:space="preserve">at</w:t>
        </w:r>
      </w:ins>
      <w:ins w:id="215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157" w:author="PR Preview" w:date="2026-01-01T00:00:00Z">
        <w:r>
          <w:t xml:space="preserve">.</w:t>
        </w:r>
      </w:ins>
    </w:p>
    <w:bookmarkEnd w:id="137"/>
    <w:bookmarkStart w:id="138" w:name="sol-miller-taylor-poly-zero"/>
    <w:p>
      <w:pPr>
        <w:pStyle w:val="BodyText"/>
      </w:pPr>
      <w:ins w:id="2158" w:author="PR Preview" w:date="2026-01-01T00:00:00Z">
        <w:r>
          <w:rPr>
            <w:i/>
            <w:iCs/>
          </w:rPr>
          <w:t xml:space="preserve">Solution 17</w:t>
        </w:r>
      </w:ins>
      <w:ins w:id="2159" w:author="PR Preview" w:date="2026-01-01T00:00:00Z">
        <w:r>
          <w:t xml:space="preserve">. </w:t>
        </w:r>
      </w:ins>
      <w:ins w:id="2160" w:author="PR Preview" w:date="2026-01-01T00:00:00Z">
        <w:r>
          <w:t xml:space="preserve">Evaluate</w:t>
        </w:r>
      </w:ins>
      <w:ins w:id="2161" w:author="PR Preview" w:date="2026-01-01T00:00:00Z">
        <w:r>
          <w:t xml:space="preserve"> </w:t>
        </w:r>
      </w:ins>
      <m:oMath>
        <m:r>
          <m:t>f</m:t>
        </m:r>
      </m:oMath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and its first four derivatives at</w:t>
        </w:r>
      </w:ins>
      <w:ins w:id="21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1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ins w:id="2166" w:author="PR Preview" w:date="2026-01-01T00:00:00Z">
        <w:r>
          <w:t xml:space="preserve">By</w:t>
        </w:r>
      </w:ins>
      <w:ins w:id="2167" w:author="PR Preview" w:date="2026-01-01T00:00:00Z">
        <w:r>
          <w:t xml:space="preserve"> </w:t>
        </w:r>
      </w:ins>
      <w:hyperlink w:anchor="eq-taylor-poly-def">
        <w:ins w:id="2168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21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ins w:id="2170" w:author="PR Preview" w:date="2026-01-01T00:00:00Z">
        <w:r>
          <w:t xml:space="preserve">Because</w:t>
        </w:r>
      </w:ins>
      <w:ins w:id="2171" w:author="PR Preview" w:date="2026-01-01T00:00:00Z">
        <w:r>
          <w:t xml:space="preserve"> </w:t>
        </w:r>
      </w:ins>
      <m:oMath>
        <m:r>
          <m:t>f</m:t>
        </m:r>
      </m:oMath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is already a polynomial centered at</w:t>
        </w:r>
      </w:ins>
      <w:ins w:id="2174" w:author="PR Preview" w:date="2026-01-01T00:00:00Z">
        <w:r>
          <w:t xml:space="preserve"> </w:t>
        </w:r>
      </w:ins>
      <m:oMath>
        <m:r>
          <m:t>0</m:t>
        </m:r>
      </m:oMath>
      <w:ins w:id="2175" w:author="PR Preview" w:date="2026-01-01T00:00:00Z">
        <w:r>
          <w:t xml:space="preserve">, its Taylor polynomial of degree 4 simply collects its terms of degree at most 4.</w:t>
        </w:r>
      </w:ins>
    </w:p>
    <w:bookmarkEnd w:id="138"/>
    <w:bookmarkStart w:id="139" w:name="exr-miller-taylor-poly-nonzero"/>
    <w:p>
      <w:pPr>
        <w:pStyle w:val="BodyText"/>
      </w:pPr>
      <w:ins w:id="2176" w:author="PR Preview" w:date="2026-01-01T00:00:00Z">
        <w:r>
          <w:rPr>
            <w:b/>
            <w:bCs/>
          </w:rPr>
          <w:t xml:space="preserve">Exercise 18 (Taylor expansion of a polynomial at a nonzero point)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Adapted from</w:t>
        </w:r>
      </w:ins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Miller (2016)</w:t>
        </w:r>
      </w:ins>
      <w:ins w:id="2181" w:author="PR Preview" w:date="2026-01-01T00:00:00Z">
        <w:r>
          <w:t xml:space="preserve">, Question 1.1.17.</w:t>
        </w:r>
      </w:ins>
    </w:p>
    <w:p>
      <w:pPr>
        <w:pStyle w:val="BodyText"/>
      </w:pPr>
      <w:ins w:id="2182" w:author="PR Preview" w:date="2026-01-01T00:00:00Z">
        <w:r>
          <w:t xml:space="preserve">Find the first three terms (up to degree 2) of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ins w:id="2183" w:author="PR Preview" w:date="2026-01-01T00:00:00Z">
        <w:r>
          <w:t xml:space="preserve">at</w:t>
        </w:r>
      </w:ins>
      <w:ins w:id="218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2185" w:author="PR Preview" w:date="2026-01-01T00:00:00Z">
        <w:r>
          <w:t xml:space="preserve">.</w:t>
        </w:r>
      </w:ins>
    </w:p>
    <w:bookmarkEnd w:id="139"/>
    <w:bookmarkStart w:id="140" w:name="sol-miller-taylor-poly-nonzero"/>
    <w:p>
      <w:pPr>
        <w:pStyle w:val="BodyText"/>
      </w:pPr>
      <w:ins w:id="2186" w:author="PR Preview" w:date="2026-01-01T00:00:00Z">
        <w:r>
          <w:rPr>
            <w:i/>
            <w:iCs/>
          </w:rPr>
          <w:t xml:space="preserve">Solution 18</w:t>
        </w:r>
      </w:ins>
      <w:ins w:id="2187" w:author="PR Preview" w:date="2026-01-01T00:00:00Z">
        <w:r>
          <w:t xml:space="preserve">. </w:t>
        </w:r>
      </w:ins>
      <w:ins w:id="2188" w:author="PR Preview" w:date="2026-01-01T00:00:00Z">
        <w:r>
          <w:t xml:space="preserve">Evaluate</w:t>
        </w:r>
      </w:ins>
      <w:ins w:id="2189" w:author="PR Preview" w:date="2026-01-01T00:00:00Z">
        <w:r>
          <w:t xml:space="preserve"> </w:t>
        </w:r>
      </w:ins>
      <m:oMath>
        <m:r>
          <m:t>f</m:t>
        </m:r>
      </m:oMath>
      <w:ins w:id="2190" w:author="PR Preview" w:date="2026-01-01T00:00:00Z">
        <w:r>
          <w:t xml:space="preserve"> </w:t>
        </w:r>
      </w:ins>
      <w:ins w:id="2191" w:author="PR Preview" w:date="2026-01-01T00:00:00Z">
        <w:r>
          <w:t xml:space="preserve">and its first two derivatives at</w:t>
        </w:r>
      </w:ins>
      <w:ins w:id="21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21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ins w:id="2194" w:author="PR Preview" w:date="2026-01-01T00:00:00Z">
        <w:r>
          <w:t xml:space="preserve">The degree-2 Taylor polynomial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ins w:id="2195" w:author="PR Preview" w:date="2026-01-01T00:00:00Z">
        <w:r>
          <w:rPr>
            <w:b/>
            <w:bCs/>
          </w:rPr>
          <w:t xml:space="preserve">Example 13 (Taylor series of the cosine function)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For</w:t>
        </w:r>
      </w:ins>
      <w:ins w:id="21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centered at</w:t>
        </w:r>
      </w:ins>
      <w:ins w:id="22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202" w:author="PR Preview" w:date="2026-01-01T00:00:00Z">
        <w:r>
          <w:t xml:space="preserve">, the derivatives follow a repeating cycle of length 4: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203" w:author="PR Preview" w:date="2026-01-01T00:00:00Z">
        <w:r>
          <w:t xml:space="preserve">and in general</w:t>
        </w:r>
      </w:ins>
      <w:ins w:id="220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2205" w:author="PR Preview" w:date="2026-01-01T00:00:00Z">
        <w:r>
          <w:t xml:space="preserve"> </w:t>
        </w:r>
      </w:ins>
      <w:ins w:id="2206" w:author="PR Preview" w:date="2026-01-01T00:00:00Z">
        <w:r>
          <w:t xml:space="preserve">and</w:t>
        </w:r>
      </w:ins>
      <w:ins w:id="220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for all</w:t>
        </w:r>
      </w:ins>
      <w:ins w:id="221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2211" w:author="PR Preview" w:date="2026-01-01T00:00:00Z">
        <w:r>
          <w:t xml:space="preserve">.</w:t>
        </w:r>
      </w:ins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The Taylor series (Maclaurin series) converges everywhere to</w:t>
        </w:r>
      </w:ins>
      <w:ins w:id="2214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x</m:t>
        </m:r>
      </m:oMath>
      <w:ins w:id="221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ins w:id="2216" w:author="PR Preview" w:date="2026-01-01T00:00:00Z">
        <w:r>
          <w:rPr>
            <w:b/>
            <w:bCs/>
          </w:rPr>
          <w:t xml:space="preserve">Example 14 (Taylor series of the sine function)</w:t>
        </w:r>
      </w:ins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For</w:t>
        </w:r>
      </w:ins>
      <w:ins w:id="22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centered at</w:t>
        </w:r>
      </w:ins>
      <w:ins w:id="222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223" w:author="PR Preview" w:date="2026-01-01T00:00:00Z">
        <w:r>
          <w:t xml:space="preserve">, the derivatives evaluate at</w:t>
        </w:r>
      </w:ins>
      <w:ins w:id="2224" w:author="PR Preview" w:date="2026-01-01T00:00:00Z">
        <w:r>
          <w:t xml:space="preserve"> </w:t>
        </w:r>
      </w:ins>
      <m:oMath>
        <m:r>
          <m:t>0</m:t>
        </m:r>
      </m:oMath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to</w:t>
        </w:r>
      </w:ins>
      <w:ins w:id="222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and</w:t>
        </w:r>
      </w:ins>
      <w:ins w:id="223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for all</w:t>
        </w:r>
      </w:ins>
      <w:ins w:id="223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2234" w:author="PR Preview" w:date="2026-01-01T00:00:00Z">
        <w:r>
          <w:t xml:space="preserve">.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The Taylor series converges everywhere to</w:t>
        </w:r>
      </w:ins>
      <w:ins w:id="2237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x</m:t>
        </m:r>
      </m:oMath>
      <w:ins w:id="22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ins w:id="2239" w:author="PR Preview" w:date="2026-01-01T00:00:00Z">
        <w:r>
          <w:rPr>
            <w:b/>
            <w:bCs/>
          </w:rPr>
          <w:t xml:space="preserve">Exercise 19 (Taylor expansion of a scaled cosine)</w:t>
        </w:r>
      </w:ins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Adapted from</w:t>
        </w:r>
      </w:ins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Miller (2016)</w:t>
        </w:r>
      </w:ins>
      <w:ins w:id="2244" w:author="PR Preview" w:date="2026-01-01T00:00:00Z">
        <w:r>
          <w:t xml:space="preserve">, Question 1.1.18.</w:t>
        </w:r>
      </w:ins>
    </w:p>
    <w:p>
      <w:pPr>
        <w:pStyle w:val="BodyText"/>
      </w:pPr>
      <w:ins w:id="2245" w:author="PR Preview" w:date="2026-01-01T00:00:00Z">
        <w:r>
          <w:t xml:space="preserve">Find the terms up to degree 4 in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246" w:author="PR Preview" w:date="2026-01-01T00:00:00Z">
        <w:r>
          <w:t xml:space="preserve">at</w:t>
        </w:r>
      </w:ins>
      <w:ins w:id="22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248" w:author="PR Preview" w:date="2026-01-01T00:00:00Z">
        <w:r>
          <w:t xml:space="preserve">.</w:t>
        </w:r>
      </w:ins>
    </w:p>
    <w:bookmarkEnd w:id="143"/>
    <w:bookmarkStart w:id="144" w:name="sol-miller-taylor-cos-scaled"/>
    <w:p>
      <w:pPr>
        <w:pStyle w:val="BodyText"/>
      </w:pPr>
      <w:ins w:id="2249" w:author="PR Preview" w:date="2026-01-01T00:00:00Z">
        <w:r>
          <w:rPr>
            <w:i/>
            <w:iCs/>
          </w:rPr>
          <w:t xml:space="preserve">Solution 19</w:t>
        </w:r>
      </w:ins>
      <w:ins w:id="2250" w:author="PR Preview" w:date="2026-01-01T00:00:00Z">
        <w:r>
          <w:t xml:space="preserve">. </w:t>
        </w:r>
      </w:ins>
      <w:ins w:id="2251" w:author="PR Preview" w:date="2026-01-01T00:00:00Z">
        <w:r>
          <w:t xml:space="preserve">Recall the standard Maclaurin series for cosine: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ins w:id="2252" w:author="PR Preview" w:date="2026-01-01T00:00:00Z">
        <w:r>
          <w:t xml:space="preserve">Substitute</w:t>
        </w:r>
      </w:ins>
      <w:ins w:id="2253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ins w:id="225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ins w:id="2255" w:author="PR Preview" w:date="2026-01-01T00:00:00Z">
        <w:r>
          <w:rPr>
            <w:i/>
            <w:iCs/>
          </w:rPr>
          <w:t xml:space="preserve">Remark:</w:t>
        </w:r>
      </w:ins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Substituting into known Taylor expansions avoids computing high-order derivatives by hand.</w:t>
        </w:r>
      </w:ins>
    </w:p>
    <w:bookmarkEnd w:id="144"/>
    <w:bookmarkStart w:id="145" w:name="exr-miller-taylor-cos-cubed"/>
    <w:p>
      <w:pPr>
        <w:pStyle w:val="BodyText"/>
      </w:pPr>
      <w:ins w:id="2258" w:author="PR Preview" w:date="2026-01-01T00:00:00Z">
        <w:r>
          <w:rPr>
            <w:b/>
            <w:bCs/>
          </w:rPr>
          <w:t xml:space="preserve">Exercise 20 (Taylor series of a power of a function)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Adapted from</w:t>
        </w:r>
      </w:ins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Miller (2016)</w:t>
        </w:r>
      </w:ins>
      <w:ins w:id="2263" w:author="PR Preview" w:date="2026-01-01T00:00:00Z">
        <w:r>
          <w:t xml:space="preserve">, Question 1.1.19.</w:t>
        </w:r>
      </w:ins>
    </w:p>
    <w:p>
      <w:pPr>
        <w:pStyle w:val="BodyText"/>
      </w:pPr>
      <w:ins w:id="2264" w:author="PR Preview" w:date="2026-01-01T00:00:00Z">
        <w:r>
          <w:t xml:space="preserve">Find the terms up to degree 4 in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265" w:author="PR Preview" w:date="2026-01-01T00:00:00Z">
        <w:r>
          <w:t xml:space="preserve">at</w:t>
        </w:r>
      </w:ins>
      <w:ins w:id="226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267" w:author="PR Preview" w:date="2026-01-01T00:00:00Z">
        <w:r>
          <w:t xml:space="preserve">.</w:t>
        </w:r>
      </w:ins>
    </w:p>
    <w:bookmarkEnd w:id="145"/>
    <w:bookmarkStart w:id="146" w:name="sol-miller-taylor-cos-cubed"/>
    <w:p>
      <w:pPr>
        <w:pStyle w:val="BodyText"/>
      </w:pPr>
      <w:ins w:id="2268" w:author="PR Preview" w:date="2026-01-01T00:00:00Z">
        <w:r>
          <w:rPr>
            <w:i/>
            <w:iCs/>
          </w:rPr>
          <w:t xml:space="preserve">Solution 20</w:t>
        </w:r>
      </w:ins>
      <w:ins w:id="2269" w:author="PR Preview" w:date="2026-01-01T00:00:00Z">
        <w:r>
          <w:t xml:space="preserve">. </w:t>
        </w:r>
      </w:ins>
      <w:ins w:id="2270" w:author="PR Preview" w:date="2026-01-01T00:00:00Z">
        <w:r>
          <w:t xml:space="preserve">From</w:t>
        </w:r>
      </w:ins>
      <w:ins w:id="2271" w:author="PR Preview" w:date="2026-01-01T00:00:00Z">
        <w:r>
          <w:t xml:space="preserve"> </w:t>
        </w:r>
      </w:ins>
      <w:hyperlink w:anchor="exr-miller-taylor-cos-scaled">
        <w:ins w:id="2272" w:author="PR Preview" w:date="2026-01-01T00:00:00Z">
          <w:r>
            <w:rPr>
              <w:rStyle w:val="Hyperlink"/>
            </w:rPr>
            <w:t xml:space="preserve">Exercise 19</w:t>
          </w:r>
        </w:ins>
      </w:hyperlink>
      <w:ins w:id="2273" w:author="PR Preview" w:date="2026-01-01T00:00:00Z">
        <w:r>
          <w:t xml:space="preserve">, the expansion of</w:t>
        </w:r>
      </w:ins>
      <w:ins w:id="2274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up to order</w:t>
        </w:r>
      </w:ins>
      <w:ins w:id="227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4</m:t>
            </m:r>
          </m:sup>
        </m:sSup>
      </m:oMath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280" w:author="PR Preview" w:date="2026-01-01T00:00:00Z">
        <w:r>
          <w:t xml:space="preserve">Cube this expansion using</w:t>
        </w:r>
      </w:ins>
      <w:ins w:id="22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with</w:t>
        </w:r>
      </w:ins>
      <w:ins w:id="228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ins w:id="228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ins w:id="2286" w:author="PR Preview" w:date="2026-01-01T00:00:00Z">
        <w:r>
          <w:rPr>
            <w:b/>
            <w:bCs/>
          </w:rPr>
          <w:t xml:space="preserve">Exercise 21 (Linear Taylor polynomial of the exponential)</w:t>
        </w:r>
      </w:ins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Adapted from</w:t>
        </w:r>
      </w:ins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Miller (2016)</w:t>
        </w:r>
      </w:ins>
      <w:ins w:id="2291" w:author="PR Preview" w:date="2026-01-01T00:00:00Z">
        <w:r>
          <w:t xml:space="preserve">, Question 1.1.20.</w:t>
        </w:r>
      </w:ins>
    </w:p>
    <w:p>
      <w:pPr>
        <w:pStyle w:val="BodyText"/>
      </w:pPr>
      <w:ins w:id="2292" w:author="PR Preview" w:date="2026-01-01T00:00:00Z">
        <w:r>
          <w:t xml:space="preserve">Find the first two terms (degree 1) of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ins w:id="2293" w:author="PR Preview" w:date="2026-01-01T00:00:00Z">
        <w:r>
          <w:t xml:space="preserve">at</w:t>
        </w:r>
      </w:ins>
      <w:ins w:id="22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295" w:author="PR Preview" w:date="2026-01-01T00:00:00Z">
        <w:r>
          <w:t xml:space="preserve">.</w:t>
        </w:r>
      </w:ins>
    </w:p>
    <w:bookmarkEnd w:id="147"/>
    <w:bookmarkStart w:id="148" w:name="sol-miller-taylor-exp-base"/>
    <w:p>
      <w:pPr>
        <w:pStyle w:val="BodyText"/>
      </w:pPr>
      <w:ins w:id="2296" w:author="PR Preview" w:date="2026-01-01T00:00:00Z">
        <w:r>
          <w:rPr>
            <w:i/>
            <w:iCs/>
          </w:rPr>
          <w:t xml:space="preserve">Solution 21</w:t>
        </w:r>
      </w:ins>
      <w:ins w:id="2297" w:author="PR Preview" w:date="2026-01-01T00:00:00Z">
        <w:r>
          <w:t xml:space="preserve">. </w:t>
        </w:r>
      </w:ins>
      <w:ins w:id="2298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229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ins w:id="2300" w:author="PR Preview" w:date="2026-01-01T00:00:00Z">
        <w:r>
          <w:t xml:space="preserve">The full Taylor series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ins w:id="2301" w:author="PR Preview" w:date="2026-01-01T00:00:00Z">
        <w:r>
          <w:rPr>
            <w:b/>
            <w:bCs/>
          </w:rPr>
          <w:t xml:space="preserve">Exercise 22 (Taylor series of a composite exponential)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Adapted from</w:t>
        </w:r>
      </w:ins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Miller (2016)</w:t>
        </w:r>
      </w:ins>
      <w:ins w:id="2306" w:author="PR Preview" w:date="2026-01-01T00:00:00Z">
        <w:r>
          <w:t xml:space="preserve">, Question 1.1.21.</w:t>
        </w:r>
      </w:ins>
    </w:p>
    <w:p>
      <w:pPr>
        <w:pStyle w:val="BodyText"/>
      </w:pPr>
      <w:ins w:id="2307" w:author="PR Preview" w:date="2026-01-01T00:00:00Z">
        <w:r>
          <w:t xml:space="preserve">Find the first six terms (up to degree 5) of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ins w:id="2308" w:author="PR Preview" w:date="2026-01-01T00:00:00Z">
        <w:r>
          <w:t xml:space="preserve">at</w:t>
        </w:r>
      </w:ins>
      <w:ins w:id="230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310" w:author="PR Preview" w:date="2026-01-01T00:00:00Z">
        <w:r>
          <w:t xml:space="preserve">.</w:t>
        </w:r>
      </w:ins>
    </w:p>
    <w:bookmarkEnd w:id="149"/>
    <w:bookmarkStart w:id="150" w:name="sol-miller-taylor-exp-power"/>
    <w:p>
      <w:pPr>
        <w:pStyle w:val="BodyText"/>
      </w:pPr>
      <w:ins w:id="2311" w:author="PR Preview" w:date="2026-01-01T00:00:00Z">
        <w:r>
          <w:rPr>
            <w:i/>
            <w:iCs/>
          </w:rPr>
          <w:t xml:space="preserve">Solution 22</w:t>
        </w:r>
      </w:ins>
      <w:ins w:id="2312" w:author="PR Preview" w:date="2026-01-01T00:00:00Z">
        <w:r>
          <w:t xml:space="preserve">. </w:t>
        </w:r>
      </w:ins>
      <w:ins w:id="2313" w:author="PR Preview" w:date="2026-01-01T00:00:00Z">
        <w:r>
          <w:t xml:space="preserve">Substitute</w:t>
        </w:r>
      </w:ins>
      <w:ins w:id="2314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ins w:id="2315" w:author="PR Preview" w:date="2026-01-01T00:00:00Z">
        <w:r>
          <w:t xml:space="preserve"> </w:t>
        </w:r>
      </w:ins>
      <w:ins w:id="2316" w:author="PR Preview" w:date="2026-01-01T00:00:00Z">
        <w:r>
          <w:t xml:space="preserve">into</w:t>
        </w:r>
      </w:ins>
      <w:ins w:id="2317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ins w:id="23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ins w:id="2319" w:author="PR Preview" w:date="2026-01-01T00:00:00Z">
        <w:r>
          <w:t xml:space="preserve">Because the lowest-order variable term is</w:t>
        </w:r>
      </w:ins>
      <w:ins w:id="232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8</m:t>
            </m:r>
          </m:sup>
        </m:sSup>
      </m:oMath>
      <w:ins w:id="2321" w:author="PR Preview" w:date="2026-01-01T00:00:00Z">
        <w:r>
          <w:t xml:space="preserve">, all coefficients for powers</w:t>
        </w:r>
      </w:ins>
      <w:ins w:id="232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are zero: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ins w:id="2325" w:author="PR Preview" w:date="2026-01-01T00:00:00Z">
        <w:r>
          <w:rPr>
            <w:b/>
            <w:bCs/>
          </w:rPr>
          <w:t xml:space="preserve">Exercise 23 (Taylor expansion of the normal density)</w:t>
        </w:r>
      </w:ins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Adapted from</w:t>
        </w:r>
      </w:ins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Miller (2016)</w:t>
        </w:r>
      </w:ins>
      <w:ins w:id="2330" w:author="PR Preview" w:date="2026-01-01T00:00:00Z">
        <w:r>
          <w:t xml:space="preserve">, Question 1.1.22.</w:t>
        </w:r>
      </w:ins>
    </w:p>
    <w:p>
      <w:pPr>
        <w:pStyle w:val="BodyText"/>
      </w:pPr>
      <w:ins w:id="2331" w:author="PR Preview" w:date="2026-01-01T00:00:00Z">
        <w:r>
          <w:t xml:space="preserve">Find the terms up to degree 3 of the Taylor series for the standard normal density</w:t>
        </w:r>
      </w:ins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ins w:id="2332" w:author="PR Preview" w:date="2026-01-01T00:00:00Z">
        <w:r>
          <w:t xml:space="preserve">at</w:t>
        </w:r>
      </w:ins>
      <w:ins w:id="233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334" w:author="PR Preview" w:date="2026-01-01T00:00:00Z">
        <w:r>
          <w:t xml:space="preserve">.</w:t>
        </w:r>
      </w:ins>
    </w:p>
    <w:bookmarkEnd w:id="151"/>
    <w:bookmarkStart w:id="152" w:name="sol-miller-taylor-normal-density"/>
    <w:p>
      <w:pPr>
        <w:pStyle w:val="BodyText"/>
      </w:pPr>
      <w:ins w:id="2335" w:author="PR Preview" w:date="2026-01-01T00:00:00Z">
        <w:r>
          <w:rPr>
            <w:i/>
            <w:iCs/>
          </w:rPr>
          <w:t xml:space="preserve">Solution 23</w:t>
        </w:r>
      </w:ins>
      <w:ins w:id="2336" w:author="PR Preview" w:date="2026-01-01T00:00:00Z">
        <w:r>
          <w:t xml:space="preserve">. </w:t>
        </w:r>
      </w:ins>
      <w:ins w:id="2337" w:author="PR Preview" w:date="2026-01-01T00:00:00Z">
        <w:r>
          <w:t xml:space="preserve">Using</w:t>
        </w:r>
      </w:ins>
      <w:ins w:id="2338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with</w:t>
        </w:r>
      </w:ins>
      <w:ins w:id="2341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ins w:id="23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343" w:author="PR Preview" w:date="2026-01-01T00:00:00Z">
        <w:r>
          <w:t xml:space="preserve">Multiplying by the normalization constant</w:t>
        </w:r>
      </w:ins>
      <w:ins w:id="234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ins w:id="234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346" w:author="PR Preview" w:date="2026-01-01T00:00:00Z">
        <w:r>
          <w:t xml:space="preserve">Up to degree 3, the odd powers vanish by symmetry, so: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ins w:id="2347" w:author="PR Preview" w:date="2026-01-01T00:00:00Z">
        <w:r>
          <w:rPr>
            <w:b/>
            <w:bCs/>
          </w:rPr>
          <w:t xml:space="preserve">Exercise 24 (Taylor expansion of the square root)</w:t>
        </w:r>
      </w:ins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Adapted from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Miller (2016)</w:t>
        </w:r>
      </w:ins>
      <w:ins w:id="2352" w:author="PR Preview" w:date="2026-01-01T00:00:00Z">
        <w:r>
          <w:t xml:space="preserve">, Question 1.1.23.</w:t>
        </w:r>
      </w:ins>
    </w:p>
    <w:p>
      <w:pPr>
        <w:pStyle w:val="BodyText"/>
      </w:pPr>
      <w:ins w:id="2353" w:author="PR Preview" w:date="2026-01-01T00:00:00Z">
        <w:r>
          <w:t xml:space="preserve">Find the first three terms (up to degree 2) of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ins w:id="2354" w:author="PR Preview" w:date="2026-01-01T00:00:00Z">
        <w:r>
          <w:t xml:space="preserve">at</w:t>
        </w:r>
      </w:ins>
      <w:ins w:id="235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ins w:id="2356" w:author="PR Preview" w:date="2026-01-01T00:00:00Z">
        <w:r>
          <w:t xml:space="preserve">.</w:t>
        </w:r>
      </w:ins>
    </w:p>
    <w:bookmarkEnd w:id="153"/>
    <w:bookmarkStart w:id="154" w:name="sol-miller-taylor-sqrt"/>
    <w:p>
      <w:pPr>
        <w:pStyle w:val="BodyText"/>
      </w:pPr>
      <w:ins w:id="2357" w:author="PR Preview" w:date="2026-01-01T00:00:00Z">
        <w:r>
          <w:rPr>
            <w:i/>
            <w:iCs/>
          </w:rPr>
          <w:t xml:space="preserve">Solution 24</w:t>
        </w:r>
      </w:ins>
      <w:ins w:id="2358" w:author="PR Preview" w:date="2026-01-01T00:00:00Z">
        <w:r>
          <w:t xml:space="preserve">. </w:t>
        </w:r>
      </w:ins>
      <w:ins w:id="2359" w:author="PR Preview" w:date="2026-01-01T00:00:00Z">
        <w:r>
          <w:t xml:space="preserve">Compute the values at</w:t>
        </w:r>
      </w:ins>
      <w:ins w:id="236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ins w:id="23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ins w:id="2362" w:author="PR Preview" w:date="2026-01-01T00:00:00Z">
        <w:r>
          <w:t xml:space="preserve">The degree-2 Taylor polynomial is: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ins w:id="2363" w:author="PR Preview" w:date="2026-01-01T00:00:00Z">
        <w:r>
          <w:rPr>
            <w:b/>
            <w:bCs/>
          </w:rPr>
          <w:t xml:space="preserve">Exercise 25 (Taylor expansion of a fractional power)</w:t>
        </w:r>
      </w:ins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Adapted from</w:t>
        </w:r>
      </w:ins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Miller (2016)</w:t>
        </w:r>
      </w:ins>
      <w:ins w:id="2368" w:author="PR Preview" w:date="2026-01-01T00:00:00Z">
        <w:r>
          <w:t xml:space="preserve">, Question 1.1.24.</w:t>
        </w:r>
      </w:ins>
    </w:p>
    <w:p>
      <w:pPr>
        <w:pStyle w:val="BodyText"/>
      </w:pPr>
      <w:ins w:id="2369" w:author="PR Preview" w:date="2026-01-01T00:00:00Z">
        <w:r>
          <w:t xml:space="preserve">Find the first three terms of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ins w:id="2370" w:author="PR Preview" w:date="2026-01-01T00:00:00Z">
        <w:r>
          <w:t xml:space="preserve">at</w:t>
        </w:r>
      </w:ins>
      <w:ins w:id="23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372" w:author="PR Preview" w:date="2026-01-01T00:00:00Z">
        <w:r>
          <w:t xml:space="preserve">.</w:t>
        </w:r>
      </w:ins>
    </w:p>
    <w:bookmarkEnd w:id="155"/>
    <w:bookmarkStart w:id="156" w:name="sol-miller-taylor-cube-root"/>
    <w:p>
      <w:pPr>
        <w:pStyle w:val="BodyText"/>
      </w:pPr>
      <w:ins w:id="2373" w:author="PR Preview" w:date="2026-01-01T00:00:00Z">
        <w:r>
          <w:rPr>
            <w:i/>
            <w:iCs/>
          </w:rPr>
          <w:t xml:space="preserve">Solution 25</w:t>
        </w:r>
      </w:ins>
      <w:ins w:id="2374" w:author="PR Preview" w:date="2026-01-01T00:00:00Z">
        <w:r>
          <w:t xml:space="preserve">. </w:t>
        </w:r>
      </w:ins>
      <w:ins w:id="2375" w:author="PR Preview" w:date="2026-01-01T00:00:00Z">
        <w:r>
          <w:t xml:space="preserve">At</w:t>
        </w:r>
      </w:ins>
      <w:ins w:id="237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377" w:author="PR Preview" w:date="2026-01-01T00:00:00Z">
        <w:r>
          <w:t xml:space="preserve">,</w:t>
        </w:r>
      </w:ins>
      <w:ins w:id="237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ins w:id="23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ins w:id="2380" w:author="PR Preview" w:date="2026-01-01T00:00:00Z">
        <w:r>
          <w:t xml:space="preserve">Dividing</w:t>
        </w:r>
      </w:ins>
      <w:ins w:id="238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by</w:t>
        </w:r>
      </w:ins>
      <w:ins w:id="238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!</m:t>
        </m:r>
      </m:oMath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gives</w:t>
        </w:r>
      </w:ins>
      <w:ins w:id="238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ins w:id="2388" w:author="PR Preview" w:date="2026-01-01T00:00:00Z">
        <w:r>
          <w:t xml:space="preserve">. The Taylor polynomial is: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ins w:id="2389" w:author="PR Preview" w:date="2026-01-01T00:00:00Z">
        <w:r>
          <w:rPr>
            <w:b/>
            <w:bCs/>
          </w:rPr>
          <w:t xml:space="preserve">Exercise 26 (Taylor expansion of</w:t>
        </w:r>
      </w:ins>
      <w:ins w:id="2390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log</m:t>
        </m:r>
        <m:r>
          <m:t>x</m:t>
        </m:r>
      </m:oMath>
      <w:ins w:id="2391" w:author="PR Preview" w:date="2026-01-01T00:00:00Z">
        <w:r>
          <w:rPr>
            <w:b/>
            <w:bCs/>
          </w:rPr>
          <w:t xml:space="preserve">)</w:t>
        </w:r>
      </w:ins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Adapted from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Miller (2016)</w:t>
        </w:r>
      </w:ins>
      <w:ins w:id="2396" w:author="PR Preview" w:date="2026-01-01T00:00:00Z">
        <w:r>
          <w:t xml:space="preserve">, Question 1.1.25.</w:t>
        </w:r>
      </w:ins>
    </w:p>
    <w:p>
      <w:pPr>
        <w:pStyle w:val="BodyText"/>
      </w:pPr>
      <w:ins w:id="2397" w:author="PR Preview" w:date="2026-01-01T00:00:00Z">
        <w:r>
          <w:t xml:space="preserve">Find the first three terms (up to degree 2) of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ins w:id="2398" w:author="PR Preview" w:date="2026-01-01T00:00:00Z">
        <w:r>
          <w:t xml:space="preserve">at</w:t>
        </w:r>
      </w:ins>
      <w:ins w:id="239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2400" w:author="PR Preview" w:date="2026-01-01T00:00:00Z">
        <w:r>
          <w:t xml:space="preserve">.</w:t>
        </w:r>
      </w:ins>
    </w:p>
    <w:bookmarkEnd w:id="157"/>
    <w:bookmarkStart w:id="158" w:name="sol-miller-taylor-x-log-x"/>
    <w:p>
      <w:pPr>
        <w:pStyle w:val="BodyText"/>
      </w:pPr>
      <w:ins w:id="2401" w:author="PR Preview" w:date="2026-01-01T00:00:00Z">
        <w:r>
          <w:rPr>
            <w:i/>
            <w:iCs/>
          </w:rPr>
          <w:t xml:space="preserve">Solution 26</w:t>
        </w:r>
      </w:ins>
      <w:ins w:id="2402" w:author="PR Preview" w:date="2026-01-01T00:00:00Z">
        <w:r>
          <w:t xml:space="preserve">. </w:t>
        </w:r>
      </w:ins>
      <w:ins w:id="2403" w:author="PR Preview" w:date="2026-01-01T00:00:00Z">
        <w:r>
          <w:t xml:space="preserve">Evaluate derivatives at</w:t>
        </w:r>
      </w:ins>
      <w:ins w:id="240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240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2406" w:author="PR Preview" w:date="2026-01-01T00:00:00Z">
        <w:r>
          <w:t xml:space="preserve">Therefore: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ins w:id="2407" w:author="PR Preview" w:date="2026-01-01T00:00:00Z">
        <w:r>
          <w:rPr>
            <w:b/>
            <w:bCs/>
          </w:rPr>
          <w:t xml:space="preserve">Exercise 27 (Maclaurin series of</w:t>
        </w:r>
      </w:ins>
      <w:ins w:id="240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2409" w:author="PR Preview" w:date="2026-01-01T00:00:00Z">
        <w:r>
          <w:rPr>
            <w:b/>
            <w:bCs/>
          </w:rPr>
          <w:t xml:space="preserve">)</w:t>
        </w:r>
      </w:ins>
      <w:ins w:id="2410" w:author="PR Preview" w:date="2026-01-01T00:00:00Z">
        <w:r>
          <w:t xml:space="preserve"> </w:t>
        </w:r>
      </w:ins>
      <w:ins w:id="2411" w:author="PR Preview" w:date="2026-01-01T00:00:00Z">
        <w:r>
          <w:t xml:space="preserve">Adapted from</w:t>
        </w:r>
      </w:ins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Miller (2016)</w:t>
        </w:r>
      </w:ins>
      <w:ins w:id="2414" w:author="PR Preview" w:date="2026-01-01T00:00:00Z">
        <w:r>
          <w:t xml:space="preserve">, Question 1.1.26.</w:t>
        </w:r>
      </w:ins>
    </w:p>
    <w:p>
      <w:pPr>
        <w:pStyle w:val="BodyText"/>
      </w:pPr>
      <w:ins w:id="2415" w:author="PR Preview" w:date="2026-01-01T00:00:00Z">
        <w:r>
          <w:t xml:space="preserve">Find the first three terms of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416" w:author="PR Preview" w:date="2026-01-01T00:00:00Z">
        <w:r>
          <w:t xml:space="preserve">at</w:t>
        </w:r>
      </w:ins>
      <w:ins w:id="241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418" w:author="PR Preview" w:date="2026-01-01T00:00:00Z">
        <w:r>
          <w:t xml:space="preserve">.</w:t>
        </w:r>
      </w:ins>
    </w:p>
    <w:bookmarkEnd w:id="159"/>
    <w:bookmarkStart w:id="160" w:name="sol-miller-taylor-log-one-plus-x"/>
    <w:p>
      <w:pPr>
        <w:pStyle w:val="BodyText"/>
      </w:pPr>
      <w:ins w:id="2419" w:author="PR Preview" w:date="2026-01-01T00:00:00Z">
        <w:r>
          <w:rPr>
            <w:i/>
            <w:iCs/>
          </w:rPr>
          <w:t xml:space="preserve">Solution 27</w:t>
        </w:r>
      </w:ins>
      <w:ins w:id="2420" w:author="PR Preview" w:date="2026-01-01T00:00:00Z">
        <w:r>
          <w:t xml:space="preserve">. </w:t>
        </w:r>
      </w:ins>
      <w:ins w:id="2421" w:author="PR Preview" w:date="2026-01-01T00:00:00Z">
        <w:r>
          <w:t xml:space="preserve">Differentiating repeatedly at</w:t>
        </w:r>
      </w:ins>
      <w:ins w:id="242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4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ins w:id="2424" w:author="PR Preview" w:date="2026-01-01T00:00:00Z">
        <w:r>
          <w:t xml:space="preserve">The Taylor polynomial of degree 3 is: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ins w:id="2425" w:author="PR Preview" w:date="2026-01-01T00:00:00Z">
        <w:r>
          <w:rPr>
            <w:b/>
            <w:bCs/>
          </w:rPr>
          <w:t xml:space="preserve">Exercise 28 (Maclaurin series of</w:t>
        </w:r>
      </w:ins>
      <w:ins w:id="242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2427" w:author="PR Preview" w:date="2026-01-01T00:00:00Z">
        <w:r>
          <w:rPr>
            <w:b/>
            <w:bCs/>
          </w:rPr>
          <w:t xml:space="preserve">)</w:t>
        </w:r>
      </w:ins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Adapted from</w:t>
        </w:r>
      </w:ins>
      <w:ins w:id="2430" w:author="PR Preview" w:date="2026-01-01T00:00:00Z">
        <w:r>
          <w:t xml:space="preserve"> </w:t>
        </w:r>
      </w:ins>
      <w:ins w:id="2431" w:author="PR Preview" w:date="2026-01-01T00:00:00Z">
        <w:r>
          <w:t xml:space="preserve">Miller (2016)</w:t>
        </w:r>
      </w:ins>
      <w:ins w:id="2432" w:author="PR Preview" w:date="2026-01-01T00:00:00Z">
        <w:r>
          <w:t xml:space="preserve">, Question 1.1.27.</w:t>
        </w:r>
      </w:ins>
    </w:p>
    <w:p>
      <w:pPr>
        <w:pStyle w:val="BodyText"/>
      </w:pPr>
      <w:ins w:id="2433" w:author="PR Preview" w:date="2026-01-01T00:00:00Z">
        <w:r>
          <w:t xml:space="preserve">Find the terms up to degree 3 of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434" w:author="PR Preview" w:date="2026-01-01T00:00:00Z">
        <w:r>
          <w:t xml:space="preserve">at</w:t>
        </w:r>
      </w:ins>
      <w:ins w:id="24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436" w:author="PR Preview" w:date="2026-01-01T00:00:00Z">
        <w:r>
          <w:t xml:space="preserve">.</w:t>
        </w:r>
      </w:ins>
    </w:p>
    <w:bookmarkEnd w:id="161"/>
    <w:bookmarkStart w:id="162" w:name="sol-miller-taylor-log-one-minus-x"/>
    <w:p>
      <w:pPr>
        <w:pStyle w:val="BodyText"/>
      </w:pPr>
      <w:ins w:id="2437" w:author="PR Preview" w:date="2026-01-01T00:00:00Z">
        <w:r>
          <w:rPr>
            <w:i/>
            <w:iCs/>
          </w:rPr>
          <w:t xml:space="preserve">Solution 28</w:t>
        </w:r>
      </w:ins>
      <w:ins w:id="2438" w:author="PR Preview" w:date="2026-01-01T00:00:00Z">
        <w:r>
          <w:t xml:space="preserve">. </w:t>
        </w:r>
      </w:ins>
      <w:ins w:id="2439" w:author="PR Preview" w:date="2026-01-01T00:00:00Z">
        <w:r>
          <w:t xml:space="preserve">Substitute</w:t>
        </w:r>
      </w:ins>
      <w:ins w:id="2440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into the expansion for</w:t>
        </w:r>
      </w:ins>
      <w:ins w:id="2443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from</w:t>
        </w:r>
      </w:ins>
      <w:ins w:id="2446" w:author="PR Preview" w:date="2026-01-01T00:00:00Z">
        <w:r>
          <w:t xml:space="preserve"> </w:t>
        </w:r>
      </w:ins>
      <w:hyperlink w:anchor="exr-miller-taylor-log-one-plus-x">
        <w:ins w:id="2447" w:author="PR Preview" w:date="2026-01-01T00:00:00Z">
          <w:r>
            <w:rPr>
              <w:rStyle w:val="Hyperlink"/>
            </w:rPr>
            <w:t xml:space="preserve">Exercise 27</w:t>
          </w:r>
        </w:ins>
      </w:hyperlink>
      <w:ins w:id="244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ins w:id="2449" w:author="PR Preview" w:date="2026-01-01T00:00:00Z">
        <w:r>
          <w:rPr>
            <w:b/>
            <w:bCs/>
          </w:rPr>
          <w:t xml:space="preserve">Exercise 29 (Taylor series of</w:t>
        </w:r>
      </w:ins>
      <w:ins w:id="245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ins w:id="2451" w:author="PR Preview" w:date="2026-01-01T00:00:00Z">
        <w:r>
          <w:rPr>
            <w:b/>
            <w:bCs/>
          </w:rPr>
          <w:t xml:space="preserve">)</w:t>
        </w:r>
      </w:ins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Adapted from</w:t>
        </w:r>
      </w:ins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Miller (2016)</w:t>
        </w:r>
      </w:ins>
      <w:ins w:id="2456" w:author="PR Preview" w:date="2026-01-01T00:00:00Z">
        <w:r>
          <w:t xml:space="preserve">, Question 1.1.28.</w:t>
        </w:r>
      </w:ins>
    </w:p>
    <w:p>
      <w:pPr>
        <w:pStyle w:val="BodyText"/>
      </w:pPr>
      <w:ins w:id="2457" w:author="PR Preview" w:date="2026-01-01T00:00:00Z">
        <w:r>
          <w:t xml:space="preserve">Find the first two non-zero terms of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458" w:author="PR Preview" w:date="2026-01-01T00:00:00Z">
        <w:r>
          <w:t xml:space="preserve">at</w:t>
        </w:r>
      </w:ins>
      <w:ins w:id="24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460" w:author="PR Preview" w:date="2026-01-01T00:00:00Z">
        <w:r>
          <w:t xml:space="preserve">.</w:t>
        </w:r>
      </w:ins>
    </w:p>
    <w:bookmarkEnd w:id="163"/>
    <w:bookmarkStart w:id="164" w:name="sol-miller-taylor-log-product-exp"/>
    <w:p>
      <w:pPr>
        <w:pStyle w:val="BodyText"/>
      </w:pPr>
      <w:ins w:id="2461" w:author="PR Preview" w:date="2026-01-01T00:00:00Z">
        <w:r>
          <w:rPr>
            <w:i/>
            <w:iCs/>
          </w:rPr>
          <w:t xml:space="preserve">Solution 29</w:t>
        </w:r>
      </w:ins>
      <w:ins w:id="2462" w:author="PR Preview" w:date="2026-01-01T00:00:00Z">
        <w:r>
          <w:t xml:space="preserve">. </w:t>
        </w:r>
      </w:ins>
      <w:ins w:id="2463" w:author="PR Preview" w:date="2026-01-01T00:00:00Z">
        <w:r>
          <w:t xml:space="preserve">Expand using logarithm properties: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ins w:id="2464" w:author="PR Preview" w:date="2026-01-01T00:00:00Z">
        <w:r>
          <w:t xml:space="preserve">Substitute the series for</w:t>
        </w:r>
      </w:ins>
      <w:ins w:id="246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from</w:t>
        </w:r>
      </w:ins>
      <w:ins w:id="2468" w:author="PR Preview" w:date="2026-01-01T00:00:00Z">
        <w:r>
          <w:t xml:space="preserve"> </w:t>
        </w:r>
      </w:ins>
      <w:hyperlink w:anchor="exr-miller-taylor-log-one-minus-x">
        <w:ins w:id="2469" w:author="PR Preview" w:date="2026-01-01T00:00:00Z">
          <w:r>
            <w:rPr>
              <w:rStyle w:val="Hyperlink"/>
            </w:rPr>
            <w:t xml:space="preserve">Exercise 28</w:t>
          </w:r>
        </w:ins>
      </w:hyperlink>
      <w:ins w:id="247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ins w:id="2471" w:author="PR Preview" w:date="2026-01-01T00:00:00Z">
        <w:r>
          <w:t xml:space="preserve">The constant and linear terms vanish (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472" w:author="PR Preview" w:date="2026-01-01T00:00:00Z">
        <w:r>
          <w:t xml:space="preserve">,</w:t>
        </w:r>
      </w:ins>
      <w:ins w:id="247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474" w:author="PR Preview" w:date="2026-01-01T00:00:00Z">
        <w:r>
          <w:t xml:space="preserve">). The first two non-zero terms are: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ins w:id="2475" w:author="PR Preview" w:date="2026-01-01T00:00:00Z">
        <w:r>
          <w:rPr>
            <w:b/>
            <w:bCs/>
          </w:rPr>
          <w:t xml:space="preserve">Exercise 30 (Taylor series of a product of known expansions)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Adapted from</w:t>
        </w:r>
      </w:ins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Miller (2016)</w:t>
        </w:r>
      </w:ins>
      <w:ins w:id="2480" w:author="PR Preview" w:date="2026-01-01T00:00:00Z">
        <w:r>
          <w:t xml:space="preserve">, Question 1.1.29.</w:t>
        </w:r>
      </w:ins>
    </w:p>
    <w:p>
      <w:pPr>
        <w:pStyle w:val="BodyText"/>
      </w:pPr>
      <w:ins w:id="2481" w:author="PR Preview" w:date="2026-01-01T00:00:00Z">
        <w:r>
          <w:t xml:space="preserve">Find the terms up to degree 2 of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482" w:author="PR Preview" w:date="2026-01-01T00:00:00Z">
        <w:r>
          <w:t xml:space="preserve">at</w:t>
        </w:r>
      </w:ins>
      <w:ins w:id="24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484" w:author="PR Preview" w:date="2026-01-01T00:00:00Z">
        <w:r>
          <w:t xml:space="preserve">.</w:t>
        </w:r>
      </w:ins>
    </w:p>
    <w:bookmarkEnd w:id="165"/>
    <w:bookmarkStart w:id="166" w:name="sol-miller-taylor-product-cos-log"/>
    <w:p>
      <w:pPr>
        <w:pStyle w:val="BodyText"/>
      </w:pPr>
      <w:ins w:id="2485" w:author="PR Preview" w:date="2026-01-01T00:00:00Z">
        <w:r>
          <w:rPr>
            <w:i/>
            <w:iCs/>
          </w:rPr>
          <w:t xml:space="preserve">Solution 30</w:t>
        </w:r>
      </w:ins>
      <w:ins w:id="2486" w:author="PR Preview" w:date="2026-01-01T00:00:00Z">
        <w:r>
          <w:t xml:space="preserve">. </w:t>
        </w:r>
      </w:ins>
      <w:ins w:id="2487" w:author="PR Preview" w:date="2026-01-01T00:00:00Z">
        <w:r>
          <w:t xml:space="preserve">Multiply the known Maclaurin expansions: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488" w:author="PR Preview" w:date="2026-01-01T00:00:00Z">
        <w:r>
          <w:t xml:space="preserve">Multiplying and dropping terms of order</w:t>
        </w:r>
      </w:ins>
      <w:ins w:id="248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3</m:t>
            </m:r>
          </m:sup>
        </m:sSup>
      </m:oMath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and higher: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ins w:id="2492" w:author="PR Preview" w:date="2026-01-01T00:00:00Z">
        <w:r>
          <w:rPr>
            <w:b/>
            <w:bCs/>
          </w:rPr>
          <w:t xml:space="preserve">Exercise 31 (Taylor series of</w:t>
        </w:r>
      </w:ins>
      <w:ins w:id="249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ins w:id="2494" w:author="PR Preview" w:date="2026-01-01T00:00:00Z">
        <w:r>
          <w:rPr>
            <w:b/>
            <w:bCs/>
          </w:rPr>
          <w:t xml:space="preserve">)</w:t>
        </w:r>
      </w:ins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Adapted from</w:t>
        </w:r>
      </w:ins>
      <w:ins w:id="2497" w:author="PR Preview" w:date="2026-01-01T00:00:00Z">
        <w:r>
          <w:t xml:space="preserve"> </w:t>
        </w:r>
      </w:ins>
      <w:ins w:id="2498" w:author="PR Preview" w:date="2026-01-01T00:00:00Z">
        <w:r>
          <w:t xml:space="preserve">Miller (2016)</w:t>
        </w:r>
      </w:ins>
      <w:ins w:id="2499" w:author="PR Preview" w:date="2026-01-01T00:00:00Z">
        <w:r>
          <w:t xml:space="preserve">, Question 1.1.30.</w:t>
        </w:r>
      </w:ins>
    </w:p>
    <w:p>
      <w:pPr>
        <w:pStyle w:val="BodyText"/>
      </w:pPr>
      <w:ins w:id="2500" w:author="PR Preview" w:date="2026-01-01T00:00:00Z">
        <w:r>
          <w:t xml:space="preserve">Find the first two non-zero terms of the Taylor series for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501" w:author="PR Preview" w:date="2026-01-01T00:00:00Z">
        <w:r>
          <w:t xml:space="preserve">at</w:t>
        </w:r>
      </w:ins>
      <w:ins w:id="25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503" w:author="PR Preview" w:date="2026-01-01T00:00:00Z">
        <w:r>
          <w:t xml:space="preserve">.</w:t>
        </w:r>
      </w:ins>
    </w:p>
    <w:bookmarkEnd w:id="167"/>
    <w:bookmarkStart w:id="168" w:name="sol-miller-taylor-log-scaled"/>
    <w:p>
      <w:pPr>
        <w:pStyle w:val="BodyText"/>
      </w:pPr>
      <w:ins w:id="2504" w:author="PR Preview" w:date="2026-01-01T00:00:00Z">
        <w:r>
          <w:rPr>
            <w:i/>
            <w:iCs/>
          </w:rPr>
          <w:t xml:space="preserve">Solution 31</w:t>
        </w:r>
      </w:ins>
      <w:ins w:id="2505" w:author="PR Preview" w:date="2026-01-01T00:00:00Z">
        <w:r>
          <w:t xml:space="preserve">. </w:t>
        </w:r>
      </w:ins>
      <w:ins w:id="2506" w:author="PR Preview" w:date="2026-01-01T00:00:00Z">
        <w:r>
          <w:t xml:space="preserve">Substitute</w:t>
        </w:r>
      </w:ins>
      <w:ins w:id="2507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into the Maclaurin series</w:t>
        </w:r>
      </w:ins>
      <w:ins w:id="2510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ins w:id="25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ins w:id="2512" w:author="PR Preview" w:date="2026-01-01T00:00:00Z">
        <w:r>
          <w:t xml:space="preserve">Boyd, Stephen, and Lieven Vandenberghe. 2018.</w:t>
        </w:r>
      </w:ins>
      <w:ins w:id="2513" w:author="PR Preview" w:date="2026-01-01T00:00:00Z">
        <w:r>
          <w:t xml:space="preserve"> </w:t>
        </w:r>
      </w:ins>
      <w:ins w:id="2514" w:author="PR Preview" w:date="2026-01-01T00:00:00Z">
        <w:r>
          <w:rPr>
            <w:i/>
            <w:iCs/>
          </w:rPr>
          <w:t xml:space="preserve">Introduction to Applied Linear Algebra: Vectors, Matrices, and Least Squares</w:t>
        </w:r>
      </w:ins>
      <w:ins w:id="2515" w:author="PR Preview" w:date="2026-01-01T00:00:00Z">
        <w:r>
          <w:t xml:space="preserve">. Cambridge University Press.</w:t>
        </w:r>
      </w:ins>
      <w:ins w:id="2516" w:author="PR Preview" w:date="2026-01-01T00:00:00Z">
        <w:r>
          <w:t xml:space="preserve"> </w:t>
        </w:r>
      </w:ins>
      <w:hyperlink r:id="rId169">
        <w:ins w:id="2517" w:author="PR Preview" w:date="2026-01-01T00:00:00Z">
          <w:r>
            <w:rPr>
              <w:rStyle w:val="Hyperlink"/>
            </w:rPr>
            <w:t xml:space="preserve">https://doi.org/10.1017/9781108583664</w:t>
          </w:r>
        </w:ins>
      </w:hyperlink>
      <w:ins w:id="2518" w:author="PR Preview" w:date="2026-01-01T00:00:00Z">
        <w:r>
          <w:t xml:space="preserve">.</w:t>
        </w:r>
      </w:ins>
    </w:p>
    <w:bookmarkEnd w:id="170"/>
    <w:bookmarkStart w:id="172" w:name="ref-larsonCalc11e"/>
    <w:p>
      <w:pPr>
        <w:pStyle w:val="Bibliography"/>
      </w:pPr>
      <w:ins w:id="2519" w:author="PR Preview" w:date="2026-01-01T00:00:00Z">
        <w:r>
          <w:t xml:space="preserve">Larson, Ron, and Bruce H. Edwards. 2018.</w:t>
        </w:r>
      </w:ins>
      <w:ins w:id="2520" w:author="PR Preview" w:date="2026-01-01T00:00:00Z">
        <w:r>
          <w:t xml:space="preserve"> </w:t>
        </w:r>
      </w:ins>
      <w:ins w:id="2521" w:author="PR Preview" w:date="2026-01-01T00:00:00Z">
        <w:r>
          <w:rPr>
            <w:i/>
            <w:iCs/>
          </w:rPr>
          <w:t xml:space="preserve">Calculus</w:t>
        </w:r>
      </w:ins>
      <w:ins w:id="2522" w:author="PR Preview" w:date="2026-01-01T00:00:00Z">
        <w:r>
          <w:t xml:space="preserve">. 11th ed. Cengage Learning.</w:t>
        </w:r>
      </w:ins>
      <w:ins w:id="2523" w:author="PR Preview" w:date="2026-01-01T00:00:00Z">
        <w:r>
          <w:t xml:space="preserve"> </w:t>
        </w:r>
      </w:ins>
      <w:hyperlink r:id="rId171">
        <w:ins w:id="2524" w:author="PR Preview" w:date="2026-01-01T00:00:00Z">
          <w:r>
            <w:rPr>
              <w:rStyle w:val="Hyperlink"/>
            </w:rPr>
            <w:t xml:space="preserve">https://www.cengage.com/c/calculus-11e-larson/</w:t>
          </w:r>
        </w:ins>
      </w:hyperlink>
      <w:ins w:id="2525" w:author="PR Preview" w:date="2026-01-01T00:00:00Z">
        <w:r>
          <w:t xml:space="preserve">.</w:t>
        </w:r>
      </w:ins>
    </w:p>
    <w:bookmarkEnd w:id="172"/>
    <w:bookmarkStart w:id="174" w:name="ref-problifesavercalc"/>
    <w:p>
      <w:pPr>
        <w:pStyle w:val="Bibliography"/>
      </w:pPr>
      <w:ins w:id="2526" w:author="PR Preview" w:date="2026-01-01T00:00:00Z">
        <w:r>
          <w:t xml:space="preserve">Miller, Steven J. 2016.</w:t>
        </w:r>
      </w:ins>
      <w:ins w:id="2527" w:author="PR Preview" w:date="2026-01-01T00:00:00Z">
        <w:r>
          <w:t xml:space="preserve"> </w:t>
        </w:r>
      </w:ins>
      <w:ins w:id="2528" w:author="PR Preview" w:date="2026-01-01T00:00:00Z">
        <w:r>
          <w:rPr>
            <w:i/>
            <w:iCs/>
          </w:rPr>
          <w:t xml:space="preserve">The Probability Lifesaver: Calculus Review Problems</w:t>
        </w:r>
      </w:ins>
      <w:ins w:id="2529" w:author="PR Preview" w:date="2026-01-01T00:00:00Z">
        <w:r>
          <w:t xml:space="preserve">.</w:t>
        </w:r>
      </w:ins>
      <w:ins w:id="2530" w:author="PR Preview" w:date="2026-01-01T00:00:00Z">
        <w:r>
          <w:t xml:space="preserve"> </w:t>
        </w:r>
      </w:ins>
      <w:hyperlink r:id="rId173">
        <w:ins w:id="2531" w:author="PR Preview" w:date="2026-01-01T00:00:00Z">
          <w:r>
            <w:rPr>
              <w:rStyle w:val="Hyperlink"/>
            </w:rPr>
            <w:t xml:space="preserve">https://web.williams.edu/Mathematics/sjmiller/public_html/probabilitylifesaver/index.htm#:~:text=http%3A//web.williams.edu/Mathematics/sjmiller/public_html/probabilitylifesaver/supplementalchap_calcreview.pdf</w:t>
          </w:r>
        </w:ins>
      </w:hyperlink>
      <w:ins w:id="2532" w:author="PR Preview" w:date="2026-01-01T00:00:00Z">
        <w:r>
          <w:t xml:space="preserve">.</w:t>
        </w:r>
      </w:ins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14" Type="http://schemas.openxmlformats.org/officeDocument/2006/relationships/hyperlink" Target="algebra.qmd#def-distributive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46" Type="http://schemas.openxmlformats.org/officeDocument/2006/relationships/hyperlink" Target="algebra.qmd#def-real-power" TargetMode="External"/><Relationship Id="rId108" Type="http://schemas.openxmlformats.org/officeDocument/2006/relationships/hyperlink" Target="algebra.qmd#rem-linear-function-terminology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14" Type="http://schemas.openxmlformats.org/officeDocument/2006/relationships/hyperlink" Target="algebra.qmd#def-distributive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46" Type="http://schemas.openxmlformats.org/officeDocument/2006/relationships/hyperlink" Target="algebra.qmd#def-real-power" TargetMode="External"/><Relationship Id="rId108" Type="http://schemas.openxmlformats.org/officeDocument/2006/relationships/hyperlink" Target="algebra.qmd#rem-linear-function-terminology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2026-10-10T17:48:53Z</dcterms:created>
  <dcterms:modified xsi:type="dcterms:W3CDTF">2026-10-10T17:48:53Z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