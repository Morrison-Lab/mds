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ins w:id="1" w:author="PR Preview" w:date="2026-01-01T00:00:00Z">
        <w:r>
          <w:t xml:space="preserve">Integrals and the Fundamental Theorem of Calculus</w:t>
        </w:r>
      </w:ins>
    </w:p>
    <w:p>
      <w:pPr>
        <w:pStyle w:val="Date"/>
      </w:pPr>
      <w:ins w:id="2" w:author="PR Preview" w:date="2026-01-01T00:00:00Z">
        <w:r>
          <w:t xml:space="preserve">Last modified: 2026-10-10 10:39:03 (PDT)</w:t>
        </w:r>
      </w:ins>
    </w:p>
    <w:bookmarkStart w:id="167" w:name="sec-integration"/>
    <w:p>
      <w:pPr>
        <w:pStyle w:val="Heading2"/>
      </w:pPr>
      <w:ins w:id="3" w:author="PR Preview" w:date="2026-01-01T00:00:00Z">
        <w:r>
          <w:t xml:space="preserve">1 Integration</w:t>
        </w:r>
      </w:ins>
    </w:p>
    <w:p>
      <w:pPr>
        <w:pStyle w:val="FirstParagraph"/>
      </w:pPr>
      <w:ins w:id="4" w:author="PR Preview" w:date="2026-01-01T00:00:00Z">
        <w:r>
          <w:t xml:space="preserve">Integration is the inverse operation of differentiation: it recovers a</w:t>
        </w:r>
      </w:ins>
      <w:ins w:id="5" w:author="PR Preview" w:date="2026-01-01T00:00:00Z">
        <w:r>
          <w:t xml:space="preserve"> </w:t>
        </w:r>
      </w:ins>
      <w:ins w:id="6" w:author="PR Preview" w:date="2026-01-01T00:00:00Z">
        <w:r>
          <w:t xml:space="preserve">function from its derivative and accumulates quantities such as areas,</w:t>
        </w:r>
      </w:ins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totals, and probabilities. We begin with antiderivatives, then state</w:t>
        </w:r>
      </w:ins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basic integration rules, and conclude with the Fundamental Theorem of</w:t>
        </w:r>
      </w:ins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Calculus and a worked example from probability.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ins w:id="13" w:author="PR Preview" w:date="2026-01-01T00:00:00Z">
        <w:r>
          <w:t xml:space="preserve">1.1 Antiderivatives</w:t>
        </w:r>
      </w:ins>
    </w:p>
    <w:bookmarkStart w:id="14" w:name="def-antiderivative"/>
    <w:p>
      <w:pPr>
        <w:pStyle w:val="FirstParagraph"/>
      </w:pPr>
      <w:ins w:id="14" w:author="PR Preview" w:date="2026-01-01T00:00:00Z">
        <w:r>
          <w:rPr>
            <w:b/>
            <w:bCs/>
          </w:rPr>
          <w:t xml:space="preserve">Definition 1 (Antiderivative)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A function</w:t>
        </w:r>
      </w:ins>
      <w:ins w:id="17" w:author="PR Preview" w:date="2026-01-01T00:00:00Z">
        <w:r>
          <w:t xml:space="preserve"> </w:t>
        </w:r>
      </w:ins>
      <m:oMath>
        <m:r>
          <m:t>F</m:t>
        </m:r>
      </m:oMath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is an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rPr>
            <w:b/>
            <w:bCs/>
          </w:rPr>
          <w:t xml:space="preserve">antiderivative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of</w:t>
        </w:r>
      </w:ins>
      <w:ins w:id="24" w:author="PR Preview" w:date="2026-01-01T00:00:00Z">
        <w:r>
          <w:t xml:space="preserve"> </w:t>
        </w:r>
      </w:ins>
      <m:oMath>
        <m:r>
          <m:t>f</m:t>
        </m:r>
      </m:oMath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on an interval</w:t>
        </w:r>
      </w:ins>
      <w:ins w:id="27" w:author="PR Preview" w:date="2026-01-01T00:00:00Z">
        <w:r>
          <w:t xml:space="preserve"> </w:t>
        </w:r>
      </w:ins>
      <m:oMath>
        <m:r>
          <m:t>I</m:t>
        </m:r>
      </m:oMath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if: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ins w:id="30" w:author="PR Preview" w:date="2026-01-01T00:00:00Z">
        <w:r>
          <w:t xml:space="preserve">Finding an antiderivative of</w:t>
        </w:r>
      </w:ins>
      <w:ins w:id="31" w:author="PR Preview" w:date="2026-01-01T00:00:00Z">
        <w:r>
          <w:t xml:space="preserve"> </w:t>
        </w:r>
      </w:ins>
      <m:oMath>
        <m:r>
          <m:t>f</m:t>
        </m:r>
      </m:oMath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is called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rPr>
            <w:b/>
            <w:bCs/>
          </w:rPr>
          <w:t xml:space="preserve">antidifferentiation</w:t>
        </w:r>
      </w:ins>
      <w:ins w:id="36" w:author="PR Preview" w:date="2026-01-01T00:00:00Z">
        <w:r>
          <w:t xml:space="preserve">,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or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rPr>
            <w:b/>
            <w:bCs/>
          </w:rPr>
          <w:t xml:space="preserve">antidifferentiating</w:t>
        </w:r>
      </w:ins>
      <w:ins w:id="41" w:author="PR Preview" w:date="2026-01-01T00:00:00Z">
        <w:r>
          <w:t xml:space="preserve"> </w:t>
        </w:r>
      </w:ins>
      <m:oMath>
        <m:r>
          <m:t>f</m:t>
        </m:r>
      </m:oMath>
      <w:ins w:id="42" w:author="PR Preview" w:date="2026-01-01T00:00:00Z">
        <w:r>
          <w:t xml:space="preserve">.</w:t>
        </w:r>
      </w:ins>
    </w:p>
    <w:p>
      <w:pPr>
        <w:pStyle w:val="BodyText"/>
      </w:pPr>
      <w:ins w:id="43" w:author="PR Preview" w:date="2026-01-01T00:00:00Z">
        <w:r>
          <w:t xml:space="preserve">(Larson and Edwards 2018, sec. 4.1, pp. 248–249)</w:t>
        </w:r>
      </w:ins>
    </w:p>
    <w:bookmarkEnd w:id="14"/>
    <w:bookmarkStart w:id="15" w:name="def-indefinite-integral"/>
    <w:p>
      <w:pPr>
        <w:pStyle w:val="BodyText"/>
      </w:pPr>
      <w:ins w:id="44" w:author="PR Preview" w:date="2026-01-01T00:00:00Z">
        <w:r>
          <w:rPr>
            <w:b/>
            <w:bCs/>
          </w:rPr>
          <w:t xml:space="preserve">Definition 2 (Indefinite integral)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The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rPr>
            <w:b/>
            <w:bCs/>
          </w:rPr>
          <w:t xml:space="preserve">indefinite integral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of</w:t>
        </w:r>
      </w:ins>
      <w:ins w:id="51" w:author="PR Preview" w:date="2026-01-01T00:00:00Z">
        <w:r>
          <w:t xml:space="preserve"> </w:t>
        </w:r>
      </w:ins>
      <m:oMath>
        <m:r>
          <m:t>f</m:t>
        </m:r>
      </m:oMath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is the family of all antiderivatives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(</w:t>
        </w:r>
      </w:ins>
      <w:hyperlink w:anchor="def-antiderivative">
        <w:ins w:id="56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57" w:author="PR Preview" w:date="2026-01-01T00:00:00Z">
        <w:r>
          <w:t xml:space="preserve">) of</w:t>
        </w:r>
      </w:ins>
      <w:ins w:id="58" w:author="PR Preview" w:date="2026-01-01T00:00:00Z">
        <w:r>
          <w:t xml:space="preserve"> </w:t>
        </w:r>
      </w:ins>
      <m:oMath>
        <m:r>
          <m:t>f</m:t>
        </m:r>
      </m:oMath>
      <w:ins w:id="5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ins w:id="60" w:author="PR Preview" w:date="2026-01-01T00:00:00Z">
        <w:r>
          <w:t xml:space="preserve">where</w:t>
        </w:r>
      </w:ins>
      <w:ins w:id="61" w:author="PR Preview" w:date="2026-01-01T00:00:00Z">
        <w:r>
          <w:t xml:space="preserve"> </w:t>
        </w:r>
      </w:ins>
      <m:oMath>
        <m:r>
          <m:t>F</m:t>
        </m:r>
      </m:oMath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is any one antiderivative of</w:t>
        </w:r>
      </w:ins>
      <w:ins w:id="64" w:author="PR Preview" w:date="2026-01-01T00:00:00Z">
        <w:r>
          <w:t xml:space="preserve"> </w:t>
        </w:r>
      </w:ins>
      <m:oMath>
        <m:r>
          <m:t>f</m:t>
        </m:r>
      </m:oMath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and</w:t>
        </w:r>
      </w:ins>
      <w:ins w:id="67" w:author="PR Preview" w:date="2026-01-01T00:00:00Z">
        <w:r>
          <w:t xml:space="preserve"> </w:t>
        </w:r>
      </w:ins>
      <m:oMath>
        <m:r>
          <m:t>C</m:t>
        </m:r>
      </m:oMath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is an arbitrary constant of integration.</w:t>
        </w:r>
      </w:ins>
    </w:p>
    <w:p>
      <w:pPr>
        <w:pStyle w:val="BodyText"/>
      </w:pPr>
      <w:ins w:id="70" w:author="PR Preview" w:date="2026-01-01T00:00:00Z">
        <w:r>
          <w:t xml:space="preserve">(Larson and Edwards 2018, sec. 4.1, pp. 248–249)</w:t>
        </w:r>
      </w:ins>
    </w:p>
    <w:bookmarkEnd w:id="15"/>
    <w:bookmarkStart w:id="25" w:name="exm-antiderivative-power"/>
    <w:p>
      <w:pPr>
        <w:pStyle w:val="BodyText"/>
      </w:pPr>
      <w:ins w:id="71" w:author="PR Preview" w:date="2026-01-01T00:00:00Z">
        <w:r>
          <w:rPr>
            <w:b/>
            <w:bCs/>
          </w:rPr>
          <w:t xml:space="preserve">Example 1 (Antiderivative of</w:t>
        </w:r>
      </w:ins>
      <w:ins w:id="72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</m:oMath>
      <w:ins w:id="73" w:author="PR Preview" w:date="2026-01-01T00:00:00Z">
        <w:r>
          <w:rPr>
            <w:b/>
            <w:bCs/>
          </w:rPr>
          <w:t xml:space="preserve">)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For</w:t>
        </w:r>
      </w:ins>
      <w:ins w:id="7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77" w:author="PR Preview" w:date="2026-01-01T00:00:00Z">
        <w:r>
          <w:t xml:space="preserve">, an antiderivative is</w:t>
        </w:r>
      </w:ins>
      <w:ins w:id="7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ins w:id="79" w:author="PR Preview" w:date="2026-01-01T00:00:00Z">
        <w:r>
          <w:t xml:space="preserve">,</w:t>
        </w:r>
      </w:ins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since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82" w:author="PR Preview" w:date="2026-01-01T00:00:00Z">
        <w:r>
          <w:t xml:space="preserve">Adding any constant</w:t>
        </w:r>
      </w:ins>
      <w:ins w:id="83" w:author="PR Preview" w:date="2026-01-01T00:00:00Z">
        <w:r>
          <w:t xml:space="preserve"> </w:t>
        </w:r>
      </w:ins>
      <m:oMath>
        <m:r>
          <m:t>C</m:t>
        </m:r>
      </m:oMath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gives another antiderivative;</w:t>
        </w:r>
      </w:ins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for example, with</w:t>
        </w:r>
      </w:ins>
      <w:ins w:id="88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7</m:t>
        </m:r>
      </m:oMath>
      <w:ins w:id="89" w:author="PR Preview" w:date="2026-01-01T00:00:00Z">
        <w:r>
          <w:t xml:space="preserve">,</w:t>
        </w:r>
      </w:ins>
      <w:ins w:id="9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also satisfies</w:t>
        </w:r>
      </w:ins>
      <w:ins w:id="93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94" w:author="PR Preview" w:date="2026-01-01T00:00:00Z">
        <w:r>
          <w:t xml:space="preserve">, since adding a constant does not change the derivative.</w:t>
        </w:r>
      </w:ins>
      <w:ins w:id="95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is not an antiderivative of</w:t>
        </w:r>
      </w:ins>
      <w:ins w:id="98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</m:oMath>
      <w:ins w:id="99" w:author="PR Preview" w:date="2026-01-01T00:00:00Z">
        <w:r>
          <w:t xml:space="preserve">:</w:t>
        </w:r>
      </w:ins>
      <w:ins w:id="100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for</w:t>
        </w:r>
      </w:ins>
      <w:ins w:id="103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≠</m:t>
        </m:r>
        <m:r>
          <m:t>0</m:t>
        </m:r>
      </m:oMath>
      <w:ins w:id="104" w:author="PR Preview" w:date="2026-01-01T00:00:00Z">
        <w:r>
          <w:t xml:space="preserve">.</w:t>
        </w:r>
      </w:ins>
    </w:p>
    <w:p>
      <w:pPr>
        <w:pStyle w:val="BodyText"/>
      </w:pPr>
      <w:ins w:id="105" w:author="PR Preview" w:date="2026-01-01T00:00:00Z">
        <w:r>
          <w:t xml:space="preserve">See</w:t>
        </w:r>
      </w:ins>
      <w:ins w:id="106" w:author="PR Preview" w:date="2026-01-01T00:00:00Z">
        <w:r>
          <w:t xml:space="preserve"> </w:t>
        </w:r>
      </w:ins>
      <w:hyperlink w:anchor="fig-antiderivatives">
        <w:ins w:id="107" w:author="PR Preview" w:date="2026-01-01T00:00:00Z">
          <w:r>
            <w:rPr>
              <w:rStyle w:val="Hyperlink"/>
            </w:rPr>
            <w:t xml:space="preserve">Figure 1</w:t>
          </w:r>
        </w:ins>
      </w:hyperlink>
      <w:ins w:id="108" w:author="PR Preview" w:date="2026-01-01T00:00:00Z">
        <w:r>
          <w:t xml:space="preserve">.</w:t>
        </w:r>
      </w:ins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ins w:id="109" w:author="PR Preview" w:date="2026-01-01T00:00:00Z">
        <w:r>
          <w:t xml:space="preserve">Figure 1: The function</w:t>
        </w:r>
      </w:ins>
      <w:ins w:id="11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and five antiderivatives</w:t>
        </w:r>
      </w:ins>
      <w:ins w:id="11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for</w:t>
        </w:r>
      </w:ins>
      <w:ins w:id="116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ins w:id="117" w:author="PR Preview" w:date="2026-01-01T00:00:00Z">
        <w:r>
          <w:t xml:space="preserve">.</w:t>
        </w:r>
      </w:ins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Each antiderivative has the same derivative</w:t>
        </w:r>
      </w:ins>
      <w:ins w:id="120" w:author="PR Preview" w:date="2026-01-01T00:00:00Z">
        <w:r>
          <w:t xml:space="preserve"> </w:t>
        </w:r>
      </w:ins>
      <m:oMath>
        <m:r>
          <m:t>f</m:t>
        </m:r>
      </m:oMath>
      <w:ins w:id="121" w:author="PR Preview" w:date="2026-01-01T00:00:00Z">
        <w:r>
          <w:t xml:space="preserve">; they differ only by a vertical shift.</w:t>
        </w:r>
      </w:ins>
    </w:p>
    <w:bookmarkEnd w:id="24"/>
    <w:bookmarkEnd w:id="25"/>
    <w:bookmarkStart w:id="26" w:name="thm-integral-rules"/>
    <w:p>
      <w:pPr>
        <w:pStyle w:val="BodyText"/>
      </w:pPr>
      <w:ins w:id="122" w:author="PR Preview" w:date="2026-01-01T00:00:00Z">
        <w:r>
          <w:rPr>
            <w:b/>
            <w:bCs/>
          </w:rPr>
          <w:t xml:space="preserve">Theorem 1 (Basic integration rules)</w:t>
        </w:r>
      </w:ins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Each antiderivative in the table is defined only up to an arbitrary constant</w:t>
        </w:r>
      </w:ins>
      <w:ins w:id="125" w:author="PR Preview" w:date="2026-01-01T00:00:00Z">
        <w:r>
          <w:t xml:space="preserve"> </w:t>
        </w:r>
      </w:ins>
      <m:oMath>
        <m:r>
          <m:t>C</m:t>
        </m:r>
      </m:oMath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(see</w:t>
        </w:r>
      </w:ins>
      <w:ins w:id="128" w:author="PR Preview" w:date="2026-01-01T00:00:00Z">
        <w:r>
          <w:t xml:space="preserve"> </w:t>
        </w:r>
      </w:ins>
      <w:hyperlink w:anchor="def-antiderivative">
        <w:ins w:id="129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130" w:author="PR Preview" w:date="2026-01-01T00:00:00Z">
        <w:r>
          <w:t xml:space="preserve">);</w:t>
        </w:r>
      </w:ins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the table omits</w:t>
        </w:r>
      </w:ins>
      <w:ins w:id="133" w:author="PR Preview" w:date="2026-01-01T00:00:00Z">
        <w:r>
          <w:t xml:space="preserve"> </w:t>
        </w:r>
      </w:ins>
      <m:oMath>
        <m:r>
          <m:rPr>
            <m:sty m:val="p"/>
          </m:rPr>
          <m:t>+</m:t>
        </m:r>
        <m:r>
          <m:t>C</m:t>
        </m:r>
      </m:oMath>
      <w:ins w:id="134" w:author="PR Preview" w:date="2026-01-01T00:00:00Z">
        <w:r>
          <w:t xml:space="preserve"> </w:t>
        </w:r>
      </w:ins>
      <w:ins w:id="135" w:author="PR Preview" w:date="2026-01-01T00:00:00Z">
        <w:r>
          <w:t xml:space="preserve">from every row for brevity.</w:t>
        </w:r>
      </w:ins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ins w:id="136" w:author="PR Preview" w:date="2026-01-01T00:00:00Z">
        <w:r>
          <w:t xml:space="preserve">The first two rows, the trigonometric rows (</w:t>
        </w:r>
      </w:ins>
      <m:oMath>
        <m:r>
          <m:rPr>
            <m:sty m:val="p"/>
          </m:rPr>
          <m:t>sin</m:t>
        </m:r>
        <m:r>
          <m:t>x</m:t>
        </m:r>
      </m:oMath>
      <w:ins w:id="137" w:author="PR Preview" w:date="2026-01-01T00:00:00Z">
        <w:r>
          <w:t xml:space="preserve">,</w:t>
        </w:r>
      </w:ins>
      <w:ins w:id="138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t>x</m:t>
        </m:r>
      </m:oMath>
      <w:ins w:id="139" w:author="PR Preview" w:date="2026-01-01T00:00:00Z">
        <w:r>
          <w:t xml:space="preserve">), and the bottom two rows (linearity) are from</w:t>
        </w:r>
      </w:ins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(Larson and Edwards 2018, sec. 4.1, p. 250</w:t>
        </w:r>
      </w:ins>
      <w:ins w:id="142" w:author="PR Preview" w:date="2026-01-01T00:00:00Z">
        <w:r>
          <w:t xml:space="preserve"> </w:t>
        </w:r>
      </w:ins>
      <w:ins w:id="143" w:author="PR Preview" w:date="2026-01-01T00:00:00Z">
        <w:r>
          <w:t xml:space="preserve">“Basic Integration Rules”</w:t>
        </w:r>
      </w:ins>
      <w:ins w:id="144" w:author="PR Preview" w:date="2026-01-01T00:00:00Z">
        <w:r>
          <w:t xml:space="preserve">)</w:t>
        </w:r>
      </w:ins>
      <w:ins w:id="145" w:author="PR Preview" w:date="2026-01-01T00:00:00Z">
        <w:r>
          <w:t xml:space="preserve">;</w:t>
        </w:r>
      </w:ins>
      <w:ins w:id="146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x</m:t>
        </m:r>
      </m:oMath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is from</w:t>
        </w:r>
      </w:ins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(Larson and Edwards 2018, sec. 5.2, Theorem 5.5, p. 324)</w:t>
        </w:r>
      </w:ins>
      <w:ins w:id="151" w:author="PR Preview" w:date="2026-01-01T00:00:00Z">
        <w:r>
          <w:t xml:space="preserve">;</w:t>
        </w:r>
      </w:ins>
      <w:ins w:id="152" w:author="PR Preview" w:date="2026-01-01T00:00:00Z">
        <w:r>
          <w:t xml:space="preserve"> </w:t>
        </w:r>
      </w:ins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and</w:t>
        </w:r>
      </w:ins>
      <w:ins w:id="155" w:author="PR Preview" w:date="2026-01-01T00:00:00Z">
        <w:r>
          <w:t xml:space="preserve"> </w:t>
        </w:r>
      </w:ins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are from</w:t>
        </w:r>
      </w:ins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(Larson and Edwards 2018, sec. 5.4, Theorem 5.12, p. 346)</w:t>
        </w:r>
      </w:ins>
      <w:ins w:id="160" w:author="PR Preview" w:date="2026-01-01T00:00:00Z">
        <w:r>
          <w:t xml:space="preserve">.</w:t>
        </w:r>
      </w:ins>
    </w:p>
    <w:bookmarkEnd w:id="26"/>
    <w:bookmarkStart w:id="27" w:name="exm-integral-rules-quadratic"/>
    <w:p>
      <w:pPr>
        <w:pStyle w:val="BodyText"/>
      </w:pPr>
      <w:ins w:id="161" w:author="PR Preview" w:date="2026-01-01T00:00:00Z">
        <w:r>
          <w:rPr>
            <w:b/>
            <w:bCs/>
          </w:rPr>
          <w:t xml:space="preserve">Example 2 (Antiderivative of</w:t>
        </w:r>
      </w:ins>
      <w:ins w:id="162" w:author="PR Preview" w:date="2026-01-01T00:00:00Z">
        <w:r>
          <w:rPr>
            <w:b/>
            <w:bCs/>
          </w:rPr>
          <w:t xml:space="preserve"> </w:t>
        </w:r>
      </w:ins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ins w:id="163" w:author="PR Preview" w:date="2026-01-01T00:00:00Z">
        <w:r>
          <w:rPr>
            <w:b/>
            <w:bCs/>
          </w:rPr>
          <w:t xml:space="preserve">)</w:t>
        </w:r>
      </w:ins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By the power rule (</w:t>
        </w:r>
      </w:ins>
      <m:oMath>
        <m:r>
          <m:t>n</m:t>
        </m:r>
        <m:r>
          <m:rPr>
            <m:sty m:val="p"/>
          </m:rPr>
          <m:t>=</m:t>
        </m:r>
        <m:r>
          <m:t>2</m:t>
        </m:r>
      </m:oMath>
      <w:ins w:id="166" w:author="PR Preview" w:date="2026-01-01T00:00:00Z">
        <w:r>
          <w:t xml:space="preserve">) and linearity from</w:t>
        </w:r>
      </w:ins>
      <w:ins w:id="167" w:author="PR Preview" w:date="2026-01-01T00:00:00Z">
        <w:r>
          <w:t xml:space="preserve"> </w:t>
        </w:r>
      </w:ins>
      <w:hyperlink w:anchor="thm-integral-rules">
        <w:ins w:id="168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16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170" w:author="PR Preview" w:date="2026-01-01T00:00:00Z">
        <w:r>
          <w:t xml:space="preserve">Verify by differentiating: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171" w:author="PR Preview" w:date="2026-01-01T00:00:00Z">
        <w:r>
          <w:t xml:space="preserve">as required.</w:t>
        </w:r>
      </w:ins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ins w:id="172" w:author="PR Preview" w:date="2026-01-01T00:00:00Z">
        <w:r>
          <w:t xml:space="preserve">1.2 Regularity Conditions</w:t>
        </w:r>
      </w:ins>
    </w:p>
    <w:bookmarkStart w:id="36" w:name="def-differentiable-on"/>
    <w:p>
      <w:pPr>
        <w:pStyle w:val="FirstParagraph"/>
      </w:pPr>
      <w:ins w:id="173" w:author="PR Preview" w:date="2026-01-01T00:00:00Z">
        <w:r>
          <w:rPr>
            <w:b/>
            <w:bCs/>
          </w:rPr>
          <w:t xml:space="preserve">Definition 3 (Differentiable on an interval)</w:t>
        </w:r>
      </w:ins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A function</w:t>
        </w:r>
      </w:ins>
      <w:ins w:id="176" w:author="PR Preview" w:date="2026-01-01T00:00:00Z">
        <w:r>
          <w:t xml:space="preserve"> </w:t>
        </w:r>
      </w:ins>
      <m:oMath>
        <m:r>
          <m:t>f</m:t>
        </m:r>
      </m:oMath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is</w:t>
        </w:r>
      </w:ins>
      <w:ins w:id="179" w:author="PR Preview" w:date="2026-01-01T00:00:00Z">
        <w:r>
          <w:t xml:space="preserve"> </w:t>
        </w:r>
      </w:ins>
      <w:ins w:id="180" w:author="PR Preview" w:date="2026-01-01T00:00:00Z">
        <w:r>
          <w:rPr>
            <w:b/>
            <w:bCs/>
          </w:rPr>
          <w:t xml:space="preserve">differentiable on</w:t>
        </w:r>
      </w:ins>
      <w:ins w:id="181" w:author="PR Preview" w:date="2026-01-01T00:00:00Z">
        <w:r>
          <w:t xml:space="preserve"> </w:t>
        </w:r>
      </w:ins>
      <w:ins w:id="182" w:author="PR Preview" w:date="2026-01-01T00:00:00Z">
        <w:r>
          <w:t xml:space="preserve">an interval</w:t>
        </w:r>
      </w:ins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if it is differentiable (</w:t>
        </w:r>
      </w:ins>
      <w:hyperlink r:id="rId33">
        <w:ins w:id="185" w:author="PR Preview" w:date="2026-01-01T00:00:00Z">
          <w:r>
            <w:rPr>
              <w:rStyle w:val="Hyperlink"/>
            </w:rPr>
            <w:t xml:space="preserve">Definition 4 in Derivatives and Taylor Series</w:t>
          </w:r>
        </w:ins>
      </w:hyperlink>
      <w:ins w:id="186" w:author="PR Preview" w:date="2026-01-01T00:00:00Z">
        <w:r>
          <w:t xml:space="preserve">) at every point of the interval</w:t>
        </w:r>
      </w:ins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other than its</w:t>
        </w:r>
      </w:ins>
      <w:ins w:id="189" w:author="PR Preview" w:date="2026-01-01T00:00:00Z">
        <w:r>
          <w:t xml:space="preserve"> </w:t>
        </w:r>
      </w:ins>
      <w:hyperlink r:id="rId34">
        <w:ins w:id="190" w:author="PR Preview" w:date="2026-01-01T00:00:00Z">
          <w:r>
            <w:rPr>
              <w:rStyle w:val="Hyperlink"/>
            </w:rPr>
            <w:t xml:space="preserve">endpoints</w:t>
          </w:r>
        </w:ins>
      </w:hyperlink>
      <w:ins w:id="191" w:author="PR Preview" w:date="2026-01-01T00:00:00Z">
        <w:r>
          <w:t xml:space="preserve">,</w:t>
        </w:r>
      </w:ins>
      <w:ins w:id="192" w:author="PR Preview" w:date="2026-01-01T00:00:00Z">
        <w:r>
          <w:t xml:space="preserve"> </w:t>
        </w:r>
      </w:ins>
      <w:ins w:id="193" w:author="PR Preview" w:date="2026-01-01T00:00:00Z">
        <w:r>
          <w:t xml:space="preserve">and, at each endpoint that belongs to the interval,</w:t>
        </w:r>
      </w:ins>
      <w:ins w:id="194" w:author="PR Preview" w:date="2026-01-01T00:00:00Z">
        <w:r>
          <w:t xml:space="preserve"> </w:t>
        </w:r>
      </w:ins>
      <w:ins w:id="195" w:author="PR Preview" w:date="2026-01-01T00:00:00Z">
        <w:r>
          <w:t xml:space="preserve">it has the one-sided derivative (</w:t>
        </w:r>
      </w:ins>
      <w:hyperlink r:id="rId35">
        <w:ins w:id="196" w:author="PR Preview" w:date="2026-01-01T00:00:00Z">
          <w:r>
            <w:rPr>
              <w:rStyle w:val="Hyperlink"/>
            </w:rPr>
            <w:t xml:space="preserve">Definition 6 in Derivatives and Taylor Series</w:t>
          </w:r>
        </w:ins>
      </w:hyperlink>
      <w:ins w:id="197" w:author="PR Preview" w:date="2026-01-01T00:00:00Z">
        <w:r>
          <w:t xml:space="preserve">) from inside the interval:</w:t>
        </w:r>
      </w:ins>
      <w:ins w:id="198" w:author="PR Preview" w:date="2026-01-01T00:00:00Z">
        <w:r>
          <w:t xml:space="preserve"> </w:t>
        </w:r>
      </w:ins>
      <w:ins w:id="199" w:author="PR Preview" w:date="2026-01-01T00:00:00Z">
        <w:r>
          <w:t xml:space="preserve">the right-hand derivative at the left endpoint</w:t>
        </w:r>
      </w:ins>
      <w:ins w:id="200" w:author="PR Preview" w:date="2026-01-01T00:00:00Z">
        <w:r>
          <w:t xml:space="preserve"> </w:t>
        </w:r>
      </w:ins>
      <w:ins w:id="201" w:author="PR Preview" w:date="2026-01-01T00:00:00Z">
        <w:r>
          <w:t xml:space="preserve">and the left-hand derivative at the right endpoint.</w:t>
        </w:r>
      </w:ins>
    </w:p>
    <w:p>
      <w:pPr>
        <w:pStyle w:val="BodyText"/>
      </w:pPr>
      <w:ins w:id="202" w:author="PR Preview" w:date="2026-01-01T00:00:00Z">
        <w:r>
          <w:t xml:space="preserve">(Larson and Edwards 2018, sec. 2.1, p. 100)</w:t>
        </w:r>
      </w:ins>
    </w:p>
    <w:bookmarkEnd w:id="36"/>
    <w:bookmarkStart w:id="38" w:name="exm-differentiable-on"/>
    <w:p>
      <w:pPr>
        <w:pStyle w:val="BodyText"/>
      </w:pPr>
      <w:ins w:id="203" w:author="PR Preview" w:date="2026-01-01T00:00:00Z">
        <w:r>
          <w:rPr>
            <w:b/>
            <w:bCs/>
          </w:rPr>
          <w:t xml:space="preserve">Example 3 (Differentiable on one interval but not another)</w:t>
        </w:r>
      </w:ins>
      <w:ins w:id="204" w:author="PR Preview" w:date="2026-01-01T00:00:00Z">
        <w:r>
          <w:t xml:space="preserve"> </w:t>
        </w:r>
      </w:ins>
      <w:ins w:id="205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is differentiable on</w:t>
        </w:r>
      </w:ins>
      <w:ins w:id="208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209" w:author="PR Preview" w:date="2026-01-01T00:00:00Z">
        <w:r>
          <w:t xml:space="preserve">:</w:t>
        </w:r>
      </w:ins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the computation of</w:t>
        </w:r>
      </w:ins>
      <w:ins w:id="212" w:author="PR Preview" w:date="2026-01-01T00:00:00Z">
        <w:r>
          <w:t xml:space="preserve"> </w:t>
        </w:r>
      </w:ins>
      <w:hyperlink r:id="rId37">
        <w:ins w:id="213" w:author="PR Preview" w:date="2026-01-01T00:00:00Z">
          <w:r>
            <w:rPr>
              <w:rStyle w:val="Hyperlink"/>
            </w:rPr>
            <w:t xml:space="preserve">Example 4 in Derivatives and Taylor Series</w:t>
          </w:r>
        </w:ins>
      </w:hyperlink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with</w:t>
        </w:r>
      </w:ins>
      <w:ins w:id="216" w:author="PR Preview" w:date="2026-01-01T00:00:00Z">
        <w:r>
          <w:t xml:space="preserve"> </w:t>
        </w:r>
      </w:ins>
      <m:oMath>
        <m:r>
          <m:t>3</m:t>
        </m:r>
      </m:oMath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replaced by any</w:t>
        </w:r>
      </w:ins>
      <w:ins w:id="219" w:author="PR Preview" w:date="2026-01-01T00:00:00Z">
        <w:r>
          <w:t xml:space="preserve"> </w:t>
        </w:r>
      </w:ins>
      <m:oMath>
        <m:r>
          <m:t>c</m:t>
        </m:r>
      </m:oMath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gives</w:t>
        </w:r>
      </w:ins>
      <w:ins w:id="222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ins w:id="223" w:author="PR Preview" w:date="2026-01-01T00:00:00Z">
        <w:r>
          <w:t xml:space="preserve">, which tends to</w:t>
        </w:r>
      </w:ins>
      <w:ins w:id="224" w:author="PR Preview" w:date="2026-01-01T00:00:00Z">
        <w:r>
          <w:t xml:space="preserve"> </w:t>
        </w:r>
      </w:ins>
      <m:oMath>
        <m:r>
          <m:t>2</m:t>
        </m:r>
        <m:r>
          <m:t>c</m:t>
        </m:r>
      </m:oMath>
      <w:ins w:id="225" w:author="PR Preview" w:date="2026-01-01T00:00:00Z">
        <w:r>
          <w:t xml:space="preserve">,</w:t>
        </w:r>
      </w:ins>
      <w:ins w:id="226" w:author="PR Preview" w:date="2026-01-01T00:00:00Z">
        <w:r>
          <w:t xml:space="preserve"> </w:t>
        </w:r>
      </w:ins>
      <w:ins w:id="227" w:author="PR Preview" w:date="2026-01-01T00:00:00Z">
        <w:r>
          <w:t xml:space="preserve">including the one-sided limits at the endpoints</w:t>
        </w:r>
      </w:ins>
      <w:ins w:id="228" w:author="PR Preview" w:date="2026-01-01T00:00:00Z">
        <w:r>
          <w:t xml:space="preserve"> </w:t>
        </w:r>
      </w:ins>
      <m:oMath>
        <m:r>
          <m:t>0</m:t>
        </m:r>
      </m:oMath>
      <w:ins w:id="229" w:author="PR Preview" w:date="2026-01-01T00:00:00Z">
        <w:r>
          <w:t xml:space="preserve"> </w:t>
        </w:r>
      </w:ins>
      <w:ins w:id="230" w:author="PR Preview" w:date="2026-01-01T00:00:00Z">
        <w:r>
          <w:t xml:space="preserve">and</w:t>
        </w:r>
      </w:ins>
      <w:ins w:id="231" w:author="PR Preview" w:date="2026-01-01T00:00:00Z">
        <w:r>
          <w:t xml:space="preserve"> </w:t>
        </w:r>
      </w:ins>
      <m:oMath>
        <m:r>
          <m:t>1</m:t>
        </m:r>
      </m:oMath>
      <w:ins w:id="232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ins w:id="233" w:author="PR Preview" w:date="2026-01-01T00:00:00Z">
        <w:r>
          <w:t xml:space="preserve"> </w:t>
        </w:r>
      </w:ins>
      <w:ins w:id="234" w:author="PR Preview" w:date="2026-01-01T00:00:00Z">
        <w:r>
          <w:t xml:space="preserve">is differentiable on</w:t>
        </w:r>
      </w:ins>
      <w:ins w:id="235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ins w:id="236" w:author="PR Preview" w:date="2026-01-01T00:00:00Z">
        <w:r>
          <w:t xml:space="preserve">,</w:t>
        </w:r>
      </w:ins>
      <w:ins w:id="237" w:author="PR Preview" w:date="2026-01-01T00:00:00Z">
        <w:r>
          <w:t xml:space="preserve"> </w:t>
        </w:r>
      </w:ins>
      <w:ins w:id="238" w:author="PR Preview" w:date="2026-01-01T00:00:00Z">
        <w:r>
          <w:t xml:space="preserve">but not on</w:t>
        </w:r>
      </w:ins>
      <w:ins w:id="239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240" w:author="PR Preview" w:date="2026-01-01T00:00:00Z">
        <w:r>
          <w:t xml:space="preserve">: the point</w:t>
        </w:r>
      </w:ins>
      <w:ins w:id="241" w:author="PR Preview" w:date="2026-01-01T00:00:00Z">
        <w:r>
          <w:t xml:space="preserve"> </w:t>
        </w:r>
      </w:ins>
      <m:oMath>
        <m:r>
          <m:t>0</m:t>
        </m:r>
      </m:oMath>
      <w:ins w:id="242" w:author="PR Preview" w:date="2026-01-01T00:00:00Z">
        <w:r>
          <w:t xml:space="preserve"> </w:t>
        </w:r>
      </w:ins>
      <w:ins w:id="243" w:author="PR Preview" w:date="2026-01-01T00:00:00Z">
        <w:r>
          <w:t xml:space="preserve">is in</w:t>
        </w:r>
      </w:ins>
      <w:ins w:id="244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245" w:author="PR Preview" w:date="2026-01-01T00:00:00Z">
        <w:r>
          <w:t xml:space="preserve"> </w:t>
        </w:r>
      </w:ins>
      <w:ins w:id="246" w:author="PR Preview" w:date="2026-01-01T00:00:00Z">
        <w:r>
          <w:t xml:space="preserve">and is not an endpoint,</w:t>
        </w:r>
      </w:ins>
      <w:ins w:id="247" w:author="PR Preview" w:date="2026-01-01T00:00:00Z">
        <w:r>
          <w:t xml:space="preserve"> </w:t>
        </w:r>
      </w:ins>
      <w:ins w:id="248" w:author="PR Preview" w:date="2026-01-01T00:00:00Z">
        <w:r>
          <w:t xml:space="preserve">and</w:t>
        </w:r>
      </w:ins>
      <w:ins w:id="249" w:author="PR Preview" w:date="2026-01-01T00:00:00Z">
        <w:r>
          <w:t xml:space="preserve"> </w:t>
        </w:r>
      </w:ins>
      <w:hyperlink r:id="rId37">
        <w:ins w:id="250" w:author="PR Preview" w:date="2026-01-01T00:00:00Z">
          <w:r>
            <w:rPr>
              <w:rStyle w:val="Hyperlink"/>
            </w:rPr>
            <w:t xml:space="preserve">Example 4 in Derivatives and Taylor Series</w:t>
          </w:r>
        </w:ins>
      </w:hyperlink>
      <w:ins w:id="251" w:author="PR Preview" w:date="2026-01-01T00:00:00Z">
        <w:r>
          <w:t xml:space="preserve"> </w:t>
        </w:r>
      </w:ins>
      <w:ins w:id="252" w:author="PR Preview" w:date="2026-01-01T00:00:00Z">
        <w:r>
          <w:t xml:space="preserve">shows</w:t>
        </w:r>
      </w:ins>
      <w:ins w:id="253" w:author="PR Preview" w:date="2026-01-01T00:00:00Z">
        <w:r>
          <w:t xml:space="preserve"> </w:t>
        </w:r>
      </w:ins>
      <m:oMath>
        <m:r>
          <m:t>g</m:t>
        </m:r>
      </m:oMath>
      <w:ins w:id="254" w:author="PR Preview" w:date="2026-01-01T00:00:00Z">
        <w:r>
          <w:t xml:space="preserve"> </w:t>
        </w:r>
      </w:ins>
      <w:ins w:id="255" w:author="PR Preview" w:date="2026-01-01T00:00:00Z">
        <w:r>
          <w:t xml:space="preserve">is not differentiable there.</w:t>
        </w:r>
      </w:ins>
    </w:p>
    <w:bookmarkEnd w:id="38"/>
    <w:bookmarkStart w:id="39" w:name="def-continuous"/>
    <w:p>
      <w:pPr>
        <w:pStyle w:val="FirstParagraph"/>
      </w:pPr>
      <w:ins w:id="256" w:author="PR Preview" w:date="2026-01-01T00:00:00Z">
        <w:r>
          <w:rPr>
            <w:b/>
            <w:bCs/>
          </w:rPr>
          <w:t xml:space="preserve">Definition 4 (Continuous function)</w:t>
        </w:r>
      </w:ins>
      <w:ins w:id="257" w:author="PR Preview" w:date="2026-01-01T00:00:00Z">
        <w:r>
          <w:t xml:space="preserve"> </w:t>
        </w:r>
      </w:ins>
      <w:ins w:id="258" w:author="PR Preview" w:date="2026-01-01T00:00:00Z">
        <w:r>
          <w:t xml:space="preserve">A function</w:t>
        </w:r>
      </w:ins>
      <w:ins w:id="259" w:author="PR Preview" w:date="2026-01-01T00:00:00Z">
        <w:r>
          <w:t xml:space="preserve"> </w:t>
        </w:r>
      </w:ins>
      <m:oMath>
        <m:r>
          <m:t>f</m:t>
        </m:r>
      </m:oMath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is</w:t>
        </w:r>
      </w:ins>
      <w:ins w:id="262" w:author="PR Preview" w:date="2026-01-01T00:00:00Z">
        <w:r>
          <w:t xml:space="preserve"> </w:t>
        </w:r>
      </w:ins>
      <w:ins w:id="263" w:author="PR Preview" w:date="2026-01-01T00:00:00Z">
        <w:r>
          <w:rPr>
            <w:b/>
            <w:bCs/>
          </w:rPr>
          <w:t xml:space="preserve">continuous at</w:t>
        </w:r>
      </w:ins>
      <w:ins w:id="26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c</m:t>
        </m:r>
      </m:oMath>
      <w:ins w:id="265" w:author="PR Preview" w:date="2026-01-01T00:00:00Z">
        <w:r>
          <w:t xml:space="preserve"> </w:t>
        </w:r>
      </w:ins>
      <w:ins w:id="266" w:author="PR Preview" w:date="2026-01-01T00:00:00Z">
        <w:r>
          <w:t xml:space="preserve">if all three conditions hold:</w:t>
        </w:r>
      </w:ins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ins w:id="267" w:author="PR Preview" w:date="2026-01-01T00:00:00Z">
        <w:r>
          <w:t xml:space="preserve"> </w:t>
        </w:r>
      </w:ins>
      <w:ins w:id="268" w:author="PR Preview" w:date="2026-01-01T00:00:00Z">
        <w:r>
          <w:t xml:space="preserve">is defined,</w:t>
        </w:r>
      </w:ins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exists, and</w:t>
        </w:r>
      </w:ins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ins w:id="271" w:author="PR Preview" w:date="2026-01-01T00:00:00Z">
        <w:r>
          <w:t xml:space="preserve">.</w:t>
        </w:r>
      </w:ins>
    </w:p>
    <w:p>
      <w:pPr>
        <w:pStyle w:val="FirstParagraph"/>
      </w:pPr>
      <w:ins w:id="272" w:author="PR Preview" w:date="2026-01-01T00:00:00Z">
        <w:r>
          <w:t xml:space="preserve">If any of the three conditions fails,</w:t>
        </w:r>
      </w:ins>
      <w:ins w:id="273" w:author="PR Preview" w:date="2026-01-01T00:00:00Z">
        <w:r>
          <w:t xml:space="preserve"> </w:t>
        </w:r>
      </w:ins>
      <m:oMath>
        <m:r>
          <m:t>f</m:t>
        </m:r>
      </m:oMath>
      <w:ins w:id="274" w:author="PR Preview" w:date="2026-01-01T00:00:00Z">
        <w:r>
          <w:t xml:space="preserve"> </w:t>
        </w:r>
      </w:ins>
      <w:ins w:id="275" w:author="PR Preview" w:date="2026-01-01T00:00:00Z">
        <w:r>
          <w:t xml:space="preserve">is</w:t>
        </w:r>
      </w:ins>
      <w:ins w:id="276" w:author="PR Preview" w:date="2026-01-01T00:00:00Z">
        <w:r>
          <w:t xml:space="preserve"> </w:t>
        </w:r>
      </w:ins>
      <w:ins w:id="277" w:author="PR Preview" w:date="2026-01-01T00:00:00Z">
        <w:r>
          <w:rPr>
            <w:b/>
            <w:bCs/>
          </w:rPr>
          <w:t xml:space="preserve">discontinuous</w:t>
        </w:r>
      </w:ins>
      <w:ins w:id="278" w:author="PR Preview" w:date="2026-01-01T00:00:00Z">
        <w:r>
          <w:t xml:space="preserve"> </w:t>
        </w:r>
      </w:ins>
      <w:ins w:id="279" w:author="PR Preview" w:date="2026-01-01T00:00:00Z">
        <w:r>
          <w:t xml:space="preserve">at</w:t>
        </w:r>
      </w:ins>
      <w:ins w:id="280" w:author="PR Preview" w:date="2026-01-01T00:00:00Z">
        <w:r>
          <w:t xml:space="preserve"> </w:t>
        </w:r>
      </w:ins>
      <m:oMath>
        <m:r>
          <m:t>c</m:t>
        </m:r>
      </m:oMath>
      <w:ins w:id="281" w:author="PR Preview" w:date="2026-01-01T00:00:00Z">
        <w:r>
          <w:t xml:space="preserve">.</w:t>
        </w:r>
      </w:ins>
    </w:p>
    <w:p>
      <w:pPr>
        <w:pStyle w:val="BodyText"/>
      </w:pPr>
      <w:ins w:id="282" w:author="PR Preview" w:date="2026-01-01T00:00:00Z">
        <w:r>
          <w:t xml:space="preserve">(Larson and Edwards 2018, sec. 1.4, p. 73)</w:t>
        </w:r>
      </w:ins>
    </w:p>
    <w:bookmarkEnd w:id="39"/>
    <w:bookmarkStart w:id="40" w:name="exm-continuous"/>
    <w:p>
      <w:pPr>
        <w:pStyle w:val="BodyText"/>
      </w:pPr>
      <w:ins w:id="283" w:author="PR Preview" w:date="2026-01-01T00:00:00Z">
        <w:r>
          <w:rPr>
            <w:b/>
            <w:bCs/>
          </w:rPr>
          <w:t xml:space="preserve">Example 4 (A continuous function, and one failure of each condition)</w:t>
        </w:r>
      </w:ins>
      <w:ins w:id="284" w:author="PR Preview" w:date="2026-01-01T00:00:00Z">
        <w:r>
          <w:t xml:space="preserve"> </w:t>
        </w:r>
      </w:ins>
      <w:ins w:id="285" w:author="PR Preview" w:date="2026-01-01T00:00:00Z">
        <w:r>
          <w:t xml:space="preserve"> </w:t>
        </w:r>
      </w:ins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286" w:author="PR Preview" w:date="2026-01-01T00:00:00Z">
        <w:r>
          <w:t xml:space="preserve"> </w:t>
        </w:r>
      </w:ins>
      <w:ins w:id="287" w:author="PR Preview" w:date="2026-01-01T00:00:00Z">
        <w:r>
          <w:t xml:space="preserve">is continuous at</w:t>
        </w:r>
      </w:ins>
      <w:ins w:id="288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1</m:t>
        </m:r>
      </m:oMath>
      <w:ins w:id="289" w:author="PR Preview" w:date="2026-01-01T00:00:00Z">
        <w:r>
          <w:t xml:space="preserve">:</w:t>
        </w:r>
      </w:ins>
      <w:ins w:id="29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291" w:author="PR Preview" w:date="2026-01-01T00:00:00Z">
        <w:r>
          <w:t xml:space="preserve"> </w:t>
        </w:r>
      </w:ins>
      <w:ins w:id="292" w:author="PR Preview" w:date="2026-01-01T00:00:00Z">
        <w:r>
          <w:t xml:space="preserve">is defined, 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ins w:id="293" w:author="PR Preview" w:date="2026-01-01T00:00:00Z">
        <w:r>
          <w:t xml:space="preserve"> </w:t>
        </w:r>
      </w:ins>
      <w:ins w:id="294" w:author="PR Preview" w:date="2026-01-01T00:00:00Z">
        <w:r>
          <w:t xml:space="preserve">fails condition 1 at</w:t>
        </w:r>
      </w:ins>
      <w:ins w:id="295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1</m:t>
        </m:r>
      </m:oMath>
      <w:ins w:id="296" w:author="PR Preview" w:date="2026-01-01T00:00:00Z">
        <w:r>
          <w:t xml:space="preserve">:</w:t>
        </w:r>
      </w:ins>
      <w:ins w:id="297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ins w:id="298" w:author="PR Preview" w:date="2026-01-01T00:00:00Z">
        <w:r>
          <w:t xml:space="preserve"> </w:t>
        </w:r>
      </w:ins>
      <w:ins w:id="299" w:author="PR Preview" w:date="2026-01-01T00:00:00Z">
        <w:r>
          <w:t xml:space="preserve">is not defined (it would divide by zero),</w:t>
        </w:r>
      </w:ins>
      <w:ins w:id="300" w:author="PR Preview" w:date="2026-01-01T00:00:00Z">
        <w:r>
          <w:t xml:space="preserve"> </w:t>
        </w:r>
      </w:ins>
      <w:ins w:id="301" w:author="PR Preview" w:date="2026-01-01T00:00:00Z">
        <w:r>
          <w:t xml:space="preserve">even though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ins w:id="302" w:author="PR Preview" w:date="2026-01-01T00:00:00Z">
        <w:r>
          <w:t xml:space="preserve">exists</w:t>
        </w:r>
      </w:ins>
      <w:ins w:id="303" w:author="PR Preview" w:date="2026-01-01T00:00:00Z">
        <w:r>
          <w:t xml:space="preserve"> </w:t>
        </w:r>
      </w:ins>
      <w:ins w:id="304" w:author="PR Preview" w:date="2026-01-01T00:00:00Z">
        <w:r>
          <w:t xml:space="preserve">(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ins w:id="305" w:author="PR Preview" w:date="2026-01-01T00:00:00Z">
        <w:r>
          <w:t xml:space="preserve">, and the factor</w:t>
        </w:r>
      </w:ins>
      <w:ins w:id="30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−</m:t>
        </m:r>
        <m:r>
          <m:t>1</m:t>
        </m:r>
      </m:oMath>
      <w:ins w:id="307" w:author="PR Preview" w:date="2026-01-01T00:00:00Z">
        <w:r>
          <w:t xml:space="preserve"> </w:t>
        </w:r>
      </w:ins>
      <w:ins w:id="308" w:author="PR Preview" w:date="2026-01-01T00:00:00Z">
        <w:r>
          <w:t xml:space="preserve">cancels for</w:t>
        </w:r>
      </w:ins>
      <w:ins w:id="30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≠</m:t>
        </m:r>
        <m:r>
          <m:t>1</m:t>
        </m:r>
      </m:oMath>
      <w:ins w:id="310" w:author="PR Preview" w:date="2026-01-01T00:00:00Z">
        <w:r>
          <w:t xml:space="preserve">).</w:t>
        </w:r>
      </w:ins>
    </w:p>
    <w:p>
      <w:pPr>
        <w:numPr>
          <w:ilvl w:val="0"/>
          <w:numId w:val="1005"/>
        </w:numPr>
      </w:pPr>
      <w:ins w:id="311" w:author="PR Preview" w:date="2026-01-01T00:00:00Z">
        <w:r>
          <w:t xml:space="preserve">The step function</w:t>
        </w:r>
      </w:ins>
      <w:ins w:id="312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313" w:author="PR Preview" w:date="2026-01-01T00:00:00Z">
        <w:r>
          <w:t xml:space="preserve"> </w:t>
        </w:r>
      </w:ins>
      <w:ins w:id="314" w:author="PR Preview" w:date="2026-01-01T00:00:00Z">
        <w:r>
          <w:t xml:space="preserve">for</w:t>
        </w:r>
      </w:ins>
      <w:ins w:id="315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≥</m:t>
        </m:r>
        <m:r>
          <m:t>0</m:t>
        </m:r>
      </m:oMath>
      <w:ins w:id="316" w:author="PR Preview" w:date="2026-01-01T00:00:00Z">
        <w:r>
          <w:t xml:space="preserve"> </w:t>
        </w:r>
      </w:ins>
      <w:ins w:id="317" w:author="PR Preview" w:date="2026-01-01T00:00:00Z">
        <w:r>
          <w:t xml:space="preserve">and</w:t>
        </w:r>
      </w:ins>
      <w:ins w:id="318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319" w:author="PR Preview" w:date="2026-01-01T00:00:00Z">
        <w:r>
          <w:t xml:space="preserve"> </w:t>
        </w:r>
      </w:ins>
      <w:ins w:id="320" w:author="PR Preview" w:date="2026-01-01T00:00:00Z">
        <w:r>
          <w:t xml:space="preserve">for</w:t>
        </w:r>
      </w:ins>
      <w:ins w:id="32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&lt;</m:t>
        </m:r>
        <m:r>
          <m:t>0</m:t>
        </m:r>
      </m:oMath>
      <w:ins w:id="322" w:author="PR Preview" w:date="2026-01-01T00:00:00Z">
        <w:r>
          <w:t xml:space="preserve"> </w:t>
        </w:r>
      </w:ins>
      <w:ins w:id="323" w:author="PR Preview" w:date="2026-01-01T00:00:00Z">
        <w:r>
          <w:t xml:space="preserve">fails condition 2 at</w:t>
        </w:r>
      </w:ins>
      <w:ins w:id="324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0</m:t>
        </m:r>
      </m:oMath>
      <w:ins w:id="325" w:author="PR Preview" w:date="2026-01-01T00:00:00Z">
        <w:r>
          <w:t xml:space="preserve">:</w:t>
        </w:r>
      </w:ins>
      <w:ins w:id="326" w:author="PR Preview" w:date="2026-01-01T00:00:00Z">
        <w:r>
          <w:t xml:space="preserve"> </w:t>
        </w:r>
      </w:ins>
      <w:ins w:id="327" w:author="PR Preview" w:date="2026-01-01T00:00:00Z">
        <w:r>
          <w:t xml:space="preserve">values to the left are all</w:t>
        </w:r>
      </w:ins>
      <w:ins w:id="328" w:author="PR Preview" w:date="2026-01-01T00:00:00Z">
        <w:r>
          <w:t xml:space="preserve"> </w:t>
        </w:r>
      </w:ins>
      <m:oMath>
        <m:r>
          <m:t>0</m:t>
        </m:r>
      </m:oMath>
      <w:ins w:id="329" w:author="PR Preview" w:date="2026-01-01T00:00:00Z">
        <w:r>
          <w:t xml:space="preserve"> </w:t>
        </w:r>
      </w:ins>
      <w:ins w:id="330" w:author="PR Preview" w:date="2026-01-01T00:00:00Z">
        <w:r>
          <w:t xml:space="preserve">and values to the right are all</w:t>
        </w:r>
      </w:ins>
      <w:ins w:id="331" w:author="PR Preview" w:date="2026-01-01T00:00:00Z">
        <w:r>
          <w:t xml:space="preserve"> </w:t>
        </w:r>
      </w:ins>
      <m:oMath>
        <m:r>
          <m:t>1</m:t>
        </m:r>
      </m:oMath>
      <w:ins w:id="332" w:author="PR Preview" w:date="2026-01-01T00:00:00Z">
        <w:r>
          <w:t xml:space="preserve">,</w:t>
        </w:r>
      </w:ins>
      <w:ins w:id="333" w:author="PR Preview" w:date="2026-01-01T00:00:00Z">
        <w:r>
          <w:t xml:space="preserve"> </w:t>
        </w:r>
      </w:ins>
      <w:ins w:id="334" w:author="PR Preview" w:date="2026-01-01T00:00:00Z">
        <w:r>
          <w:t xml:space="preserve">so</w:t>
        </w:r>
      </w:ins>
      <w:ins w:id="335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336" w:author="PR Preview" w:date="2026-01-01T00:00:00Z">
        <w:r>
          <w:t xml:space="preserve"> </w:t>
        </w:r>
      </w:ins>
      <w:ins w:id="337" w:author="PR Preview" w:date="2026-01-01T00:00:00Z">
        <w:r>
          <w:t xml:space="preserve">does not exist.</w:t>
        </w:r>
      </w:ins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338" w:author="PR Preview" w:date="2026-01-01T00:00:00Z">
        <w:r>
          <w:t xml:space="preserve"> </w:t>
        </w:r>
      </w:ins>
      <w:ins w:id="339" w:author="PR Preview" w:date="2026-01-01T00:00:00Z">
        <w:r>
          <w:t xml:space="preserve">for</w:t>
        </w:r>
      </w:ins>
      <w:ins w:id="34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≠</m:t>
        </m:r>
        <m:r>
          <m:t>1</m:t>
        </m:r>
      </m:oMath>
      <w:ins w:id="341" w:author="PR Preview" w:date="2026-01-01T00:00:00Z">
        <w:r>
          <w:t xml:space="preserve">, with</w:t>
        </w:r>
      </w:ins>
      <w:ins w:id="342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ins w:id="343" w:author="PR Preview" w:date="2026-01-01T00:00:00Z">
        <w:r>
          <w:t xml:space="preserve">,</w:t>
        </w:r>
      </w:ins>
      <w:ins w:id="344" w:author="PR Preview" w:date="2026-01-01T00:00:00Z">
        <w:r>
          <w:t xml:space="preserve"> </w:t>
        </w:r>
      </w:ins>
      <w:ins w:id="345" w:author="PR Preview" w:date="2026-01-01T00:00:00Z">
        <w:r>
          <w:t xml:space="preserve">fails condition 3 at</w:t>
        </w:r>
      </w:ins>
      <w:ins w:id="346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1</m:t>
        </m:r>
      </m:oMath>
      <w:ins w:id="347" w:author="PR Preview" w:date="2026-01-01T00:00:00Z">
        <w:r>
          <w:t xml:space="preserve">:</w:t>
        </w:r>
      </w:ins>
      <w:ins w:id="348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349" w:author="PR Preview" w:date="2026-01-01T00:00:00Z">
        <w:r>
          <w:t xml:space="preserve"> </w:t>
        </w:r>
      </w:ins>
      <w:ins w:id="350" w:author="PR Preview" w:date="2026-01-01T00:00:00Z">
        <w:r>
          <w:t xml:space="preserve">exists but differs from</w:t>
        </w:r>
      </w:ins>
      <w:ins w:id="351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ins w:id="352" w:author="PR Preview" w:date="2026-01-01T00:00:00Z">
        <w:r>
          <w:t xml:space="preserve">.</w:t>
        </w:r>
      </w:ins>
    </w:p>
    <w:bookmarkEnd w:id="40"/>
    <w:bookmarkStart w:id="42" w:name="def-jump-discontinuity"/>
    <w:p>
      <w:pPr>
        <w:pStyle w:val="FirstParagraph"/>
      </w:pPr>
      <w:ins w:id="353" w:author="PR Preview" w:date="2026-01-01T00:00:00Z">
        <w:r>
          <w:rPr>
            <w:b/>
            <w:bCs/>
          </w:rPr>
          <w:t xml:space="preserve">Definition 5 (Jump discontinuity)</w:t>
        </w:r>
      </w:ins>
      <w:ins w:id="354" w:author="PR Preview" w:date="2026-01-01T00:00:00Z">
        <w:r>
          <w:t xml:space="preserve"> </w:t>
        </w:r>
      </w:ins>
      <w:ins w:id="355" w:author="PR Preview" w:date="2026-01-01T00:00:00Z">
        <w:r>
          <w:t xml:space="preserve">A function</w:t>
        </w:r>
      </w:ins>
      <w:ins w:id="356" w:author="PR Preview" w:date="2026-01-01T00:00:00Z">
        <w:r>
          <w:t xml:space="preserve"> </w:t>
        </w:r>
      </w:ins>
      <m:oMath>
        <m:r>
          <m:t>f</m:t>
        </m:r>
      </m:oMath>
      <w:ins w:id="357" w:author="PR Preview" w:date="2026-01-01T00:00:00Z">
        <w:r>
          <w:t xml:space="preserve"> </w:t>
        </w:r>
      </w:ins>
      <w:ins w:id="358" w:author="PR Preview" w:date="2026-01-01T00:00:00Z">
        <w:r>
          <w:t xml:space="preserve">has a</w:t>
        </w:r>
      </w:ins>
      <w:ins w:id="359" w:author="PR Preview" w:date="2026-01-01T00:00:00Z">
        <w:r>
          <w:t xml:space="preserve"> </w:t>
        </w:r>
      </w:ins>
      <w:ins w:id="360" w:author="PR Preview" w:date="2026-01-01T00:00:00Z">
        <w:r>
          <w:rPr>
            <w:b/>
            <w:bCs/>
          </w:rPr>
          <w:t xml:space="preserve">jump discontinuity</w:t>
        </w:r>
      </w:ins>
      <w:ins w:id="361" w:author="PR Preview" w:date="2026-01-01T00:00:00Z">
        <w:r>
          <w:t xml:space="preserve"> </w:t>
        </w:r>
      </w:ins>
      <w:ins w:id="362" w:author="PR Preview" w:date="2026-01-01T00:00:00Z">
        <w:r>
          <w:t xml:space="preserve">at</w:t>
        </w:r>
      </w:ins>
      <w:ins w:id="363" w:author="PR Preview" w:date="2026-01-01T00:00:00Z">
        <w:r>
          <w:t xml:space="preserve"> </w:t>
        </w:r>
      </w:ins>
      <m:oMath>
        <m:r>
          <m:t>c</m:t>
        </m:r>
      </m:oMath>
      <w:ins w:id="364" w:author="PR Preview" w:date="2026-01-01T00:00:00Z">
        <w:r>
          <w:t xml:space="preserve"> </w:t>
        </w:r>
      </w:ins>
      <w:ins w:id="365" w:author="PR Preview" w:date="2026-01-01T00:00:00Z">
        <w:r>
          <w:t xml:space="preserve">if both one-sided limits (</w:t>
        </w:r>
      </w:ins>
      <w:hyperlink r:id="rId41">
        <w:ins w:id="366" w:author="PR Preview" w:date="2026-01-01T00:00:00Z">
          <w:r>
            <w:rPr>
              <w:rStyle w:val="Hyperlink"/>
            </w:rPr>
            <w:t xml:space="preserve">Definition 2 in Derivatives and Taylor Series</w:t>
          </w:r>
        </w:ins>
      </w:hyperlink>
      <w:ins w:id="367" w:author="PR Preview" w:date="2026-01-01T00:00:00Z">
        <w:r>
          <w:t xml:space="preserve">)</w:t>
        </w:r>
      </w:ins>
      <w:ins w:id="368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369" w:author="PR Preview" w:date="2026-01-01T00:00:00Z">
        <w:r>
          <w:t xml:space="preserve"> </w:t>
        </w:r>
      </w:ins>
      <w:ins w:id="370" w:author="PR Preview" w:date="2026-01-01T00:00:00Z">
        <w:r>
          <w:t xml:space="preserve">and</w:t>
        </w:r>
      </w:ins>
      <w:ins w:id="371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372" w:author="PR Preview" w:date="2026-01-01T00:00:00Z">
        <w:r>
          <w:t xml:space="preserve"> </w:t>
        </w:r>
      </w:ins>
      <w:ins w:id="373" w:author="PR Preview" w:date="2026-01-01T00:00:00Z">
        <w:r>
          <w:t xml:space="preserve">exist</w:t>
        </w:r>
      </w:ins>
      <w:ins w:id="374" w:author="PR Preview" w:date="2026-01-01T00:00:00Z">
        <w:r>
          <w:t xml:space="preserve"> </w:t>
        </w:r>
      </w:ins>
      <w:ins w:id="375" w:author="PR Preview" w:date="2026-01-01T00:00:00Z">
        <w:r>
          <w:t xml:space="preserve">but are not equal.</w:t>
        </w:r>
      </w:ins>
      <w:ins w:id="376" w:author="PR Preview" w:date="2026-01-01T00:00:00Z">
        <w:r>
          <w:t xml:space="preserve"> </w:t>
        </w:r>
      </w:ins>
      <w:ins w:id="377" w:author="PR Preview" w:date="2026-01-01T00:00:00Z">
        <w:r>
          <w:t xml:space="preserve">Then</w:t>
        </w:r>
      </w:ins>
      <w:ins w:id="378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379" w:author="PR Preview" w:date="2026-01-01T00:00:00Z">
        <w:r>
          <w:t xml:space="preserve"> </w:t>
        </w:r>
      </w:ins>
      <w:ins w:id="380" w:author="PR Preview" w:date="2026-01-01T00:00:00Z">
        <w:r>
          <w:t xml:space="preserve">does not exist,</w:t>
        </w:r>
      </w:ins>
      <w:ins w:id="381" w:author="PR Preview" w:date="2026-01-01T00:00:00Z">
        <w:r>
          <w:t xml:space="preserve"> </w:t>
        </w:r>
      </w:ins>
      <w:ins w:id="382" w:author="PR Preview" w:date="2026-01-01T00:00:00Z">
        <w:r>
          <w:t xml:space="preserve">so</w:t>
        </w:r>
      </w:ins>
      <w:ins w:id="383" w:author="PR Preview" w:date="2026-01-01T00:00:00Z">
        <w:r>
          <w:t xml:space="preserve"> </w:t>
        </w:r>
      </w:ins>
      <m:oMath>
        <m:r>
          <m:t>f</m:t>
        </m:r>
      </m:oMath>
      <w:ins w:id="384" w:author="PR Preview" w:date="2026-01-01T00:00:00Z">
        <w:r>
          <w:t xml:space="preserve"> </w:t>
        </w:r>
      </w:ins>
      <w:ins w:id="385" w:author="PR Preview" w:date="2026-01-01T00:00:00Z">
        <w:r>
          <w:t xml:space="preserve">is discontinuous at</w:t>
        </w:r>
      </w:ins>
      <w:ins w:id="386" w:author="PR Preview" w:date="2026-01-01T00:00:00Z">
        <w:r>
          <w:t xml:space="preserve"> </w:t>
        </w:r>
      </w:ins>
      <m:oMath>
        <m:r>
          <m:t>c</m:t>
        </m:r>
      </m:oMath>
      <w:ins w:id="387" w:author="PR Preview" w:date="2026-01-01T00:00:00Z">
        <w:r>
          <w:t xml:space="preserve"> </w:t>
        </w:r>
      </w:ins>
      <w:ins w:id="388" w:author="PR Preview" w:date="2026-01-01T00:00:00Z">
        <w:r>
          <w:t xml:space="preserve">(</w:t>
        </w:r>
      </w:ins>
      <w:hyperlink w:anchor="def-continuous">
        <w:ins w:id="389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390" w:author="PR Preview" w:date="2026-01-01T00:00:00Z">
        <w:r>
          <w:t xml:space="preserve">).</w:t>
        </w:r>
      </w:ins>
    </w:p>
    <w:bookmarkEnd w:id="42"/>
    <w:bookmarkStart w:id="44" w:name="exm-jump-discontinuity"/>
    <w:p>
      <w:pPr>
        <w:pStyle w:val="BodyText"/>
      </w:pPr>
      <w:ins w:id="391" w:author="PR Preview" w:date="2026-01-01T00:00:00Z">
        <w:r>
          <w:rPr>
            <w:b/>
            <w:bCs/>
          </w:rPr>
          <w:t xml:space="preserve">Example 5 (A jump discontinuity, and a discontinuity that is not a jump)</w:t>
        </w:r>
      </w:ins>
      <w:ins w:id="392" w:author="PR Preview" w:date="2026-01-01T00:00:00Z">
        <w:r>
          <w:t xml:space="preserve"> </w:t>
        </w:r>
      </w:ins>
      <w:ins w:id="393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6"/>
        </w:numPr>
      </w:pPr>
      <w:ins w:id="394" w:author="PR Preview" w:date="2026-01-01T00:00:00Z">
        <w:r>
          <w:t xml:space="preserve">The step function</w:t>
        </w:r>
      </w:ins>
      <w:ins w:id="395" w:author="PR Preview" w:date="2026-01-01T00:00:00Z">
        <w:r>
          <w:t xml:space="preserve"> </w:t>
        </w:r>
      </w:ins>
      <m:oMath>
        <m:r>
          <m:t>H</m:t>
        </m:r>
      </m:oMath>
      <w:ins w:id="396" w:author="PR Preview" w:date="2026-01-01T00:00:00Z">
        <w:r>
          <w:t xml:space="preserve"> </w:t>
        </w:r>
      </w:ins>
      <w:ins w:id="397" w:author="PR Preview" w:date="2026-01-01T00:00:00Z">
        <w:r>
          <w:t xml:space="preserve">of</w:t>
        </w:r>
      </w:ins>
      <w:ins w:id="398" w:author="PR Preview" w:date="2026-01-01T00:00:00Z">
        <w:r>
          <w:t xml:space="preserve"> </w:t>
        </w:r>
      </w:ins>
      <w:hyperlink r:id="rId43">
        <w:ins w:id="399" w:author="PR Preview" w:date="2026-01-01T00:00:00Z">
          <w:r>
            <w:rPr>
              <w:rStyle w:val="Hyperlink"/>
            </w:rPr>
            <w:t xml:space="preserve">Example 2 in Derivatives and Taylor Series</w:t>
          </w:r>
        </w:ins>
      </w:hyperlink>
      <w:ins w:id="400" w:author="PR Preview" w:date="2026-01-01T00:00:00Z">
        <w:r>
          <w:t xml:space="preserve"> </w:t>
        </w:r>
      </w:ins>
      <w:ins w:id="401" w:author="PR Preview" w:date="2026-01-01T00:00:00Z">
        <w:r>
          <w:t xml:space="preserve">has a jump discontinuity at</w:t>
        </w:r>
      </w:ins>
      <w:ins w:id="402" w:author="PR Preview" w:date="2026-01-01T00:00:00Z">
        <w:r>
          <w:t xml:space="preserve"> </w:t>
        </w:r>
      </w:ins>
      <m:oMath>
        <m:r>
          <m:t>0</m:t>
        </m:r>
      </m:oMath>
      <w:ins w:id="403" w:author="PR Preview" w:date="2026-01-01T00:00:00Z">
        <w:r>
          <w:t xml:space="preserve">:</w:t>
        </w:r>
      </w:ins>
      <w:ins w:id="404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405" w:author="PR Preview" w:date="2026-01-01T00:00:00Z">
        <w:r>
          <w:t xml:space="preserve"> </w:t>
        </w:r>
      </w:ins>
      <w:ins w:id="406" w:author="PR Preview" w:date="2026-01-01T00:00:00Z">
        <w:r>
          <w:t xml:space="preserve">and</w:t>
        </w:r>
      </w:ins>
      <w:ins w:id="407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408" w:author="PR Preview" w:date="2026-01-01T00:00:00Z">
        <w:r>
          <w:t xml:space="preserve"> </w:t>
        </w:r>
      </w:ins>
      <w:ins w:id="409" w:author="PR Preview" w:date="2026-01-01T00:00:00Z">
        <w:r>
          <w:t xml:space="preserve">both exist, and</w:t>
        </w:r>
      </w:ins>
      <w:ins w:id="410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≠</m:t>
        </m:r>
        <m:r>
          <m:t>1</m:t>
        </m:r>
      </m:oMath>
      <w:ins w:id="411" w:author="PR Preview" w:date="2026-01-01T00:00:00Z">
        <w:r>
          <w:t xml:space="preserve">.</w:t>
        </w:r>
      </w:ins>
      <w:ins w:id="412" w:author="PR Preview" w:date="2026-01-01T00:00:00Z">
        <w:r>
          <w:t xml:space="preserve"> </w:t>
        </w:r>
      </w:ins>
      <w:ins w:id="413" w:author="PR Preview" w:date="2026-01-01T00:00:00Z">
        <w:r>
          <w:t xml:space="preserve">The size of the jump is</w:t>
        </w:r>
      </w:ins>
      <w:ins w:id="414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ins w:id="415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ins w:id="416" w:author="PR Preview" w:date="2026-01-01T00:00:00Z">
        <w:r>
          <w:t xml:space="preserve"> </w:t>
        </w:r>
      </w:ins>
      <w:ins w:id="417" w:author="PR Preview" w:date="2026-01-01T00:00:00Z">
        <w:r>
          <w:t xml:space="preserve">of</w:t>
        </w:r>
      </w:ins>
      <w:ins w:id="418" w:author="PR Preview" w:date="2026-01-01T00:00:00Z">
        <w:r>
          <w:t xml:space="preserve"> </w:t>
        </w:r>
      </w:ins>
      <w:hyperlink w:anchor="exm-continuous">
        <w:ins w:id="419" w:author="PR Preview" w:date="2026-01-01T00:00:00Z">
          <w:r>
            <w:rPr>
              <w:rStyle w:val="Hyperlink"/>
            </w:rPr>
            <w:t xml:space="preserve">Example 4</w:t>
          </w:r>
        </w:ins>
      </w:hyperlink>
      <w:ins w:id="420" w:author="PR Preview" w:date="2026-01-01T00:00:00Z">
        <w:r>
          <w:t xml:space="preserve"> </w:t>
        </w:r>
      </w:ins>
      <w:ins w:id="421" w:author="PR Preview" w:date="2026-01-01T00:00:00Z">
        <w:r>
          <w:t xml:space="preserve">is discontinuous at</w:t>
        </w:r>
      </w:ins>
      <w:ins w:id="422" w:author="PR Preview" w:date="2026-01-01T00:00:00Z">
        <w:r>
          <w:t xml:space="preserve"> </w:t>
        </w:r>
      </w:ins>
      <m:oMath>
        <m:r>
          <m:t>1</m:t>
        </m:r>
      </m:oMath>
      <w:ins w:id="423" w:author="PR Preview" w:date="2026-01-01T00:00:00Z">
        <w:r>
          <w:t xml:space="preserve">,</w:t>
        </w:r>
      </w:ins>
      <w:ins w:id="424" w:author="PR Preview" w:date="2026-01-01T00:00:00Z">
        <w:r>
          <w:t xml:space="preserve"> </w:t>
        </w:r>
      </w:ins>
      <w:ins w:id="425" w:author="PR Preview" w:date="2026-01-01T00:00:00Z">
        <w:r>
          <w:t xml:space="preserve">because</w:t>
        </w:r>
      </w:ins>
      <w:ins w:id="426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ins w:id="427" w:author="PR Preview" w:date="2026-01-01T00:00:00Z">
        <w:r>
          <w:t xml:space="preserve"> </w:t>
        </w:r>
      </w:ins>
      <w:ins w:id="428" w:author="PR Preview" w:date="2026-01-01T00:00:00Z">
        <w:r>
          <w:t xml:space="preserve">is not defined,</w:t>
        </w:r>
      </w:ins>
      <w:ins w:id="429" w:author="PR Preview" w:date="2026-01-01T00:00:00Z">
        <w:r>
          <w:t xml:space="preserve"> </w:t>
        </w:r>
      </w:ins>
      <w:ins w:id="430" w:author="PR Preview" w:date="2026-01-01T00:00:00Z">
        <w:r>
          <w:t xml:space="preserve">but it does not have a jump discontinuity there:</w:t>
        </w:r>
      </w:ins>
      <w:ins w:id="431" w:author="PR Preview" w:date="2026-01-01T00:00:00Z">
        <w:r>
          <w:t xml:space="preserve"> </w:t>
        </w:r>
      </w:ins>
      <w:ins w:id="432" w:author="PR Preview" w:date="2026-01-01T00:00:00Z">
        <w:r>
          <w:t xml:space="preserve">for</w:t>
        </w:r>
      </w:ins>
      <w:ins w:id="433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≠</m:t>
        </m:r>
        <m:r>
          <m:t>1</m:t>
        </m:r>
      </m:oMath>
      <w:ins w:id="434" w:author="PR Preview" w:date="2026-01-01T00:00:00Z">
        <w:r>
          <w:t xml:space="preserve">,</w:t>
        </w:r>
      </w:ins>
      <w:ins w:id="435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ins w:id="436" w:author="PR Preview" w:date="2026-01-01T00:00:00Z">
        <w:r>
          <w:t xml:space="preserve">,</w:t>
        </w:r>
      </w:ins>
      <w:ins w:id="437" w:author="PR Preview" w:date="2026-01-01T00:00:00Z">
        <w:r>
          <w:t xml:space="preserve"> </w:t>
        </w:r>
      </w:ins>
      <w:ins w:id="438" w:author="PR Preview" w:date="2026-01-01T00:00:00Z">
        <w:r>
          <w:t xml:space="preserve">so both one-sided limits at</w:t>
        </w:r>
      </w:ins>
      <w:ins w:id="439" w:author="PR Preview" w:date="2026-01-01T00:00:00Z">
        <w:r>
          <w:t xml:space="preserve"> </w:t>
        </w:r>
      </w:ins>
      <m:oMath>
        <m:r>
          <m:t>1</m:t>
        </m:r>
      </m:oMath>
      <w:ins w:id="440" w:author="PR Preview" w:date="2026-01-01T00:00:00Z">
        <w:r>
          <w:t xml:space="preserve"> </w:t>
        </w:r>
      </w:ins>
      <w:ins w:id="441" w:author="PR Preview" w:date="2026-01-01T00:00:00Z">
        <w:r>
          <w:t xml:space="preserve">equal</w:t>
        </w:r>
      </w:ins>
      <w:ins w:id="442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ins w:id="443" w:author="PR Preview" w:date="2026-01-01T00:00:00Z">
        <w:r>
          <w:t xml:space="preserve">.</w:t>
        </w:r>
      </w:ins>
    </w:p>
    <w:bookmarkEnd w:id="44"/>
    <w:bookmarkStart w:id="45" w:name="def-continuous-on"/>
    <w:p>
      <w:pPr>
        <w:pStyle w:val="FirstParagraph"/>
      </w:pPr>
      <w:ins w:id="444" w:author="PR Preview" w:date="2026-01-01T00:00:00Z">
        <w:r>
          <w:rPr>
            <w:b/>
            <w:bCs/>
          </w:rPr>
          <w:t xml:space="preserve">Definition 6 (Continuous on a closed interval)</w:t>
        </w:r>
      </w:ins>
      <w:ins w:id="445" w:author="PR Preview" w:date="2026-01-01T00:00:00Z">
        <w:r>
          <w:t xml:space="preserve"> </w:t>
        </w:r>
      </w:ins>
      <w:ins w:id="446" w:author="PR Preview" w:date="2026-01-01T00:00:00Z">
        <w:r>
          <w:t xml:space="preserve">A function</w:t>
        </w:r>
      </w:ins>
      <w:ins w:id="447" w:author="PR Preview" w:date="2026-01-01T00:00:00Z">
        <w:r>
          <w:t xml:space="preserve"> </w:t>
        </w:r>
      </w:ins>
      <m:oMath>
        <m:r>
          <m:t>f</m:t>
        </m:r>
      </m:oMath>
      <w:ins w:id="448" w:author="PR Preview" w:date="2026-01-01T00:00:00Z">
        <w:r>
          <w:t xml:space="preserve"> </w:t>
        </w:r>
      </w:ins>
      <w:ins w:id="449" w:author="PR Preview" w:date="2026-01-01T00:00:00Z">
        <w:r>
          <w:t xml:space="preserve">is</w:t>
        </w:r>
      </w:ins>
      <w:ins w:id="450" w:author="PR Preview" w:date="2026-01-01T00:00:00Z">
        <w:r>
          <w:t xml:space="preserve"> </w:t>
        </w:r>
      </w:ins>
      <w:ins w:id="451" w:author="PR Preview" w:date="2026-01-01T00:00:00Z">
        <w:r>
          <w:rPr>
            <w:b/>
            <w:bCs/>
          </w:rPr>
          <w:t xml:space="preserve">continuous on</w:t>
        </w:r>
      </w:ins>
      <w:ins w:id="452" w:author="PR Preview" w:date="2026-01-01T00:00:00Z">
        <w:r>
          <w:t xml:space="preserve"> </w:t>
        </w:r>
      </w:ins>
      <w:ins w:id="453" w:author="PR Preview" w:date="2026-01-01T00:00:00Z">
        <w:r>
          <w:t xml:space="preserve">a closed interval</w:t>
        </w:r>
      </w:ins>
      <w:ins w:id="454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455" w:author="PR Preview" w:date="2026-01-01T00:00:00Z">
        <w:r>
          <w:t xml:space="preserve"> </w:t>
        </w:r>
      </w:ins>
      <w:ins w:id="456" w:author="PR Preview" w:date="2026-01-01T00:00:00Z">
        <w:r>
          <w:t xml:space="preserve">if all three conditions hold:</w:t>
        </w:r>
      </w:ins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ins w:id="457" w:author="PR Preview" w:date="2026-01-01T00:00:00Z">
        <w:r>
          <w:t xml:space="preserve"> </w:t>
        </w:r>
      </w:ins>
      <w:ins w:id="458" w:author="PR Preview" w:date="2026-01-01T00:00:00Z">
        <w:r>
          <w:t xml:space="preserve">is continuous (</w:t>
        </w:r>
      </w:ins>
      <w:hyperlink w:anchor="def-continuous">
        <w:ins w:id="459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460" w:author="PR Preview" w:date="2026-01-01T00:00:00Z">
        <w:r>
          <w:t xml:space="preserve">) at every point of the open interval</w:t>
        </w:r>
      </w:ins>
      <w:ins w:id="46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ins w:id="462" w:author="PR Preview" w:date="2026-01-01T00:00:00Z">
        <w:r>
          <w:t xml:space="preserve">,</w:t>
        </w:r>
      </w:ins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ins w:id="463" w:author="PR Preview" w:date="2026-01-01T00:00:00Z">
        <w:r>
          <w:t xml:space="preserve">, and</w:t>
        </w:r>
      </w:ins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ins w:id="464" w:author="PR Preview" w:date="2026-01-01T00:00:00Z">
        <w:r>
          <w:t xml:space="preserve">.</w:t>
        </w:r>
      </w:ins>
    </w:p>
    <w:p>
      <w:pPr>
        <w:pStyle w:val="FirstParagraph"/>
      </w:pPr>
      <w:ins w:id="465" w:author="PR Preview" w:date="2026-01-01T00:00:00Z">
        <w:r>
          <w:t xml:space="preserve">(Larson and Edwards 2018, sec. 1.4, p. 73)</w:t>
        </w:r>
      </w:ins>
    </w:p>
    <w:bookmarkEnd w:id="45"/>
    <w:bookmarkStart w:id="47" w:name="exm-continuous-on-sqrt"/>
    <w:p>
      <w:pPr>
        <w:pStyle w:val="BodyText"/>
      </w:pPr>
      <w:ins w:id="466" w:author="PR Preview" w:date="2026-01-01T00:00:00Z">
        <w:r>
          <w:rPr>
            <w:b/>
            <w:bCs/>
          </w:rPr>
          <w:t xml:space="preserve">Example 6 (Continuity on</w:t>
        </w:r>
      </w:ins>
      <w:ins w:id="467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468" w:author="PR Preview" w:date="2026-01-01T00:00:00Z">
        <w:r>
          <w:rPr>
            <w:b/>
            <w:bCs/>
          </w:rPr>
          <w:t xml:space="preserve"> </w:t>
        </w:r>
      </w:ins>
      <w:ins w:id="469" w:author="PR Preview" w:date="2026-01-01T00:00:00Z">
        <w:r>
          <w:rPr>
            <w:b/>
            <w:bCs/>
          </w:rPr>
          <w:t xml:space="preserve">uses one-sided limits at the endpoints)</w:t>
        </w:r>
      </w:ins>
      <w:ins w:id="470" w:author="PR Preview" w:date="2026-01-01T00:00:00Z">
        <w:r>
          <w:t xml:space="preserve"> </w:t>
        </w:r>
      </w:ins>
      <w:ins w:id="471" w:author="PR Preview" w:date="2026-01-01T00:00:00Z">
        <w:r>
          <w:t xml:space="preserve">Let</w:t>
        </w:r>
      </w:ins>
      <w:ins w:id="47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ins w:id="473" w:author="PR Preview" w:date="2026-01-01T00:00:00Z">
        <w:r>
          <w:t xml:space="preserve">, the</w:t>
        </w:r>
      </w:ins>
      <w:ins w:id="474" w:author="PR Preview" w:date="2026-01-01T00:00:00Z">
        <w:r>
          <w:t xml:space="preserve"> </w:t>
        </w:r>
      </w:ins>
      <w:hyperlink r:id="rId46">
        <w:ins w:id="475" w:author="PR Preview" w:date="2026-01-01T00:00:00Z">
          <w:r>
            <w:rPr>
              <w:rStyle w:val="Hyperlink"/>
            </w:rPr>
            <w:t xml:space="preserve">square root</w:t>
          </w:r>
        </w:ins>
      </w:hyperlink>
      <w:ins w:id="476" w:author="PR Preview" w:date="2026-01-01T00:00:00Z">
        <w:r>
          <w:t xml:space="preserve">, defined for</w:t>
        </w:r>
      </w:ins>
      <w:ins w:id="477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≥</m:t>
        </m:r>
        <m:r>
          <m:t>0</m:t>
        </m:r>
      </m:oMath>
      <w:ins w:id="478" w:author="PR Preview" w:date="2026-01-01T00:00:00Z">
        <w:r>
          <w:t xml:space="preserve">.</w:t>
        </w:r>
      </w:ins>
      <w:ins w:id="479" w:author="PR Preview" w:date="2026-01-01T00:00:00Z">
        <w:r>
          <w:t xml:space="preserve"> </w:t>
        </w:r>
      </w:ins>
      <w:ins w:id="480" w:author="PR Preview" w:date="2026-01-01T00:00:00Z">
        <w:r>
          <w:t xml:space="preserve">Because</w:t>
        </w:r>
      </w:ins>
      <w:ins w:id="481" w:author="PR Preview" w:date="2026-01-01T00:00:00Z">
        <w:r>
          <w:t xml:space="preserve"> </w:t>
        </w:r>
      </w:ins>
      <m:oMath>
        <m:r>
          <m:t>f</m:t>
        </m:r>
      </m:oMath>
      <w:ins w:id="482" w:author="PR Preview" w:date="2026-01-01T00:00:00Z">
        <w:r>
          <w:t xml:space="preserve"> </w:t>
        </w:r>
      </w:ins>
      <w:ins w:id="483" w:author="PR Preview" w:date="2026-01-01T00:00:00Z">
        <w:r>
          <w:t xml:space="preserve">is undefined for</w:t>
        </w:r>
      </w:ins>
      <w:ins w:id="48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&lt;</m:t>
        </m:r>
        <m:r>
          <m:t>0</m:t>
        </m:r>
      </m:oMath>
      <w:ins w:id="485" w:author="PR Preview" w:date="2026-01-01T00:00:00Z">
        <w:r>
          <w:t xml:space="preserve">,</w:t>
        </w:r>
      </w:ins>
      <w:ins w:id="486" w:author="PR Preview" w:date="2026-01-01T00:00:00Z">
        <w:r>
          <w:t xml:space="preserve"> </w:t>
        </w:r>
      </w:ins>
      <w:ins w:id="487" w:author="PR Preview" w:date="2026-01-01T00:00:00Z">
        <w:r>
          <w:t xml:space="preserve">only the right-hand limit of</w:t>
        </w:r>
      </w:ins>
      <w:ins w:id="488" w:author="PR Preview" w:date="2026-01-01T00:00:00Z">
        <w:r>
          <w:t xml:space="preserve"> </w:t>
        </w:r>
      </w:ins>
      <m:oMath>
        <m:r>
          <m:t>f</m:t>
        </m:r>
      </m:oMath>
      <w:ins w:id="489" w:author="PR Preview" w:date="2026-01-01T00:00:00Z">
        <w:r>
          <w:t xml:space="preserve"> </w:t>
        </w:r>
      </w:ins>
      <w:ins w:id="490" w:author="PR Preview" w:date="2026-01-01T00:00:00Z">
        <w:r>
          <w:t xml:space="preserve">at</w:t>
        </w:r>
      </w:ins>
      <w:ins w:id="491" w:author="PR Preview" w:date="2026-01-01T00:00:00Z">
        <w:r>
          <w:t xml:space="preserve"> </w:t>
        </w:r>
      </w:ins>
      <m:oMath>
        <m:r>
          <m:t>0</m:t>
        </m:r>
      </m:oMath>
      <w:ins w:id="492" w:author="PR Preview" w:date="2026-01-01T00:00:00Z">
        <w:r>
          <w:t xml:space="preserve"> </w:t>
        </w:r>
      </w:ins>
      <w:ins w:id="493" w:author="PR Preview" w:date="2026-01-01T00:00:00Z">
        <w:r>
          <w:t xml:space="preserve">makes sense,</w:t>
        </w:r>
      </w:ins>
      <w:ins w:id="494" w:author="PR Preview" w:date="2026-01-01T00:00:00Z">
        <w:r>
          <w:t xml:space="preserve"> </w:t>
        </w:r>
      </w:ins>
      <w:ins w:id="495" w:author="PR Preview" w:date="2026-01-01T00:00:00Z">
        <w:r>
          <w:t xml:space="preserve">and</w:t>
        </w:r>
      </w:ins>
      <w:ins w:id="496" w:author="PR Preview" w:date="2026-01-01T00:00:00Z">
        <w:r>
          <w:t xml:space="preserve"> </w:t>
        </w:r>
      </w:ins>
      <w:hyperlink w:anchor="def-continuous-on">
        <w:ins w:id="497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498" w:author="PR Preview" w:date="2026-01-01T00:00:00Z">
        <w:r>
          <w:t xml:space="preserve"> </w:t>
        </w:r>
      </w:ins>
      <w:ins w:id="499" w:author="PR Preview" w:date="2026-01-01T00:00:00Z">
        <w:r>
          <w:t xml:space="preserve">asks only for that one-sided limit at the endpoint</w:t>
        </w:r>
      </w:ins>
      <w:ins w:id="500" w:author="PR Preview" w:date="2026-01-01T00:00:00Z">
        <w:r>
          <w:t xml:space="preserve"> </w:t>
        </w:r>
      </w:ins>
      <m:oMath>
        <m:r>
          <m:t>0</m:t>
        </m:r>
      </m:oMath>
      <w:ins w:id="501" w:author="PR Preview" w:date="2026-01-01T00:00:00Z">
        <w:r>
          <w:t xml:space="preserve">.</w:t>
        </w:r>
      </w:ins>
      <w:ins w:id="502" w:author="PR Preview" w:date="2026-01-01T00:00:00Z">
        <w:r>
          <w:t xml:space="preserve"> </w:t>
        </w:r>
      </w:ins>
      <w:ins w:id="503" w:author="PR Preview" w:date="2026-01-01T00:00:00Z">
        <w:r>
          <w:t xml:space="preserve">Here</w:t>
        </w:r>
      </w:ins>
      <w:ins w:id="504" w:author="PR Preview" w:date="2026-01-01T00:00:00Z">
        <w:r>
          <w:t xml:space="preserve"> </w:t>
        </w:r>
      </w:ins>
      <m:oMath>
        <m:r>
          <m:t>f</m:t>
        </m:r>
      </m:oMath>
      <w:ins w:id="505" w:author="PR Preview" w:date="2026-01-01T00:00:00Z">
        <w:r>
          <w:t xml:space="preserve"> </w:t>
        </w:r>
      </w:ins>
      <w:ins w:id="506" w:author="PR Preview" w:date="2026-01-01T00:00:00Z">
        <w:r>
          <w:t xml:space="preserve">is continuous at every point of</w:t>
        </w:r>
      </w:ins>
      <w:ins w:id="50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508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509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510" w:author="PR Preview" w:date="2026-01-01T00:00:00Z">
        <w:r>
          <w:t xml:space="preserve">so</w:t>
        </w:r>
      </w:ins>
      <w:ins w:id="511" w:author="PR Preview" w:date="2026-01-01T00:00:00Z">
        <w:r>
          <w:t xml:space="preserve"> </w:t>
        </w:r>
      </w:ins>
      <m:oMath>
        <m:r>
          <m:t>f</m:t>
        </m:r>
      </m:oMath>
      <w:ins w:id="512" w:author="PR Preview" w:date="2026-01-01T00:00:00Z">
        <w:r>
          <w:t xml:space="preserve"> </w:t>
        </w:r>
      </w:ins>
      <w:ins w:id="513" w:author="PR Preview" w:date="2026-01-01T00:00:00Z">
        <w:r>
          <w:t xml:space="preserve">is continuous on</w:t>
        </w:r>
      </w:ins>
      <w:ins w:id="514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515" w:author="PR Preview" w:date="2026-01-01T00:00:00Z">
        <w:r>
          <w:t xml:space="preserve"> </w:t>
        </w:r>
      </w:ins>
      <w:ins w:id="516" w:author="PR Preview" w:date="2026-01-01T00:00:00Z">
        <w:r>
          <w:t xml:space="preserve">(</w:t>
        </w:r>
      </w:ins>
      <w:hyperlink w:anchor="def-continuous-on">
        <w:ins w:id="517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518" w:author="PR Preview" w:date="2026-01-01T00:00:00Z">
        <w:r>
          <w:t xml:space="preserve">).</w:t>
        </w:r>
      </w:ins>
    </w:p>
    <w:bookmarkEnd w:id="47"/>
    <w:bookmarkStart w:id="48" w:name="exm-not-continuous-on"/>
    <w:p>
      <w:pPr>
        <w:pStyle w:val="BodyText"/>
      </w:pPr>
      <w:ins w:id="519" w:author="PR Preview" w:date="2026-01-01T00:00:00Z">
        <w:r>
          <w:rPr>
            <w:b/>
            <w:bCs/>
          </w:rPr>
          <w:t xml:space="preserve">Example 7 (A function not continuous on</w:t>
        </w:r>
      </w:ins>
      <w:ins w:id="520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521" w:author="PR Preview" w:date="2026-01-01T00:00:00Z">
        <w:r>
          <w:rPr>
            <w:b/>
            <w:bCs/>
          </w:rPr>
          <w:t xml:space="preserve">)</w:t>
        </w:r>
      </w:ins>
      <w:ins w:id="522" w:author="PR Preview" w:date="2026-01-01T00:00:00Z">
        <w:r>
          <w:t xml:space="preserve"> </w:t>
        </w:r>
      </w:ins>
      <w:ins w:id="523" w:author="PR Preview" w:date="2026-01-01T00:00:00Z">
        <w:r>
          <w:t xml:space="preserve">Let</w:t>
        </w:r>
      </w:ins>
      <w:ins w:id="52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525" w:author="PR Preview" w:date="2026-01-01T00:00:00Z">
        <w:r>
          <w:t xml:space="preserve"> </w:t>
        </w:r>
      </w:ins>
      <w:ins w:id="526" w:author="PR Preview" w:date="2026-01-01T00:00:00Z">
        <w:r>
          <w:t xml:space="preserve">for</w:t>
        </w:r>
      </w:ins>
      <w:ins w:id="527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ins w:id="528" w:author="PR Preview" w:date="2026-01-01T00:00:00Z">
        <w:r>
          <w:t xml:space="preserve"> </w:t>
        </w:r>
      </w:ins>
      <w:ins w:id="529" w:author="PR Preview" w:date="2026-01-01T00:00:00Z">
        <w:r>
          <w:t xml:space="preserve">and</w:t>
        </w:r>
      </w:ins>
      <w:ins w:id="53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ins w:id="531" w:author="PR Preview" w:date="2026-01-01T00:00:00Z">
        <w:r>
          <w:t xml:space="preserve">.</w:t>
        </w:r>
      </w:ins>
      <w:ins w:id="532" w:author="PR Preview" w:date="2026-01-01T00:00:00Z">
        <w:r>
          <w:t xml:space="preserve"> </w:t>
        </w:r>
      </w:ins>
      <w:ins w:id="533" w:author="PR Preview" w:date="2026-01-01T00:00:00Z">
        <w:r>
          <w:t xml:space="preserve">Conditions 1 and 2 of</w:t>
        </w:r>
      </w:ins>
      <w:ins w:id="534" w:author="PR Preview" w:date="2026-01-01T00:00:00Z">
        <w:r>
          <w:t xml:space="preserve"> </w:t>
        </w:r>
      </w:ins>
      <w:hyperlink w:anchor="def-continuous-on">
        <w:ins w:id="535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536" w:author="PR Preview" w:date="2026-01-01T00:00:00Z">
        <w:r>
          <w:t xml:space="preserve"> </w:t>
        </w:r>
      </w:ins>
      <w:ins w:id="537" w:author="PR Preview" w:date="2026-01-01T00:00:00Z">
        <w:r>
          <w:t xml:space="preserve">hold,</w:t>
        </w:r>
      </w:ins>
      <w:ins w:id="538" w:author="PR Preview" w:date="2026-01-01T00:00:00Z">
        <w:r>
          <w:t xml:space="preserve"> </w:t>
        </w:r>
      </w:ins>
      <w:ins w:id="539" w:author="PR Preview" w:date="2026-01-01T00:00:00Z">
        <w:r>
          <w:t xml:space="preserve">but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540" w:author="PR Preview" w:date="2026-01-01T00:00:00Z">
        <w:r>
          <w:t xml:space="preserve">so condition 3 fails and</w:t>
        </w:r>
      </w:ins>
      <w:ins w:id="541" w:author="PR Preview" w:date="2026-01-01T00:00:00Z">
        <w:r>
          <w:t xml:space="preserve"> </w:t>
        </w:r>
      </w:ins>
      <m:oMath>
        <m:r>
          <m:t>f</m:t>
        </m:r>
      </m:oMath>
      <w:ins w:id="542" w:author="PR Preview" w:date="2026-01-01T00:00:00Z">
        <w:r>
          <w:t xml:space="preserve"> </w:t>
        </w:r>
      </w:ins>
      <w:ins w:id="543" w:author="PR Preview" w:date="2026-01-01T00:00:00Z">
        <w:r>
          <w:t xml:space="preserve">is not continuous on</w:t>
        </w:r>
      </w:ins>
      <w:ins w:id="544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545" w:author="PR Preview" w:date="2026-01-01T00:00:00Z">
        <w:r>
          <w:t xml:space="preserve">.</w:t>
        </w:r>
      </w:ins>
    </w:p>
    <w:bookmarkEnd w:id="48"/>
    <w:bookmarkStart w:id="49" w:name="def-partition"/>
    <w:p>
      <w:pPr>
        <w:pStyle w:val="BodyText"/>
      </w:pPr>
      <w:ins w:id="546" w:author="PR Preview" w:date="2026-01-01T00:00:00Z">
        <w:r>
          <w:rPr>
            <w:b/>
            <w:bCs/>
          </w:rPr>
          <w:t xml:space="preserve">Definition 7 (Partition of an interval)</w:t>
        </w:r>
      </w:ins>
      <w:ins w:id="547" w:author="PR Preview" w:date="2026-01-01T00:00:00Z">
        <w:r>
          <w:t xml:space="preserve"> </w:t>
        </w:r>
      </w:ins>
      <w:ins w:id="548" w:author="PR Preview" w:date="2026-01-01T00:00:00Z">
        <w:r>
          <w:t xml:space="preserve">A</w:t>
        </w:r>
      </w:ins>
      <w:ins w:id="549" w:author="PR Preview" w:date="2026-01-01T00:00:00Z">
        <w:r>
          <w:t xml:space="preserve"> </w:t>
        </w:r>
      </w:ins>
      <w:ins w:id="550" w:author="PR Preview" w:date="2026-01-01T00:00:00Z">
        <w:r>
          <w:rPr>
            <w:b/>
            <w:bCs/>
          </w:rPr>
          <w:t xml:space="preserve">partition</w:t>
        </w:r>
      </w:ins>
      <w:ins w:id="55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552" w:author="PR Preview" w:date="2026-01-01T00:00:00Z">
        <w:r>
          <w:t xml:space="preserve"> </w:t>
        </w:r>
      </w:ins>
      <w:ins w:id="553" w:author="PR Preview" w:date="2026-01-01T00:00:00Z">
        <w:r>
          <w:t xml:space="preserve">of a closed interval</w:t>
        </w:r>
      </w:ins>
      <w:ins w:id="554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555" w:author="PR Preview" w:date="2026-01-01T00:00:00Z">
        <w:r>
          <w:t xml:space="preserve"> </w:t>
        </w:r>
      </w:ins>
      <w:ins w:id="556" w:author="PR Preview" w:date="2026-01-01T00:00:00Z">
        <w:r>
          <w:t xml:space="preserve">is a finite list of points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557" w:author="PR Preview" w:date="2026-01-01T00:00:00Z">
        <w:r>
          <w:t xml:space="preserve">It splits</w:t>
        </w:r>
      </w:ins>
      <w:ins w:id="558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559" w:author="PR Preview" w:date="2026-01-01T00:00:00Z">
        <w:r>
          <w:t xml:space="preserve"> </w:t>
        </w:r>
      </w:ins>
      <w:ins w:id="560" w:author="PR Preview" w:date="2026-01-01T00:00:00Z">
        <w:r>
          <w:t xml:space="preserve">into the</w:t>
        </w:r>
      </w:ins>
      <w:ins w:id="561" w:author="PR Preview" w:date="2026-01-01T00:00:00Z">
        <w:r>
          <w:t xml:space="preserve"> </w:t>
        </w:r>
      </w:ins>
      <m:oMath>
        <m:r>
          <m:t>n</m:t>
        </m:r>
      </m:oMath>
      <w:ins w:id="562" w:author="PR Preview" w:date="2026-01-01T00:00:00Z">
        <w:r>
          <w:t xml:space="preserve"> </w:t>
        </w:r>
      </w:ins>
      <w:ins w:id="563" w:author="PR Preview" w:date="2026-01-01T00:00:00Z">
        <w:r>
          <w:t xml:space="preserve">subintervals</w:t>
        </w:r>
      </w:ins>
      <w:ins w:id="564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ins w:id="565" w:author="PR Preview" w:date="2026-01-01T00:00:00Z">
        <w:r>
          <w:t xml:space="preserve">,</w:t>
        </w:r>
      </w:ins>
      <w:ins w:id="566" w:author="PR Preview" w:date="2026-01-01T00:00:00Z">
        <w:r>
          <w:t xml:space="preserve"> </w:t>
        </w:r>
      </w:ins>
      <w:ins w:id="567" w:author="PR Preview" w:date="2026-01-01T00:00:00Z">
        <w:r>
          <w:t xml:space="preserve">of widths</w:t>
        </w:r>
      </w:ins>
      <w:ins w:id="568" w:author="PR Preview" w:date="2026-01-01T00:00:00Z">
        <w:r>
          <w:t xml:space="preserve"> </w:t>
        </w:r>
      </w:ins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ins w:id="569" w:author="PR Preview" w:date="2026-01-01T00:00:00Z">
        <w:r>
          <w:t xml:space="preserve">.</w:t>
        </w:r>
      </w:ins>
    </w:p>
    <w:p>
      <w:pPr>
        <w:pStyle w:val="BodyText"/>
      </w:pPr>
      <w:ins w:id="570" w:author="PR Preview" w:date="2026-01-01T00:00:00Z">
        <w:r>
          <w:t xml:space="preserve">(Larson and Edwards 2018, sec. 4.3)</w:t>
        </w:r>
      </w:ins>
    </w:p>
    <w:bookmarkEnd w:id="49"/>
    <w:bookmarkStart w:id="50" w:name="exm-partition"/>
    <w:p>
      <w:pPr>
        <w:pStyle w:val="BodyText"/>
      </w:pPr>
      <w:ins w:id="571" w:author="PR Preview" w:date="2026-01-01T00:00:00Z">
        <w:r>
          <w:rPr>
            <w:b/>
            <w:bCs/>
          </w:rPr>
          <w:t xml:space="preserve">Example 8 (A partition of</w:t>
        </w:r>
      </w:ins>
      <w:ins w:id="572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573" w:author="PR Preview" w:date="2026-01-01T00:00:00Z">
        <w:r>
          <w:rPr>
            <w:b/>
            <w:bCs/>
          </w:rPr>
          <w:t xml:space="preserve">)</w:t>
        </w:r>
      </w:ins>
      <w:ins w:id="574" w:author="PR Preview" w:date="2026-01-01T00:00:00Z">
        <w:r>
          <w:t xml:space="preserve"> </w:t>
        </w:r>
      </w:ins>
      <w:ins w:id="575" w:author="PR Preview" w:date="2026-01-01T00:00:00Z">
        <w:r>
          <w:t xml:space="preserve">The points</w:t>
        </w:r>
      </w:ins>
      <w:ins w:id="576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ins w:id="577" w:author="PR Preview" w:date="2026-01-01T00:00:00Z">
        <w:r>
          <w:t xml:space="preserve"> </w:t>
        </w:r>
      </w:ins>
      <w:ins w:id="578" w:author="PR Preview" w:date="2026-01-01T00:00:00Z">
        <w:r>
          <w:t xml:space="preserve">form a partition of</w:t>
        </w:r>
      </w:ins>
      <w:ins w:id="579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580" w:author="PR Preview" w:date="2026-01-01T00:00:00Z">
        <w:r>
          <w:t xml:space="preserve"> </w:t>
        </w:r>
      </w:ins>
      <w:ins w:id="581" w:author="PR Preview" w:date="2026-01-01T00:00:00Z">
        <w:r>
          <w:t xml:space="preserve">with</w:t>
        </w:r>
      </w:ins>
      <w:ins w:id="58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</m:t>
        </m:r>
      </m:oMath>
      <w:ins w:id="583" w:author="PR Preview" w:date="2026-01-01T00:00:00Z">
        <w:r>
          <w:t xml:space="preserve"> </w:t>
        </w:r>
      </w:ins>
      <w:ins w:id="584" w:author="PR Preview" w:date="2026-01-01T00:00:00Z">
        <w:r>
          <w:t xml:space="preserve">subintervals,</w:t>
        </w:r>
      </w:ins>
      <w:ins w:id="585" w:author="PR Preview" w:date="2026-01-01T00:00:00Z">
        <w:r>
          <w:t xml:space="preserve"> </w:t>
        </w:r>
      </w:ins>
      <w:ins w:id="586" w:author="PR Preview" w:date="2026-01-01T00:00:00Z">
        <w:r>
          <w:t xml:space="preserve">of widths</w:t>
        </w:r>
      </w:ins>
      <w:ins w:id="587" w:author="PR Preview" w:date="2026-01-01T00:00:00Z">
        <w:r>
          <w:t xml:space="preserve"> </w:t>
        </w:r>
      </w:ins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ins w:id="588" w:author="PR Preview" w:date="2026-01-01T00:00:00Z">
        <w:r>
          <w:t xml:space="preserve">,</w:t>
        </w:r>
      </w:ins>
      <w:ins w:id="589" w:author="PR Preview" w:date="2026-01-01T00:00:00Z">
        <w:r>
          <w:t xml:space="preserve"> </w:t>
        </w:r>
      </w:ins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ins w:id="590" w:author="PR Preview" w:date="2026-01-01T00:00:00Z">
        <w:r>
          <w:t xml:space="preserve">, and</w:t>
        </w:r>
      </w:ins>
      <w:ins w:id="591" w:author="PR Preview" w:date="2026-01-01T00:00:00Z">
        <w:r>
          <w:t xml:space="preserve"> </w:t>
        </w:r>
      </w:ins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ins w:id="592" w:author="PR Preview" w:date="2026-01-01T00:00:00Z">
        <w:r>
          <w:t xml:space="preserve">.</w:t>
        </w:r>
      </w:ins>
    </w:p>
    <w:bookmarkEnd w:id="50"/>
    <w:bookmarkStart w:id="51" w:name="exm-not-partition"/>
    <w:p>
      <w:pPr>
        <w:pStyle w:val="BodyText"/>
      </w:pPr>
      <w:ins w:id="593" w:author="PR Preview" w:date="2026-01-01T00:00:00Z">
        <w:r>
          <w:rPr>
            <w:b/>
            <w:bCs/>
          </w:rPr>
          <w:t xml:space="preserve">Example 9 (Lists that are not partitions of</w:t>
        </w:r>
      </w:ins>
      <w:ins w:id="594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595" w:author="PR Preview" w:date="2026-01-01T00:00:00Z">
        <w:r>
          <w:rPr>
            <w:b/>
            <w:bCs/>
          </w:rPr>
          <w:t xml:space="preserve">)</w:t>
        </w:r>
      </w:ins>
      <w:ins w:id="596" w:author="PR Preview" w:date="2026-01-01T00:00:00Z">
        <w:r>
          <w:t xml:space="preserve"> </w:t>
        </w:r>
      </w:ins>
      <w:ins w:id="597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ins w:id="598" w:author="PR Preview" w:date="2026-01-01T00:00:00Z">
        <w:r>
          <w:t xml:space="preserve"> </w:t>
        </w:r>
      </w:ins>
      <w:ins w:id="599" w:author="PR Preview" w:date="2026-01-01T00:00:00Z">
        <w:r>
          <w:t xml:space="preserve">is not a partition: the points are not increasing, since</w:t>
        </w:r>
      </w:ins>
      <w:ins w:id="600" w:author="PR Preview" w:date="2026-01-01T00:00:00Z">
        <w:r>
          <w:t xml:space="preserve"> </w:t>
        </w:r>
      </w:ins>
      <m:oMath>
        <m:r>
          <m:t>0.5</m:t>
        </m:r>
        <m:r>
          <m:rPr>
            <m:sty m:val="p"/>
          </m:rPr>
          <m:t>&gt;</m:t>
        </m:r>
        <m:r>
          <m:t>0.25</m:t>
        </m:r>
      </m:oMath>
      <w:ins w:id="601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ins w:id="602" w:author="PR Preview" w:date="2026-01-01T00:00:00Z">
        <w:r>
          <w:t xml:space="preserve"> </w:t>
        </w:r>
      </w:ins>
      <w:ins w:id="603" w:author="PR Preview" w:date="2026-01-01T00:00:00Z">
        <w:r>
          <w:t xml:space="preserve">is not a partition of</w:t>
        </w:r>
      </w:ins>
      <w:ins w:id="604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605" w:author="PR Preview" w:date="2026-01-01T00:00:00Z">
        <w:r>
          <w:t xml:space="preserve">: its last point is</w:t>
        </w:r>
      </w:ins>
      <w:ins w:id="606" w:author="PR Preview" w:date="2026-01-01T00:00:00Z">
        <w:r>
          <w:t xml:space="preserve"> </w:t>
        </w:r>
      </w:ins>
      <m:oMath>
        <m:r>
          <m:t>0.5</m:t>
        </m:r>
      </m:oMath>
      <w:ins w:id="607" w:author="PR Preview" w:date="2026-01-01T00:00:00Z">
        <w:r>
          <w:t xml:space="preserve">, not</w:t>
        </w:r>
      </w:ins>
      <w:ins w:id="608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1</m:t>
        </m:r>
      </m:oMath>
      <w:ins w:id="609" w:author="PR Preview" w:date="2026-01-01T00:00:00Z">
        <w:r>
          <w:t xml:space="preserve">.</w:t>
        </w:r>
      </w:ins>
    </w:p>
    <w:bookmarkEnd w:id="51"/>
    <w:bookmarkStart w:id="52" w:name="def-mesh"/>
    <w:p>
      <w:pPr>
        <w:pStyle w:val="FirstParagraph"/>
      </w:pPr>
      <w:ins w:id="610" w:author="PR Preview" w:date="2026-01-01T00:00:00Z">
        <w:r>
          <w:rPr>
            <w:b/>
            <w:bCs/>
          </w:rPr>
          <w:t xml:space="preserve">Definition 8 (Mesh of a partition)</w:t>
        </w:r>
      </w:ins>
      <w:ins w:id="611" w:author="PR Preview" w:date="2026-01-01T00:00:00Z">
        <w:r>
          <w:t xml:space="preserve"> </w:t>
        </w:r>
      </w:ins>
      <w:ins w:id="612" w:author="PR Preview" w:date="2026-01-01T00:00:00Z">
        <w:r>
          <w:t xml:space="preserve">The</w:t>
        </w:r>
      </w:ins>
      <w:ins w:id="613" w:author="PR Preview" w:date="2026-01-01T00:00:00Z">
        <w:r>
          <w:t xml:space="preserve"> </w:t>
        </w:r>
      </w:ins>
      <w:ins w:id="614" w:author="PR Preview" w:date="2026-01-01T00:00:00Z">
        <w:r>
          <w:rPr>
            <w:b/>
            <w:bCs/>
          </w:rPr>
          <w:t xml:space="preserve">mesh</w:t>
        </w:r>
      </w:ins>
      <w:ins w:id="615" w:author="PR Preview" w:date="2026-01-01T00:00:00Z">
        <w:r>
          <w:t xml:space="preserve"> </w:t>
        </w:r>
      </w:ins>
      <w:ins w:id="616" w:author="PR Preview" w:date="2026-01-01T00:00:00Z">
        <w:r>
          <w:t xml:space="preserve">of a partition</w:t>
        </w:r>
      </w:ins>
      <w:ins w:id="61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618" w:author="PR Preview" w:date="2026-01-01T00:00:00Z">
        <w:r>
          <w:t xml:space="preserve"> </w:t>
        </w:r>
      </w:ins>
      <w:ins w:id="619" w:author="PR Preview" w:date="2026-01-01T00:00:00Z">
        <w:r>
          <w:t xml:space="preserve">(</w:t>
        </w:r>
      </w:ins>
      <w:hyperlink w:anchor="def-partition">
        <w:ins w:id="620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621" w:author="PR Preview" w:date="2026-01-01T00:00:00Z">
        <w:r>
          <w:t xml:space="preserve">) is its largest subinterval width,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622" w:author="PR Preview" w:date="2026-01-01T00:00:00Z">
        <w:r>
          <w:t xml:space="preserve">where</w:t>
        </w:r>
      </w:ins>
      <w:ins w:id="623" w:author="PR Preview" w:date="2026-01-01T00:00:00Z">
        <w:r>
          <w:t xml:space="preserve"> </w:t>
        </w:r>
      </w:ins>
      <m:oMath>
        <m:r>
          <m:t>n</m:t>
        </m:r>
      </m:oMath>
      <w:ins w:id="624" w:author="PR Preview" w:date="2026-01-01T00:00:00Z">
        <w:r>
          <w:t xml:space="preserve"> </w:t>
        </w:r>
      </w:ins>
      <w:ins w:id="625" w:author="PR Preview" w:date="2026-01-01T00:00:00Z">
        <w:r>
          <w:t xml:space="preserve">is the number of subintervals of</w:t>
        </w:r>
      </w:ins>
      <w:ins w:id="62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627" w:author="PR Preview" w:date="2026-01-01T00:00:00Z">
        <w:r>
          <w:t xml:space="preserve">.</w:t>
        </w:r>
      </w:ins>
    </w:p>
    <w:p>
      <w:pPr>
        <w:pStyle w:val="BodyText"/>
      </w:pPr>
      <w:ins w:id="628" w:author="PR Preview" w:date="2026-01-01T00:00:00Z">
        <w:r>
          <w:t xml:space="preserve">(Larson and Edwards 2018, sec. 4.3)</w:t>
        </w:r>
      </w:ins>
    </w:p>
    <w:bookmarkEnd w:id="52"/>
    <w:bookmarkStart w:id="53" w:name="exm-mesh"/>
    <w:p>
      <w:pPr>
        <w:pStyle w:val="BodyText"/>
      </w:pPr>
      <w:ins w:id="629" w:author="PR Preview" w:date="2026-01-01T00:00:00Z">
        <w:r>
          <w:rPr>
            <w:b/>
            <w:bCs/>
          </w:rPr>
          <w:t xml:space="preserve">Example 10 (The mesh of a partition of</w:t>
        </w:r>
      </w:ins>
      <w:ins w:id="630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631" w:author="PR Preview" w:date="2026-01-01T00:00:00Z">
        <w:r>
          <w:rPr>
            <w:b/>
            <w:bCs/>
          </w:rPr>
          <w:t xml:space="preserve">)</w:t>
        </w:r>
      </w:ins>
      <w:ins w:id="632" w:author="PR Preview" w:date="2026-01-01T00:00:00Z">
        <w:r>
          <w:t xml:space="preserve"> </w:t>
        </w:r>
      </w:ins>
      <w:ins w:id="633" w:author="PR Preview" w:date="2026-01-01T00:00:00Z">
        <w:r>
          <w:t xml:space="preserve">For the partition of</w:t>
        </w:r>
      </w:ins>
      <w:ins w:id="634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635" w:author="PR Preview" w:date="2026-01-01T00:00:00Z">
        <w:r>
          <w:t xml:space="preserve"> </w:t>
        </w:r>
      </w:ins>
      <w:ins w:id="636" w:author="PR Preview" w:date="2026-01-01T00:00:00Z">
        <w:r>
          <w:t xml:space="preserve">in</w:t>
        </w:r>
      </w:ins>
      <w:ins w:id="637" w:author="PR Preview" w:date="2026-01-01T00:00:00Z">
        <w:r>
          <w:t xml:space="preserve"> </w:t>
        </w:r>
      </w:ins>
      <w:hyperlink w:anchor="exm-partition">
        <w:ins w:id="638" w:author="PR Preview" w:date="2026-01-01T00:00:00Z">
          <w:r>
            <w:rPr>
              <w:rStyle w:val="Hyperlink"/>
            </w:rPr>
            <w:t xml:space="preserve">Example 8</w:t>
          </w:r>
        </w:ins>
      </w:hyperlink>
      <w:ins w:id="639" w:author="PR Preview" w:date="2026-01-01T00:00:00Z">
        <w:r>
          <w:t xml:space="preserve">,</w:t>
        </w:r>
      </w:ins>
      <w:ins w:id="640" w:author="PR Preview" w:date="2026-01-01T00:00:00Z">
        <w:r>
          <w:t xml:space="preserve"> </w:t>
        </w:r>
      </w:ins>
      <w:ins w:id="641" w:author="PR Preview" w:date="2026-01-01T00:00:00Z">
        <w:r>
          <w:t xml:space="preserve">with widths</w:t>
        </w:r>
      </w:ins>
      <w:ins w:id="642" w:author="PR Preview" w:date="2026-01-01T00:00:00Z">
        <w:r>
          <w:t xml:space="preserve"> </w:t>
        </w:r>
      </w:ins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ins w:id="643" w:author="PR Preview" w:date="2026-01-01T00:00:00Z">
        <w:r>
          <w:t xml:space="preserve">,</w:t>
        </w:r>
      </w:ins>
      <w:ins w:id="644" w:author="PR Preview" w:date="2026-01-01T00:00:00Z">
        <w:r>
          <w:t xml:space="preserve"> </w:t>
        </w:r>
      </w:ins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ins w:id="645" w:author="PR Preview" w:date="2026-01-01T00:00:00Z">
        <w:r>
          <w:t xml:space="preserve">, and</w:t>
        </w:r>
      </w:ins>
      <w:ins w:id="646" w:author="PR Preview" w:date="2026-01-01T00:00:00Z">
        <w:r>
          <w:t xml:space="preserve"> </w:t>
        </w:r>
      </w:ins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ins w:id="647" w:author="PR Preview" w:date="2026-01-01T00:00:00Z">
        <w:r>
          <w:t xml:space="preserve">,</w:t>
        </w:r>
      </w:ins>
      <w:ins w:id="648" w:author="PR Preview" w:date="2026-01-01T00:00:00Z">
        <w:r>
          <w:t xml:space="preserve"> </w:t>
        </w:r>
      </w:ins>
      <w:ins w:id="649" w:author="PR Preview" w:date="2026-01-01T00:00:00Z">
        <w:r>
          <w:t xml:space="preserve">the mesh is the largest of these widths,</w:t>
        </w:r>
      </w:ins>
      <w:ins w:id="650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ins w:id="651" w:author="PR Preview" w:date="2026-01-01T00:00:00Z">
        <w:r>
          <w:t xml:space="preserve">.</w:t>
        </w:r>
      </w:ins>
    </w:p>
    <w:bookmarkEnd w:id="53"/>
    <w:bookmarkStart w:id="54" w:name="def-riemann-sum"/>
    <w:p>
      <w:pPr>
        <w:pStyle w:val="BodyText"/>
      </w:pPr>
      <w:ins w:id="652" w:author="PR Preview" w:date="2026-01-01T00:00:00Z">
        <w:r>
          <w:rPr>
            <w:b/>
            <w:bCs/>
          </w:rPr>
          <w:t xml:space="preserve">Definition 9 (Riemann sum)</w:t>
        </w:r>
      </w:ins>
      <w:ins w:id="653" w:author="PR Preview" w:date="2026-01-01T00:00:00Z">
        <w:r>
          <w:t xml:space="preserve"> </w:t>
        </w:r>
      </w:ins>
      <w:ins w:id="654" w:author="PR Preview" w:date="2026-01-01T00:00:00Z">
        <w:r>
          <w:t xml:space="preserve">Let</w:t>
        </w:r>
      </w:ins>
      <w:ins w:id="655" w:author="PR Preview" w:date="2026-01-01T00:00:00Z">
        <w:r>
          <w:t xml:space="preserve"> </w:t>
        </w:r>
      </w:ins>
      <m:oMath>
        <m:r>
          <m:t>f</m:t>
        </m:r>
      </m:oMath>
      <w:ins w:id="656" w:author="PR Preview" w:date="2026-01-01T00:00:00Z">
        <w:r>
          <w:t xml:space="preserve"> </w:t>
        </w:r>
      </w:ins>
      <w:ins w:id="657" w:author="PR Preview" w:date="2026-01-01T00:00:00Z">
        <w:r>
          <w:t xml:space="preserve">be a function on</w:t>
        </w:r>
      </w:ins>
      <w:ins w:id="658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659" w:author="PR Preview" w:date="2026-01-01T00:00:00Z">
        <w:r>
          <w:t xml:space="preserve">,</w:t>
        </w:r>
      </w:ins>
      <w:ins w:id="660" w:author="PR Preview" w:date="2026-01-01T00:00:00Z">
        <w:r>
          <w:t xml:space="preserve"> </w:t>
        </w:r>
      </w:ins>
      <w:ins w:id="661" w:author="PR Preview" w:date="2026-01-01T00:00:00Z">
        <w:r>
          <w:t xml:space="preserve">let</w:t>
        </w:r>
      </w:ins>
      <w:ins w:id="66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663" w:author="PR Preview" w:date="2026-01-01T00:00:00Z">
        <w:r>
          <w:t xml:space="preserve"> </w:t>
        </w:r>
      </w:ins>
      <w:ins w:id="664" w:author="PR Preview" w:date="2026-01-01T00:00:00Z">
        <w:r>
          <w:t xml:space="preserve">be a partition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ins w:id="665" w:author="PR Preview" w:date="2026-01-01T00:00:00Z">
        <w:r>
          <w:t xml:space="preserve">of</w:t>
        </w:r>
      </w:ins>
      <w:ins w:id="666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667" w:author="PR Preview" w:date="2026-01-01T00:00:00Z">
        <w:r>
          <w:t xml:space="preserve"> </w:t>
        </w:r>
      </w:ins>
      <w:ins w:id="668" w:author="PR Preview" w:date="2026-01-01T00:00:00Z">
        <w:r>
          <w:t xml:space="preserve">(</w:t>
        </w:r>
      </w:ins>
      <w:hyperlink w:anchor="def-partition">
        <w:ins w:id="669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670" w:author="PR Preview" w:date="2026-01-01T00:00:00Z">
        <w:r>
          <w:t xml:space="preserve">),</w:t>
        </w:r>
      </w:ins>
      <w:ins w:id="671" w:author="PR Preview" w:date="2026-01-01T00:00:00Z">
        <w:r>
          <w:t xml:space="preserve"> </w:t>
        </w:r>
      </w:ins>
      <w:ins w:id="672" w:author="PR Preview" w:date="2026-01-01T00:00:00Z">
        <w:r>
          <w:t xml:space="preserve">and choose a</w:t>
        </w:r>
      </w:ins>
      <w:ins w:id="673" w:author="PR Preview" w:date="2026-01-01T00:00:00Z">
        <w:r>
          <w:t xml:space="preserve"> </w:t>
        </w:r>
      </w:ins>
      <w:ins w:id="674" w:author="PR Preview" w:date="2026-01-01T00:00:00Z">
        <w:r>
          <w:rPr>
            <w:b/>
            <w:bCs/>
          </w:rPr>
          <w:t xml:space="preserve">sample point</w:t>
        </w:r>
      </w:ins>
      <w:ins w:id="675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ins w:id="676" w:author="PR Preview" w:date="2026-01-01T00:00:00Z">
        <w:r>
          <w:t xml:space="preserve"> </w:t>
        </w:r>
      </w:ins>
      <w:ins w:id="677" w:author="PR Preview" w:date="2026-01-01T00:00:00Z">
        <w:r>
          <w:t xml:space="preserve">in each subinterval</w:t>
        </w:r>
      </w:ins>
      <w:ins w:id="678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ins w:id="679" w:author="PR Preview" w:date="2026-01-01T00:00:00Z">
        <w:r>
          <w:t xml:space="preserve">.</w:t>
        </w:r>
      </w:ins>
      <w:ins w:id="680" w:author="PR Preview" w:date="2026-01-01T00:00:00Z">
        <w:r>
          <w:t xml:space="preserve"> </w:t>
        </w:r>
      </w:ins>
      <w:ins w:id="681" w:author="PR Preview" w:date="2026-01-01T00:00:00Z">
        <w:r>
          <w:t xml:space="preserve">The</w:t>
        </w:r>
      </w:ins>
      <w:ins w:id="682" w:author="PR Preview" w:date="2026-01-01T00:00:00Z">
        <w:r>
          <w:t xml:space="preserve"> </w:t>
        </w:r>
      </w:ins>
      <w:ins w:id="683" w:author="PR Preview" w:date="2026-01-01T00:00:00Z">
        <w:r>
          <w:rPr>
            <w:b/>
            <w:bCs/>
          </w:rPr>
          <w:t xml:space="preserve">Riemann sum</w:t>
        </w:r>
      </w:ins>
      <w:ins w:id="684" w:author="PR Preview" w:date="2026-01-01T00:00:00Z">
        <w:r>
          <w:t xml:space="preserve"> </w:t>
        </w:r>
      </w:ins>
      <w:ins w:id="685" w:author="PR Preview" w:date="2026-01-01T00:00:00Z">
        <w:r>
          <w:t xml:space="preserve">of</w:t>
        </w:r>
      </w:ins>
      <w:ins w:id="686" w:author="PR Preview" w:date="2026-01-01T00:00:00Z">
        <w:r>
          <w:t xml:space="preserve"> </w:t>
        </w:r>
      </w:ins>
      <m:oMath>
        <m:r>
          <m:t>f</m:t>
        </m:r>
      </m:oMath>
      <w:ins w:id="687" w:author="PR Preview" w:date="2026-01-01T00:00:00Z">
        <w:r>
          <w:t xml:space="preserve"> </w:t>
        </w:r>
      </w:ins>
      <w:ins w:id="688" w:author="PR Preview" w:date="2026-01-01T00:00:00Z">
        <w:r>
          <w:t xml:space="preserve">for</w:t>
        </w:r>
      </w:ins>
      <w:ins w:id="68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690" w:author="PR Preview" w:date="2026-01-01T00:00:00Z">
        <w:r>
          <w:t xml:space="preserve"> </w:t>
        </w:r>
      </w:ins>
      <w:ins w:id="691" w:author="PR Preview" w:date="2026-01-01T00:00:00Z">
        <w:r>
          <w:t xml:space="preserve">and these sample points is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692" w:author="PR Preview" w:date="2026-01-01T00:00:00Z">
        <w:r>
          <w:t xml:space="preserve">where</w:t>
        </w:r>
      </w:ins>
      <w:ins w:id="693" w:author="PR Preview" w:date="2026-01-01T00:00:00Z">
        <w:r>
          <w:t xml:space="preserve"> </w:t>
        </w:r>
      </w:ins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ins w:id="694" w:author="PR Preview" w:date="2026-01-01T00:00:00Z">
        <w:r>
          <w:t xml:space="preserve">.</w:t>
        </w:r>
      </w:ins>
    </w:p>
    <w:p>
      <w:pPr>
        <w:pStyle w:val="BodyText"/>
      </w:pPr>
      <w:ins w:id="695" w:author="PR Preview" w:date="2026-01-01T00:00:00Z">
        <w:r>
          <w:t xml:space="preserve">(Larson and Edwards 2018, sec. 4.3)</w:t>
        </w:r>
      </w:ins>
    </w:p>
    <w:bookmarkEnd w:id="54"/>
    <w:bookmarkStart w:id="55" w:name="exm-riemann-sum"/>
    <w:p>
      <w:pPr>
        <w:pStyle w:val="BodyText"/>
      </w:pPr>
      <w:ins w:id="696" w:author="PR Preview" w:date="2026-01-01T00:00:00Z">
        <w:r>
          <w:rPr>
            <w:b/>
            <w:bCs/>
          </w:rPr>
          <w:t xml:space="preserve">Example 11 (A Riemann sum for</w:t>
        </w:r>
      </w:ins>
      <w:ins w:id="697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</m:oMath>
      <w:ins w:id="698" w:author="PR Preview" w:date="2026-01-01T00:00:00Z">
        <w:r>
          <w:rPr>
            <w:b/>
            <w:bCs/>
          </w:rPr>
          <w:t xml:space="preserve"> </w:t>
        </w:r>
      </w:ins>
      <w:ins w:id="699" w:author="PR Preview" w:date="2026-01-01T00:00:00Z">
        <w:r>
          <w:rPr>
            <w:b/>
            <w:bCs/>
          </w:rPr>
          <w:t xml:space="preserve">on</w:t>
        </w:r>
      </w:ins>
      <w:ins w:id="700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701" w:author="PR Preview" w:date="2026-01-01T00:00:00Z">
        <w:r>
          <w:rPr>
            <w:b/>
            <w:bCs/>
          </w:rPr>
          <w:t xml:space="preserve">)</w:t>
        </w:r>
      </w:ins>
      <w:ins w:id="702" w:author="PR Preview" w:date="2026-01-01T00:00:00Z">
        <w:r>
          <w:t xml:space="preserve"> </w:t>
        </w:r>
      </w:ins>
      <w:ins w:id="703" w:author="PR Preview" w:date="2026-01-01T00:00:00Z">
        <w:r>
          <w:t xml:space="preserve">Let</w:t>
        </w:r>
      </w:ins>
      <w:ins w:id="70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705" w:author="PR Preview" w:date="2026-01-01T00:00:00Z">
        <w:r>
          <w:t xml:space="preserve">, take the partition</w:t>
        </w:r>
      </w:ins>
      <w:ins w:id="706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ins w:id="707" w:author="PR Preview" w:date="2026-01-01T00:00:00Z">
        <w:r>
          <w:t xml:space="preserve"> </w:t>
        </w:r>
      </w:ins>
      <w:ins w:id="708" w:author="PR Preview" w:date="2026-01-01T00:00:00Z">
        <w:r>
          <w:t xml:space="preserve">of</w:t>
        </w:r>
      </w:ins>
      <w:ins w:id="709" w:author="PR Preview" w:date="2026-01-01T00:00:00Z">
        <w:r>
          <w:t xml:space="preserve"> </w:t>
        </w:r>
      </w:ins>
      <w:hyperlink w:anchor="exm-partition">
        <w:ins w:id="710" w:author="PR Preview" w:date="2026-01-01T00:00:00Z">
          <w:r>
            <w:rPr>
              <w:rStyle w:val="Hyperlink"/>
            </w:rPr>
            <w:t xml:space="preserve">Example 8</w:t>
          </w:r>
        </w:ins>
      </w:hyperlink>
      <w:ins w:id="711" w:author="PR Preview" w:date="2026-01-01T00:00:00Z">
        <w:r>
          <w:t xml:space="preserve">,</w:t>
        </w:r>
      </w:ins>
      <w:ins w:id="712" w:author="PR Preview" w:date="2026-01-01T00:00:00Z">
        <w:r>
          <w:t xml:space="preserve"> </w:t>
        </w:r>
      </w:ins>
      <w:ins w:id="713" w:author="PR Preview" w:date="2026-01-01T00:00:00Z">
        <w:r>
          <w:t xml:space="preserve">with widths</w:t>
        </w:r>
      </w:ins>
      <w:ins w:id="714" w:author="PR Preview" w:date="2026-01-01T00:00:00Z">
        <w:r>
          <w:t xml:space="preserve"> </w:t>
        </w:r>
      </w:ins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ins w:id="715" w:author="PR Preview" w:date="2026-01-01T00:00:00Z">
        <w:r>
          <w:t xml:space="preserve">,</w:t>
        </w:r>
      </w:ins>
      <w:ins w:id="716" w:author="PR Preview" w:date="2026-01-01T00:00:00Z">
        <w:r>
          <w:t xml:space="preserve"> </w:t>
        </w:r>
      </w:ins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ins w:id="717" w:author="PR Preview" w:date="2026-01-01T00:00:00Z">
        <w:r>
          <w:t xml:space="preserve">, and</w:t>
        </w:r>
      </w:ins>
      <w:ins w:id="718" w:author="PR Preview" w:date="2026-01-01T00:00:00Z">
        <w:r>
          <w:t xml:space="preserve"> </w:t>
        </w:r>
      </w:ins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ins w:id="719" w:author="PR Preview" w:date="2026-01-01T00:00:00Z">
        <w:r>
          <w:t xml:space="preserve">,</w:t>
        </w:r>
      </w:ins>
      <w:ins w:id="720" w:author="PR Preview" w:date="2026-01-01T00:00:00Z">
        <w:r>
          <w:t xml:space="preserve"> </w:t>
        </w:r>
      </w:ins>
      <w:ins w:id="721" w:author="PR Preview" w:date="2026-01-01T00:00:00Z">
        <w:r>
          <w:t xml:space="preserve">and take each sample point at the right end of its subinterval:</w:t>
        </w:r>
      </w:ins>
      <w:ins w:id="722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ins w:id="723" w:author="PR Preview" w:date="2026-01-01T00:00:00Z">
        <w:r>
          <w:t xml:space="preserve">,</w:t>
        </w:r>
      </w:ins>
      <w:ins w:id="724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ins w:id="725" w:author="PR Preview" w:date="2026-01-01T00:00:00Z">
        <w:r>
          <w:t xml:space="preserve">, and</w:t>
        </w:r>
      </w:ins>
      <w:ins w:id="726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ins w:id="727" w:author="PR Preview" w:date="2026-01-01T00:00:00Z">
        <w:r>
          <w:t xml:space="preserve">.</w:t>
        </w:r>
      </w:ins>
      <w:ins w:id="728" w:author="PR Preview" w:date="2026-01-01T00:00:00Z">
        <w:r>
          <w:t xml:space="preserve"> </w:t>
        </w:r>
      </w:ins>
      <w:ins w:id="729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ins w:id="730" w:author="PR Preview" w:date="2026-01-01T00:00:00Z">
        <w:r>
          <w:rPr>
            <w:b/>
            <w:bCs/>
          </w:rPr>
          <w:t xml:space="preserve">Definition 10 (Riemann integral (definite integral))</w:t>
        </w:r>
      </w:ins>
      <w:ins w:id="731" w:author="PR Preview" w:date="2026-01-01T00:00:00Z">
        <w:r>
          <w:t xml:space="preserve"> </w:t>
        </w:r>
      </w:ins>
      <w:ins w:id="732" w:author="PR Preview" w:date="2026-01-01T00:00:00Z">
        <w:r>
          <w:t xml:space="preserve">Let</w:t>
        </w:r>
      </w:ins>
      <w:ins w:id="733" w:author="PR Preview" w:date="2026-01-01T00:00:00Z">
        <w:r>
          <w:t xml:space="preserve"> </w:t>
        </w:r>
      </w:ins>
      <m:oMath>
        <m:r>
          <m:t>f</m:t>
        </m:r>
      </m:oMath>
      <w:ins w:id="734" w:author="PR Preview" w:date="2026-01-01T00:00:00Z">
        <w:r>
          <w:t xml:space="preserve"> </w:t>
        </w:r>
      </w:ins>
      <w:ins w:id="735" w:author="PR Preview" w:date="2026-01-01T00:00:00Z">
        <w:r>
          <w:t xml:space="preserve">be a</w:t>
        </w:r>
      </w:ins>
      <w:ins w:id="736" w:author="PR Preview" w:date="2026-01-01T00:00:00Z">
        <w:r>
          <w:t xml:space="preserve"> </w:t>
        </w:r>
      </w:ins>
      <w:hyperlink r:id="rId56">
        <w:ins w:id="737" w:author="PR Preview" w:date="2026-01-01T00:00:00Z">
          <w:r>
            <w:rPr>
              <w:rStyle w:val="Hyperlink"/>
            </w:rPr>
            <w:t xml:space="preserve">bounded</w:t>
          </w:r>
        </w:ins>
      </w:hyperlink>
      <w:ins w:id="738" w:author="PR Preview" w:date="2026-01-01T00:00:00Z">
        <w:r>
          <w:t xml:space="preserve"> </w:t>
        </w:r>
      </w:ins>
      <w:ins w:id="739" w:author="PR Preview" w:date="2026-01-01T00:00:00Z">
        <w:r>
          <w:t xml:space="preserve">function on</w:t>
        </w:r>
      </w:ins>
      <w:ins w:id="740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741" w:author="PR Preview" w:date="2026-01-01T00:00:00Z">
        <w:r>
          <w:t xml:space="preserve">.</w:t>
        </w:r>
      </w:ins>
      <w:ins w:id="742" w:author="PR Preview" w:date="2026-01-01T00:00:00Z">
        <w:r>
          <w:t xml:space="preserve"> </w:t>
        </w:r>
      </w:ins>
      <w:ins w:id="743" w:author="PR Preview" w:date="2026-01-01T00:00:00Z">
        <w:r>
          <w:t xml:space="preserve">For each partition</w:t>
        </w:r>
      </w:ins>
      <w:ins w:id="74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745" w:author="PR Preview" w:date="2026-01-01T00:00:00Z">
        <w:r>
          <w:t xml:space="preserve"> </w:t>
        </w:r>
      </w:ins>
      <w:ins w:id="746" w:author="PR Preview" w:date="2026-01-01T00:00:00Z">
        <w:r>
          <w:t xml:space="preserve">of</w:t>
        </w:r>
      </w:ins>
      <w:ins w:id="747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748" w:author="PR Preview" w:date="2026-01-01T00:00:00Z">
        <w:r>
          <w:t xml:space="preserve"> </w:t>
        </w:r>
      </w:ins>
      <w:ins w:id="749" w:author="PR Preview" w:date="2026-01-01T00:00:00Z">
        <w:r>
          <w:t xml:space="preserve">(</w:t>
        </w:r>
      </w:ins>
      <w:hyperlink w:anchor="def-partition">
        <w:ins w:id="750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751" w:author="PR Preview" w:date="2026-01-01T00:00:00Z">
        <w:r>
          <w:t xml:space="preserve">),</w:t>
        </w:r>
      </w:ins>
      <w:ins w:id="752" w:author="PR Preview" w:date="2026-01-01T00:00:00Z">
        <w:r>
          <w:t xml:space="preserve"> </w:t>
        </w:r>
      </w:ins>
      <w:ins w:id="753" w:author="PR Preview" w:date="2026-01-01T00:00:00Z">
        <w:r>
          <w:t xml:space="preserve">choose a sample point</w:t>
        </w:r>
      </w:ins>
      <w:ins w:id="754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ins w:id="755" w:author="PR Preview" w:date="2026-01-01T00:00:00Z">
        <w:r>
          <w:t xml:space="preserve"> </w:t>
        </w:r>
      </w:ins>
      <w:ins w:id="756" w:author="PR Preview" w:date="2026-01-01T00:00:00Z">
        <w:r>
          <w:t xml:space="preserve">in each subinterval</w:t>
        </w:r>
      </w:ins>
      <w:ins w:id="757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ins w:id="758" w:author="PR Preview" w:date="2026-01-01T00:00:00Z">
        <w:r>
          <w:t xml:space="preserve">.</w:t>
        </w:r>
      </w:ins>
      <w:ins w:id="759" w:author="PR Preview" w:date="2026-01-01T00:00:00Z">
        <w:r>
          <w:t xml:space="preserve"> </w:t>
        </w:r>
      </w:ins>
      <w:ins w:id="760" w:author="PR Preview" w:date="2026-01-01T00:00:00Z">
        <w:r>
          <w:t xml:space="preserve">The</w:t>
        </w:r>
      </w:ins>
      <w:ins w:id="761" w:author="PR Preview" w:date="2026-01-01T00:00:00Z">
        <w:r>
          <w:t xml:space="preserve"> </w:t>
        </w:r>
      </w:ins>
      <w:ins w:id="762" w:author="PR Preview" w:date="2026-01-01T00:00:00Z">
        <w:r>
          <w:rPr>
            <w:b/>
            <w:bCs/>
          </w:rPr>
          <w:t xml:space="preserve">Riemann integral</w:t>
        </w:r>
      </w:ins>
      <w:ins w:id="763" w:author="PR Preview" w:date="2026-01-01T00:00:00Z">
        <w:r>
          <w:t xml:space="preserve"> </w:t>
        </w:r>
      </w:ins>
      <w:ins w:id="764" w:author="PR Preview" w:date="2026-01-01T00:00:00Z">
        <w:r>
          <w:t xml:space="preserve">of</w:t>
        </w:r>
      </w:ins>
      <w:ins w:id="765" w:author="PR Preview" w:date="2026-01-01T00:00:00Z">
        <w:r>
          <w:t xml:space="preserve"> </w:t>
        </w:r>
      </w:ins>
      <m:oMath>
        <m:r>
          <m:t>f</m:t>
        </m:r>
      </m:oMath>
      <w:ins w:id="766" w:author="PR Preview" w:date="2026-01-01T00:00:00Z">
        <w:r>
          <w:t xml:space="preserve"> </w:t>
        </w:r>
      </w:ins>
      <w:ins w:id="767" w:author="PR Preview" w:date="2026-01-01T00:00:00Z">
        <w:r>
          <w:t xml:space="preserve">over</w:t>
        </w:r>
      </w:ins>
      <w:ins w:id="768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769" w:author="PR Preview" w:date="2026-01-01T00:00:00Z">
        <w:r>
          <w:t xml:space="preserve"> </w:t>
        </w:r>
      </w:ins>
      <w:ins w:id="770" w:author="PR Preview" w:date="2026-01-01T00:00:00Z">
        <w:r>
          <w:t xml:space="preserve">(also called the</w:t>
        </w:r>
      </w:ins>
      <w:ins w:id="771" w:author="PR Preview" w:date="2026-01-01T00:00:00Z">
        <w:r>
          <w:t xml:space="preserve"> </w:t>
        </w:r>
      </w:ins>
      <w:ins w:id="772" w:author="PR Preview" w:date="2026-01-01T00:00:00Z">
        <w:r>
          <w:rPr>
            <w:b/>
            <w:bCs/>
          </w:rPr>
          <w:t xml:space="preserve">definite integral</w:t>
        </w:r>
      </w:ins>
      <w:ins w:id="773" w:author="PR Preview" w:date="2026-01-01T00:00:00Z">
        <w:r>
          <w:t xml:space="preserve"> </w:t>
        </w:r>
      </w:ins>
      <w:ins w:id="774" w:author="PR Preview" w:date="2026-01-01T00:00:00Z">
        <w:r>
          <w:t xml:space="preserve">of</w:t>
        </w:r>
      </w:ins>
      <w:ins w:id="775" w:author="PR Preview" w:date="2026-01-01T00:00:00Z">
        <w:r>
          <w:t xml:space="preserve"> </w:t>
        </w:r>
      </w:ins>
      <m:oMath>
        <m:r>
          <m:t>f</m:t>
        </m:r>
      </m:oMath>
      <w:ins w:id="776" w:author="PR Preview" w:date="2026-01-01T00:00:00Z">
        <w:r>
          <w:t xml:space="preserve"> </w:t>
        </w:r>
      </w:ins>
      <w:ins w:id="777" w:author="PR Preview" w:date="2026-01-01T00:00:00Z">
        <w:r>
          <w:t xml:space="preserve">from</w:t>
        </w:r>
      </w:ins>
      <w:ins w:id="778" w:author="PR Preview" w:date="2026-01-01T00:00:00Z">
        <w:r>
          <w:t xml:space="preserve"> </w:t>
        </w:r>
      </w:ins>
      <m:oMath>
        <m:r>
          <m:t>a</m:t>
        </m:r>
      </m:oMath>
      <w:ins w:id="779" w:author="PR Preview" w:date="2026-01-01T00:00:00Z">
        <w:r>
          <w:t xml:space="preserve"> </w:t>
        </w:r>
      </w:ins>
      <w:ins w:id="780" w:author="PR Preview" w:date="2026-01-01T00:00:00Z">
        <w:r>
          <w:t xml:space="preserve">to</w:t>
        </w:r>
      </w:ins>
      <w:ins w:id="781" w:author="PR Preview" w:date="2026-01-01T00:00:00Z">
        <w:r>
          <w:t xml:space="preserve"> </w:t>
        </w:r>
      </w:ins>
      <m:oMath>
        <m:r>
          <m:t>b</m:t>
        </m:r>
      </m:oMath>
      <w:ins w:id="782" w:author="PR Preview" w:date="2026-01-01T00:00:00Z">
        <w:r>
          <w:t xml:space="preserve">)</w:t>
        </w:r>
      </w:ins>
      <w:ins w:id="783" w:author="PR Preview" w:date="2026-01-01T00:00:00Z">
        <w:r>
          <w:t xml:space="preserve"> </w:t>
        </w:r>
      </w:ins>
      <w:ins w:id="784" w:author="PR Preview" w:date="2026-01-01T00:00:00Z">
        <w:r>
          <w:t xml:space="preserve">is the limit of the Riemann sums (</w:t>
        </w:r>
      </w:ins>
      <w:hyperlink w:anchor="def-riemann-sum">
        <w:ins w:id="785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786" w:author="PR Preview" w:date="2026-01-01T00:00:00Z">
        <w:r>
          <w:t xml:space="preserve">) as the mesh (</w:t>
        </w:r>
      </w:ins>
      <w:hyperlink w:anchor="def-mesh">
        <w:ins w:id="787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788" w:author="PR Preview" w:date="2026-01-01T00:00:00Z">
        <w:r>
          <w:t xml:space="preserve">) shrinks to zero: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789" w:author="PR Preview" w:date="2026-01-01T00:00:00Z">
        <w:r>
          <w:t xml:space="preserve">when that limit exists and has the same value</w:t>
        </w:r>
      </w:ins>
      <w:ins w:id="790" w:author="PR Preview" w:date="2026-01-01T00:00:00Z">
        <w:r>
          <w:t xml:space="preserve"> </w:t>
        </w:r>
      </w:ins>
      <w:ins w:id="791" w:author="PR Preview" w:date="2026-01-01T00:00:00Z">
        <w:r>
          <w:t xml:space="preserve">for every choice of the partitions and of the sample points</w:t>
        </w:r>
      </w:ins>
      <w:ins w:id="792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ins w:id="793" w:author="PR Preview" w:date="2026-01-01T00:00:00Z">
        <w:r>
          <w:t xml:space="preserve">.</w:t>
        </w:r>
      </w:ins>
    </w:p>
    <w:p>
      <w:pPr>
        <w:pStyle w:val="BodyText"/>
      </w:pPr>
      <w:ins w:id="794" w:author="PR Preview" w:date="2026-01-01T00:00:00Z">
        <w:r>
          <w:t xml:space="preserve">(Larson and Edwards 2018, sec. 4.3, p. 272)</w:t>
        </w:r>
      </w:ins>
    </w:p>
    <w:bookmarkEnd w:id="57"/>
    <w:bookmarkStart w:id="58" w:name="def-integrable"/>
    <w:p>
      <w:pPr>
        <w:pStyle w:val="BodyText"/>
      </w:pPr>
      <w:ins w:id="795" w:author="PR Preview" w:date="2026-01-01T00:00:00Z">
        <w:r>
          <w:rPr>
            <w:b/>
            <w:bCs/>
          </w:rPr>
          <w:t xml:space="preserve">Definition 11 (Riemann integrable)</w:t>
        </w:r>
      </w:ins>
      <w:ins w:id="796" w:author="PR Preview" w:date="2026-01-01T00:00:00Z">
        <w:r>
          <w:t xml:space="preserve"> </w:t>
        </w:r>
      </w:ins>
      <w:ins w:id="797" w:author="PR Preview" w:date="2026-01-01T00:00:00Z">
        <w:r>
          <w:t xml:space="preserve">A bounded function</w:t>
        </w:r>
      </w:ins>
      <w:ins w:id="798" w:author="PR Preview" w:date="2026-01-01T00:00:00Z">
        <w:r>
          <w:t xml:space="preserve"> </w:t>
        </w:r>
      </w:ins>
      <m:oMath>
        <m:r>
          <m:t>f</m:t>
        </m:r>
      </m:oMath>
      <w:ins w:id="799" w:author="PR Preview" w:date="2026-01-01T00:00:00Z">
        <w:r>
          <w:t xml:space="preserve"> </w:t>
        </w:r>
      </w:ins>
      <w:ins w:id="800" w:author="PR Preview" w:date="2026-01-01T00:00:00Z">
        <w:r>
          <w:t xml:space="preserve">is</w:t>
        </w:r>
      </w:ins>
      <w:ins w:id="801" w:author="PR Preview" w:date="2026-01-01T00:00:00Z">
        <w:r>
          <w:t xml:space="preserve"> </w:t>
        </w:r>
      </w:ins>
      <w:ins w:id="802" w:author="PR Preview" w:date="2026-01-01T00:00:00Z">
        <w:r>
          <w:rPr>
            <w:b/>
            <w:bCs/>
          </w:rPr>
          <w:t xml:space="preserve">Riemann integrable on</w:t>
        </w:r>
      </w:ins>
      <w:ins w:id="803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804" w:author="PR Preview" w:date="2026-01-01T00:00:00Z">
        <w:r>
          <w:t xml:space="preserve"> </w:t>
        </w:r>
      </w:ins>
      <w:ins w:id="805" w:author="PR Preview" w:date="2026-01-01T00:00:00Z">
        <w:r>
          <w:t xml:space="preserve">if the Riemann sums (</w:t>
        </w:r>
      </w:ins>
      <w:hyperlink w:anchor="def-riemann-sum">
        <w:ins w:id="806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807" w:author="PR Preview" w:date="2026-01-01T00:00:00Z">
        <w:r>
          <w:t xml:space="preserve">)</w:t>
        </w:r>
      </w:ins>
      <w:ins w:id="808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ins w:id="809" w:author="PR Preview" w:date="2026-01-01T00:00:00Z">
        <w:r>
          <w:t xml:space="preserve">,</w:t>
        </w:r>
      </w:ins>
      <w:ins w:id="810" w:author="PR Preview" w:date="2026-01-01T00:00:00Z">
        <w:r>
          <w:t xml:space="preserve"> </w:t>
        </w:r>
      </w:ins>
      <w:ins w:id="811" w:author="PR Preview" w:date="2026-01-01T00:00:00Z">
        <w:r>
          <w:t xml:space="preserve">over partitions</w:t>
        </w:r>
      </w:ins>
      <w:ins w:id="81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813" w:author="PR Preview" w:date="2026-01-01T00:00:00Z">
        <w:r>
          <w:t xml:space="preserve"> </w:t>
        </w:r>
      </w:ins>
      <w:ins w:id="814" w:author="PR Preview" w:date="2026-01-01T00:00:00Z">
        <w:r>
          <w:t xml:space="preserve">of</w:t>
        </w:r>
      </w:ins>
      <w:ins w:id="815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816" w:author="PR Preview" w:date="2026-01-01T00:00:00Z">
        <w:r>
          <w:t xml:space="preserve"> </w:t>
        </w:r>
      </w:ins>
      <w:ins w:id="817" w:author="PR Preview" w:date="2026-01-01T00:00:00Z">
        <w:r>
          <w:t xml:space="preserve">(</w:t>
        </w:r>
      </w:ins>
      <w:hyperlink w:anchor="def-partition">
        <w:ins w:id="818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819" w:author="PR Preview" w:date="2026-01-01T00:00:00Z">
        <w:r>
          <w:t xml:space="preserve">)</w:t>
        </w:r>
      </w:ins>
      <w:ins w:id="820" w:author="PR Preview" w:date="2026-01-01T00:00:00Z">
        <w:r>
          <w:t xml:space="preserve"> </w:t>
        </w:r>
      </w:ins>
      <w:ins w:id="821" w:author="PR Preview" w:date="2026-01-01T00:00:00Z">
        <w:r>
          <w:t xml:space="preserve">with a sample point</w:t>
        </w:r>
      </w:ins>
      <w:ins w:id="822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ins w:id="823" w:author="PR Preview" w:date="2026-01-01T00:00:00Z">
        <w:r>
          <w:t xml:space="preserve"> </w:t>
        </w:r>
      </w:ins>
      <w:ins w:id="824" w:author="PR Preview" w:date="2026-01-01T00:00:00Z">
        <w:r>
          <w:t xml:space="preserve">in each subinterval</w:t>
        </w:r>
      </w:ins>
      <w:ins w:id="825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ins w:id="826" w:author="PR Preview" w:date="2026-01-01T00:00:00Z">
        <w:r>
          <w:t xml:space="preserve">,</w:t>
        </w:r>
      </w:ins>
      <w:ins w:id="827" w:author="PR Preview" w:date="2026-01-01T00:00:00Z">
        <w:r>
          <w:t xml:space="preserve"> </w:t>
        </w:r>
      </w:ins>
      <w:ins w:id="828" w:author="PR Preview" w:date="2026-01-01T00:00:00Z">
        <w:r>
          <w:t xml:space="preserve">approach a real-number limit as the mesh</w:t>
        </w:r>
      </w:ins>
      <w:ins w:id="829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ins w:id="830" w:author="PR Preview" w:date="2026-01-01T00:00:00Z">
        <w:r>
          <w:t xml:space="preserve"> </w:t>
        </w:r>
      </w:ins>
      <w:ins w:id="831" w:author="PR Preview" w:date="2026-01-01T00:00:00Z">
        <w:r>
          <w:t xml:space="preserve">(</w:t>
        </w:r>
      </w:ins>
      <w:hyperlink w:anchor="def-mesh">
        <w:ins w:id="832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833" w:author="PR Preview" w:date="2026-01-01T00:00:00Z">
        <w:r>
          <w:t xml:space="preserve">) shrinks to zero,</w:t>
        </w:r>
      </w:ins>
      <w:ins w:id="834" w:author="PR Preview" w:date="2026-01-01T00:00:00Z">
        <w:r>
          <w:t xml:space="preserve"> </w:t>
        </w:r>
      </w:ins>
      <w:ins w:id="835" w:author="PR Preview" w:date="2026-01-01T00:00:00Z">
        <w:r>
          <w:t xml:space="preserve">and that limit is the same</w:t>
        </w:r>
      </w:ins>
      <w:ins w:id="836" w:author="PR Preview" w:date="2026-01-01T00:00:00Z">
        <w:r>
          <w:t xml:space="preserve"> </w:t>
        </w:r>
      </w:ins>
      <w:ins w:id="837" w:author="PR Preview" w:date="2026-01-01T00:00:00Z">
        <w:r>
          <w:t xml:space="preserve">for every choice of the partitions and of the sample points.</w:t>
        </w:r>
      </w:ins>
    </w:p>
    <w:p>
      <w:pPr>
        <w:pStyle w:val="BodyText"/>
      </w:pPr>
      <w:ins w:id="838" w:author="PR Preview" w:date="2026-01-01T00:00:00Z">
        <w:r>
          <w:t xml:space="preserve">(Larson and Edwards 2018, sec. 4.3, p. 272)</w:t>
        </w:r>
      </w:ins>
    </w:p>
    <w:bookmarkEnd w:id="58"/>
    <w:bookmarkStart w:id="59" w:name="exm-integrable-constant"/>
    <w:p>
      <w:pPr>
        <w:pStyle w:val="BodyText"/>
      </w:pPr>
      <w:ins w:id="839" w:author="PR Preview" w:date="2026-01-01T00:00:00Z">
        <w:r>
          <w:rPr>
            <w:b/>
            <w:bCs/>
          </w:rPr>
          <w:t xml:space="preserve">Example 12 (A constant function is integrable)</w:t>
        </w:r>
      </w:ins>
      <w:ins w:id="840" w:author="PR Preview" w:date="2026-01-01T00:00:00Z">
        <w:r>
          <w:t xml:space="preserve"> </w:t>
        </w:r>
      </w:ins>
      <w:ins w:id="841" w:author="PR Preview" w:date="2026-01-01T00:00:00Z">
        <w:r>
          <w:t xml:space="preserve">Let</w:t>
        </w:r>
      </w:ins>
      <w:ins w:id="84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ins w:id="843" w:author="PR Preview" w:date="2026-01-01T00:00:00Z">
        <w:r>
          <w:t xml:space="preserve"> </w:t>
        </w:r>
      </w:ins>
      <w:ins w:id="844" w:author="PR Preview" w:date="2026-01-01T00:00:00Z">
        <w:r>
          <w:t xml:space="preserve">on</w:t>
        </w:r>
      </w:ins>
      <w:ins w:id="845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ins w:id="846" w:author="PR Preview" w:date="2026-01-01T00:00:00Z">
        <w:r>
          <w:t xml:space="preserve">.</w:t>
        </w:r>
      </w:ins>
      <w:ins w:id="847" w:author="PR Preview" w:date="2026-01-01T00:00:00Z">
        <w:r>
          <w:t xml:space="preserve"> </w:t>
        </w:r>
      </w:ins>
      <w:ins w:id="848" w:author="PR Preview" w:date="2026-01-01T00:00:00Z">
        <w:r>
          <w:t xml:space="preserve">For every partition and every choice of sample points,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ins w:id="849" w:author="PR Preview" w:date="2026-01-01T00:00:00Z">
        <w:r>
          <w:t xml:space="preserve">so the sums have the same limit,</w:t>
        </w:r>
      </w:ins>
      <w:ins w:id="850" w:author="PR Preview" w:date="2026-01-01T00:00:00Z">
        <w:r>
          <w:t xml:space="preserve"> </w:t>
        </w:r>
      </w:ins>
      <m:oMath>
        <m:r>
          <m:t>6</m:t>
        </m:r>
      </m:oMath>
      <w:ins w:id="851" w:author="PR Preview" w:date="2026-01-01T00:00:00Z">
        <w:r>
          <w:t xml:space="preserve">, for every choice:</w:t>
        </w:r>
      </w:ins>
      <w:ins w:id="852" w:author="PR Preview" w:date="2026-01-01T00:00:00Z">
        <w:r>
          <w:t xml:space="preserve"> </w:t>
        </w:r>
      </w:ins>
      <m:oMath>
        <m:r>
          <m:t>f</m:t>
        </m:r>
      </m:oMath>
      <w:ins w:id="853" w:author="PR Preview" w:date="2026-01-01T00:00:00Z">
        <w:r>
          <w:t xml:space="preserve"> </w:t>
        </w:r>
      </w:ins>
      <w:ins w:id="854" w:author="PR Preview" w:date="2026-01-01T00:00:00Z">
        <w:r>
          <w:t xml:space="preserve">is Riemann integrable on</w:t>
        </w:r>
      </w:ins>
      <w:ins w:id="855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ins w:id="856" w:author="PR Preview" w:date="2026-01-01T00:00:00Z">
        <w:r>
          <w:t xml:space="preserve"> </w:t>
        </w:r>
      </w:ins>
      <w:ins w:id="857" w:author="PR Preview" w:date="2026-01-01T00:00:00Z">
        <w:r>
          <w:t xml:space="preserve">(</w:t>
        </w:r>
      </w:ins>
      <w:hyperlink w:anchor="def-integrable">
        <w:ins w:id="858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859" w:author="PR Preview" w:date="2026-01-01T00:00:00Z">
        <w:r>
          <w:t xml:space="preserve">),</w:t>
        </w:r>
      </w:ins>
      <w:ins w:id="860" w:author="PR Preview" w:date="2026-01-01T00:00:00Z">
        <w:r>
          <w:t xml:space="preserve"> </w:t>
        </w:r>
      </w:ins>
      <w:ins w:id="861" w:author="PR Preview" w:date="2026-01-01T00:00:00Z">
        <w:r>
          <w:t xml:space="preserve">and</w:t>
        </w:r>
      </w:ins>
      <w:ins w:id="862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ins w:id="863" w:author="PR Preview" w:date="2026-01-01T00:00:00Z">
        <w:r>
          <w:t xml:space="preserve"> </w:t>
        </w:r>
      </w:ins>
      <w:ins w:id="864" w:author="PR Preview" w:date="2026-01-01T00:00:00Z">
        <w:r>
          <w:t xml:space="preserve">(</w:t>
        </w:r>
      </w:ins>
      <w:hyperlink w:anchor="def-riemann-integral">
        <w:ins w:id="865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866" w:author="PR Preview" w:date="2026-01-01T00:00:00Z">
        <w:r>
          <w:t xml:space="preserve">).</w:t>
        </w:r>
      </w:ins>
    </w:p>
    <w:bookmarkEnd w:id="59"/>
    <w:bookmarkStart w:id="60" w:name="def-integrand"/>
    <w:p>
      <w:pPr>
        <w:pStyle w:val="BodyText"/>
      </w:pPr>
      <w:ins w:id="867" w:author="PR Preview" w:date="2026-01-01T00:00:00Z">
        <w:r>
          <w:rPr>
            <w:b/>
            <w:bCs/>
          </w:rPr>
          <w:t xml:space="preserve">Definition 12 (Integrand)</w:t>
        </w:r>
      </w:ins>
      <w:ins w:id="868" w:author="PR Preview" w:date="2026-01-01T00:00:00Z">
        <w:r>
          <w:t xml:space="preserve"> </w:t>
        </w:r>
      </w:ins>
      <w:ins w:id="869" w:author="PR Preview" w:date="2026-01-01T00:00:00Z">
        <w:r>
          <w:t xml:space="preserve">In an integral such as</w:t>
        </w:r>
      </w:ins>
      <w:ins w:id="870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ins w:id="871" w:author="PR Preview" w:date="2026-01-01T00:00:00Z">
        <w:r>
          <w:t xml:space="preserve"> </w:t>
        </w:r>
      </w:ins>
      <w:ins w:id="872" w:author="PR Preview" w:date="2026-01-01T00:00:00Z">
        <w:r>
          <w:t xml:space="preserve">(</w:t>
        </w:r>
      </w:ins>
      <w:hyperlink w:anchor="def-riemann-integral">
        <w:ins w:id="873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874" w:author="PR Preview" w:date="2026-01-01T00:00:00Z">
        <w:r>
          <w:t xml:space="preserve">)</w:t>
        </w:r>
      </w:ins>
      <w:ins w:id="875" w:author="PR Preview" w:date="2026-01-01T00:00:00Z">
        <w:r>
          <w:t xml:space="preserve"> </w:t>
        </w:r>
      </w:ins>
      <w:ins w:id="876" w:author="PR Preview" w:date="2026-01-01T00:00:00Z">
        <w:r>
          <w:t xml:space="preserve">or</w:t>
        </w:r>
      </w:ins>
      <w:ins w:id="877" w:author="PR Preview" w:date="2026-01-01T00:00:00Z">
        <w:r>
          <w:t xml:space="preserve"> </w:t>
        </w:r>
      </w:ins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ins w:id="878" w:author="PR Preview" w:date="2026-01-01T00:00:00Z">
        <w:r>
          <w:t xml:space="preserve"> </w:t>
        </w:r>
      </w:ins>
      <w:ins w:id="879" w:author="PR Preview" w:date="2026-01-01T00:00:00Z">
        <w:r>
          <w:t xml:space="preserve">(</w:t>
        </w:r>
      </w:ins>
      <w:hyperlink w:anchor="def-indefinite-integral">
        <w:ins w:id="880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881" w:author="PR Preview" w:date="2026-01-01T00:00:00Z">
        <w:r>
          <w:t xml:space="preserve">),</w:t>
        </w:r>
      </w:ins>
      <w:ins w:id="882" w:author="PR Preview" w:date="2026-01-01T00:00:00Z">
        <w:r>
          <w:t xml:space="preserve"> </w:t>
        </w:r>
      </w:ins>
      <w:ins w:id="883" w:author="PR Preview" w:date="2026-01-01T00:00:00Z">
        <w:r>
          <w:t xml:space="preserve">the function</w:t>
        </w:r>
      </w:ins>
      <w:ins w:id="884" w:author="PR Preview" w:date="2026-01-01T00:00:00Z">
        <w:r>
          <w:t xml:space="preserve"> </w:t>
        </w:r>
      </w:ins>
      <m:oMath>
        <m:r>
          <m:t>f</m:t>
        </m:r>
      </m:oMath>
      <w:ins w:id="885" w:author="PR Preview" w:date="2026-01-01T00:00:00Z">
        <w:r>
          <w:t xml:space="preserve"> </w:t>
        </w:r>
      </w:ins>
      <w:ins w:id="886" w:author="PR Preview" w:date="2026-01-01T00:00:00Z">
        <w:r>
          <w:t xml:space="preserve">being integrated is the</w:t>
        </w:r>
      </w:ins>
      <w:ins w:id="887" w:author="PR Preview" w:date="2026-01-01T00:00:00Z">
        <w:r>
          <w:t xml:space="preserve"> </w:t>
        </w:r>
      </w:ins>
      <w:ins w:id="888" w:author="PR Preview" w:date="2026-01-01T00:00:00Z">
        <w:r>
          <w:rPr>
            <w:b/>
            <w:bCs/>
          </w:rPr>
          <w:t xml:space="preserve">integrand</w:t>
        </w:r>
      </w:ins>
      <w:ins w:id="889" w:author="PR Preview" w:date="2026-01-01T00:00:00Z">
        <w:r>
          <w:t xml:space="preserve">.</w:t>
        </w:r>
      </w:ins>
    </w:p>
    <w:bookmarkEnd w:id="60"/>
    <w:bookmarkStart w:id="63" w:name="exm-integrand"/>
    <w:p>
      <w:pPr>
        <w:pStyle w:val="BodyText"/>
      </w:pPr>
      <w:ins w:id="890" w:author="PR Preview" w:date="2026-01-01T00:00:00Z">
        <w:r>
          <w:rPr>
            <w:b/>
            <w:bCs/>
          </w:rPr>
          <w:t xml:space="preserve">Example 13 (Integrands)</w:t>
        </w:r>
      </w:ins>
      <w:ins w:id="891" w:author="PR Preview" w:date="2026-01-01T00:00:00Z">
        <w:r>
          <w:t xml:space="preserve"> </w:t>
        </w:r>
      </w:ins>
      <w:ins w:id="892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9"/>
        </w:numPr>
      </w:pPr>
      <w:ins w:id="893" w:author="PR Preview" w:date="2026-01-01T00:00:00Z">
        <w:r>
          <w:t xml:space="preserve">In</w:t>
        </w:r>
      </w:ins>
      <w:ins w:id="894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ins w:id="895" w:author="PR Preview" w:date="2026-01-01T00:00:00Z">
        <w:r>
          <w:t xml:space="preserve"> </w:t>
        </w:r>
      </w:ins>
      <w:ins w:id="896" w:author="PR Preview" w:date="2026-01-01T00:00:00Z">
        <w:r>
          <w:t xml:space="preserve">(</w:t>
        </w:r>
      </w:ins>
      <w:hyperlink w:anchor="exm-integrable-constant">
        <w:ins w:id="897" w:author="PR Preview" w:date="2026-01-01T00:00:00Z">
          <w:r>
            <w:rPr>
              <w:rStyle w:val="Hyperlink"/>
            </w:rPr>
            <w:t xml:space="preserve">Example 12</w:t>
          </w:r>
        </w:ins>
      </w:hyperlink>
      <w:ins w:id="898" w:author="PR Preview" w:date="2026-01-01T00:00:00Z">
        <w:r>
          <w:t xml:space="preserve">), the integrand is the</w:t>
        </w:r>
      </w:ins>
      <w:ins w:id="899" w:author="PR Preview" w:date="2026-01-01T00:00:00Z">
        <w:r>
          <w:t xml:space="preserve"> </w:t>
        </w:r>
      </w:ins>
      <w:hyperlink r:id="rId61">
        <w:ins w:id="900" w:author="PR Preview" w:date="2026-01-01T00:00:00Z">
          <w:r>
            <w:rPr>
              <w:rStyle w:val="Hyperlink"/>
            </w:rPr>
            <w:t xml:space="preserve">constant function</w:t>
          </w:r>
        </w:ins>
      </w:hyperlink>
      <w:ins w:id="90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ins w:id="902" w:author="PR Preview" w:date="2026-01-01T00:00:00Z">
        <w:r>
          <w:t xml:space="preserve">,</w:t>
        </w:r>
      </w:ins>
      <w:ins w:id="903" w:author="PR Preview" w:date="2026-01-01T00:00:00Z">
        <w:r>
          <w:t xml:space="preserve"> </w:t>
        </w:r>
      </w:ins>
      <w:ins w:id="904" w:author="PR Preview" w:date="2026-01-01T00:00:00Z">
        <w:r>
          <w:t xml:space="preserve">and the</w:t>
        </w:r>
      </w:ins>
      <w:ins w:id="905" w:author="PR Preview" w:date="2026-01-01T00:00:00Z">
        <w:r>
          <w:t xml:space="preserve"> </w:t>
        </w:r>
      </w:ins>
      <w:hyperlink r:id="rId62">
        <w:ins w:id="906" w:author="PR Preview" w:date="2026-01-01T00:00:00Z">
          <w:r>
            <w:rPr>
              <w:rStyle w:val="Hyperlink"/>
            </w:rPr>
            <w:t xml:space="preserve">limits of integration</w:t>
          </w:r>
        </w:ins>
      </w:hyperlink>
      <w:ins w:id="907" w:author="PR Preview" w:date="2026-01-01T00:00:00Z">
        <w:r>
          <w:t xml:space="preserve"> </w:t>
        </w:r>
      </w:ins>
      <w:ins w:id="908" w:author="PR Preview" w:date="2026-01-01T00:00:00Z">
        <w:r>
          <w:t xml:space="preserve">are</w:t>
        </w:r>
      </w:ins>
      <w:ins w:id="909" w:author="PR Preview" w:date="2026-01-01T00:00:00Z">
        <w:r>
          <w:t xml:space="preserve"> </w:t>
        </w:r>
      </w:ins>
      <m:oMath>
        <m:r>
          <m:t>0</m:t>
        </m:r>
      </m:oMath>
      <w:ins w:id="910" w:author="PR Preview" w:date="2026-01-01T00:00:00Z">
        <w:r>
          <w:t xml:space="preserve"> </w:t>
        </w:r>
      </w:ins>
      <w:ins w:id="911" w:author="PR Preview" w:date="2026-01-01T00:00:00Z">
        <w:r>
          <w:t xml:space="preserve">and</w:t>
        </w:r>
      </w:ins>
      <w:ins w:id="912" w:author="PR Preview" w:date="2026-01-01T00:00:00Z">
        <w:r>
          <w:t xml:space="preserve"> </w:t>
        </w:r>
      </w:ins>
      <m:oMath>
        <m:r>
          <m:t>3</m:t>
        </m:r>
      </m:oMath>
      <w:ins w:id="913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9"/>
        </w:numPr>
      </w:pPr>
      <w:ins w:id="914" w:author="PR Preview" w:date="2026-01-01T00:00:00Z">
        <w:r>
          <w:t xml:space="preserve">In</w:t>
        </w:r>
      </w:ins>
      <w:ins w:id="915" w:author="PR Preview" w:date="2026-01-01T00:00:00Z">
        <w:r>
          <w:t xml:space="preserve"> </w:t>
        </w:r>
      </w:ins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ins w:id="916" w:author="PR Preview" w:date="2026-01-01T00:00:00Z">
        <w:r>
          <w:t xml:space="preserve"> </w:t>
        </w:r>
      </w:ins>
      <w:ins w:id="917" w:author="PR Preview" w:date="2026-01-01T00:00:00Z">
        <w:r>
          <w:t xml:space="preserve">(</w:t>
        </w:r>
      </w:ins>
      <w:hyperlink w:anchor="exm-integral-rules-quadratic">
        <w:ins w:id="918" w:author="PR Preview" w:date="2026-01-01T00:00:00Z">
          <w:r>
            <w:rPr>
              <w:rStyle w:val="Hyperlink"/>
            </w:rPr>
            <w:t xml:space="preserve">Example 2</w:t>
          </w:r>
        </w:ins>
      </w:hyperlink>
      <w:ins w:id="919" w:author="PR Preview" w:date="2026-01-01T00:00:00Z">
        <w:r>
          <w:t xml:space="preserve">),</w:t>
        </w:r>
      </w:ins>
      <w:ins w:id="920" w:author="PR Preview" w:date="2026-01-01T00:00:00Z">
        <w:r>
          <w:t xml:space="preserve"> </w:t>
        </w:r>
      </w:ins>
      <w:ins w:id="921" w:author="PR Preview" w:date="2026-01-01T00:00:00Z">
        <w:r>
          <w:t xml:space="preserve">the integrand is</w:t>
        </w:r>
      </w:ins>
      <w:ins w:id="92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ins w:id="923" w:author="PR Preview" w:date="2026-01-01T00:00:00Z">
        <w:r>
          <w:t xml:space="preserve">; its value at</w:t>
        </w:r>
      </w:ins>
      <w:ins w:id="92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2</m:t>
        </m:r>
      </m:oMath>
      <w:ins w:id="925" w:author="PR Preview" w:date="2026-01-01T00:00:00Z">
        <w:r>
          <w:t xml:space="preserve"> </w:t>
        </w:r>
      </w:ins>
      <w:ins w:id="926" w:author="PR Preview" w:date="2026-01-01T00:00:00Z">
        <w:r>
          <w:t xml:space="preserve">is</w:t>
        </w:r>
      </w:ins>
      <w:ins w:id="927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ins w:id="928" w:author="PR Preview" w:date="2026-01-01T00:00:00Z">
        <w:r>
          <w:t xml:space="preserve">.</w:t>
        </w:r>
      </w:ins>
    </w:p>
    <w:bookmarkEnd w:id="63"/>
    <w:bookmarkStart w:id="66" w:name="rem-integrable-integral"/>
    <w:p>
      <w:pPr>
        <w:pStyle w:val="FirstParagraph"/>
      </w:pPr>
      <w:ins w:id="929" w:author="PR Preview" w:date="2026-01-01T00:00:00Z">
        <w:r>
          <w:rPr>
            <w:i/>
            <w:iCs/>
          </w:rPr>
          <w:t xml:space="preserve">Remark 1</w:t>
        </w:r>
      </w:ins>
      <w:ins w:id="930" w:author="PR Preview" w:date="2026-01-01T00:00:00Z">
        <w:r>
          <w:t xml:space="preserve"> (Riemann integrable functions and Riemann integrals). </w:t>
        </w:r>
      </w:ins>
      <w:ins w:id="931" w:author="PR Preview" w:date="2026-01-01T00:00:00Z">
        <w:r>
          <w:t xml:space="preserve">A bounded function</w:t>
        </w:r>
      </w:ins>
      <w:ins w:id="932" w:author="PR Preview" w:date="2026-01-01T00:00:00Z">
        <w:r>
          <w:t xml:space="preserve"> </w:t>
        </w:r>
      </w:ins>
      <m:oMath>
        <m:r>
          <m:t>f</m:t>
        </m:r>
      </m:oMath>
      <w:ins w:id="933" w:author="PR Preview" w:date="2026-01-01T00:00:00Z">
        <w:r>
          <w:t xml:space="preserve"> </w:t>
        </w:r>
      </w:ins>
      <w:ins w:id="934" w:author="PR Preview" w:date="2026-01-01T00:00:00Z">
        <w:r>
          <w:t xml:space="preserve">is Riemann integrable on</w:t>
        </w:r>
      </w:ins>
      <w:ins w:id="935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936" w:author="PR Preview" w:date="2026-01-01T00:00:00Z">
        <w:r>
          <w:t xml:space="preserve"> </w:t>
        </w:r>
      </w:ins>
      <w:ins w:id="937" w:author="PR Preview" w:date="2026-01-01T00:00:00Z">
        <w:r>
          <w:t xml:space="preserve">exactly when its Riemann integral</w:t>
        </w:r>
      </w:ins>
      <w:ins w:id="938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ins w:id="939" w:author="PR Preview" w:date="2026-01-01T00:00:00Z">
        <w:r>
          <w:t xml:space="preserve"> </w:t>
        </w:r>
      </w:ins>
      <w:ins w:id="940" w:author="PR Preview" w:date="2026-01-01T00:00:00Z">
        <w:r>
          <w:t xml:space="preserve">(</w:t>
        </w:r>
      </w:ins>
      <w:hyperlink w:anchor="def-riemann-integral">
        <w:ins w:id="941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942" w:author="PR Preview" w:date="2026-01-01T00:00:00Z">
        <w:r>
          <w:t xml:space="preserve">) exists;</w:t>
        </w:r>
      </w:ins>
      <w:ins w:id="943" w:author="PR Preview" w:date="2026-01-01T00:00:00Z">
        <w:r>
          <w:t xml:space="preserve"> </w:t>
        </w:r>
      </w:ins>
      <w:ins w:id="944" w:author="PR Preview" w:date="2026-01-01T00:00:00Z">
        <w:r>
          <w:t xml:space="preserve">the integral is the common limit of the sums.</w:t>
        </w:r>
      </w:ins>
      <w:ins w:id="945" w:author="PR Preview" w:date="2026-01-01T00:00:00Z">
        <w:r>
          <w:t xml:space="preserve"> </w:t>
        </w:r>
      </w:ins>
      <w:ins w:id="946" w:author="PR Preview" w:date="2026-01-01T00:00:00Z">
        <w:r>
          <w:t xml:space="preserve">For example, let</w:t>
        </w:r>
      </w:ins>
      <w:ins w:id="947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948" w:author="PR Preview" w:date="2026-01-01T00:00:00Z">
        <w:r>
          <w:t xml:space="preserve"> </w:t>
        </w:r>
      </w:ins>
      <w:ins w:id="949" w:author="PR Preview" w:date="2026-01-01T00:00:00Z">
        <w:r>
          <w:t xml:space="preserve">when</w:t>
        </w:r>
      </w:ins>
      <w:ins w:id="950" w:author="PR Preview" w:date="2026-01-01T00:00:00Z">
        <w:r>
          <w:t xml:space="preserve"> </w:t>
        </w:r>
      </w:ins>
      <m:oMath>
        <m:r>
          <m:t>x</m:t>
        </m:r>
      </m:oMath>
      <w:ins w:id="951" w:author="PR Preview" w:date="2026-01-01T00:00:00Z">
        <w:r>
          <w:t xml:space="preserve"> </w:t>
        </w:r>
      </w:ins>
      <w:ins w:id="952" w:author="PR Preview" w:date="2026-01-01T00:00:00Z">
        <w:r>
          <w:t xml:space="preserve">is</w:t>
        </w:r>
      </w:ins>
      <w:ins w:id="953" w:author="PR Preview" w:date="2026-01-01T00:00:00Z">
        <w:r>
          <w:t xml:space="preserve"> </w:t>
        </w:r>
      </w:ins>
      <w:hyperlink r:id="rId64">
        <w:ins w:id="954" w:author="PR Preview" w:date="2026-01-01T00:00:00Z">
          <w:r>
            <w:rPr>
              <w:rStyle w:val="Hyperlink"/>
            </w:rPr>
            <w:t xml:space="preserve">rational</w:t>
          </w:r>
        </w:ins>
      </w:hyperlink>
      <w:ins w:id="955" w:author="PR Preview" w:date="2026-01-01T00:00:00Z">
        <w:r>
          <w:t xml:space="preserve"> </w:t>
        </w:r>
      </w:ins>
      <w:ins w:id="956" w:author="PR Preview" w:date="2026-01-01T00:00:00Z">
        <w:r>
          <w:t xml:space="preserve">and</w:t>
        </w:r>
      </w:ins>
      <w:ins w:id="957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958" w:author="PR Preview" w:date="2026-01-01T00:00:00Z">
        <w:r>
          <w:t xml:space="preserve"> </w:t>
        </w:r>
      </w:ins>
      <w:ins w:id="959" w:author="PR Preview" w:date="2026-01-01T00:00:00Z">
        <w:r>
          <w:t xml:space="preserve">when</w:t>
        </w:r>
      </w:ins>
      <w:ins w:id="960" w:author="PR Preview" w:date="2026-01-01T00:00:00Z">
        <w:r>
          <w:t xml:space="preserve"> </w:t>
        </w:r>
      </w:ins>
      <m:oMath>
        <m:r>
          <m:t>x</m:t>
        </m:r>
      </m:oMath>
      <w:ins w:id="961" w:author="PR Preview" w:date="2026-01-01T00:00:00Z">
        <w:r>
          <w:t xml:space="preserve"> </w:t>
        </w:r>
      </w:ins>
      <w:ins w:id="962" w:author="PR Preview" w:date="2026-01-01T00:00:00Z">
        <w:r>
          <w:t xml:space="preserve">is</w:t>
        </w:r>
      </w:ins>
      <w:ins w:id="963" w:author="PR Preview" w:date="2026-01-01T00:00:00Z">
        <w:r>
          <w:t xml:space="preserve"> </w:t>
        </w:r>
      </w:ins>
      <w:hyperlink r:id="rId65">
        <w:ins w:id="964" w:author="PR Preview" w:date="2026-01-01T00:00:00Z">
          <w:r>
            <w:rPr>
              <w:rStyle w:val="Hyperlink"/>
            </w:rPr>
            <w:t xml:space="preserve">irrational</w:t>
          </w:r>
        </w:ins>
      </w:hyperlink>
      <w:ins w:id="965" w:author="PR Preview" w:date="2026-01-01T00:00:00Z">
        <w:r>
          <w:t xml:space="preserve">,</w:t>
        </w:r>
      </w:ins>
      <w:ins w:id="966" w:author="PR Preview" w:date="2026-01-01T00:00:00Z">
        <w:r>
          <w:t xml:space="preserve"> </w:t>
        </w:r>
      </w:ins>
      <w:ins w:id="967" w:author="PR Preview" w:date="2026-01-01T00:00:00Z">
        <w:r>
          <w:t xml:space="preserve">on</w:t>
        </w:r>
      </w:ins>
      <w:ins w:id="968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969" w:author="PR Preview" w:date="2026-01-01T00:00:00Z">
        <w:r>
          <w:t xml:space="preserve">.</w:t>
        </w:r>
      </w:ins>
      <w:ins w:id="970" w:author="PR Preview" w:date="2026-01-01T00:00:00Z">
        <w:r>
          <w:t xml:space="preserve"> </w:t>
        </w:r>
      </w:ins>
      <w:ins w:id="971" w:author="PR Preview" w:date="2026-01-01T00:00:00Z">
        <w:r>
          <w:t xml:space="preserve">Every subinterval contains both rational and irrational points.</w:t>
        </w:r>
      </w:ins>
      <w:ins w:id="972" w:author="PR Preview" w:date="2026-01-01T00:00:00Z">
        <w:r>
          <w:t xml:space="preserve"> </w:t>
        </w:r>
      </w:ins>
      <w:ins w:id="973" w:author="PR Preview" w:date="2026-01-01T00:00:00Z">
        <w:r>
          <w:t xml:space="preserve">Choosing every sample point rational gives</w:t>
        </w:r>
      </w:ins>
      <w:ins w:id="974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ins w:id="975" w:author="PR Preview" w:date="2026-01-01T00:00:00Z">
        <w:r>
          <w:t xml:space="preserve"> </w:t>
        </w:r>
      </w:ins>
      <w:ins w:id="976" w:author="PR Preview" w:date="2026-01-01T00:00:00Z">
        <w:r>
          <w:t xml:space="preserve">for every partition,</w:t>
        </w:r>
      </w:ins>
      <w:ins w:id="977" w:author="PR Preview" w:date="2026-01-01T00:00:00Z">
        <w:r>
          <w:t xml:space="preserve"> </w:t>
        </w:r>
      </w:ins>
      <w:ins w:id="978" w:author="PR Preview" w:date="2026-01-01T00:00:00Z">
        <w:r>
          <w:t xml:space="preserve">because the widths</w:t>
        </w:r>
      </w:ins>
      <w:ins w:id="979" w:author="PR Preview" w:date="2026-01-01T00:00:00Z">
        <w:r>
          <w:t xml:space="preserve"> </w:t>
        </w:r>
      </w:ins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ins w:id="980" w:author="PR Preview" w:date="2026-01-01T00:00:00Z">
        <w:r>
          <w:t xml:space="preserve"> </w:t>
        </w:r>
      </w:ins>
      <w:ins w:id="981" w:author="PR Preview" w:date="2026-01-01T00:00:00Z">
        <w:r>
          <w:t xml:space="preserve">add up to the length</w:t>
        </w:r>
      </w:ins>
      <w:ins w:id="982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ins w:id="983" w:author="PR Preview" w:date="2026-01-01T00:00:00Z">
        <w:r>
          <w:t xml:space="preserve"> </w:t>
        </w:r>
      </w:ins>
      <w:ins w:id="984" w:author="PR Preview" w:date="2026-01-01T00:00:00Z">
        <w:r>
          <w:t xml:space="preserve">of</w:t>
        </w:r>
      </w:ins>
      <w:ins w:id="985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986" w:author="PR Preview" w:date="2026-01-01T00:00:00Z">
        <w:r>
          <w:t xml:space="preserve">,</w:t>
        </w:r>
      </w:ins>
      <w:ins w:id="987" w:author="PR Preview" w:date="2026-01-01T00:00:00Z">
        <w:r>
          <w:t xml:space="preserve"> </w:t>
        </w:r>
      </w:ins>
      <w:ins w:id="988" w:author="PR Preview" w:date="2026-01-01T00:00:00Z">
        <w:r>
          <w:t xml:space="preserve">and choosing every sample point irrational gives</w:t>
        </w:r>
      </w:ins>
      <w:ins w:id="989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ins w:id="990" w:author="PR Preview" w:date="2026-01-01T00:00:00Z">
        <w:r>
          <w:t xml:space="preserve">.</w:t>
        </w:r>
      </w:ins>
      <w:ins w:id="991" w:author="PR Preview" w:date="2026-01-01T00:00:00Z">
        <w:r>
          <w:t xml:space="preserve"> </w:t>
        </w:r>
      </w:ins>
      <w:ins w:id="992" w:author="PR Preview" w:date="2026-01-01T00:00:00Z">
        <w:r>
          <w:t xml:space="preserve">The two limits differ,</w:t>
        </w:r>
      </w:ins>
      <w:ins w:id="993" w:author="PR Preview" w:date="2026-01-01T00:00:00Z">
        <w:r>
          <w:t xml:space="preserve"> </w:t>
        </w:r>
      </w:ins>
      <w:ins w:id="994" w:author="PR Preview" w:date="2026-01-01T00:00:00Z">
        <w:r>
          <w:t xml:space="preserve">so</w:t>
        </w:r>
      </w:ins>
      <w:ins w:id="995" w:author="PR Preview" w:date="2026-01-01T00:00:00Z">
        <w:r>
          <w:t xml:space="preserve"> </w:t>
        </w:r>
      </w:ins>
      <m:oMath>
        <m:r>
          <m:t>g</m:t>
        </m:r>
      </m:oMath>
      <w:ins w:id="996" w:author="PR Preview" w:date="2026-01-01T00:00:00Z">
        <w:r>
          <w:t xml:space="preserve"> </w:t>
        </w:r>
      </w:ins>
      <w:ins w:id="997" w:author="PR Preview" w:date="2026-01-01T00:00:00Z">
        <w:r>
          <w:t xml:space="preserve">is not Riemann integrable on</w:t>
        </w:r>
      </w:ins>
      <w:ins w:id="998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999" w:author="PR Preview" w:date="2026-01-01T00:00:00Z">
        <w:r>
          <w:t xml:space="preserve">,</w:t>
        </w:r>
      </w:ins>
      <w:ins w:id="1000" w:author="PR Preview" w:date="2026-01-01T00:00:00Z">
        <w:r>
          <w:t xml:space="preserve"> </w:t>
        </w:r>
      </w:ins>
      <w:ins w:id="1001" w:author="PR Preview" w:date="2026-01-01T00:00:00Z">
        <w:r>
          <w:t xml:space="preserve">and</w:t>
        </w:r>
      </w:ins>
      <w:ins w:id="1002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ins w:id="1003" w:author="PR Preview" w:date="2026-01-01T00:00:00Z">
        <w:r>
          <w:t xml:space="preserve"> </w:t>
        </w:r>
      </w:ins>
      <w:ins w:id="1004" w:author="PR Preview" w:date="2026-01-01T00:00:00Z">
        <w:r>
          <w:t xml:space="preserve">does not exist.</w:t>
        </w:r>
      </w:ins>
    </w:p>
    <w:bookmarkEnd w:id="66"/>
    <w:bookmarkStart w:id="67" w:name="def-riemann-sum-equal-width"/>
    <w:p>
      <w:pPr>
        <w:pStyle w:val="BodyText"/>
      </w:pPr>
      <w:ins w:id="1005" w:author="PR Preview" w:date="2026-01-01T00:00:00Z">
        <w:r>
          <w:rPr>
            <w:b/>
            <w:bCs/>
          </w:rPr>
          <w:t xml:space="preserve">Definition 13 (Equal-width Riemann sum)</w:t>
        </w:r>
      </w:ins>
      <w:ins w:id="1006" w:author="PR Preview" w:date="2026-01-01T00:00:00Z">
        <w:r>
          <w:t xml:space="preserve"> </w:t>
        </w:r>
      </w:ins>
      <w:ins w:id="1007" w:author="PR Preview" w:date="2026-01-01T00:00:00Z">
        <w:r>
          <w:t xml:space="preserve">For a bounded function</w:t>
        </w:r>
      </w:ins>
      <w:ins w:id="1008" w:author="PR Preview" w:date="2026-01-01T00:00:00Z">
        <w:r>
          <w:t xml:space="preserve"> </w:t>
        </w:r>
      </w:ins>
      <m:oMath>
        <m:r>
          <m:t>f</m:t>
        </m:r>
      </m:oMath>
      <w:ins w:id="1009" w:author="PR Preview" w:date="2026-01-01T00:00:00Z">
        <w:r>
          <w:t xml:space="preserve"> </w:t>
        </w:r>
      </w:ins>
      <w:ins w:id="1010" w:author="PR Preview" w:date="2026-01-01T00:00:00Z">
        <w:r>
          <w:t xml:space="preserve">on</w:t>
        </w:r>
      </w:ins>
      <w:ins w:id="1011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1012" w:author="PR Preview" w:date="2026-01-01T00:00:00Z">
        <w:r>
          <w:t xml:space="preserve"> </w:t>
        </w:r>
      </w:ins>
      <w:ins w:id="1013" w:author="PR Preview" w:date="2026-01-01T00:00:00Z">
        <w:r>
          <w:t xml:space="preserve">and a positive integer</w:t>
        </w:r>
      </w:ins>
      <w:ins w:id="1014" w:author="PR Preview" w:date="2026-01-01T00:00:00Z">
        <w:r>
          <w:t xml:space="preserve"> </w:t>
        </w:r>
      </w:ins>
      <m:oMath>
        <m:r>
          <m:t>n</m:t>
        </m:r>
      </m:oMath>
      <w:ins w:id="1015" w:author="PR Preview" w:date="2026-01-01T00:00:00Z">
        <w:r>
          <w:t xml:space="preserve">,</w:t>
        </w:r>
      </w:ins>
      <w:ins w:id="1016" w:author="PR Preview" w:date="2026-01-01T00:00:00Z">
        <w:r>
          <w:t xml:space="preserve"> </w:t>
        </w:r>
      </w:ins>
      <w:ins w:id="1017" w:author="PR Preview" w:date="2026-01-01T00:00:00Z">
        <w:r>
          <w:t xml:space="preserve">split</w:t>
        </w:r>
      </w:ins>
      <w:ins w:id="1018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1019" w:author="PR Preview" w:date="2026-01-01T00:00:00Z">
        <w:r>
          <w:t xml:space="preserve"> </w:t>
        </w:r>
      </w:ins>
      <w:ins w:id="1020" w:author="PR Preview" w:date="2026-01-01T00:00:00Z">
        <w:r>
          <w:t xml:space="preserve">into</w:t>
        </w:r>
      </w:ins>
      <w:ins w:id="1021" w:author="PR Preview" w:date="2026-01-01T00:00:00Z">
        <w:r>
          <w:t xml:space="preserve"> </w:t>
        </w:r>
      </w:ins>
      <m:oMath>
        <m:r>
          <m:t>n</m:t>
        </m:r>
      </m:oMath>
      <w:ins w:id="1022" w:author="PR Preview" w:date="2026-01-01T00:00:00Z">
        <w:r>
          <w:t xml:space="preserve"> </w:t>
        </w:r>
      </w:ins>
      <w:ins w:id="1023" w:author="PR Preview" w:date="2026-01-01T00:00:00Z">
        <w:r>
          <w:t xml:space="preserve">subintervals of equal width</w:t>
        </w:r>
      </w:ins>
      <w:ins w:id="1024" w:author="PR Preview" w:date="2026-01-01T00:00:00Z">
        <w:r>
          <w:t xml:space="preserve"> </w:t>
        </w:r>
      </w:ins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ins w:id="1025" w:author="PR Preview" w:date="2026-01-01T00:00:00Z">
        <w:r>
          <w:t xml:space="preserve">,</w:t>
        </w:r>
      </w:ins>
      <w:ins w:id="1026" w:author="PR Preview" w:date="2026-01-01T00:00:00Z">
        <w:r>
          <w:t xml:space="preserve"> </w:t>
        </w:r>
      </w:ins>
      <w:ins w:id="1027" w:author="PR Preview" w:date="2026-01-01T00:00:00Z">
        <w:r>
          <w:t xml:space="preserve">and let</w:t>
        </w:r>
      </w:ins>
      <w:ins w:id="1028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ins w:id="1029" w:author="PR Preview" w:date="2026-01-01T00:00:00Z">
        <w:r>
          <w:t xml:space="preserve"> </w:t>
        </w:r>
      </w:ins>
      <w:ins w:id="1030" w:author="PR Preview" w:date="2026-01-01T00:00:00Z">
        <w:r>
          <w:t xml:space="preserve">be any point in the</w:t>
        </w:r>
      </w:ins>
      <w:ins w:id="1031" w:author="PR Preview" w:date="2026-01-01T00:00:00Z">
        <w:r>
          <w:t xml:space="preserve"> </w:t>
        </w:r>
      </w:ins>
      <m:oMath>
        <m:r>
          <m:t>i</m:t>
        </m:r>
      </m:oMath>
      <w:ins w:id="1032" w:author="PR Preview" w:date="2026-01-01T00:00:00Z">
        <w:r>
          <w:t xml:space="preserve">-th subinterval.</w:t>
        </w:r>
      </w:ins>
      <w:ins w:id="1033" w:author="PR Preview" w:date="2026-01-01T00:00:00Z">
        <w:r>
          <w:t xml:space="preserve"> </w:t>
        </w:r>
      </w:ins>
      <w:ins w:id="1034" w:author="PR Preview" w:date="2026-01-01T00:00:00Z">
        <w:r>
          <w:t xml:space="preserve">The</w:t>
        </w:r>
      </w:ins>
      <w:ins w:id="1035" w:author="PR Preview" w:date="2026-01-01T00:00:00Z">
        <w:r>
          <w:t xml:space="preserve"> </w:t>
        </w:r>
      </w:ins>
      <w:ins w:id="1036" w:author="PR Preview" w:date="2026-01-01T00:00:00Z">
        <w:r>
          <w:rPr>
            <w:b/>
            <w:bCs/>
          </w:rPr>
          <w:t xml:space="preserve">equal-width Riemann sum</w:t>
        </w:r>
      </w:ins>
      <w:ins w:id="1037" w:author="PR Preview" w:date="2026-01-01T00:00:00Z">
        <w:r>
          <w:t xml:space="preserve"> </w:t>
        </w:r>
      </w:ins>
      <w:ins w:id="1038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ins w:id="1039" w:author="PR Preview" w:date="2026-01-01T00:00:00Z">
        <w:r>
          <w:rPr>
            <w:b/>
            <w:bCs/>
          </w:rPr>
          <w:t xml:space="preserve">Example 14 (An equal-width Riemann sum)</w:t>
        </w:r>
      </w:ins>
      <w:ins w:id="1040" w:author="PR Preview" w:date="2026-01-01T00:00:00Z">
        <w:r>
          <w:t xml:space="preserve"> </w:t>
        </w:r>
      </w:ins>
      <w:ins w:id="1041" w:author="PR Preview" w:date="2026-01-01T00:00:00Z">
        <w:r>
          <w:t xml:space="preserve">Let</w:t>
        </w:r>
      </w:ins>
      <w:ins w:id="104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1043" w:author="PR Preview" w:date="2026-01-01T00:00:00Z">
        <w:r>
          <w:t xml:space="preserve"> </w:t>
        </w:r>
      </w:ins>
      <w:ins w:id="1044" w:author="PR Preview" w:date="2026-01-01T00:00:00Z">
        <w:r>
          <w:t xml:space="preserve">on</w:t>
        </w:r>
      </w:ins>
      <w:ins w:id="1045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1046" w:author="PR Preview" w:date="2026-01-01T00:00:00Z">
        <w:r>
          <w:t xml:space="preserve">, with</w:t>
        </w:r>
      </w:ins>
      <w:ins w:id="104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2</m:t>
        </m:r>
      </m:oMath>
      <w:ins w:id="1048" w:author="PR Preview" w:date="2026-01-01T00:00:00Z">
        <w:r>
          <w:t xml:space="preserve">,</w:t>
        </w:r>
      </w:ins>
      <w:ins w:id="1049" w:author="PR Preview" w:date="2026-01-01T00:00:00Z">
        <w:r>
          <w:t xml:space="preserve"> </w:t>
        </w:r>
      </w:ins>
      <w:ins w:id="1050" w:author="PR Preview" w:date="2026-01-01T00:00:00Z">
        <w:r>
          <w:t xml:space="preserve">so</w:t>
        </w:r>
      </w:ins>
      <w:ins w:id="1051" w:author="PR Preview" w:date="2026-01-01T00:00:00Z">
        <w:r>
          <w:t xml:space="preserve"> </w:t>
        </w:r>
      </w:ins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ins w:id="1052" w:author="PR Preview" w:date="2026-01-01T00:00:00Z">
        <w:r>
          <w:t xml:space="preserve">,</w:t>
        </w:r>
      </w:ins>
      <w:ins w:id="1053" w:author="PR Preview" w:date="2026-01-01T00:00:00Z">
        <w:r>
          <w:t xml:space="preserve"> </w:t>
        </w:r>
      </w:ins>
      <w:ins w:id="1054" w:author="PR Preview" w:date="2026-01-01T00:00:00Z">
        <w:r>
          <w:t xml:space="preserve">and take each sample point at the right end of its subinterval:</w:t>
        </w:r>
      </w:ins>
      <w:ins w:id="1055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ins w:id="1056" w:author="PR Preview" w:date="2026-01-01T00:00:00Z">
        <w:r>
          <w:t xml:space="preserve"> </w:t>
        </w:r>
      </w:ins>
      <w:ins w:id="1057" w:author="PR Preview" w:date="2026-01-01T00:00:00Z">
        <w:r>
          <w:t xml:space="preserve">and</w:t>
        </w:r>
      </w:ins>
      <w:ins w:id="1058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ins w:id="1059" w:author="PR Preview" w:date="2026-01-01T00:00:00Z">
        <w:r>
          <w:t xml:space="preserve">.</w:t>
        </w:r>
      </w:ins>
      <w:ins w:id="1060" w:author="PR Preview" w:date="2026-01-01T00:00:00Z">
        <w:r>
          <w:t xml:space="preserve"> </w:t>
        </w:r>
      </w:ins>
      <w:ins w:id="1061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ins w:id="1062" w:author="PR Preview" w:date="2026-01-01T00:00:00Z">
        <w:r>
          <w:t xml:space="preserve">Before stating the Fundamental Theorem of Calculus, we record two</w:t>
        </w:r>
      </w:ins>
      <w:ins w:id="1063" w:author="PR Preview" w:date="2026-01-01T00:00:00Z">
        <w:r>
          <w:t xml:space="preserve"> </w:t>
        </w:r>
      </w:ins>
      <w:ins w:id="1064" w:author="PR Preview" w:date="2026-01-01T00:00:00Z">
        <w:r>
          <w:t xml:space="preserve">prerequisite results.</w:t>
        </w:r>
      </w:ins>
      <w:ins w:id="1065" w:author="PR Preview" w:date="2026-01-01T00:00:00Z">
        <w:r>
          <w:t xml:space="preserve"> </w:t>
        </w:r>
      </w:ins>
      <w:ins w:id="1066" w:author="PR Preview" w:date="2026-01-01T00:00:00Z">
        <w:r>
          <w:t xml:space="preserve">The usual statement of the Fundamental Theorem of Calculus</w:t>
        </w:r>
      </w:ins>
      <w:ins w:id="1067" w:author="PR Preview" w:date="2026-01-01T00:00:00Z">
        <w:r>
          <w:t xml:space="preserve"> </w:t>
        </w:r>
      </w:ins>
      <w:ins w:id="1068" w:author="PR Preview" w:date="2026-01-01T00:00:00Z">
        <w:r>
          <w:t xml:space="preserve">assumes that the integrand</w:t>
        </w:r>
      </w:ins>
      <w:ins w:id="1069" w:author="PR Preview" w:date="2026-01-01T00:00:00Z">
        <w:r>
          <w:t xml:space="preserve"> </w:t>
        </w:r>
      </w:ins>
      <m:oMath>
        <m:r>
          <m:t>f</m:t>
        </m:r>
      </m:oMath>
      <w:ins w:id="1070" w:author="PR Preview" w:date="2026-01-01T00:00:00Z">
        <w:r>
          <w:t xml:space="preserve"> </w:t>
        </w:r>
      </w:ins>
      <w:ins w:id="1071" w:author="PR Preview" w:date="2026-01-01T00:00:00Z">
        <w:r>
          <w:t xml:space="preserve">is continuous on</w:t>
        </w:r>
      </w:ins>
      <w:ins w:id="1072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1073" w:author="PR Preview" w:date="2026-01-01T00:00:00Z">
        <w:r>
          <w:t xml:space="preserve">;</w:t>
        </w:r>
      </w:ins>
      <w:ins w:id="1074" w:author="PR Preview" w:date="2026-01-01T00:00:00Z">
        <w:r>
          <w:t xml:space="preserve"> </w:t>
        </w:r>
      </w:ins>
      <w:ins w:id="1075" w:author="PR Preview" w:date="2026-01-01T00:00:00Z">
        <w:r>
          <w:t xml:space="preserve">continuity is</w:t>
        </w:r>
      </w:ins>
      <w:ins w:id="1076" w:author="PR Preview" w:date="2026-01-01T00:00:00Z">
        <w:r>
          <w:t xml:space="preserve"> </w:t>
        </w:r>
      </w:ins>
      <w:hyperlink r:id="rId73">
        <w:ins w:id="1077" w:author="PR Preview" w:date="2026-01-01T00:00:00Z">
          <w:r>
            <w:rPr>
              <w:rStyle w:val="Hyperlink"/>
            </w:rPr>
            <w:t xml:space="preserve">sufficient</w:t>
          </w:r>
        </w:ins>
      </w:hyperlink>
      <w:ins w:id="1078" w:author="PR Preview" w:date="2026-01-01T00:00:00Z">
        <w:r>
          <w:t xml:space="preserve"> </w:t>
        </w:r>
      </w:ins>
      <w:ins w:id="1079" w:author="PR Preview" w:date="2026-01-01T00:00:00Z">
        <w:r>
          <w:t xml:space="preserve">there, though not necessary.</w:t>
        </w:r>
      </w:ins>
      <w:ins w:id="1080" w:author="PR Preview" w:date="2026-01-01T00:00:00Z">
        <w:r>
          <w:t xml:space="preserve"> </w:t>
        </w:r>
      </w:ins>
      <w:ins w:id="1081" w:author="PR Preview" w:date="2026-01-01T00:00:00Z">
        <w:r>
          <w:t xml:space="preserve">The two results are</w:t>
        </w:r>
      </w:ins>
      <w:ins w:id="1082" w:author="PR Preview" w:date="2026-01-01T00:00:00Z">
        <w:r>
          <w:t xml:space="preserve"> </w:t>
        </w:r>
      </w:ins>
      <w:ins w:id="1083" w:author="PR Preview" w:date="2026-01-01T00:00:00Z">
        <w:r>
          <w:t xml:space="preserve">“differentiability implies continuity”</w:t>
        </w:r>
      </w:ins>
      <w:ins w:id="1084" w:author="PR Preview" w:date="2026-01-01T00:00:00Z">
        <w:r>
          <w:t xml:space="preserve">,</w:t>
        </w:r>
      </w:ins>
      <w:ins w:id="1085" w:author="PR Preview" w:date="2026-01-01T00:00:00Z">
        <w:r>
          <w:t xml:space="preserve"> </w:t>
        </w:r>
      </w:ins>
      <w:ins w:id="1086" w:author="PR Preview" w:date="2026-01-01T00:00:00Z">
        <w:r>
          <w:t xml:space="preserve">which says where continuity comes from,</w:t>
        </w:r>
      </w:ins>
      <w:ins w:id="1087" w:author="PR Preview" w:date="2026-01-01T00:00:00Z">
        <w:r>
          <w:t xml:space="preserve"> </w:t>
        </w:r>
      </w:ins>
      <w:ins w:id="1088" w:author="PR Preview" w:date="2026-01-01T00:00:00Z">
        <w:r>
          <w:t xml:space="preserve">and</w:t>
        </w:r>
      </w:ins>
      <w:ins w:id="1089" w:author="PR Preview" w:date="2026-01-01T00:00:00Z">
        <w:r>
          <w:t xml:space="preserve"> </w:t>
        </w:r>
      </w:ins>
      <w:ins w:id="1090" w:author="PR Preview" w:date="2026-01-01T00:00:00Z">
        <w:r>
          <w:t xml:space="preserve">“continuity implies integrability”</w:t>
        </w:r>
      </w:ins>
      <w:ins w:id="1091" w:author="PR Preview" w:date="2026-01-01T00:00:00Z">
        <w:r>
          <w:t xml:space="preserve">,</w:t>
        </w:r>
      </w:ins>
      <w:ins w:id="1092" w:author="PR Preview" w:date="2026-01-01T00:00:00Z">
        <w:r>
          <w:t xml:space="preserve"> </w:t>
        </w:r>
      </w:ins>
      <w:ins w:id="1093" w:author="PR Preview" w:date="2026-01-01T00:00:00Z">
        <w:r>
          <w:t xml:space="preserve">which says what continuity buys us.</w:t>
        </w:r>
      </w:ins>
    </w:p>
    <w:bookmarkStart w:id="74" w:name="thm-diff-implies-cont"/>
    <w:p>
      <w:pPr>
        <w:pStyle w:val="BodyText"/>
      </w:pPr>
      <w:ins w:id="1094" w:author="PR Preview" w:date="2026-01-01T00:00:00Z">
        <w:r>
          <w:rPr>
            <w:b/>
            <w:bCs/>
          </w:rPr>
          <w:t xml:space="preserve">Theorem 2 (Differentiability implies continuity)</w:t>
        </w:r>
      </w:ins>
      <w:ins w:id="1095" w:author="PR Preview" w:date="2026-01-01T00:00:00Z">
        <w:r>
          <w:t xml:space="preserve"> </w:t>
        </w:r>
      </w:ins>
      <w:ins w:id="1096" w:author="PR Preview" w:date="2026-01-01T00:00:00Z">
        <w:r>
          <w:t xml:space="preserve">If</w:t>
        </w:r>
      </w:ins>
      <w:ins w:id="1097" w:author="PR Preview" w:date="2026-01-01T00:00:00Z">
        <w:r>
          <w:t xml:space="preserve"> </w:t>
        </w:r>
      </w:ins>
      <m:oMath>
        <m:r>
          <m:t>f</m:t>
        </m:r>
      </m:oMath>
      <w:ins w:id="1098" w:author="PR Preview" w:date="2026-01-01T00:00:00Z">
        <w:r>
          <w:t xml:space="preserve"> </w:t>
        </w:r>
      </w:ins>
      <w:ins w:id="1099" w:author="PR Preview" w:date="2026-01-01T00:00:00Z">
        <w:r>
          <w:t xml:space="preserve">is differentiable at</w:t>
        </w:r>
      </w:ins>
      <w:ins w:id="110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c</m:t>
        </m:r>
      </m:oMath>
      <w:ins w:id="1101" w:author="PR Preview" w:date="2026-01-01T00:00:00Z">
        <w:r>
          <w:t xml:space="preserve">, then</w:t>
        </w:r>
      </w:ins>
      <w:ins w:id="1102" w:author="PR Preview" w:date="2026-01-01T00:00:00Z">
        <w:r>
          <w:t xml:space="preserve"> </w:t>
        </w:r>
      </w:ins>
      <m:oMath>
        <m:r>
          <m:t>f</m:t>
        </m:r>
      </m:oMath>
      <w:ins w:id="1103" w:author="PR Preview" w:date="2026-01-01T00:00:00Z">
        <w:r>
          <w:t xml:space="preserve"> </w:t>
        </w:r>
      </w:ins>
      <w:ins w:id="1104" w:author="PR Preview" w:date="2026-01-01T00:00:00Z">
        <w:r>
          <w:t xml:space="preserve">is continuous at</w:t>
        </w:r>
      </w:ins>
      <w:ins w:id="1105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c</m:t>
        </m:r>
      </m:oMath>
      <w:ins w:id="1106" w:author="PR Preview" w:date="2026-01-01T00:00:00Z">
        <w:r>
          <w:t xml:space="preserve">.</w:t>
        </w:r>
      </w:ins>
    </w:p>
    <w:p>
      <w:pPr>
        <w:pStyle w:val="BodyText"/>
      </w:pPr>
      <w:ins w:id="1107" w:author="PR Preview" w:date="2026-01-01T00:00:00Z">
        <w:r>
          <w:t xml:space="preserve">(Larson and Edwards 2018, Theorem 2.1, p. 106)</w:t>
        </w:r>
      </w:ins>
    </w:p>
    <w:bookmarkEnd w:id="74"/>
    <w:p>
      <w:pPr>
        <w:pStyle w:val="BodyText"/>
      </w:pPr>
      <w:ins w:id="1108" w:author="PR Preview" w:date="2026-01-01T00:00:00Z">
        <w:r>
          <w:rPr>
            <w:i/>
            <w:iCs/>
          </w:rPr>
          <w:t xml:space="preserve">Proof</w:t>
        </w:r>
      </w:ins>
      <w:ins w:id="1109" w:author="PR Preview" w:date="2026-01-01T00:00:00Z">
        <w:r>
          <w:t xml:space="preserve">. </w:t>
        </w:r>
      </w:ins>
      <w:ins w:id="1110" w:author="PR Preview" w:date="2026-01-01T00:00:00Z">
        <w:r>
          <w:t xml:space="preserve">Because</w:t>
        </w:r>
      </w:ins>
      <w:ins w:id="1111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ins w:id="1112" w:author="PR Preview" w:date="2026-01-01T00:00:00Z">
        <w:r>
          <w:t xml:space="preserve"> </w:t>
        </w:r>
      </w:ins>
      <w:ins w:id="1113" w:author="PR Preview" w:date="2026-01-01T00:00:00Z">
        <w:r>
          <w:t xml:space="preserve">exists,</w:t>
        </w:r>
      </w:ins>
      <w:ins w:id="111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ins w:id="1115" w:author="PR Preview" w:date="2026-01-01T00:00:00Z">
        <w:r>
          <w:t xml:space="preserve"> </w:t>
        </w:r>
      </w:ins>
      <w:ins w:id="1116" w:author="PR Preview" w:date="2026-01-01T00:00:00Z">
        <w:r>
          <w:t xml:space="preserve">is defined, and: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ins w:id="1117" w:author="PR Preview" w:date="2026-01-01T00:00:00Z">
        <w:r>
          <w:t xml:space="preserve">So</w:t>
        </w:r>
      </w:ins>
      <w:ins w:id="1118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ins w:id="1119" w:author="PR Preview" w:date="2026-01-01T00:00:00Z">
        <w:r>
          <w:t xml:space="preserve">,</w:t>
        </w:r>
      </w:ins>
      <w:ins w:id="1120" w:author="PR Preview" w:date="2026-01-01T00:00:00Z">
        <w:r>
          <w:t xml:space="preserve"> </w:t>
        </w:r>
      </w:ins>
      <w:ins w:id="1121" w:author="PR Preview" w:date="2026-01-01T00:00:00Z">
        <w:r>
          <w:t xml:space="preserve">which is</w:t>
        </w:r>
      </w:ins>
      <w:ins w:id="1122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ins w:id="1123" w:author="PR Preview" w:date="2026-01-01T00:00:00Z">
        <w:r>
          <w:t xml:space="preserve"> </w:t>
        </w:r>
      </w:ins>
      <w:ins w:id="1124" w:author="PR Preview" w:date="2026-01-01T00:00:00Z">
        <w:r>
          <w:t xml:space="preserve">with</w:t>
        </w:r>
      </w:ins>
      <w:ins w:id="1125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ins w:id="1126" w:author="PR Preview" w:date="2026-01-01T00:00:00Z">
        <w:r>
          <w:t xml:space="preserve">;</w:t>
        </w:r>
      </w:ins>
      <w:ins w:id="1127" w:author="PR Preview" w:date="2026-01-01T00:00:00Z">
        <w:r>
          <w:t xml:space="preserve"> </w:t>
        </w:r>
      </w:ins>
      <w:ins w:id="1128" w:author="PR Preview" w:date="2026-01-01T00:00:00Z">
        <w:r>
          <w:t xml:space="preserve">all three conditions of</w:t>
        </w:r>
      </w:ins>
      <w:ins w:id="1129" w:author="PR Preview" w:date="2026-01-01T00:00:00Z">
        <w:r>
          <w:t xml:space="preserve"> </w:t>
        </w:r>
      </w:ins>
      <w:hyperlink w:anchor="def-continuous">
        <w:ins w:id="1130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1131" w:author="PR Preview" w:date="2026-01-01T00:00:00Z">
        <w:r>
          <w:t xml:space="preserve"> </w:t>
        </w:r>
      </w:ins>
      <w:ins w:id="1132" w:author="PR Preview" w:date="2026-01-01T00:00:00Z">
        <w:r>
          <w:t xml:space="preserve">hold.</w:t>
        </w:r>
      </w:ins>
    </w:p>
    <w:bookmarkStart w:id="75" w:name="exm-diff-implies-cont"/>
    <w:p>
      <w:pPr>
        <w:pStyle w:val="BodyText"/>
      </w:pPr>
      <w:ins w:id="1133" w:author="PR Preview" w:date="2026-01-01T00:00:00Z">
        <w:r>
          <w:rPr>
            <w:b/>
            <w:bCs/>
          </w:rPr>
          <w:t xml:space="preserve">Example 15 (Differentiable, hence continuous:</w:t>
        </w:r>
      </w:ins>
      <w:ins w:id="1134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ins w:id="1135" w:author="PR Preview" w:date="2026-01-01T00:00:00Z">
        <w:r>
          <w:rPr>
            <w:b/>
            <w:bCs/>
          </w:rPr>
          <w:t xml:space="preserve">)</w:t>
        </w:r>
      </w:ins>
      <w:ins w:id="113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ins w:id="1137" w:author="PR Preview" w:date="2026-01-01T00:00:00Z">
        <w:r>
          <w:t xml:space="preserve"> </w:t>
        </w:r>
      </w:ins>
      <w:ins w:id="1138" w:author="PR Preview" w:date="2026-01-01T00:00:00Z">
        <w:r>
          <w:t xml:space="preserve">is differentiable everywhere</w:t>
        </w:r>
      </w:ins>
      <w:ins w:id="1139" w:author="PR Preview" w:date="2026-01-01T00:00:00Z">
        <w:r>
          <w:t xml:space="preserve"> </w:t>
        </w:r>
      </w:ins>
      <w:ins w:id="1140" w:author="PR Preview" w:date="2026-01-01T00:00:00Z">
        <w:r>
          <w:t xml:space="preserve">(with derivative</w:t>
        </w:r>
      </w:ins>
      <w:ins w:id="1141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ins w:id="1142" w:author="PR Preview" w:date="2026-01-01T00:00:00Z">
        <w:r>
          <w:t xml:space="preserve">),</w:t>
        </w:r>
      </w:ins>
      <w:ins w:id="1143" w:author="PR Preview" w:date="2026-01-01T00:00:00Z">
        <w:r>
          <w:t xml:space="preserve"> </w:t>
        </w:r>
      </w:ins>
      <w:ins w:id="1144" w:author="PR Preview" w:date="2026-01-01T00:00:00Z">
        <w:r>
          <w:t xml:space="preserve">so by</w:t>
        </w:r>
      </w:ins>
      <w:ins w:id="1145" w:author="PR Preview" w:date="2026-01-01T00:00:00Z">
        <w:r>
          <w:t xml:space="preserve"> </w:t>
        </w:r>
      </w:ins>
      <w:hyperlink w:anchor="thm-diff-implies-cont">
        <w:ins w:id="1146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1147" w:author="PR Preview" w:date="2026-01-01T00:00:00Z">
        <w:r>
          <w:t xml:space="preserve"> </w:t>
        </w:r>
      </w:ins>
      <w:ins w:id="1148" w:author="PR Preview" w:date="2026-01-01T00:00:00Z">
        <w:r>
          <w:t xml:space="preserve">it is continuous everywhere.</w:t>
        </w:r>
      </w:ins>
    </w:p>
    <w:bookmarkEnd w:id="75"/>
    <w:bookmarkStart w:id="83" w:name="exm-cont-not-diff"/>
    <w:p>
      <w:pPr>
        <w:pStyle w:val="BodyText"/>
      </w:pPr>
      <w:ins w:id="1149" w:author="PR Preview" w:date="2026-01-01T00:00:00Z">
        <w:r>
          <w:rPr>
            <w:b/>
            <w:bCs/>
          </w:rPr>
          <w:t xml:space="preserve">Example 16 (Continuous but not differentiable:</w:t>
        </w:r>
      </w:ins>
      <w:ins w:id="1150" w:author="PR Preview" w:date="2026-01-01T00:00:00Z">
        <w:r>
          <w:rPr>
            <w:b/>
            <w:bCs/>
          </w:rP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ins w:id="1151" w:author="PR Preview" w:date="2026-01-01T00:00:00Z">
        <w:r>
          <w:rPr>
            <w:b/>
            <w:bCs/>
          </w:rPr>
          <w:t xml:space="preserve">)</w:t>
        </w:r>
      </w:ins>
      <w:ins w:id="1152" w:author="PR Preview" w:date="2026-01-01T00:00:00Z">
        <w:r>
          <w:t xml:space="preserve"> </w:t>
        </w:r>
      </w:ins>
      <w:ins w:id="1153" w:author="PR Preview" w:date="2026-01-01T00:00:00Z">
        <w:r>
          <w:t xml:space="preserve">The absolute-value function</w:t>
        </w:r>
      </w:ins>
      <w:ins w:id="115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ins w:id="1155" w:author="PR Preview" w:date="2026-01-01T00:00:00Z">
        <w:r>
          <w:t xml:space="preserve"> </w:t>
        </w:r>
      </w:ins>
      <w:ins w:id="1156" w:author="PR Preview" w:date="2026-01-01T00:00:00Z">
        <w:r>
          <w:t xml:space="preserve">is continuous at</w:t>
        </w:r>
      </w:ins>
      <w:ins w:id="1157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0</m:t>
        </m:r>
      </m:oMath>
      <w:ins w:id="1158" w:author="PR Preview" w:date="2026-01-01T00:00:00Z">
        <w:r>
          <w:t xml:space="preserve">, since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1159" w:author="PR Preview" w:date="2026-01-01T00:00:00Z">
        <w:r>
          <w:t xml:space="preserve">but it is not differentiable at</w:t>
        </w:r>
      </w:ins>
      <w:ins w:id="116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0</m:t>
        </m:r>
      </m:oMath>
      <w:ins w:id="1161" w:author="PR Preview" w:date="2026-01-01T00:00:00Z">
        <w:r>
          <w:t xml:space="preserve">:</w:t>
        </w:r>
      </w:ins>
      <w:ins w:id="1162" w:author="PR Preview" w:date="2026-01-01T00:00:00Z">
        <w:r>
          <w:t xml:space="preserve"> </w:t>
        </w:r>
      </w:ins>
      <w:ins w:id="1163" w:author="PR Preview" w:date="2026-01-01T00:00:00Z">
        <w:r>
          <w:t xml:space="preserve">its left-hand derivative there is</w:t>
        </w:r>
      </w:ins>
      <w:ins w:id="1164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1165" w:author="PR Preview" w:date="2026-01-01T00:00:00Z">
        <w:r>
          <w:t xml:space="preserve"> </w:t>
        </w:r>
      </w:ins>
      <w:ins w:id="1166" w:author="PR Preview" w:date="2026-01-01T00:00:00Z">
        <w:r>
          <w:t xml:space="preserve">and its right-hand derivative is</w:t>
        </w:r>
      </w:ins>
      <w:ins w:id="1167" w:author="PR Preview" w:date="2026-01-01T00:00:00Z">
        <w:r>
          <w:t xml:space="preserve"> </w:t>
        </w:r>
      </w:ins>
      <m:oMath>
        <m:r>
          <m:rPr>
            <m:sty m:val="p"/>
          </m:rPr>
          <m:t>+</m:t>
        </m:r>
        <m:r>
          <m:t>1</m:t>
        </m:r>
      </m:oMath>
      <w:ins w:id="1168" w:author="PR Preview" w:date="2026-01-01T00:00:00Z">
        <w:r>
          <w:t xml:space="preserve"> </w:t>
        </w:r>
      </w:ins>
      <w:ins w:id="1169" w:author="PR Preview" w:date="2026-01-01T00:00:00Z">
        <w:r>
          <w:t xml:space="preserve">(</w:t>
        </w:r>
      </w:ins>
      <w:hyperlink r:id="rId76">
        <w:ins w:id="1170" w:author="PR Preview" w:date="2026-01-01T00:00:00Z">
          <w:r>
            <w:rPr>
              <w:rStyle w:val="Hyperlink"/>
            </w:rPr>
            <w:t xml:space="preserve">Example 6 in Derivatives and Taylor Series</w:t>
          </w:r>
        </w:ins>
      </w:hyperlink>
      <w:ins w:id="1171" w:author="PR Preview" w:date="2026-01-01T00:00:00Z">
        <w:r>
          <w:t xml:space="preserve">).</w:t>
        </w:r>
      </w:ins>
    </w:p>
    <w:p>
      <w:pPr>
        <w:pStyle w:val="BodyText"/>
      </w:pPr>
      <w:ins w:id="1172" w:author="PR Preview" w:date="2026-01-01T00:00:00Z">
        <w:r>
          <w:t xml:space="preserve">This</w:t>
        </w:r>
      </w:ins>
      <w:ins w:id="1173" w:author="PR Preview" w:date="2026-01-01T00:00:00Z">
        <w:r>
          <w:t xml:space="preserve"> </w:t>
        </w:r>
      </w:ins>
      <w:hyperlink r:id="rId77">
        <w:ins w:id="1174" w:author="PR Preview" w:date="2026-01-01T00:00:00Z">
          <w:r>
            <w:rPr>
              <w:rStyle w:val="Hyperlink"/>
            </w:rPr>
            <w:t xml:space="preserve">counterexample</w:t>
          </w:r>
        </w:ins>
      </w:hyperlink>
      <w:ins w:id="1175" w:author="PR Preview" w:date="2026-01-01T00:00:00Z">
        <w:r>
          <w:t xml:space="preserve"> </w:t>
        </w:r>
      </w:ins>
      <w:ins w:id="1176" w:author="PR Preview" w:date="2026-01-01T00:00:00Z">
        <w:r>
          <w:t xml:space="preserve">shows that the</w:t>
        </w:r>
      </w:ins>
      <w:ins w:id="1177" w:author="PR Preview" w:date="2026-01-01T00:00:00Z">
        <w:r>
          <w:t xml:space="preserve"> </w:t>
        </w:r>
      </w:ins>
      <w:hyperlink r:id="rId78">
        <w:ins w:id="1178" w:author="PR Preview" w:date="2026-01-01T00:00:00Z">
          <w:r>
            <w:rPr>
              <w:rStyle w:val="Hyperlink"/>
            </w:rPr>
            <w:t xml:space="preserve">converse</w:t>
          </w:r>
        </w:ins>
      </w:hyperlink>
      <w:ins w:id="1179" w:author="PR Preview" w:date="2026-01-01T00:00:00Z">
        <w:r>
          <w:t xml:space="preserve"> </w:t>
        </w:r>
      </w:ins>
      <w:ins w:id="1180" w:author="PR Preview" w:date="2026-01-01T00:00:00Z">
        <w:r>
          <w:t xml:space="preserve">of</w:t>
        </w:r>
      </w:ins>
      <w:ins w:id="1181" w:author="PR Preview" w:date="2026-01-01T00:00:00Z">
        <w:r>
          <w:t xml:space="preserve"> </w:t>
        </w:r>
      </w:ins>
      <w:hyperlink w:anchor="thm-diff-implies-cont">
        <w:ins w:id="1182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1183" w:author="PR Preview" w:date="2026-01-01T00:00:00Z">
        <w:r>
          <w:t xml:space="preserve"> </w:t>
        </w:r>
      </w:ins>
      <w:ins w:id="1184" w:author="PR Preview" w:date="2026-01-01T00:00:00Z">
        <w:r>
          <w:t xml:space="preserve">fails:</w:t>
        </w:r>
      </w:ins>
      <w:ins w:id="1185" w:author="PR Preview" w:date="2026-01-01T00:00:00Z">
        <w:r>
          <w:t xml:space="preserve"> </w:t>
        </w:r>
      </w:ins>
      <w:ins w:id="1186" w:author="PR Preview" w:date="2026-01-01T00:00:00Z">
        <w:r>
          <w:t xml:space="preserve">continuity does not imply differentiability.</w:t>
        </w:r>
      </w:ins>
      <w:ins w:id="1187" w:author="PR Preview" w:date="2026-01-01T00:00:00Z">
        <w:r>
          <w:t xml:space="preserve"> </w:t>
        </w:r>
      </w:ins>
      <w:ins w:id="1188" w:author="PR Preview" w:date="2026-01-01T00:00:00Z">
        <w:r>
          <w:t xml:space="preserve">See</w:t>
        </w:r>
      </w:ins>
      <w:ins w:id="1189" w:author="PR Preview" w:date="2026-01-01T00:00:00Z">
        <w:r>
          <w:t xml:space="preserve"> </w:t>
        </w:r>
      </w:ins>
      <w:hyperlink w:anchor="fig-abs-value">
        <w:ins w:id="1190" w:author="PR Preview" w:date="2026-01-01T00:00:00Z">
          <w:r>
            <w:rPr>
              <w:rStyle w:val="Hyperlink"/>
            </w:rPr>
            <w:t xml:space="preserve">Figure 2</w:t>
          </w:r>
        </w:ins>
      </w:hyperlink>
      <w:ins w:id="1191" w:author="PR Preview" w:date="2026-01-01T00:00:00Z">
        <w:r>
          <w:t xml:space="preserve">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ins w:id="1192" w:author="PR Preview" w:date="2026-01-01T00:00:00Z">
        <w:r>
          <w:rPr>
            <w:b/>
            <w:bCs/>
          </w:rPr>
          <w:t xml:space="preserve">Theorem 3 (Continuity implies integrability)</w:t>
        </w:r>
      </w:ins>
      <w:ins w:id="1193" w:author="PR Preview" w:date="2026-01-01T00:00:00Z">
        <w:r>
          <w:t xml:space="preserve"> </w:t>
        </w:r>
      </w:ins>
      <w:ins w:id="1194" w:author="PR Preview" w:date="2026-01-01T00:00:00Z">
        <w:r>
          <w:t xml:space="preserve">If</w:t>
        </w:r>
      </w:ins>
      <w:ins w:id="1195" w:author="PR Preview" w:date="2026-01-01T00:00:00Z">
        <w:r>
          <w:t xml:space="preserve"> </w:t>
        </w:r>
      </w:ins>
      <m:oMath>
        <m:r>
          <m:t>f</m:t>
        </m:r>
      </m:oMath>
      <w:ins w:id="1196" w:author="PR Preview" w:date="2026-01-01T00:00:00Z">
        <w:r>
          <w:t xml:space="preserve"> </w:t>
        </w:r>
      </w:ins>
      <w:ins w:id="1197" w:author="PR Preview" w:date="2026-01-01T00:00:00Z">
        <w:r>
          <w:t xml:space="preserve">is continuous on the closed interval</w:t>
        </w:r>
      </w:ins>
      <w:ins w:id="1198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1199" w:author="PR Preview" w:date="2026-01-01T00:00:00Z">
        <w:r>
          <w:t xml:space="preserve">,</w:t>
        </w:r>
      </w:ins>
      <w:ins w:id="1200" w:author="PR Preview" w:date="2026-01-01T00:00:00Z">
        <w:r>
          <w:t xml:space="preserve"> </w:t>
        </w:r>
      </w:ins>
      <w:ins w:id="1201" w:author="PR Preview" w:date="2026-01-01T00:00:00Z">
        <w:r>
          <w:t xml:space="preserve">then</w:t>
        </w:r>
      </w:ins>
      <w:ins w:id="1202" w:author="PR Preview" w:date="2026-01-01T00:00:00Z">
        <w:r>
          <w:t xml:space="preserve"> </w:t>
        </w:r>
      </w:ins>
      <m:oMath>
        <m:r>
          <m:t>f</m:t>
        </m:r>
      </m:oMath>
      <w:ins w:id="1203" w:author="PR Preview" w:date="2026-01-01T00:00:00Z">
        <w:r>
          <w:t xml:space="preserve"> </w:t>
        </w:r>
      </w:ins>
      <w:ins w:id="1204" w:author="PR Preview" w:date="2026-01-01T00:00:00Z">
        <w:r>
          <w:t xml:space="preserve">is integrable on</w:t>
        </w:r>
      </w:ins>
      <w:ins w:id="1205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1206" w:author="PR Preview" w:date="2026-01-01T00:00:00Z">
        <w:r>
          <w:t xml:space="preserve"> </w:t>
        </w:r>
      </w:ins>
      <w:ins w:id="1207" w:author="PR Preview" w:date="2026-01-01T00:00:00Z">
        <w:r>
          <w:t xml:space="preserve">(i.e., the Riemann integral</w:t>
        </w:r>
      </w:ins>
      <w:ins w:id="1208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ins w:id="1209" w:author="PR Preview" w:date="2026-01-01T00:00:00Z">
        <w:r>
          <w:t xml:space="preserve"> </w:t>
        </w:r>
      </w:ins>
      <w:ins w:id="1210" w:author="PR Preview" w:date="2026-01-01T00:00:00Z">
        <w:r>
          <w:t xml:space="preserve">exists and is finite).</w:t>
        </w:r>
      </w:ins>
    </w:p>
    <w:p>
      <w:pPr>
        <w:pStyle w:val="BodyText"/>
      </w:pPr>
      <w:ins w:id="1211" w:author="PR Preview" w:date="2026-01-01T00:00:00Z">
        <w:r>
          <w:t xml:space="preserve">(Larson and Edwards 2018, Theorem 4.4, p. 272)</w:t>
        </w:r>
      </w:ins>
    </w:p>
    <w:bookmarkEnd w:id="84"/>
    <w:bookmarkStart w:id="86" w:name="exm-cont-implies-int"/>
    <w:p>
      <w:pPr>
        <w:pStyle w:val="BodyText"/>
      </w:pPr>
      <w:ins w:id="1212" w:author="PR Preview" w:date="2026-01-01T00:00:00Z">
        <w:r>
          <w:rPr>
            <w:b/>
            <w:bCs/>
          </w:rPr>
          <w:t xml:space="preserve">Example 17 (Continuous, hence integrable: polynomials)</w:t>
        </w:r>
      </w:ins>
      <w:ins w:id="1213" w:author="PR Preview" w:date="2026-01-01T00:00:00Z">
        <w:r>
          <w:t xml:space="preserve"> </w:t>
        </w:r>
      </w:ins>
      <w:ins w:id="1214" w:author="PR Preview" w:date="2026-01-01T00:00:00Z">
        <w:r>
          <w:t xml:space="preserve">Every</w:t>
        </w:r>
      </w:ins>
      <w:ins w:id="1215" w:author="PR Preview" w:date="2026-01-01T00:00:00Z">
        <w:r>
          <w:t xml:space="preserve"> </w:t>
        </w:r>
      </w:ins>
      <w:hyperlink r:id="rId85">
        <w:ins w:id="1216" w:author="PR Preview" w:date="2026-01-01T00:00:00Z">
          <w:r>
            <w:rPr>
              <w:rStyle w:val="Hyperlink"/>
            </w:rPr>
            <w:t xml:space="preserve">polynomial</w:t>
          </w:r>
        </w:ins>
      </w:hyperlink>
      <w:ins w:id="1217" w:author="PR Preview" w:date="2026-01-01T00:00:00Z">
        <w:r>
          <w:t xml:space="preserve"> </w:t>
        </w:r>
      </w:ins>
      <w:ins w:id="1218" w:author="PR Preview" w:date="2026-01-01T00:00:00Z">
        <w:r>
          <w:t xml:space="preserve">is continuous on</w:t>
        </w:r>
      </w:ins>
      <w:ins w:id="1219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1220" w:author="PR Preview" w:date="2026-01-01T00:00:00Z">
        <w:r>
          <w:t xml:space="preserve">,</w:t>
        </w:r>
      </w:ins>
      <w:ins w:id="1221" w:author="PR Preview" w:date="2026-01-01T00:00:00Z">
        <w:r>
          <w:t xml:space="preserve"> </w:t>
        </w:r>
      </w:ins>
      <w:ins w:id="1222" w:author="PR Preview" w:date="2026-01-01T00:00:00Z">
        <w:r>
          <w:t xml:space="preserve">so by</w:t>
        </w:r>
      </w:ins>
      <w:ins w:id="1223" w:author="PR Preview" w:date="2026-01-01T00:00:00Z">
        <w:r>
          <w:t xml:space="preserve"> </w:t>
        </w:r>
      </w:ins>
      <w:hyperlink w:anchor="thm-cont-implies-int">
        <w:ins w:id="1224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1225" w:author="PR Preview" w:date="2026-01-01T00:00:00Z">
        <w:r>
          <w:t xml:space="preserve"> </w:t>
        </w:r>
      </w:ins>
      <w:ins w:id="1226" w:author="PR Preview" w:date="2026-01-01T00:00:00Z">
        <w:r>
          <w:t xml:space="preserve">every polynomial is integrable on every</w:t>
        </w:r>
      </w:ins>
      <w:ins w:id="1227" w:author="PR Preview" w:date="2026-01-01T00:00:00Z">
        <w:r>
          <w:t xml:space="preserve"> </w:t>
        </w:r>
      </w:ins>
      <w:ins w:id="1228" w:author="PR Preview" w:date="2026-01-01T00:00:00Z">
        <w:r>
          <w:t xml:space="preserve">closed interval</w:t>
        </w:r>
      </w:ins>
      <w:ins w:id="1229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1230" w:author="PR Preview" w:date="2026-01-01T00:00:00Z">
        <w:r>
          <w:t xml:space="preserve">.</w:t>
        </w:r>
      </w:ins>
    </w:p>
    <w:bookmarkEnd w:id="86"/>
    <w:bookmarkStart w:id="91" w:name="exm-int-not-cont"/>
    <w:p>
      <w:pPr>
        <w:pStyle w:val="BodyText"/>
      </w:pPr>
      <w:ins w:id="1231" w:author="PR Preview" w:date="2026-01-01T00:00:00Z">
        <w:r>
          <w:rPr>
            <w:b/>
            <w:bCs/>
          </w:rPr>
          <w:t xml:space="preserve">Example 18 (Integrable but not continuous: a step function)</w:t>
        </w:r>
      </w:ins>
      <w:ins w:id="1232" w:author="PR Preview" w:date="2026-01-01T00:00:00Z">
        <w:r>
          <w:t xml:space="preserve"> </w:t>
        </w:r>
      </w:ins>
      <w:ins w:id="1233" w:author="PR Preview" w:date="2026-01-01T00:00:00Z">
        <w:r>
          <w:t xml:space="preserve">Let</w:t>
        </w:r>
      </w:ins>
      <w:ins w:id="123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235" w:author="PR Preview" w:date="2026-01-01T00:00:00Z">
        <w:r>
          <w:t xml:space="preserve"> </w:t>
        </w:r>
      </w:ins>
      <w:ins w:id="1236" w:author="PR Preview" w:date="2026-01-01T00:00:00Z">
        <w:r>
          <w:t xml:space="preserve">for</w:t>
        </w:r>
      </w:ins>
      <w:ins w:id="1237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1238" w:author="PR Preview" w:date="2026-01-01T00:00:00Z">
        <w:r>
          <w:t xml:space="preserve"> </w:t>
        </w:r>
      </w:ins>
      <w:ins w:id="1239" w:author="PR Preview" w:date="2026-01-01T00:00:00Z">
        <w:r>
          <w:t xml:space="preserve">and</w:t>
        </w:r>
      </w:ins>
      <w:ins w:id="124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1241" w:author="PR Preview" w:date="2026-01-01T00:00:00Z">
        <w:r>
          <w:t xml:space="preserve"> </w:t>
        </w:r>
      </w:ins>
      <w:ins w:id="1242" w:author="PR Preview" w:date="2026-01-01T00:00:00Z">
        <w:r>
          <w:t xml:space="preserve">for</w:t>
        </w:r>
      </w:ins>
      <w:ins w:id="1243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1244" w:author="PR Preview" w:date="2026-01-01T00:00:00Z">
        <w:r>
          <w:t xml:space="preserve">.</w:t>
        </w:r>
      </w:ins>
      <w:ins w:id="1245" w:author="PR Preview" w:date="2026-01-01T00:00:00Z">
        <w:r>
          <w:t xml:space="preserve"> </w:t>
        </w:r>
      </w:ins>
      <w:ins w:id="1246" w:author="PR Preview" w:date="2026-01-01T00:00:00Z">
        <w:r>
          <w:t xml:space="preserve">Then</w:t>
        </w:r>
      </w:ins>
      <w:ins w:id="1247" w:author="PR Preview" w:date="2026-01-01T00:00:00Z">
        <w:r>
          <w:t xml:space="preserve"> </w:t>
        </w:r>
      </w:ins>
      <m:oMath>
        <m:r>
          <m:t>f</m:t>
        </m:r>
      </m:oMath>
      <w:ins w:id="1248" w:author="PR Preview" w:date="2026-01-01T00:00:00Z">
        <w:r>
          <w:t xml:space="preserve"> </w:t>
        </w:r>
      </w:ins>
      <w:ins w:id="1249" w:author="PR Preview" w:date="2026-01-01T00:00:00Z">
        <w:r>
          <w:t xml:space="preserve">has a jump discontinuity (</w:t>
        </w:r>
      </w:ins>
      <w:hyperlink w:anchor="def-jump-discontinuity">
        <w:ins w:id="1250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1251" w:author="PR Preview" w:date="2026-01-01T00:00:00Z">
        <w:r>
          <w:t xml:space="preserve">) at</w:t>
        </w:r>
      </w:ins>
      <w:ins w:id="125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1253" w:author="PR Preview" w:date="2026-01-01T00:00:00Z">
        <w:r>
          <w:t xml:space="preserve">,</w:t>
        </w:r>
      </w:ins>
      <w:ins w:id="1254" w:author="PR Preview" w:date="2026-01-01T00:00:00Z">
        <w:r>
          <w:t xml:space="preserve"> </w:t>
        </w:r>
      </w:ins>
      <w:ins w:id="1255" w:author="PR Preview" w:date="2026-01-01T00:00:00Z">
        <w:r>
          <w:t xml:space="preserve">but it is integrable on</w:t>
        </w:r>
      </w:ins>
      <w:ins w:id="1256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1257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1258" w:author="PR Preview" w:date="2026-01-01T00:00:00Z">
        <w:r>
          <w:t xml:space="preserve">This counterexample shows that the converse of</w:t>
        </w:r>
      </w:ins>
      <w:ins w:id="1259" w:author="PR Preview" w:date="2026-01-01T00:00:00Z">
        <w:r>
          <w:t xml:space="preserve"> </w:t>
        </w:r>
      </w:ins>
      <w:hyperlink w:anchor="thm-cont-implies-int">
        <w:ins w:id="1260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1261" w:author="PR Preview" w:date="2026-01-01T00:00:00Z">
        <w:r>
          <w:t xml:space="preserve"> </w:t>
        </w:r>
      </w:ins>
      <w:ins w:id="1262" w:author="PR Preview" w:date="2026-01-01T00:00:00Z">
        <w:r>
          <w:t xml:space="preserve">fails:</w:t>
        </w:r>
      </w:ins>
      <w:ins w:id="1263" w:author="PR Preview" w:date="2026-01-01T00:00:00Z">
        <w:r>
          <w:t xml:space="preserve"> </w:t>
        </w:r>
      </w:ins>
      <w:ins w:id="1264" w:author="PR Preview" w:date="2026-01-01T00:00:00Z">
        <w:r>
          <w:t xml:space="preserve">integrability does not imply continuity.</w:t>
        </w:r>
      </w:ins>
      <w:ins w:id="1265" w:author="PR Preview" w:date="2026-01-01T00:00:00Z">
        <w:r>
          <w:t xml:space="preserve"> </w:t>
        </w:r>
      </w:ins>
      <w:ins w:id="1266" w:author="PR Preview" w:date="2026-01-01T00:00:00Z">
        <w:r>
          <w:t xml:space="preserve">See</w:t>
        </w:r>
      </w:ins>
      <w:ins w:id="1267" w:author="PR Preview" w:date="2026-01-01T00:00:00Z">
        <w:r>
          <w:t xml:space="preserve"> </w:t>
        </w:r>
      </w:ins>
      <w:hyperlink w:anchor="fig-step">
        <w:ins w:id="1268" w:author="PR Preview" w:date="2026-01-01T00:00:00Z">
          <w:r>
            <w:rPr>
              <w:rStyle w:val="Hyperlink"/>
            </w:rPr>
            <w:t xml:space="preserve">Figure 3</w:t>
          </w:r>
        </w:ins>
      </w:hyperlink>
      <w:ins w:id="1269" w:author="PR Preview" w:date="2026-01-01T00:00:00Z">
        <w:r>
          <w:t xml:space="preserve">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ins w:id="1270" w:author="PR Preview" w:date="2026-01-01T00:00:00Z">
        <w:r>
          <w:t xml:space="preserve">Together,</w:t>
        </w:r>
      </w:ins>
      <w:ins w:id="1271" w:author="PR Preview" w:date="2026-01-01T00:00:00Z">
        <w:r>
          <w:t xml:space="preserve"> </w:t>
        </w:r>
      </w:ins>
      <w:hyperlink w:anchor="thm-diff-implies-cont">
        <w:ins w:id="1272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1273" w:author="PR Preview" w:date="2026-01-01T00:00:00Z">
        <w:r>
          <w:t xml:space="preserve"> </w:t>
        </w:r>
      </w:ins>
      <w:ins w:id="1274" w:author="PR Preview" w:date="2026-01-01T00:00:00Z">
        <w:r>
          <w:t xml:space="preserve">and</w:t>
        </w:r>
      </w:ins>
      <w:ins w:id="1275" w:author="PR Preview" w:date="2026-01-01T00:00:00Z">
        <w:r>
          <w:t xml:space="preserve"> </w:t>
        </w:r>
      </w:ins>
      <w:hyperlink w:anchor="thm-cont-implies-int">
        <w:ins w:id="1276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1277" w:author="PR Preview" w:date="2026-01-01T00:00:00Z">
        <w:r>
          <w:t xml:space="preserve"> </w:t>
        </w:r>
      </w:ins>
      <w:ins w:id="1278" w:author="PR Preview" w:date="2026-01-01T00:00:00Z">
        <w:r>
          <w:t xml:space="preserve">establish the chain: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ins w:id="1279" w:author="PR Preview" w:date="2026-01-01T00:00:00Z">
          <w:r>
            <w:rPr>
              <w:rStyle w:val="Hyperlink"/>
            </w:rPr>
            <w:t xml:space="preserve">Example 16</w:t>
          </w:r>
        </w:ins>
      </w:hyperlink>
      <w:ins w:id="1280" w:author="PR Preview" w:date="2026-01-01T00:00:00Z">
        <w:r>
          <w:t xml:space="preserve"> </w:t>
        </w:r>
      </w:ins>
      <w:ins w:id="1281" w:author="PR Preview" w:date="2026-01-01T00:00:00Z">
        <w:r>
          <w:t xml:space="preserve">and</w:t>
        </w:r>
      </w:ins>
      <w:ins w:id="1282" w:author="PR Preview" w:date="2026-01-01T00:00:00Z">
        <w:r>
          <w:t xml:space="preserve"> </w:t>
        </w:r>
      </w:ins>
      <w:hyperlink w:anchor="exm-int-not-cont">
        <w:ins w:id="1283" w:author="PR Preview" w:date="2026-01-01T00:00:00Z">
          <w:r>
            <w:rPr>
              <w:rStyle w:val="Hyperlink"/>
            </w:rPr>
            <w:t xml:space="preserve">Example 18</w:t>
          </w:r>
        </w:ins>
      </w:hyperlink>
      <w:ins w:id="1284" w:author="PR Preview" w:date="2026-01-01T00:00:00Z">
        <w:r>
          <w:t xml:space="preserve"> </w:t>
        </w:r>
      </w:ins>
      <w:ins w:id="1285" w:author="PR Preview" w:date="2026-01-01T00:00:00Z">
        <w:r>
          <w:t xml:space="preserve">show that neither implication reverses in general.</w:t>
        </w:r>
      </w:ins>
    </w:p>
    <w:bookmarkStart w:id="92" w:name="thm-riemann-general"/>
    <w:p>
      <w:pPr>
        <w:pStyle w:val="BodyText"/>
      </w:pPr>
      <w:ins w:id="1286" w:author="PR Preview" w:date="2026-01-01T00:00:00Z">
        <w:r>
          <w:rPr>
            <w:b/>
            <w:bCs/>
          </w:rPr>
          <w:t xml:space="preserve">Theorem 4 (Equal-width Riemann sums converge to the integral)</w:t>
        </w:r>
      </w:ins>
      <w:ins w:id="1287" w:author="PR Preview" w:date="2026-01-01T00:00:00Z">
        <w:r>
          <w:t xml:space="preserve"> </w:t>
        </w:r>
      </w:ins>
      <w:ins w:id="1288" w:author="PR Preview" w:date="2026-01-01T00:00:00Z">
        <w:r>
          <w:t xml:space="preserve">If</w:t>
        </w:r>
      </w:ins>
      <w:ins w:id="1289" w:author="PR Preview" w:date="2026-01-01T00:00:00Z">
        <w:r>
          <w:t xml:space="preserve"> </w:t>
        </w:r>
      </w:ins>
      <m:oMath>
        <m:r>
          <m:t>f</m:t>
        </m:r>
      </m:oMath>
      <w:ins w:id="1290" w:author="PR Preview" w:date="2026-01-01T00:00:00Z">
        <w:r>
          <w:t xml:space="preserve"> </w:t>
        </w:r>
      </w:ins>
      <w:ins w:id="1291" w:author="PR Preview" w:date="2026-01-01T00:00:00Z">
        <w:r>
          <w:t xml:space="preserve">is Riemann integrable on</w:t>
        </w:r>
      </w:ins>
      <w:ins w:id="1292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1293" w:author="PR Preview" w:date="2026-01-01T00:00:00Z">
        <w:r>
          <w:t xml:space="preserve"> </w:t>
        </w:r>
      </w:ins>
      <w:ins w:id="1294" w:author="PR Preview" w:date="2026-01-01T00:00:00Z">
        <w:r>
          <w:t xml:space="preserve">(</w:t>
        </w:r>
      </w:ins>
      <w:hyperlink w:anchor="def-integrable">
        <w:ins w:id="1295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1296" w:author="PR Preview" w:date="2026-01-01T00:00:00Z">
        <w:r>
          <w:t xml:space="preserve">),</w:t>
        </w:r>
      </w:ins>
      <w:ins w:id="1297" w:author="PR Preview" w:date="2026-01-01T00:00:00Z">
        <w:r>
          <w:t xml:space="preserve"> </w:t>
        </w:r>
      </w:ins>
      <w:ins w:id="1298" w:author="PR Preview" w:date="2026-01-01T00:00:00Z">
        <w:r>
          <w:t xml:space="preserve">then for every choice of the sample points</w:t>
        </w:r>
      </w:ins>
      <w:ins w:id="1299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ins w:id="1300" w:author="PR Preview" w:date="2026-01-01T00:00:00Z">
        <w:r>
          <w:t xml:space="preserve">,</w:t>
        </w:r>
      </w:ins>
      <w:ins w:id="1301" w:author="PR Preview" w:date="2026-01-01T00:00:00Z">
        <w:r>
          <w:t xml:space="preserve"> </w:t>
        </w:r>
      </w:ins>
      <w:ins w:id="1302" w:author="PR Preview" w:date="2026-01-01T00:00:00Z">
        <w:r>
          <w:t xml:space="preserve">the equal-width Riemann sums (</w:t>
        </w:r>
      </w:ins>
      <w:hyperlink w:anchor="def-riemann-sum-equal-width">
        <w:ins w:id="1303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1304" w:author="PR Preview" w:date="2026-01-01T00:00:00Z">
        <w:r>
          <w:t xml:space="preserve">) converge to the integral:</w:t>
        </w:r>
      </w:ins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ins w:id="1305" w:author="PR Preview" w:date="2026-01-01T00:00:00Z">
        <w:r>
          <w:rPr>
            <w:i/>
            <w:iCs/>
          </w:rPr>
          <w:t xml:space="preserve">Proof</w:t>
        </w:r>
      </w:ins>
      <w:ins w:id="1306" w:author="PR Preview" w:date="2026-01-01T00:00:00Z">
        <w:r>
          <w:t xml:space="preserve">. </w:t>
        </w:r>
      </w:ins>
      <w:ins w:id="1307" w:author="PR Preview" w:date="2026-01-01T00:00:00Z">
        <w:r>
          <w:t xml:space="preserve">The</w:t>
        </w:r>
      </w:ins>
      <w:ins w:id="1308" w:author="PR Preview" w:date="2026-01-01T00:00:00Z">
        <w:r>
          <w:t xml:space="preserve"> </w:t>
        </w:r>
      </w:ins>
      <m:oMath>
        <m:r>
          <m:t>n</m:t>
        </m:r>
      </m:oMath>
      <w:ins w:id="1309" w:author="PR Preview" w:date="2026-01-01T00:00:00Z">
        <w:r>
          <w:t xml:space="preserve"> </w:t>
        </w:r>
      </w:ins>
      <w:ins w:id="1310" w:author="PR Preview" w:date="2026-01-01T00:00:00Z">
        <w:r>
          <w:t xml:space="preserve">equal-width subintervals form a partition of</w:t>
        </w:r>
      </w:ins>
      <w:ins w:id="1311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1312" w:author="PR Preview" w:date="2026-01-01T00:00:00Z">
        <w:r>
          <w:t xml:space="preserve"> </w:t>
        </w:r>
      </w:ins>
      <w:ins w:id="1313" w:author="PR Preview" w:date="2026-01-01T00:00:00Z">
        <w:r>
          <w:t xml:space="preserve">whose mesh (</w:t>
        </w:r>
      </w:ins>
      <w:hyperlink w:anchor="def-mesh">
        <w:ins w:id="1314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1315" w:author="PR Preview" w:date="2026-01-01T00:00:00Z">
        <w:r>
          <w:t xml:space="preserve">) is</w:t>
        </w:r>
      </w:ins>
      <w:ins w:id="131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ins w:id="1317" w:author="PR Preview" w:date="2026-01-01T00:00:00Z">
        <w:r>
          <w:t xml:space="preserve">,</w:t>
        </w:r>
      </w:ins>
      <w:ins w:id="1318" w:author="PR Preview" w:date="2026-01-01T00:00:00Z">
        <w:r>
          <w:t xml:space="preserve"> </w:t>
        </w:r>
      </w:ins>
      <w:ins w:id="1319" w:author="PR Preview" w:date="2026-01-01T00:00:00Z">
        <w:r>
          <w:t xml:space="preserve">which goes to</w:t>
        </w:r>
      </w:ins>
      <w:ins w:id="1320" w:author="PR Preview" w:date="2026-01-01T00:00:00Z">
        <w:r>
          <w:t xml:space="preserve"> </w:t>
        </w:r>
      </w:ins>
      <m:oMath>
        <m:r>
          <m:t>0</m:t>
        </m:r>
      </m:oMath>
      <w:ins w:id="1321" w:author="PR Preview" w:date="2026-01-01T00:00:00Z">
        <w:r>
          <w:t xml:space="preserve"> </w:t>
        </w:r>
      </w:ins>
      <w:ins w:id="1322" w:author="PR Preview" w:date="2026-01-01T00:00:00Z">
        <w:r>
          <w:t xml:space="preserve">as</w:t>
        </w:r>
      </w:ins>
      <w:ins w:id="1323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ins w:id="1324" w:author="PR Preview" w:date="2026-01-01T00:00:00Z">
        <w:r>
          <w:t xml:space="preserve">.</w:t>
        </w:r>
      </w:ins>
      <w:ins w:id="1325" w:author="PR Preview" w:date="2026-01-01T00:00:00Z">
        <w:r>
          <w:t xml:space="preserve"> </w:t>
        </w:r>
      </w:ins>
      <w:ins w:id="1326" w:author="PR Preview" w:date="2026-01-01T00:00:00Z">
        <w:r>
          <w:t xml:space="preserve">So</w:t>
        </w:r>
      </w:ins>
      <w:ins w:id="1327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n</m:t>
            </m:r>
          </m:sub>
        </m:sSub>
      </m:oMath>
      <w:ins w:id="1328" w:author="PR Preview" w:date="2026-01-01T00:00:00Z">
        <w:r>
          <w:t xml:space="preserve"> </w:t>
        </w:r>
      </w:ins>
      <w:ins w:id="1329" w:author="PR Preview" w:date="2026-01-01T00:00:00Z">
        <w:r>
          <w:t xml:space="preserve">is one of the sums in the limit that defines the integral</w:t>
        </w:r>
      </w:ins>
      <w:ins w:id="1330" w:author="PR Preview" w:date="2026-01-01T00:00:00Z">
        <w:r>
          <w:t xml:space="preserve"> </w:t>
        </w:r>
      </w:ins>
      <w:ins w:id="1331" w:author="PR Preview" w:date="2026-01-01T00:00:00Z">
        <w:r>
          <w:t xml:space="preserve">(</w:t>
        </w:r>
      </w:ins>
      <w:hyperlink w:anchor="def-riemann-integral">
        <w:ins w:id="1332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1333" w:author="PR Preview" w:date="2026-01-01T00:00:00Z">
        <w:r>
          <w:t xml:space="preserve">),</w:t>
        </w:r>
      </w:ins>
      <w:ins w:id="1334" w:author="PR Preview" w:date="2026-01-01T00:00:00Z">
        <w:r>
          <w:t xml:space="preserve"> </w:t>
        </w:r>
      </w:ins>
      <w:ins w:id="1335" w:author="PR Preview" w:date="2026-01-01T00:00:00Z">
        <w:r>
          <w:t xml:space="preserve">along a sequence of partitions whose mesh goes to</w:t>
        </w:r>
      </w:ins>
      <w:ins w:id="1336" w:author="PR Preview" w:date="2026-01-01T00:00:00Z">
        <w:r>
          <w:t xml:space="preserve"> </w:t>
        </w:r>
      </w:ins>
      <m:oMath>
        <m:r>
          <m:t>0</m:t>
        </m:r>
      </m:oMath>
      <w:ins w:id="1337" w:author="PR Preview" w:date="2026-01-01T00:00:00Z">
        <w:r>
          <w:t xml:space="preserve">,</w:t>
        </w:r>
      </w:ins>
      <w:ins w:id="1338" w:author="PR Preview" w:date="2026-01-01T00:00:00Z">
        <w:r>
          <w:t xml:space="preserve"> </w:t>
        </w:r>
      </w:ins>
      <w:ins w:id="1339" w:author="PR Preview" w:date="2026-01-01T00:00:00Z">
        <w:r>
          <w:t xml:space="preserve">and a limit that has the same value for every choice of partitions</w:t>
        </w:r>
      </w:ins>
      <w:ins w:id="1340" w:author="PR Preview" w:date="2026-01-01T00:00:00Z">
        <w:r>
          <w:t xml:space="preserve"> </w:t>
        </w:r>
      </w:ins>
      <w:ins w:id="1341" w:author="PR Preview" w:date="2026-01-01T00:00:00Z">
        <w:r>
          <w:t xml:space="preserve">has that value along this sequence too.</w:t>
        </w:r>
      </w:ins>
    </w:p>
    <w:bookmarkStart w:id="93" w:name="exm-riemann-equal-width"/>
    <w:p>
      <w:pPr>
        <w:pStyle w:val="BodyText"/>
      </w:pPr>
      <w:ins w:id="1342" w:author="PR Preview" w:date="2026-01-01T00:00:00Z">
        <w:r>
          <w:rPr>
            <w:b/>
            <w:bCs/>
          </w:rPr>
          <w:t xml:space="preserve">Example 19 (Equal-width sums for</w:t>
        </w:r>
      </w:ins>
      <w:ins w:id="1343" w:author="PR Preview" w:date="2026-01-01T00:00:00Z">
        <w:r>
          <w:rPr>
            <w:b/>
            <w:bCs/>
          </w:rPr>
          <w:t xml:space="preserve"> </w:t>
        </w:r>
      </w:ins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ins w:id="1344" w:author="PR Preview" w:date="2026-01-01T00:00:00Z">
        <w:r>
          <w:rPr>
            <w:b/>
            <w:bCs/>
          </w:rPr>
          <w:t xml:space="preserve">)</w:t>
        </w:r>
      </w:ins>
      <w:ins w:id="1345" w:author="PR Preview" w:date="2026-01-01T00:00:00Z">
        <w:r>
          <w:t xml:space="preserve"> </w:t>
        </w:r>
      </w:ins>
      <w:ins w:id="1346" w:author="PR Preview" w:date="2026-01-01T00:00:00Z">
        <w:r>
          <w:t xml:space="preserve">Let</w:t>
        </w:r>
      </w:ins>
      <w:ins w:id="134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ins w:id="1348" w:author="PR Preview" w:date="2026-01-01T00:00:00Z">
        <w:r>
          <w:t xml:space="preserve"> </w:t>
        </w:r>
      </w:ins>
      <w:ins w:id="1349" w:author="PR Preview" w:date="2026-01-01T00:00:00Z">
        <w:r>
          <w:t xml:space="preserve">on</w:t>
        </w:r>
      </w:ins>
      <w:ins w:id="1350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1351" w:author="PR Preview" w:date="2026-01-01T00:00:00Z">
        <w:r>
          <w:t xml:space="preserve">,</w:t>
        </w:r>
      </w:ins>
      <w:ins w:id="1352" w:author="PR Preview" w:date="2026-01-01T00:00:00Z">
        <w:r>
          <w:t xml:space="preserve"> </w:t>
        </w:r>
      </w:ins>
      <w:ins w:id="1353" w:author="PR Preview" w:date="2026-01-01T00:00:00Z">
        <w:r>
          <w:t xml:space="preserve">which is continuous and so Riemann integrable (</w:t>
        </w:r>
      </w:ins>
      <w:hyperlink w:anchor="thm-cont-implies-int">
        <w:ins w:id="1354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1355" w:author="PR Preview" w:date="2026-01-01T00:00:00Z">
        <w:r>
          <w:t xml:space="preserve">),</w:t>
        </w:r>
      </w:ins>
      <w:ins w:id="1356" w:author="PR Preview" w:date="2026-01-01T00:00:00Z">
        <w:r>
          <w:t xml:space="preserve"> </w:t>
        </w:r>
      </w:ins>
      <w:ins w:id="1357" w:author="PR Preview" w:date="2026-01-01T00:00:00Z">
        <w:r>
          <w:t xml:space="preserve">and take each sample point at the right end of its subinterval,</w:t>
        </w:r>
      </w:ins>
      <w:ins w:id="1358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ins w:id="1359" w:author="PR Preview" w:date="2026-01-01T00:00:00Z">
        <w:r>
          <w:t xml:space="preserve">.</w:t>
        </w:r>
      </w:ins>
      <w:ins w:id="1360" w:author="PR Preview" w:date="2026-01-01T00:00:00Z">
        <w:r>
          <w:t xml:space="preserve"> </w:t>
        </w:r>
      </w:ins>
      <w:ins w:id="1361" w:author="PR Preview" w:date="2026-01-01T00:00:00Z">
        <w:r>
          <w:t xml:space="preserve">With</w:t>
        </w:r>
      </w:ins>
      <w:ins w:id="1362" w:author="PR Preview" w:date="2026-01-01T00:00:00Z">
        <w:r>
          <w:t xml:space="preserve"> </w:t>
        </w:r>
      </w:ins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ins w:id="136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1364" w:author="PR Preview" w:date="2026-01-01T00:00:00Z">
        <w:r>
          <w:t xml:space="preserve">So</w:t>
        </w:r>
      </w:ins>
      <w:ins w:id="1365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ins w:id="1366" w:author="PR Preview" w:date="2026-01-01T00:00:00Z">
        <w:r>
          <w:t xml:space="preserve">,</w:t>
        </w:r>
      </w:ins>
      <w:ins w:id="1367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ins w:id="1368" w:author="PR Preview" w:date="2026-01-01T00:00:00Z">
        <w:r>
          <w:t xml:space="preserve">,</w:t>
        </w:r>
      </w:ins>
      <w:ins w:id="1369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ins w:id="1370" w:author="PR Preview" w:date="2026-01-01T00:00:00Z">
        <w:r>
          <w:t xml:space="preserve">,</w:t>
        </w:r>
      </w:ins>
      <w:ins w:id="1371" w:author="PR Preview" w:date="2026-01-01T00:00:00Z">
        <w:r>
          <w:t xml:space="preserve"> </w:t>
        </w:r>
      </w:ins>
      <w:ins w:id="1372" w:author="PR Preview" w:date="2026-01-01T00:00:00Z">
        <w:r>
          <w:t xml:space="preserve">and</w:t>
        </w:r>
      </w:ins>
      <w:ins w:id="1373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ins w:id="1374" w:author="PR Preview" w:date="2026-01-01T00:00:00Z">
        <w:r>
          <w:t xml:space="preserve"> </w:t>
        </w:r>
      </w:ins>
      <w:ins w:id="1375" w:author="PR Preview" w:date="2026-01-01T00:00:00Z">
        <w:r>
          <w:t xml:space="preserve">as</w:t>
        </w:r>
      </w:ins>
      <w:ins w:id="1376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ins w:id="1377" w:author="PR Preview" w:date="2026-01-01T00:00:00Z">
        <w:r>
          <w:t xml:space="preserve">.</w:t>
        </w:r>
      </w:ins>
      <w:ins w:id="1378" w:author="PR Preview" w:date="2026-01-01T00:00:00Z">
        <w:r>
          <w:t xml:space="preserve"> </w:t>
        </w:r>
      </w:ins>
      <w:ins w:id="1379" w:author="PR Preview" w:date="2026-01-01T00:00:00Z">
        <w:r>
          <w:t xml:space="preserve">By</w:t>
        </w:r>
      </w:ins>
      <w:ins w:id="1380" w:author="PR Preview" w:date="2026-01-01T00:00:00Z">
        <w:r>
          <w:t xml:space="preserve"> </w:t>
        </w:r>
      </w:ins>
      <w:hyperlink w:anchor="thm-riemann-general">
        <w:ins w:id="1381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1382" w:author="PR Preview" w:date="2026-01-01T00:00:00Z">
        <w:r>
          <w:t xml:space="preserve">,</w:t>
        </w:r>
      </w:ins>
      <w:ins w:id="1383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ins w:id="1384" w:author="PR Preview" w:date="2026-01-01T00:00:00Z">
        <w:r>
          <w:t xml:space="preserve">.</w:t>
        </w:r>
      </w:ins>
    </w:p>
    <w:bookmarkEnd w:id="93"/>
    <w:bookmarkEnd w:id="94"/>
    <w:bookmarkStart w:id="166" w:name="fundamental-theorem-of-calculus"/>
    <w:p>
      <w:pPr>
        <w:pStyle w:val="Heading3"/>
      </w:pPr>
      <w:ins w:id="1385" w:author="PR Preview" w:date="2026-01-01T00:00:00Z">
        <w:r>
          <w:t xml:space="preserve">1.3 Fundamental Theorem of Calculus</w:t>
        </w:r>
      </w:ins>
    </w:p>
    <w:bookmarkStart w:id="95" w:name="def-accumulation-function"/>
    <w:p>
      <w:pPr>
        <w:pStyle w:val="FirstParagraph"/>
      </w:pPr>
      <w:ins w:id="1386" w:author="PR Preview" w:date="2026-01-01T00:00:00Z">
        <w:r>
          <w:rPr>
            <w:b/>
            <w:bCs/>
          </w:rPr>
          <w:t xml:space="preserve">Definition 14 (Accumulation function)</w:t>
        </w:r>
      </w:ins>
      <w:ins w:id="1387" w:author="PR Preview" w:date="2026-01-01T00:00:00Z">
        <w:r>
          <w:t xml:space="preserve"> </w:t>
        </w:r>
      </w:ins>
      <w:ins w:id="1388" w:author="PR Preview" w:date="2026-01-01T00:00:00Z">
        <w:r>
          <w:t xml:space="preserve">Let</w:t>
        </w:r>
      </w:ins>
      <w:ins w:id="1389" w:author="PR Preview" w:date="2026-01-01T00:00:00Z">
        <w:r>
          <w:t xml:space="preserve"> </w:t>
        </w:r>
      </w:ins>
      <m:oMath>
        <m:r>
          <m:t>f</m:t>
        </m:r>
      </m:oMath>
      <w:ins w:id="1390" w:author="PR Preview" w:date="2026-01-01T00:00:00Z">
        <w:r>
          <w:t xml:space="preserve"> </w:t>
        </w:r>
      </w:ins>
      <w:ins w:id="1391" w:author="PR Preview" w:date="2026-01-01T00:00:00Z">
        <w:r>
          <w:t xml:space="preserve">be Riemann integrable on</w:t>
        </w:r>
      </w:ins>
      <w:ins w:id="1392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1393" w:author="PR Preview" w:date="2026-01-01T00:00:00Z">
        <w:r>
          <w:t xml:space="preserve"> </w:t>
        </w:r>
      </w:ins>
      <w:ins w:id="1394" w:author="PR Preview" w:date="2026-01-01T00:00:00Z">
        <w:r>
          <w:t xml:space="preserve">(</w:t>
        </w:r>
      </w:ins>
      <w:hyperlink w:anchor="def-integrable">
        <w:ins w:id="1395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1396" w:author="PR Preview" w:date="2026-01-01T00:00:00Z">
        <w:r>
          <w:t xml:space="preserve">).</w:t>
        </w:r>
      </w:ins>
      <w:ins w:id="1397" w:author="PR Preview" w:date="2026-01-01T00:00:00Z">
        <w:r>
          <w:t xml:space="preserve"> </w:t>
        </w:r>
      </w:ins>
      <w:ins w:id="1398" w:author="PR Preview" w:date="2026-01-01T00:00:00Z">
        <w:r>
          <w:t xml:space="preserve">The</w:t>
        </w:r>
      </w:ins>
      <w:ins w:id="1399" w:author="PR Preview" w:date="2026-01-01T00:00:00Z">
        <w:r>
          <w:t xml:space="preserve"> </w:t>
        </w:r>
      </w:ins>
      <w:ins w:id="1400" w:author="PR Preview" w:date="2026-01-01T00:00:00Z">
        <w:r>
          <w:rPr>
            <w:b/>
            <w:bCs/>
          </w:rPr>
          <w:t xml:space="preserve">accumulation function</w:t>
        </w:r>
      </w:ins>
      <w:ins w:id="1401" w:author="PR Preview" w:date="2026-01-01T00:00:00Z">
        <w:r>
          <w:t xml:space="preserve"> </w:t>
        </w:r>
      </w:ins>
      <w:ins w:id="1402" w:author="PR Preview" w:date="2026-01-01T00:00:00Z">
        <w:r>
          <w:t xml:space="preserve">of</w:t>
        </w:r>
      </w:ins>
      <w:ins w:id="1403" w:author="PR Preview" w:date="2026-01-01T00:00:00Z">
        <w:r>
          <w:t xml:space="preserve"> </w:t>
        </w:r>
      </w:ins>
      <m:oMath>
        <m:r>
          <m:t>f</m:t>
        </m:r>
      </m:oMath>
      <w:ins w:id="1404" w:author="PR Preview" w:date="2026-01-01T00:00:00Z">
        <w:r>
          <w:t xml:space="preserve"> </w:t>
        </w:r>
      </w:ins>
      <w:ins w:id="1405" w:author="PR Preview" w:date="2026-01-01T00:00:00Z">
        <w:r>
          <w:t xml:space="preserve">from</w:t>
        </w:r>
      </w:ins>
      <w:ins w:id="1406" w:author="PR Preview" w:date="2026-01-01T00:00:00Z">
        <w:r>
          <w:t xml:space="preserve"> </w:t>
        </w:r>
      </w:ins>
      <m:oMath>
        <m:r>
          <m:t>a</m:t>
        </m:r>
      </m:oMath>
      <w:ins w:id="1407" w:author="PR Preview" w:date="2026-01-01T00:00:00Z">
        <w:r>
          <w:t xml:space="preserve"> </w:t>
        </w:r>
      </w:ins>
      <w:ins w:id="1408" w:author="PR Preview" w:date="2026-01-01T00:00:00Z">
        <w:r>
          <w:t xml:space="preserve">is the function</w:t>
        </w:r>
      </w:ins>
      <w:ins w:id="1409" w:author="PR Preview" w:date="2026-01-01T00:00:00Z">
        <w:r>
          <w:t xml:space="preserve"> </w:t>
        </w:r>
      </w:ins>
      <m:oMath>
        <m:r>
          <m:t>F</m:t>
        </m:r>
      </m:oMath>
      <w:ins w:id="1410" w:author="PR Preview" w:date="2026-01-01T00:00:00Z">
        <w:r>
          <w:t xml:space="preserve"> </w:t>
        </w:r>
      </w:ins>
      <w:ins w:id="1411" w:author="PR Preview" w:date="2026-01-01T00:00:00Z">
        <w:r>
          <w:t xml:space="preserve">on</w:t>
        </w:r>
      </w:ins>
      <w:ins w:id="1412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1413" w:author="PR Preview" w:date="2026-01-01T00:00:00Z">
        <w:r>
          <w:t xml:space="preserve"> </w:t>
        </w:r>
      </w:ins>
      <w:ins w:id="1414" w:author="PR Preview" w:date="2026-01-01T00:00:00Z">
        <w:r>
          <w:t xml:space="preserve">with</w:t>
        </w:r>
      </w:ins>
      <w:ins w:id="141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ins w:id="1416" w:author="PR Preview" w:date="2026-01-01T00:00:00Z">
        <w:r>
          <w:t xml:space="preserve"> </w:t>
        </w:r>
      </w:ins>
      <w:ins w:id="1417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1418" w:author="PR Preview" w:date="2026-01-01T00:00:00Z">
        <w:r>
          <w:t xml:space="preserve">So</w:t>
        </w:r>
      </w:ins>
      <w:ins w:id="141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420" w:author="PR Preview" w:date="2026-01-01T00:00:00Z">
        <w:r>
          <w:t xml:space="preserve"> </w:t>
        </w:r>
      </w:ins>
      <w:ins w:id="1421" w:author="PR Preview" w:date="2026-01-01T00:00:00Z">
        <w:r>
          <w:t xml:space="preserve">is the integral of</w:t>
        </w:r>
      </w:ins>
      <w:ins w:id="1422" w:author="PR Preview" w:date="2026-01-01T00:00:00Z">
        <w:r>
          <w:t xml:space="preserve"> </w:t>
        </w:r>
      </w:ins>
      <m:oMath>
        <m:r>
          <m:t>f</m:t>
        </m:r>
      </m:oMath>
      <w:ins w:id="1423" w:author="PR Preview" w:date="2026-01-01T00:00:00Z">
        <w:r>
          <w:t xml:space="preserve"> </w:t>
        </w:r>
      </w:ins>
      <w:ins w:id="1424" w:author="PR Preview" w:date="2026-01-01T00:00:00Z">
        <w:r>
          <w:t xml:space="preserve">accumulated from</w:t>
        </w:r>
      </w:ins>
      <w:ins w:id="1425" w:author="PR Preview" w:date="2026-01-01T00:00:00Z">
        <w:r>
          <w:t xml:space="preserve"> </w:t>
        </w:r>
      </w:ins>
      <m:oMath>
        <m:r>
          <m:t>a</m:t>
        </m:r>
      </m:oMath>
      <w:ins w:id="1426" w:author="PR Preview" w:date="2026-01-01T00:00:00Z">
        <w:r>
          <w:t xml:space="preserve"> </w:t>
        </w:r>
      </w:ins>
      <w:ins w:id="1427" w:author="PR Preview" w:date="2026-01-01T00:00:00Z">
        <w:r>
          <w:t xml:space="preserve">up to</w:t>
        </w:r>
      </w:ins>
      <w:ins w:id="1428" w:author="PR Preview" w:date="2026-01-01T00:00:00Z">
        <w:r>
          <w:t xml:space="preserve"> </w:t>
        </w:r>
      </w:ins>
      <m:oMath>
        <m:r>
          <m:t>x</m:t>
        </m:r>
      </m:oMath>
      <w:ins w:id="1429" w:author="PR Preview" w:date="2026-01-01T00:00:00Z">
        <w:r>
          <w:t xml:space="preserve">.</w:t>
        </w:r>
      </w:ins>
      <w:ins w:id="1430" w:author="PR Preview" w:date="2026-01-01T00:00:00Z">
        <w:r>
          <w:t xml:space="preserve"> </w:t>
        </w:r>
      </w:ins>
      <w:ins w:id="1431" w:author="PR Preview" w:date="2026-01-01T00:00:00Z">
        <w:r>
          <w:t xml:space="preserve">The letter</w:t>
        </w:r>
      </w:ins>
      <w:ins w:id="1432" w:author="PR Preview" w:date="2026-01-01T00:00:00Z">
        <w:r>
          <w:t xml:space="preserve"> </w:t>
        </w:r>
      </w:ins>
      <m:oMath>
        <m:r>
          <m:t>t</m:t>
        </m:r>
      </m:oMath>
      <w:ins w:id="1433" w:author="PR Preview" w:date="2026-01-01T00:00:00Z">
        <w:r>
          <w:t xml:space="preserve"> </w:t>
        </w:r>
      </w:ins>
      <w:ins w:id="1434" w:author="PR Preview" w:date="2026-01-01T00:00:00Z">
        <w:r>
          <w:t xml:space="preserve">inside the integral is a placeholder,</w:t>
        </w:r>
      </w:ins>
      <w:ins w:id="1435" w:author="PR Preview" w:date="2026-01-01T00:00:00Z">
        <w:r>
          <w:t xml:space="preserve"> </w:t>
        </w:r>
      </w:ins>
      <w:ins w:id="1436" w:author="PR Preview" w:date="2026-01-01T00:00:00Z">
        <w:r>
          <w:t xml:space="preserve">renamed from</w:t>
        </w:r>
      </w:ins>
      <w:ins w:id="1437" w:author="PR Preview" w:date="2026-01-01T00:00:00Z">
        <w:r>
          <w:t xml:space="preserve"> </w:t>
        </w:r>
      </w:ins>
      <m:oMath>
        <m:r>
          <m:t>x</m:t>
        </m:r>
      </m:oMath>
      <w:ins w:id="1438" w:author="PR Preview" w:date="2026-01-01T00:00:00Z">
        <w:r>
          <w:t xml:space="preserve"> </w:t>
        </w:r>
      </w:ins>
      <w:ins w:id="1439" w:author="PR Preview" w:date="2026-01-01T00:00:00Z">
        <w:r>
          <w:t xml:space="preserve">so that</w:t>
        </w:r>
      </w:ins>
      <w:ins w:id="1440" w:author="PR Preview" w:date="2026-01-01T00:00:00Z">
        <w:r>
          <w:t xml:space="preserve"> </w:t>
        </w:r>
      </w:ins>
      <m:oMath>
        <m:r>
          <m:t>x</m:t>
        </m:r>
      </m:oMath>
      <w:ins w:id="1441" w:author="PR Preview" w:date="2026-01-01T00:00:00Z">
        <w:r>
          <w:t xml:space="preserve"> </w:t>
        </w:r>
      </w:ins>
      <w:ins w:id="1442" w:author="PR Preview" w:date="2026-01-01T00:00:00Z">
        <w:r>
          <w:t xml:space="preserve">can serve as the</w:t>
        </w:r>
      </w:ins>
      <w:ins w:id="1443" w:author="PR Preview" w:date="2026-01-01T00:00:00Z">
        <w:r>
          <w:t xml:space="preserve"> </w:t>
        </w:r>
      </w:ins>
      <w:hyperlink r:id="rId62">
        <w:ins w:id="1444" w:author="PR Preview" w:date="2026-01-01T00:00:00Z">
          <w:r>
            <w:rPr>
              <w:rStyle w:val="Hyperlink"/>
            </w:rPr>
            <w:t xml:space="preserve">upper limit</w:t>
          </w:r>
        </w:ins>
      </w:hyperlink>
      <w:ins w:id="1445" w:author="PR Preview" w:date="2026-01-01T00:00:00Z">
        <w:r>
          <w:t xml:space="preserve">.</w:t>
        </w:r>
      </w:ins>
    </w:p>
    <w:bookmarkEnd w:id="95"/>
    <w:bookmarkStart w:id="96" w:name="exm-accumulation-function"/>
    <w:p>
      <w:pPr>
        <w:pStyle w:val="BodyText"/>
      </w:pPr>
      <w:ins w:id="1446" w:author="PR Preview" w:date="2026-01-01T00:00:00Z">
        <w:r>
          <w:rPr>
            <w:b/>
            <w:bCs/>
          </w:rPr>
          <w:t xml:space="preserve">Example 20 (The accumulation function of a constant)</w:t>
        </w:r>
      </w:ins>
      <w:ins w:id="1447" w:author="PR Preview" w:date="2026-01-01T00:00:00Z">
        <w:r>
          <w:t xml:space="preserve"> </w:t>
        </w:r>
      </w:ins>
      <w:ins w:id="1448" w:author="PR Preview" w:date="2026-01-01T00:00:00Z">
        <w:r>
          <w:t xml:space="preserve">Let</w:t>
        </w:r>
      </w:ins>
      <w:ins w:id="144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ins w:id="1450" w:author="PR Preview" w:date="2026-01-01T00:00:00Z">
        <w:r>
          <w:t xml:space="preserve"> </w:t>
        </w:r>
      </w:ins>
      <w:ins w:id="1451" w:author="PR Preview" w:date="2026-01-01T00:00:00Z">
        <w:r>
          <w:t xml:space="preserve">on</w:t>
        </w:r>
      </w:ins>
      <w:ins w:id="1452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ins w:id="1453" w:author="PR Preview" w:date="2026-01-01T00:00:00Z">
        <w:r>
          <w:t xml:space="preserve">, which is Riemann integrable (</w:t>
        </w:r>
      </w:ins>
      <w:hyperlink w:anchor="exm-integrable-constant">
        <w:ins w:id="1454" w:author="PR Preview" w:date="2026-01-01T00:00:00Z">
          <w:r>
            <w:rPr>
              <w:rStyle w:val="Hyperlink"/>
            </w:rPr>
            <w:t xml:space="preserve">Example 12</w:t>
          </w:r>
        </w:ins>
      </w:hyperlink>
      <w:ins w:id="1455" w:author="PR Preview" w:date="2026-01-01T00:00:00Z">
        <w:r>
          <w:t xml:space="preserve">).</w:t>
        </w:r>
      </w:ins>
      <w:ins w:id="1456" w:author="PR Preview" w:date="2026-01-01T00:00:00Z">
        <w:r>
          <w:t xml:space="preserve"> </w:t>
        </w:r>
      </w:ins>
      <w:ins w:id="1457" w:author="PR Preview" w:date="2026-01-01T00:00:00Z">
        <w:r>
          <w:t xml:space="preserve">For</w:t>
        </w:r>
      </w:ins>
      <w:ins w:id="1458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ins w:id="1459" w:author="PR Preview" w:date="2026-01-01T00:00:00Z">
        <w:r>
          <w:t xml:space="preserve">, the computation of</w:t>
        </w:r>
      </w:ins>
      <w:ins w:id="1460" w:author="PR Preview" w:date="2026-01-01T00:00:00Z">
        <w:r>
          <w:t xml:space="preserve"> </w:t>
        </w:r>
      </w:ins>
      <w:hyperlink w:anchor="exm-integrable-constant">
        <w:ins w:id="1461" w:author="PR Preview" w:date="2026-01-01T00:00:00Z">
          <w:r>
            <w:rPr>
              <w:rStyle w:val="Hyperlink"/>
            </w:rPr>
            <w:t xml:space="preserve">Example 12</w:t>
          </w:r>
        </w:ins>
      </w:hyperlink>
      <w:ins w:id="1462" w:author="PR Preview" w:date="2026-01-01T00:00:00Z">
        <w:r>
          <w:t xml:space="preserve">,</w:t>
        </w:r>
      </w:ins>
      <w:ins w:id="1463" w:author="PR Preview" w:date="2026-01-01T00:00:00Z">
        <w:r>
          <w:t xml:space="preserve"> </w:t>
        </w:r>
      </w:ins>
      <w:ins w:id="1464" w:author="PR Preview" w:date="2026-01-01T00:00:00Z">
        <w:r>
          <w:t xml:space="preserve">with the interval</w:t>
        </w:r>
      </w:ins>
      <w:ins w:id="1465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ins w:id="1466" w:author="PR Preview" w:date="2026-01-01T00:00:00Z">
        <w:r>
          <w:t xml:space="preserve"> </w:t>
        </w:r>
      </w:ins>
      <w:ins w:id="1467" w:author="PR Preview" w:date="2026-01-01T00:00:00Z">
        <w:r>
          <w:t xml:space="preserve">replaced by</w:t>
        </w:r>
      </w:ins>
      <w:ins w:id="1468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ins w:id="1469" w:author="PR Preview" w:date="2026-01-01T00:00:00Z">
        <w:r>
          <w:t xml:space="preserve">, 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ins w:id="1470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ins w:id="1471" w:author="PR Preview" w:date="2026-01-01T00:00:00Z">
        <w:r>
          <w:t xml:space="preserve">too.</w:t>
        </w:r>
      </w:ins>
      <w:ins w:id="1472" w:author="PR Preview" w:date="2026-01-01T00:00:00Z">
        <w:r>
          <w:t xml:space="preserve"> </w:t>
        </w:r>
      </w:ins>
      <w:ins w:id="1473" w:author="PR Preview" w:date="2026-01-01T00:00:00Z">
        <w:r>
          <w:t xml:space="preserve">For example,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1474" w:author="PR Preview" w:date="2026-01-01T00:00:00Z">
        <w:r>
          <w:t xml:space="preserve">the area of a rectangle of height</w:t>
        </w:r>
      </w:ins>
      <w:ins w:id="1475" w:author="PR Preview" w:date="2026-01-01T00:00:00Z">
        <w:r>
          <w:t xml:space="preserve"> </w:t>
        </w:r>
      </w:ins>
      <m:oMath>
        <m:r>
          <m:t>2</m:t>
        </m:r>
      </m:oMath>
      <w:ins w:id="1476" w:author="PR Preview" w:date="2026-01-01T00:00:00Z">
        <w:r>
          <w:t xml:space="preserve"> </w:t>
        </w:r>
      </w:ins>
      <w:ins w:id="1477" w:author="PR Preview" w:date="2026-01-01T00:00:00Z">
        <w:r>
          <w:t xml:space="preserve">and width</w:t>
        </w:r>
      </w:ins>
      <w:ins w:id="1478" w:author="PR Preview" w:date="2026-01-01T00:00:00Z">
        <w:r>
          <w:t xml:space="preserve"> </w:t>
        </w:r>
      </w:ins>
      <m:oMath>
        <m:r>
          <m:t>1.5</m:t>
        </m:r>
      </m:oMath>
      <w:ins w:id="1479" w:author="PR Preview" w:date="2026-01-01T00:00:00Z">
        <w:r>
          <w:t xml:space="preserve">.</w:t>
        </w:r>
      </w:ins>
    </w:p>
    <w:bookmarkEnd w:id="96"/>
    <w:bookmarkStart w:id="103" w:name="thm-ftc"/>
    <w:p>
      <w:pPr>
        <w:pStyle w:val="BodyText"/>
      </w:pPr>
      <w:ins w:id="1480" w:author="PR Preview" w:date="2026-01-01T00:00:00Z">
        <w:r>
          <w:rPr>
            <w:b/>
            <w:bCs/>
          </w:rPr>
          <w:t xml:space="preserve">Theorem 5 (Fundamental Theorem of Calculus)</w:t>
        </w:r>
      </w:ins>
      <w:ins w:id="1481" w:author="PR Preview" w:date="2026-01-01T00:00:00Z">
        <w:r>
          <w:t xml:space="preserve"> </w:t>
        </w:r>
      </w:ins>
      <w:ins w:id="1482" w:author="PR Preview" w:date="2026-01-01T00:00:00Z">
        <w:r>
          <w:t xml:space="preserve">Let</w:t>
        </w:r>
      </w:ins>
      <w:ins w:id="1483" w:author="PR Preview" w:date="2026-01-01T00:00:00Z">
        <w:r>
          <w:t xml:space="preserve"> </w:t>
        </w:r>
      </w:ins>
      <m:oMath>
        <m:r>
          <m:t>f</m:t>
        </m:r>
      </m:oMath>
      <w:ins w:id="1484" w:author="PR Preview" w:date="2026-01-01T00:00:00Z">
        <w:r>
          <w:t xml:space="preserve"> </w:t>
        </w:r>
      </w:ins>
      <w:ins w:id="1485" w:author="PR Preview" w:date="2026-01-01T00:00:00Z">
        <w:r>
          <w:t xml:space="preserve">be a continuous function on a closed interval</w:t>
        </w:r>
      </w:ins>
      <w:ins w:id="1486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1487" w:author="PR Preview" w:date="2026-01-01T00:00:00Z">
        <w:r>
          <w:t xml:space="preserve">.</w:t>
        </w:r>
      </w:ins>
    </w:p>
    <w:p>
      <w:pPr>
        <w:pStyle w:val="BodyText"/>
      </w:pPr>
      <w:ins w:id="1488" w:author="PR Preview" w:date="2026-01-01T00:00:00Z">
        <w:r>
          <w:rPr>
            <w:b/>
            <w:bCs/>
          </w:rPr>
          <w:t xml:space="preserve">Part 1 (Derivative of an integral).</w:t>
        </w:r>
      </w:ins>
      <w:ins w:id="1489" w:author="PR Preview" w:date="2026-01-01T00:00:00Z">
        <w:r>
          <w:t xml:space="preserve"> </w:t>
        </w:r>
      </w:ins>
      <w:ins w:id="1490" w:author="PR Preview" w:date="2026-01-01T00:00:00Z">
        <w:r>
          <w:t xml:space="preserve">Let</w:t>
        </w:r>
      </w:ins>
      <w:ins w:id="149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ins w:id="1492" w:author="PR Preview" w:date="2026-01-01T00:00:00Z">
        <w:r>
          <w:t xml:space="preserve"> </w:t>
        </w:r>
      </w:ins>
      <w:ins w:id="1493" w:author="PR Preview" w:date="2026-01-01T00:00:00Z">
        <w:r>
          <w:t xml:space="preserve">for</w:t>
        </w:r>
      </w:ins>
      <w:ins w:id="149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1495" w:author="PR Preview" w:date="2026-01-01T00:00:00Z">
        <w:r>
          <w:t xml:space="preserve"> </w:t>
        </w:r>
      </w:ins>
      <w:ins w:id="1496" w:author="PR Preview" w:date="2026-01-01T00:00:00Z">
        <w:r>
          <w:t xml:space="preserve">be the accumulation function of</w:t>
        </w:r>
      </w:ins>
      <w:ins w:id="1497" w:author="PR Preview" w:date="2026-01-01T00:00:00Z">
        <w:r>
          <w:t xml:space="preserve"> </w:t>
        </w:r>
      </w:ins>
      <m:oMath>
        <m:r>
          <m:t>f</m:t>
        </m:r>
      </m:oMath>
      <w:ins w:id="1498" w:author="PR Preview" w:date="2026-01-01T00:00:00Z">
        <w:r>
          <w:t xml:space="preserve"> </w:t>
        </w:r>
      </w:ins>
      <w:ins w:id="1499" w:author="PR Preview" w:date="2026-01-01T00:00:00Z">
        <w:r>
          <w:t xml:space="preserve">from</w:t>
        </w:r>
      </w:ins>
      <w:ins w:id="1500" w:author="PR Preview" w:date="2026-01-01T00:00:00Z">
        <w:r>
          <w:t xml:space="preserve"> </w:t>
        </w:r>
      </w:ins>
      <m:oMath>
        <m:r>
          <m:t>a</m:t>
        </m:r>
      </m:oMath>
      <w:ins w:id="1501" w:author="PR Preview" w:date="2026-01-01T00:00:00Z">
        <w:r>
          <w:t xml:space="preserve"> </w:t>
        </w:r>
      </w:ins>
      <w:ins w:id="1502" w:author="PR Preview" w:date="2026-01-01T00:00:00Z">
        <w:r>
          <w:t xml:space="preserve">(</w:t>
        </w:r>
      </w:ins>
      <w:hyperlink w:anchor="def-accumulation-function">
        <w:ins w:id="1503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1504" w:author="PR Preview" w:date="2026-01-01T00:00:00Z">
        <w:r>
          <w:t xml:space="preserve">).</w:t>
        </w:r>
      </w:ins>
      <w:ins w:id="1505" w:author="PR Preview" w:date="2026-01-01T00:00:00Z">
        <w:r>
          <w:t xml:space="preserve"> </w:t>
        </w:r>
      </w:ins>
      <w:ins w:id="1506" w:author="PR Preview" w:date="2026-01-01T00:00:00Z">
        <w:r>
          <w:t xml:space="preserve">Then</w:t>
        </w:r>
      </w:ins>
      <w:ins w:id="1507" w:author="PR Preview" w:date="2026-01-01T00:00:00Z">
        <w:r>
          <w:t xml:space="preserve"> </w:t>
        </w:r>
      </w:ins>
      <m:oMath>
        <m:r>
          <m:t>F</m:t>
        </m:r>
      </m:oMath>
      <w:ins w:id="1508" w:author="PR Preview" w:date="2026-01-01T00:00:00Z">
        <w:r>
          <w:t xml:space="preserve"> </w:t>
        </w:r>
      </w:ins>
      <w:ins w:id="1509" w:author="PR Preview" w:date="2026-01-01T00:00:00Z">
        <w:r>
          <w:t xml:space="preserve">is differentiable and:</w:t>
        </w:r>
      </w:ins>
    </w:p>
    <w:p>
      <w:pPr>
        <w:pStyle w:val="BodyText"/>
      </w:pPr>
      <w:bookmarkStart w:id="97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ins w:id="1510" w:author="PR Preview" w:date="2026-01-01T00:00:00Z">
        <w:r>
          <w:t xml:space="preserve">(Larson and Edwards 2018, Theorem 4.11, p. 288)</w:t>
        </w:r>
      </w:ins>
    </w:p>
    <w:p>
      <w:pPr>
        <w:pStyle w:val="BodyText"/>
      </w:pPr>
      <w:ins w:id="1511" w:author="PR Preview" w:date="2026-01-01T00:00:00Z">
        <w:r>
          <w:rPr>
            <w:b/>
            <w:bCs/>
          </w:rPr>
          <w:t xml:space="preserve">Part 2 (Evaluation theorem).</w:t>
        </w:r>
      </w:ins>
      <w:ins w:id="1512" w:author="PR Preview" w:date="2026-01-01T00:00:00Z">
        <w:r>
          <w:t xml:space="preserve"> </w:t>
        </w:r>
      </w:ins>
      <w:ins w:id="1513" w:author="PR Preview" w:date="2026-01-01T00:00:00Z">
        <w:r>
          <w:t xml:space="preserve">The</w:t>
        </w:r>
      </w:ins>
      <w:ins w:id="1514" w:author="PR Preview" w:date="2026-01-01T00:00:00Z">
        <w:r>
          <w:t xml:space="preserve"> </w:t>
        </w:r>
      </w:ins>
      <m:oMath>
        <m:r>
          <m:t>F</m:t>
        </m:r>
      </m:oMath>
      <w:ins w:id="1515" w:author="PR Preview" w:date="2026-01-01T00:00:00Z">
        <w:r>
          <w:t xml:space="preserve"> </w:t>
        </w:r>
      </w:ins>
      <w:ins w:id="1516" w:author="PR Preview" w:date="2026-01-01T00:00:00Z">
        <w:r>
          <w:t xml:space="preserve">here may be</w:t>
        </w:r>
      </w:ins>
      <w:ins w:id="1517" w:author="PR Preview" w:date="2026-01-01T00:00:00Z">
        <w:r>
          <w:t xml:space="preserve"> </w:t>
        </w:r>
      </w:ins>
      <w:ins w:id="1518" w:author="PR Preview" w:date="2026-01-01T00:00:00Z">
        <w:r>
          <w:rPr>
            <w:i/>
            <w:iCs/>
          </w:rPr>
          <w:t xml:space="preserve">any</w:t>
        </w:r>
      </w:ins>
      <w:ins w:id="1519" w:author="PR Preview" w:date="2026-01-01T00:00:00Z">
        <w:r>
          <w:t xml:space="preserve"> </w:t>
        </w:r>
      </w:ins>
      <w:ins w:id="1520" w:author="PR Preview" w:date="2026-01-01T00:00:00Z">
        <w:r>
          <w:t xml:space="preserve">antiderivative of</w:t>
        </w:r>
      </w:ins>
      <w:ins w:id="1521" w:author="PR Preview" w:date="2026-01-01T00:00:00Z">
        <w:r>
          <w:t xml:space="preserve"> </w:t>
        </w:r>
      </w:ins>
      <m:oMath>
        <m:r>
          <m:t>f</m:t>
        </m:r>
      </m:oMath>
      <w:ins w:id="1522" w:author="PR Preview" w:date="2026-01-01T00:00:00Z">
        <w:r>
          <w:t xml:space="preserve"> </w:t>
        </w:r>
      </w:ins>
      <w:ins w:id="1523" w:author="PR Preview" w:date="2026-01-01T00:00:00Z">
        <w:r>
          <w:t xml:space="preserve">— not just the</w:t>
        </w:r>
      </w:ins>
      <w:ins w:id="1524" w:author="PR Preview" w:date="2026-01-01T00:00:00Z">
        <w:r>
          <w:t xml:space="preserve"> </w:t>
        </w:r>
      </w:ins>
      <w:ins w:id="1525" w:author="PR Preview" w:date="2026-01-01T00:00:00Z">
        <w:r>
          <w:t xml:space="preserve">accumulation function from Part 1.</w:t>
        </w:r>
      </w:ins>
      <w:ins w:id="1526" w:author="PR Preview" w:date="2026-01-01T00:00:00Z">
        <w:r>
          <w:t xml:space="preserve"> </w:t>
        </w:r>
      </w:ins>
      <w:ins w:id="1527" w:author="PR Preview" w:date="2026-01-01T00:00:00Z">
        <w:r>
          <w:t xml:space="preserve">If</w:t>
        </w:r>
      </w:ins>
      <w:ins w:id="1528" w:author="PR Preview" w:date="2026-01-01T00:00:00Z">
        <w:r>
          <w:t xml:space="preserve"> </w:t>
        </w:r>
      </w:ins>
      <m:oMath>
        <m:r>
          <m:t>F</m:t>
        </m:r>
      </m:oMath>
      <w:ins w:id="1529" w:author="PR Preview" w:date="2026-01-01T00:00:00Z">
        <w:r>
          <w:t xml:space="preserve"> </w:t>
        </w:r>
      </w:ins>
      <w:ins w:id="1530" w:author="PR Preview" w:date="2026-01-01T00:00:00Z">
        <w:r>
          <w:t xml:space="preserve">is an antiderivative of</w:t>
        </w:r>
      </w:ins>
      <w:ins w:id="1531" w:author="PR Preview" w:date="2026-01-01T00:00:00Z">
        <w:r>
          <w:t xml:space="preserve"> </w:t>
        </w:r>
      </w:ins>
      <m:oMath>
        <m:r>
          <m:t>f</m:t>
        </m:r>
      </m:oMath>
      <w:ins w:id="1532" w:author="PR Preview" w:date="2026-01-01T00:00:00Z">
        <w:r>
          <w:t xml:space="preserve"> </w:t>
        </w:r>
      </w:ins>
      <w:ins w:id="1533" w:author="PR Preview" w:date="2026-01-01T00:00:00Z">
        <w:r>
          <w:t xml:space="preserve">on</w:t>
        </w:r>
      </w:ins>
      <w:ins w:id="1534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1535" w:author="PR Preview" w:date="2026-01-01T00:00:00Z">
        <w:r>
          <w:t xml:space="preserve"> </w:t>
        </w:r>
      </w:ins>
      <w:ins w:id="1536" w:author="PR Preview" w:date="2026-01-01T00:00:00Z">
        <w:r>
          <w:t xml:space="preserve">(i.e.,</w:t>
        </w:r>
      </w:ins>
      <w:ins w:id="1537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538" w:author="PR Preview" w:date="2026-01-01T00:00:00Z">
        <w:r>
          <w:t xml:space="preserve"> </w:t>
        </w:r>
      </w:ins>
      <w:ins w:id="1539" w:author="PR Preview" w:date="2026-01-01T00:00:00Z">
        <w:r>
          <w:t xml:space="preserve">for all</w:t>
        </w:r>
      </w:ins>
      <w:ins w:id="154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1541" w:author="PR Preview" w:date="2026-01-01T00:00:00Z">
        <w:r>
          <w:t xml:space="preserve">), then:</w:t>
        </w:r>
      </w:ins>
    </w:p>
    <w:p>
      <w:pPr>
        <w:pStyle w:val="BodyText"/>
      </w:pPr>
      <w:bookmarkStart w:id="101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1"/>
    </w:p>
    <w:p>
      <w:pPr>
        <w:pStyle w:val="FirstParagraph"/>
      </w:pPr>
      <w:ins w:id="1542" w:author="PR Preview" w:date="2026-01-01T00:00:00Z">
        <w:r>
          <w:t xml:space="preserve">Equivalently, with</w:t>
        </w:r>
      </w:ins>
      <w:ins w:id="1543" w:author="PR Preview" w:date="2026-01-01T00:00:00Z">
        <w:r>
          <w:t xml:space="preserve"> </w:t>
        </w:r>
      </w:ins>
      <m:oMath>
        <m:r>
          <m:t>b</m:t>
        </m:r>
      </m:oMath>
      <w:ins w:id="1544" w:author="PR Preview" w:date="2026-01-01T00:00:00Z">
        <w:r>
          <w:t xml:space="preserve"> </w:t>
        </w:r>
      </w:ins>
      <w:ins w:id="1545" w:author="PR Preview" w:date="2026-01-01T00:00:00Z">
        <w:r>
          <w:t xml:space="preserve">replaced by a variable upper limit</w:t>
        </w:r>
      </w:ins>
      <w:ins w:id="1546" w:author="PR Preview" w:date="2026-01-01T00:00:00Z">
        <w:r>
          <w:t xml:space="preserve"> </w:t>
        </w:r>
      </w:ins>
      <m:oMath>
        <m:r>
          <m:t>x</m:t>
        </m:r>
      </m:oMath>
      <w:ins w:id="1547" w:author="PR Preview" w:date="2026-01-01T00:00:00Z">
        <w:r>
          <w:t xml:space="preserve">,</w:t>
        </w:r>
      </w:ins>
      <w:ins w:id="1548" w:author="PR Preview" w:date="2026-01-01T00:00:00Z">
        <w:r>
          <w:t xml:space="preserve"> </w:t>
        </w:r>
      </w:ins>
      <w:ins w:id="1549" w:author="PR Preview" w:date="2026-01-01T00:00:00Z">
        <w:r>
          <w:t xml:space="preserve">integrating the derivative of</w:t>
        </w:r>
      </w:ins>
      <w:ins w:id="1550" w:author="PR Preview" w:date="2026-01-01T00:00:00Z">
        <w:r>
          <w:t xml:space="preserve"> </w:t>
        </w:r>
      </w:ins>
      <m:oMath>
        <m:r>
          <m:t>F</m:t>
        </m:r>
      </m:oMath>
      <w:ins w:id="1551" w:author="PR Preview" w:date="2026-01-01T00:00:00Z">
        <w:r>
          <w:t xml:space="preserve"> </w:t>
        </w:r>
      </w:ins>
      <w:ins w:id="1552" w:author="PR Preview" w:date="2026-01-01T00:00:00Z">
        <w:r>
          <w:t xml:space="preserve">recovers the net change in</w:t>
        </w:r>
      </w:ins>
      <w:ins w:id="1553" w:author="PR Preview" w:date="2026-01-01T00:00:00Z">
        <w:r>
          <w:t xml:space="preserve"> </w:t>
        </w:r>
      </w:ins>
      <m:oMath>
        <m:r>
          <m:t>F</m:t>
        </m:r>
      </m:oMath>
      <w:ins w:id="1554" w:author="PR Preview" w:date="2026-01-01T00:00:00Z">
        <w:r>
          <w:t xml:space="preserve">:</w:t>
        </w:r>
      </w:ins>
    </w:p>
    <w:p>
      <w:pPr>
        <w:pStyle w:val="BodyText"/>
      </w:pPr>
      <w:bookmarkStart w:id="102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ins w:id="1555" w:author="PR Preview" w:date="2026-01-01T00:00:00Z">
        <w:r>
          <w:t xml:space="preserve">or equivalently in Leibniz notation: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ins w:id="1556" w:author="PR Preview" w:date="2026-01-01T00:00:00Z">
        <w:r>
          <w:t xml:space="preserve">(Banner 2007, chap. 18; Larson and Edwards 2018, Theorem 4.9, p. 282)</w:t>
        </w:r>
      </w:ins>
    </w:p>
    <w:bookmarkEnd w:id="103"/>
    <w:p>
      <w:pPr>
        <w:pStyle w:val="BodyText"/>
      </w:pPr>
      <w:ins w:id="1557" w:author="PR Preview" w:date="2026-01-01T00:00:00Z">
        <w:r>
          <w:t xml:space="preserve">The two parts of the FTC together express that</w:t>
        </w:r>
      </w:ins>
      <w:ins w:id="1558" w:author="PR Preview" w:date="2026-01-01T00:00:00Z">
        <w:r>
          <w:t xml:space="preserve"> </w:t>
        </w:r>
      </w:ins>
      <w:ins w:id="1559" w:author="PR Preview" w:date="2026-01-01T00:00:00Z">
        <w:r>
          <w:rPr>
            <w:b/>
            <w:bCs/>
          </w:rPr>
          <w:t xml:space="preserve">differentiation and</w:t>
        </w:r>
      </w:ins>
      <w:ins w:id="1560" w:author="PR Preview" w:date="2026-01-01T00:00:00Z">
        <w:r>
          <w:rPr>
            <w:b/>
            <w:bCs/>
          </w:rPr>
          <w:t xml:space="preserve"> </w:t>
        </w:r>
      </w:ins>
      <w:ins w:id="1561" w:author="PR Preview" w:date="2026-01-01T00:00:00Z">
        <w:r>
          <w:rPr>
            <w:b/>
            <w:bCs/>
          </w:rPr>
          <w:t xml:space="preserve">integration are inverse operations</w:t>
        </w:r>
      </w:ins>
      <w:ins w:id="1562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11"/>
        </w:numPr>
      </w:pPr>
      <w:ins w:id="1563" w:author="PR Preview" w:date="2026-01-01T00:00:00Z">
        <w:r>
          <w:t xml:space="preserve">Part 1: differentiating the integral of</w:t>
        </w:r>
      </w:ins>
      <w:ins w:id="1564" w:author="PR Preview" w:date="2026-01-01T00:00:00Z">
        <w:r>
          <w:t xml:space="preserve"> </w:t>
        </w:r>
      </w:ins>
      <m:oMath>
        <m:r>
          <m:t>f</m:t>
        </m:r>
      </m:oMath>
      <w:ins w:id="1565" w:author="PR Preview" w:date="2026-01-01T00:00:00Z">
        <w:r>
          <w:t xml:space="preserve"> </w:t>
        </w:r>
      </w:ins>
      <w:ins w:id="1566" w:author="PR Preview" w:date="2026-01-01T00:00:00Z">
        <w:r>
          <w:t xml:space="preserve">recovers</w:t>
        </w:r>
      </w:ins>
      <w:ins w:id="1567" w:author="PR Preview" w:date="2026-01-01T00:00:00Z">
        <w:r>
          <w:t xml:space="preserve"> </w:t>
        </w:r>
      </w:ins>
      <m:oMath>
        <m:r>
          <m:t>f</m:t>
        </m:r>
      </m:oMath>
      <w:ins w:id="1568" w:author="PR Preview" w:date="2026-01-01T00:00:00Z">
        <w:r>
          <w:t xml:space="preserve"> </w:t>
        </w:r>
      </w:ins>
      <w:ins w:id="1569" w:author="PR Preview" w:date="2026-01-01T00:00:00Z">
        <w:r>
          <w:t xml:space="preserve">(</w:t>
        </w:r>
      </w:ins>
      <w:hyperlink w:anchor="eq-ftc-deriv-of-integral">
        <w:ins w:id="1570" w:author="PR Preview" w:date="2026-01-01T00:00:00Z">
          <w:r>
            <w:rPr>
              <w:rStyle w:val="Hyperlink"/>
            </w:rPr>
            <w:t xml:space="preserve">Equation 1</w:t>
          </w:r>
        </w:ins>
      </w:hyperlink>
      <w:ins w:id="1571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11"/>
        </w:numPr>
      </w:pPr>
      <w:ins w:id="1572" w:author="PR Preview" w:date="2026-01-01T00:00:00Z">
        <w:r>
          <w:t xml:space="preserve">Part 2: the integral of</w:t>
        </w:r>
      </w:ins>
      <w:ins w:id="1573" w:author="PR Preview" w:date="2026-01-01T00:00:00Z">
        <w:r>
          <w:t xml:space="preserve"> </w:t>
        </w:r>
      </w:ins>
      <m:oMath>
        <m:r>
          <m:t>f</m:t>
        </m:r>
      </m:oMath>
      <w:ins w:id="1574" w:author="PR Preview" w:date="2026-01-01T00:00:00Z">
        <w:r>
          <w:t xml:space="preserve"> </w:t>
        </w:r>
      </w:ins>
      <w:ins w:id="1575" w:author="PR Preview" w:date="2026-01-01T00:00:00Z">
        <w:r>
          <w:t xml:space="preserve">over</w:t>
        </w:r>
      </w:ins>
      <w:ins w:id="1576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1577" w:author="PR Preview" w:date="2026-01-01T00:00:00Z">
        <w:r>
          <w:t xml:space="preserve"> </w:t>
        </w:r>
      </w:ins>
      <w:ins w:id="1578" w:author="PR Preview" w:date="2026-01-01T00:00:00Z">
        <w:r>
          <w:t xml:space="preserve">equals the difference of</w:t>
        </w:r>
      </w:ins>
      <w:ins w:id="1579" w:author="PR Preview" w:date="2026-01-01T00:00:00Z">
        <w:r>
          <w:t xml:space="preserve"> </w:t>
        </w:r>
      </w:ins>
      <w:ins w:id="1580" w:author="PR Preview" w:date="2026-01-01T00:00:00Z">
        <w:r>
          <w:t xml:space="preserve">any antiderivative’s values at the endpoints (</w:t>
        </w:r>
      </w:ins>
      <w:hyperlink w:anchor="eq-ftc-part2">
        <w:ins w:id="1581" w:author="PR Preview" w:date="2026-01-01T00:00:00Z">
          <w:r>
            <w:rPr>
              <w:rStyle w:val="Hyperlink"/>
            </w:rPr>
            <w:t xml:space="preserve">Equation 2</w:t>
          </w:r>
        </w:ins>
      </w:hyperlink>
      <w:ins w:id="1582" w:author="PR Preview" w:date="2026-01-01T00:00:00Z">
        <w:r>
          <w:t xml:space="preserve">),</w:t>
        </w:r>
      </w:ins>
      <w:ins w:id="1583" w:author="PR Preview" w:date="2026-01-01T00:00:00Z">
        <w:r>
          <w:t xml:space="preserve"> </w:t>
        </w:r>
      </w:ins>
      <w:ins w:id="1584" w:author="PR Preview" w:date="2026-01-01T00:00:00Z">
        <w:r>
          <w:t xml:space="preserve">which rearranges to</w:t>
        </w:r>
      </w:ins>
      <w:ins w:id="1585" w:author="PR Preview" w:date="2026-01-01T00:00:00Z">
        <w:r>
          <w:t xml:space="preserve"> </w:t>
        </w:r>
      </w:ins>
      <w:ins w:id="1586" w:author="PR Preview" w:date="2026-01-01T00:00:00Z">
        <w:r>
          <w:t xml:space="preserve">“integrating the derivative of</w:t>
        </w:r>
      </w:ins>
      <w:ins w:id="1587" w:author="PR Preview" w:date="2026-01-01T00:00:00Z">
        <w:r>
          <w:t xml:space="preserve"> </w:t>
        </w:r>
      </w:ins>
      <m:oMath>
        <m:r>
          <m:t>F</m:t>
        </m:r>
      </m:oMath>
      <w:ins w:id="1588" w:author="PR Preview" w:date="2026-01-01T00:00:00Z">
        <w:r>
          <w:t xml:space="preserve"> </w:t>
        </w:r>
      </w:ins>
      <w:ins w:id="1589" w:author="PR Preview" w:date="2026-01-01T00:00:00Z">
        <w:r>
          <w:t xml:space="preserve">recovers the</w:t>
        </w:r>
      </w:ins>
      <w:ins w:id="1590" w:author="PR Preview" w:date="2026-01-01T00:00:00Z">
        <w:r>
          <w:t xml:space="preserve"> </w:t>
        </w:r>
      </w:ins>
      <w:ins w:id="1591" w:author="PR Preview" w:date="2026-01-01T00:00:00Z">
        <w:r>
          <w:t xml:space="preserve">net change in</w:t>
        </w:r>
      </w:ins>
      <w:ins w:id="1592" w:author="PR Preview" w:date="2026-01-01T00:00:00Z">
        <w:r>
          <w:t xml:space="preserve"> </w:t>
        </w:r>
      </w:ins>
      <m:oMath>
        <m:r>
          <m:t>F</m:t>
        </m:r>
      </m:oMath>
      <w:ins w:id="1593" w:author="PR Preview" w:date="2026-01-01T00:00:00Z">
        <w:r>
          <w:t xml:space="preserve">”</w:t>
        </w:r>
      </w:ins>
      <w:ins w:id="1594" w:author="PR Preview" w:date="2026-01-01T00:00:00Z">
        <w:r>
          <w:t xml:space="preserve"> </w:t>
        </w:r>
      </w:ins>
      <w:ins w:id="1595" w:author="PR Preview" w:date="2026-01-01T00:00:00Z">
        <w:r>
          <w:t xml:space="preserve">(</w:t>
        </w:r>
      </w:ins>
      <w:hyperlink w:anchor="eq-ftc-integral-of-deriv">
        <w:ins w:id="1596" w:author="PR Preview" w:date="2026-01-01T00:00:00Z">
          <w:r>
            <w:rPr>
              <w:rStyle w:val="Hyperlink"/>
            </w:rPr>
            <w:t xml:space="preserve">Equation 3</w:t>
          </w:r>
        </w:ins>
      </w:hyperlink>
      <w:ins w:id="1597" w:author="PR Preview" w:date="2026-01-01T00:00:00Z">
        <w:r>
          <w:t xml:space="preserve">).</w:t>
        </w:r>
      </w:ins>
    </w:p>
    <w:p>
      <w:pPr>
        <w:pStyle w:val="FirstParagraph"/>
      </w:pPr>
      <w:ins w:id="1598" w:author="PR Preview" w:date="2026-01-01T00:00:00Z">
        <w:r>
          <w:t xml:space="preserve">The standard form of the FTC assumes</w:t>
        </w:r>
      </w:ins>
      <w:ins w:id="1599" w:author="PR Preview" w:date="2026-01-01T00:00:00Z">
        <w:r>
          <w:t xml:space="preserve"> </w:t>
        </w:r>
      </w:ins>
      <m:oMath>
        <m:r>
          <m:t>f</m:t>
        </m:r>
      </m:oMath>
      <w:ins w:id="1600" w:author="PR Preview" w:date="2026-01-01T00:00:00Z">
        <w:r>
          <w:t xml:space="preserve"> </w:t>
        </w:r>
      </w:ins>
      <w:ins w:id="1601" w:author="PR Preview" w:date="2026-01-01T00:00:00Z">
        <w:r>
          <w:t xml:space="preserve">is continuous on</w:t>
        </w:r>
      </w:ins>
      <w:ins w:id="1602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1603" w:author="PR Preview" w:date="2026-01-01T00:00:00Z">
        <w:r>
          <w:t xml:space="preserve">;</w:t>
        </w:r>
      </w:ins>
      <w:ins w:id="1604" w:author="PR Preview" w:date="2026-01-01T00:00:00Z">
        <w:r>
          <w:t xml:space="preserve"> </w:t>
        </w:r>
      </w:ins>
      <w:ins w:id="1605" w:author="PR Preview" w:date="2026-01-01T00:00:00Z">
        <w:r>
          <w:t xml:space="preserve">continuity is</w:t>
        </w:r>
      </w:ins>
      <w:ins w:id="1606" w:author="PR Preview" w:date="2026-01-01T00:00:00Z">
        <w:r>
          <w:t xml:space="preserve"> </w:t>
        </w:r>
      </w:ins>
      <w:ins w:id="1607" w:author="PR Preview" w:date="2026-01-01T00:00:00Z">
        <w:r>
          <w:rPr>
            <w:i/>
            <w:iCs/>
          </w:rPr>
          <w:t xml:space="preserve">sufficient</w:t>
        </w:r>
      </w:ins>
      <w:ins w:id="1608" w:author="PR Preview" w:date="2026-01-01T00:00:00Z">
        <w:r>
          <w:t xml:space="preserve"> </w:t>
        </w:r>
      </w:ins>
      <w:ins w:id="1609" w:author="PR Preview" w:date="2026-01-01T00:00:00Z">
        <w:r>
          <w:t xml:space="preserve">but not strictly necessary (see the</w:t>
        </w:r>
      </w:ins>
      <w:ins w:id="1610" w:author="PR Preview" w:date="2026-01-01T00:00:00Z">
        <w:r>
          <w:t xml:space="preserve"> </w:t>
        </w:r>
      </w:ins>
      <w:ins w:id="1611" w:author="PR Preview" w:date="2026-01-01T00:00:00Z">
        <w:r>
          <w:t xml:space="preserve">callout note inside</w:t>
        </w:r>
      </w:ins>
      <w:ins w:id="1612" w:author="PR Preview" w:date="2026-01-01T00:00:00Z">
        <w:r>
          <w:t xml:space="preserve"> </w:t>
        </w:r>
      </w:ins>
      <w:hyperlink w:anchor="thm-ftc">
        <w:ins w:id="1613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1614" w:author="PR Preview" w:date="2026-01-01T00:00:00Z">
        <w:r>
          <w:t xml:space="preserve"> </w:t>
        </w:r>
      </w:ins>
      <w:ins w:id="1615" w:author="PR Preview" w:date="2026-01-01T00:00:00Z">
        <w:r>
          <w:t xml:space="preserve">for the more general statement).</w:t>
        </w:r>
      </w:ins>
      <w:ins w:id="1616" w:author="PR Preview" w:date="2026-01-01T00:00:00Z">
        <w:r>
          <w:t xml:space="preserve"> </w:t>
        </w:r>
      </w:ins>
      <w:ins w:id="1617" w:author="PR Preview" w:date="2026-01-01T00:00:00Z">
        <w:r>
          <w:t xml:space="preserve">Since differentiability implies continuity (</w:t>
        </w:r>
      </w:ins>
      <w:hyperlink w:anchor="thm-diff-implies-cont">
        <w:ins w:id="1618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1619" w:author="PR Preview" w:date="2026-01-01T00:00:00Z">
        <w:r>
          <w:t xml:space="preserve">),</w:t>
        </w:r>
      </w:ins>
      <w:ins w:id="1620" w:author="PR Preview" w:date="2026-01-01T00:00:00Z">
        <w:r>
          <w:t xml:space="preserve"> </w:t>
        </w:r>
      </w:ins>
      <w:ins w:id="1621" w:author="PR Preview" w:date="2026-01-01T00:00:00Z">
        <w:r>
          <w:t xml:space="preserve">the FTC applies in particular whenever</w:t>
        </w:r>
      </w:ins>
      <w:ins w:id="1622" w:author="PR Preview" w:date="2026-01-01T00:00:00Z">
        <w:r>
          <w:t xml:space="preserve"> </w:t>
        </w:r>
      </w:ins>
      <m:oMath>
        <m:r>
          <m:t>f</m:t>
        </m:r>
      </m:oMath>
      <w:ins w:id="1623" w:author="PR Preview" w:date="2026-01-01T00:00:00Z">
        <w:r>
          <w:t xml:space="preserve"> </w:t>
        </w:r>
      </w:ins>
      <w:ins w:id="1624" w:author="PR Preview" w:date="2026-01-01T00:00:00Z">
        <w:r>
          <w:t xml:space="preserve">is differentiable —</w:t>
        </w:r>
      </w:ins>
      <w:ins w:id="1625" w:author="PR Preview" w:date="2026-01-01T00:00:00Z">
        <w:r>
          <w:t xml:space="preserve"> </w:t>
        </w:r>
      </w:ins>
      <w:ins w:id="1626" w:author="PR Preview" w:date="2026-01-01T00:00:00Z">
        <w:r>
          <w:t xml:space="preserve">a common situation in applied statistics.</w:t>
        </w:r>
      </w:ins>
    </w:p>
    <w:bookmarkStart w:id="104" w:name="def-evaluation-bracket"/>
    <w:p>
      <w:pPr>
        <w:pStyle w:val="BodyText"/>
      </w:pPr>
      <w:ins w:id="1627" w:author="PR Preview" w:date="2026-01-01T00:00:00Z">
        <w:r>
          <w:rPr>
            <w:b/>
            <w:bCs/>
          </w:rPr>
          <w:t xml:space="preserve">Definition 15 (Evaluation bracket)</w:t>
        </w:r>
      </w:ins>
      <w:ins w:id="1628" w:author="PR Preview" w:date="2026-01-01T00:00:00Z">
        <w:r>
          <w:t xml:space="preserve"> </w:t>
        </w:r>
      </w:ins>
      <w:ins w:id="1629" w:author="PR Preview" w:date="2026-01-01T00:00:00Z">
        <w:r>
          <w:t xml:space="preserve">For a function</w:t>
        </w:r>
      </w:ins>
      <w:ins w:id="1630" w:author="PR Preview" w:date="2026-01-01T00:00:00Z">
        <w:r>
          <w:t xml:space="preserve"> </w:t>
        </w:r>
      </w:ins>
      <m:oMath>
        <m:r>
          <m:t>F</m:t>
        </m:r>
      </m:oMath>
      <w:ins w:id="1631" w:author="PR Preview" w:date="2026-01-01T00:00:00Z">
        <w:r>
          <w:t xml:space="preserve"> </w:t>
        </w:r>
      </w:ins>
      <w:ins w:id="1632" w:author="PR Preview" w:date="2026-01-01T00:00:00Z">
        <w:r>
          <w:t xml:space="preserve">and numbers</w:t>
        </w:r>
      </w:ins>
      <w:ins w:id="1633" w:author="PR Preview" w:date="2026-01-01T00:00:00Z">
        <w:r>
          <w:t xml:space="preserve"> </w:t>
        </w:r>
      </w:ins>
      <m:oMath>
        <m:r>
          <m:t>a</m:t>
        </m:r>
      </m:oMath>
      <w:ins w:id="1634" w:author="PR Preview" w:date="2026-01-01T00:00:00Z">
        <w:r>
          <w:t xml:space="preserve"> </w:t>
        </w:r>
      </w:ins>
      <w:ins w:id="1635" w:author="PR Preview" w:date="2026-01-01T00:00:00Z">
        <w:r>
          <w:t xml:space="preserve">and</w:t>
        </w:r>
      </w:ins>
      <w:ins w:id="1636" w:author="PR Preview" w:date="2026-01-01T00:00:00Z">
        <w:r>
          <w:t xml:space="preserve"> </w:t>
        </w:r>
      </w:ins>
      <m:oMath>
        <m:r>
          <m:t>b</m:t>
        </m:r>
      </m:oMath>
      <w:ins w:id="1637" w:author="PR Preview" w:date="2026-01-01T00:00:00Z">
        <w:r>
          <w:t xml:space="preserve"> </w:t>
        </w:r>
      </w:ins>
      <w:ins w:id="1638" w:author="PR Preview" w:date="2026-01-01T00:00:00Z">
        <w:r>
          <w:t xml:space="preserve">where</w:t>
        </w:r>
      </w:ins>
      <w:ins w:id="1639" w:author="PR Preview" w:date="2026-01-01T00:00:00Z">
        <w:r>
          <w:t xml:space="preserve"> </w:t>
        </w:r>
      </w:ins>
      <m:oMath>
        <m:r>
          <m:t>F</m:t>
        </m:r>
      </m:oMath>
      <w:ins w:id="1640" w:author="PR Preview" w:date="2026-01-01T00:00:00Z">
        <w:r>
          <w:t xml:space="preserve"> </w:t>
        </w:r>
      </w:ins>
      <w:ins w:id="1641" w:author="PR Preview" w:date="2026-01-01T00:00:00Z">
        <w:r>
          <w:t xml:space="preserve">is defined,</w:t>
        </w:r>
      </w:ins>
      <w:ins w:id="1642" w:author="PR Preview" w:date="2026-01-01T00:00:00Z">
        <w:r>
          <w:t xml:space="preserve"> </w:t>
        </w:r>
      </w:ins>
      <w:ins w:id="1643" w:author="PR Preview" w:date="2026-01-01T00:00:00Z">
        <w:r>
          <w:t xml:space="preserve">the</w:t>
        </w:r>
      </w:ins>
      <w:ins w:id="1644" w:author="PR Preview" w:date="2026-01-01T00:00:00Z">
        <w:r>
          <w:t xml:space="preserve"> </w:t>
        </w:r>
      </w:ins>
      <w:ins w:id="1645" w:author="PR Preview" w:date="2026-01-01T00:00:00Z">
        <w:r>
          <w:rPr>
            <w:b/>
            <w:bCs/>
          </w:rPr>
          <w:t xml:space="preserve">evaluation bracket</w:t>
        </w:r>
      </w:ins>
      <w:ins w:id="1646" w:author="PR Preview" w:date="2026-01-01T00:00:00Z">
        <w:r>
          <w:t xml:space="preserve"> </w:t>
        </w:r>
      </w:ins>
      <w:ins w:id="1647" w:author="PR Preview" w:date="2026-01-01T00:00:00Z">
        <w:r>
          <w:t xml:space="preserve">is the difference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1648" w:author="PR Preview" w:date="2026-01-01T00:00:00Z">
        <w:r>
          <w:t xml:space="preserve">When the variable is clear from the context, it is written</w:t>
        </w:r>
      </w:ins>
      <w:ins w:id="1649" w:author="PR Preview" w:date="2026-01-01T00:00:00Z">
        <w:r>
          <w:t xml:space="preserve"> </w:t>
        </w:r>
      </w:ins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ins w:id="1650" w:author="PR Preview" w:date="2026-01-01T00:00:00Z">
        <w:r>
          <w:t xml:space="preserve">.</w:t>
        </w:r>
      </w:ins>
      <w:ins w:id="1651" w:author="PR Preview" w:date="2026-01-01T00:00:00Z">
        <w:r>
          <w:t xml:space="preserve"> </w:t>
        </w:r>
      </w:ins>
      <w:ins w:id="1652" w:author="PR Preview" w:date="2026-01-01T00:00:00Z">
        <w:r>
          <w:t xml:space="preserve">With FTC Part 2 (</w:t>
        </w:r>
      </w:ins>
      <w:hyperlink w:anchor="thm-ftc">
        <w:ins w:id="1653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1654" w:author="PR Preview" w:date="2026-01-01T00:00:00Z">
        <w:r>
          <w:t xml:space="preserve">),</w:t>
        </w:r>
      </w:ins>
      <w:ins w:id="1655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ins w:id="1656" w:author="PR Preview" w:date="2026-01-01T00:00:00Z">
        <w:r>
          <w:t xml:space="preserve"> </w:t>
        </w:r>
      </w:ins>
      <w:ins w:id="1657" w:author="PR Preview" w:date="2026-01-01T00:00:00Z">
        <w:r>
          <w:t xml:space="preserve">for any antiderivative</w:t>
        </w:r>
      </w:ins>
      <w:ins w:id="1658" w:author="PR Preview" w:date="2026-01-01T00:00:00Z">
        <w:r>
          <w:t xml:space="preserve"> </w:t>
        </w:r>
      </w:ins>
      <m:oMath>
        <m:r>
          <m:t>F</m:t>
        </m:r>
      </m:oMath>
      <w:ins w:id="1659" w:author="PR Preview" w:date="2026-01-01T00:00:00Z">
        <w:r>
          <w:t xml:space="preserve"> </w:t>
        </w:r>
      </w:ins>
      <w:ins w:id="1660" w:author="PR Preview" w:date="2026-01-01T00:00:00Z">
        <w:r>
          <w:t xml:space="preserve">of a continuous</w:t>
        </w:r>
      </w:ins>
      <w:ins w:id="1661" w:author="PR Preview" w:date="2026-01-01T00:00:00Z">
        <w:r>
          <w:t xml:space="preserve"> </w:t>
        </w:r>
      </w:ins>
      <m:oMath>
        <m:r>
          <m:t>f</m:t>
        </m:r>
      </m:oMath>
      <w:ins w:id="1662" w:author="PR Preview" w:date="2026-01-01T00:00:00Z">
        <w:r>
          <w:t xml:space="preserve">,</w:t>
        </w:r>
      </w:ins>
      <w:ins w:id="1663" w:author="PR Preview" w:date="2026-01-01T00:00:00Z">
        <w:r>
          <w:t xml:space="preserve"> </w:t>
        </w:r>
      </w:ins>
      <w:ins w:id="1664" w:author="PR Preview" w:date="2026-01-01T00:00:00Z">
        <w:r>
          <w:t xml:space="preserve">and computing</w:t>
        </w:r>
      </w:ins>
      <w:ins w:id="166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ins w:id="1666" w:author="PR Preview" w:date="2026-01-01T00:00:00Z">
        <w:r>
          <w:t xml:space="preserve"> </w:t>
        </w:r>
      </w:ins>
      <w:ins w:id="1667" w:author="PR Preview" w:date="2026-01-01T00:00:00Z">
        <w:r>
          <w:t xml:space="preserve">from the bracket is called</w:t>
        </w:r>
      </w:ins>
      <w:ins w:id="1668" w:author="PR Preview" w:date="2026-01-01T00:00:00Z">
        <w:r>
          <w:t xml:space="preserve"> </w:t>
        </w:r>
      </w:ins>
      <w:ins w:id="1669" w:author="PR Preview" w:date="2026-01-01T00:00:00Z">
        <w:r>
          <w:rPr>
            <w:b/>
            <w:bCs/>
          </w:rPr>
          <w:t xml:space="preserve">evaluating at the limits</w:t>
        </w:r>
      </w:ins>
      <w:ins w:id="1670" w:author="PR Preview" w:date="2026-01-01T00:00:00Z">
        <w:r>
          <w:t xml:space="preserve"> </w:t>
        </w:r>
      </w:ins>
      <w:ins w:id="1671" w:author="PR Preview" w:date="2026-01-01T00:00:00Z">
        <w:r>
          <w:t xml:space="preserve">(the</w:t>
        </w:r>
      </w:ins>
      <w:ins w:id="1672" w:author="PR Preview" w:date="2026-01-01T00:00:00Z">
        <w:r>
          <w:t xml:space="preserve"> </w:t>
        </w:r>
      </w:ins>
      <w:hyperlink r:id="rId62">
        <w:ins w:id="1673" w:author="PR Preview" w:date="2026-01-01T00:00:00Z">
          <w:r>
            <w:rPr>
              <w:rStyle w:val="Hyperlink"/>
            </w:rPr>
            <w:t xml:space="preserve">limits of integration</w:t>
          </w:r>
        </w:ins>
      </w:hyperlink>
      <w:ins w:id="1674" w:author="PR Preview" w:date="2026-01-01T00:00:00Z">
        <w:r>
          <w:t xml:space="preserve"> </w:t>
        </w:r>
      </w:ins>
      <m:oMath>
        <m:r>
          <m:t>a</m:t>
        </m:r>
      </m:oMath>
      <w:ins w:id="1675" w:author="PR Preview" w:date="2026-01-01T00:00:00Z">
        <w:r>
          <w:t xml:space="preserve"> </w:t>
        </w:r>
      </w:ins>
      <w:ins w:id="1676" w:author="PR Preview" w:date="2026-01-01T00:00:00Z">
        <w:r>
          <w:t xml:space="preserve">and</w:t>
        </w:r>
      </w:ins>
      <w:ins w:id="1677" w:author="PR Preview" w:date="2026-01-01T00:00:00Z">
        <w:r>
          <w:t xml:space="preserve"> </w:t>
        </w:r>
      </w:ins>
      <m:oMath>
        <m:r>
          <m:t>b</m:t>
        </m:r>
      </m:oMath>
      <w:ins w:id="1678" w:author="PR Preview" w:date="2026-01-01T00:00:00Z">
        <w:r>
          <w:t xml:space="preserve">).</w:t>
        </w:r>
      </w:ins>
    </w:p>
    <w:bookmarkEnd w:id="104"/>
    <w:bookmarkStart w:id="105" w:name="exm-evaluation-bracket"/>
    <w:p>
      <w:pPr>
        <w:pStyle w:val="BodyText"/>
      </w:pPr>
      <w:ins w:id="1679" w:author="PR Preview" w:date="2026-01-01T00:00:00Z">
        <w:r>
          <w:rPr>
            <w:b/>
            <w:bCs/>
          </w:rPr>
          <w:t xml:space="preserve">Example 21 (Evaluating</w:t>
        </w:r>
      </w:ins>
      <w:ins w:id="1680" w:author="PR Preview" w:date="2026-01-01T00:00:00Z">
        <w:r>
          <w:rPr>
            <w:b/>
            <w:bCs/>
          </w:rPr>
          <w:t xml:space="preserve"> </w:t>
        </w:r>
      </w:ins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ins w:id="1681" w:author="PR Preview" w:date="2026-01-01T00:00:00Z">
        <w:r>
          <w:rPr>
            <w:b/>
            <w:bCs/>
          </w:rPr>
          <w:t xml:space="preserve"> </w:t>
        </w:r>
      </w:ins>
      <w:ins w:id="1682" w:author="PR Preview" w:date="2026-01-01T00:00:00Z">
        <w:r>
          <w:rPr>
            <w:b/>
            <w:bCs/>
          </w:rPr>
          <w:t xml:space="preserve">with a bracket)</w:t>
        </w:r>
      </w:ins>
      <w:ins w:id="168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ins w:id="1684" w:author="PR Preview" w:date="2026-01-01T00:00:00Z">
        <w:r>
          <w:t xml:space="preserve"> </w:t>
        </w:r>
      </w:ins>
      <w:ins w:id="1685" w:author="PR Preview" w:date="2026-01-01T00:00:00Z">
        <w:r>
          <w:t xml:space="preserve">is an antiderivative of</w:t>
        </w:r>
      </w:ins>
      <w:ins w:id="168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ins w:id="1687" w:author="PR Preview" w:date="2026-01-01T00:00:00Z">
        <w:r>
          <w:t xml:space="preserve">, since</w:t>
        </w:r>
      </w:ins>
      <w:ins w:id="1688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ins w:id="1689" w:author="PR Preview" w:date="2026-01-01T00:00:00Z">
        <w:r>
          <w:t xml:space="preserve">, 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5"/>
    <w:bookmarkStart w:id="106" w:name="exr-miller-int-polynomial"/>
    <w:p>
      <w:pPr>
        <w:pStyle w:val="FirstParagraph"/>
      </w:pPr>
      <w:ins w:id="1690" w:author="PR Preview" w:date="2026-01-01T00:00:00Z">
        <w:r>
          <w:rPr>
            <w:b/>
            <w:bCs/>
          </w:rPr>
          <w:t xml:space="preserve">Exercise 1 (Definite integral of a polynomial)</w:t>
        </w:r>
      </w:ins>
      <w:ins w:id="1691" w:author="PR Preview" w:date="2026-01-01T00:00:00Z">
        <w:r>
          <w:t xml:space="preserve"> </w:t>
        </w:r>
      </w:ins>
      <w:ins w:id="1692" w:author="PR Preview" w:date="2026-01-01T00:00:00Z">
        <w:r>
          <w:t xml:space="preserve">Adapted from</w:t>
        </w:r>
      </w:ins>
      <w:ins w:id="1693" w:author="PR Preview" w:date="2026-01-01T00:00:00Z">
        <w:r>
          <w:t xml:space="preserve"> </w:t>
        </w:r>
      </w:ins>
      <w:ins w:id="1694" w:author="PR Preview" w:date="2026-01-01T00:00:00Z">
        <w:r>
          <w:t xml:space="preserve">Miller (2016)</w:t>
        </w:r>
      </w:ins>
      <w:ins w:id="1695" w:author="PR Preview" w:date="2026-01-01T00:00:00Z">
        <w:r>
          <w:t xml:space="preserve">, Question 1.1.31.</w:t>
        </w:r>
      </w:ins>
    </w:p>
    <w:p>
      <w:pPr>
        <w:pStyle w:val="BodyText"/>
      </w:pPr>
      <w:ins w:id="1696" w:author="PR Preview" w:date="2026-01-01T00:00:00Z">
        <w:r>
          <w:t xml:space="preserve">Evaluate the integral: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6"/>
    <w:bookmarkStart w:id="107" w:name="sol-miller-int-polynomial"/>
    <w:p>
      <w:pPr>
        <w:pStyle w:val="FirstParagraph"/>
      </w:pPr>
      <w:ins w:id="1697" w:author="PR Preview" w:date="2026-01-01T00:00:00Z">
        <w:r>
          <w:rPr>
            <w:i/>
            <w:iCs/>
          </w:rPr>
          <w:t xml:space="preserve">Solution 1</w:t>
        </w:r>
      </w:ins>
      <w:ins w:id="1698" w:author="PR Preview" w:date="2026-01-01T00:00:00Z">
        <w:r>
          <w:t xml:space="preserve">. </w:t>
        </w:r>
      </w:ins>
      <w:ins w:id="1699" w:author="PR Preview" w:date="2026-01-01T00:00:00Z">
        <w:r>
          <w:t xml:space="preserve">Integrate term by term using the power rule for integration: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07"/>
    <w:bookmarkStart w:id="108" w:name="exr-miller-int-quadratic-complete"/>
    <w:p>
      <w:pPr>
        <w:pStyle w:val="FirstParagraph"/>
      </w:pPr>
      <w:ins w:id="1700" w:author="PR Preview" w:date="2026-01-01T00:00:00Z">
        <w:r>
          <w:rPr>
            <w:b/>
            <w:bCs/>
          </w:rPr>
          <w:t xml:space="preserve">Exercise 2 (Integral of a perfect square)</w:t>
        </w:r>
      </w:ins>
      <w:ins w:id="1701" w:author="PR Preview" w:date="2026-01-01T00:00:00Z">
        <w:r>
          <w:t xml:space="preserve"> </w:t>
        </w:r>
      </w:ins>
      <w:ins w:id="1702" w:author="PR Preview" w:date="2026-01-01T00:00:00Z">
        <w:r>
          <w:t xml:space="preserve">Adapted from</w:t>
        </w:r>
      </w:ins>
      <w:ins w:id="1703" w:author="PR Preview" w:date="2026-01-01T00:00:00Z">
        <w:r>
          <w:t xml:space="preserve"> </w:t>
        </w:r>
      </w:ins>
      <w:ins w:id="1704" w:author="PR Preview" w:date="2026-01-01T00:00:00Z">
        <w:r>
          <w:t xml:space="preserve">Miller (2016)</w:t>
        </w:r>
      </w:ins>
      <w:ins w:id="1705" w:author="PR Preview" w:date="2026-01-01T00:00:00Z">
        <w:r>
          <w:t xml:space="preserve">, Question 1.1.32.</w:t>
        </w:r>
      </w:ins>
    </w:p>
    <w:p>
      <w:pPr>
        <w:pStyle w:val="BodyText"/>
      </w:pPr>
      <w:ins w:id="1706" w:author="PR Preview" w:date="2026-01-01T00:00:00Z">
        <w:r>
          <w:t xml:space="preserve">Evaluate the integral: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8"/>
    <w:bookmarkStart w:id="109" w:name="sol-miller-int-quadratic-complete"/>
    <w:p>
      <w:pPr>
        <w:pStyle w:val="FirstParagraph"/>
      </w:pPr>
      <w:ins w:id="1707" w:author="PR Preview" w:date="2026-01-01T00:00:00Z">
        <w:r>
          <w:rPr>
            <w:i/>
            <w:iCs/>
          </w:rPr>
          <w:t xml:space="preserve">Solution 2</w:t>
        </w:r>
      </w:ins>
      <w:ins w:id="1708" w:author="PR Preview" w:date="2026-01-01T00:00:00Z">
        <w:r>
          <w:t xml:space="preserve">. </w:t>
        </w:r>
      </w:ins>
      <w:ins w:id="1709" w:author="PR Preview" w:date="2026-01-01T00:00:00Z">
        <w:r>
          <w:t xml:space="preserve">Notice that the integrand is a perfect square:</w:t>
        </w:r>
      </w:ins>
      <w:ins w:id="1710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ins w:id="1711" w:author="PR Preview" w:date="2026-01-01T00:00:00Z">
        <w:r>
          <w:t xml:space="preserve">.</w:t>
        </w:r>
      </w:ins>
    </w:p>
    <w:p>
      <w:pPr>
        <w:pStyle w:val="BodyText"/>
      </w:pPr>
      <w:ins w:id="1712" w:author="PR Preview" w:date="2026-01-01T00:00:00Z">
        <w:r>
          <w:t xml:space="preserve">With substitution</w:t>
        </w:r>
      </w:ins>
      <w:ins w:id="1713" w:author="PR Preview" w:date="2026-01-01T00:00:00Z">
        <w:r>
          <w:t xml:space="preserve"> </w:t>
        </w:r>
      </w:ins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ins w:id="1714" w:author="PR Preview" w:date="2026-01-01T00:00:00Z">
        <w:r>
          <w:t xml:space="preserve"> </w:t>
        </w:r>
      </w:ins>
      <w:ins w:id="1715" w:author="PR Preview" w:date="2026-01-01T00:00:00Z">
        <w:r>
          <w:t xml:space="preserve">(where</w:t>
        </w:r>
      </w:ins>
      <w:ins w:id="1716" w:author="PR Preview" w:date="2026-01-01T00:00:00Z">
        <w:r>
          <w:t xml:space="preserve"> </w:t>
        </w:r>
      </w:ins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ins w:id="1717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ins w:id="1718" w:author="PR Preview" w:date="2026-01-01T00:00:00Z">
        <w:r>
          <w:rPr>
            <w:i/>
            <w:iCs/>
          </w:rPr>
          <w:t xml:space="preserve">Alternative (term by term):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09"/>
    <w:bookmarkStart w:id="110" w:name="exr-miller-int-composite-power"/>
    <w:p>
      <w:pPr>
        <w:pStyle w:val="FirstParagraph"/>
      </w:pPr>
      <w:ins w:id="1719" w:author="PR Preview" w:date="2026-01-01T00:00:00Z">
        <w:r>
          <w:rPr>
            <w:b/>
            <w:bCs/>
          </w:rPr>
          <w:t xml:space="preserve">Exercise 3 (Integral of a composite power)</w:t>
        </w:r>
      </w:ins>
      <w:ins w:id="1720" w:author="PR Preview" w:date="2026-01-01T00:00:00Z">
        <w:r>
          <w:t xml:space="preserve"> </w:t>
        </w:r>
      </w:ins>
      <w:ins w:id="1721" w:author="PR Preview" w:date="2026-01-01T00:00:00Z">
        <w:r>
          <w:t xml:space="preserve">Adapted from</w:t>
        </w:r>
      </w:ins>
      <w:ins w:id="1722" w:author="PR Preview" w:date="2026-01-01T00:00:00Z">
        <w:r>
          <w:t xml:space="preserve"> </w:t>
        </w:r>
      </w:ins>
      <w:ins w:id="1723" w:author="PR Preview" w:date="2026-01-01T00:00:00Z">
        <w:r>
          <w:t xml:space="preserve">Miller (2016)</w:t>
        </w:r>
      </w:ins>
      <w:ins w:id="1724" w:author="PR Preview" w:date="2026-01-01T00:00:00Z">
        <w:r>
          <w:t xml:space="preserve">, Question 1.1.33.</w:t>
        </w:r>
      </w:ins>
    </w:p>
    <w:p>
      <w:pPr>
        <w:pStyle w:val="BodyText"/>
      </w:pPr>
      <w:ins w:id="1725" w:author="PR Preview" w:date="2026-01-01T00:00:00Z">
        <w:r>
          <w:t xml:space="preserve">Evaluate the integral: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composite-power"/>
    <w:p>
      <w:pPr>
        <w:pStyle w:val="FirstParagraph"/>
      </w:pPr>
      <w:ins w:id="1726" w:author="PR Preview" w:date="2026-01-01T00:00:00Z">
        <w:r>
          <w:rPr>
            <w:i/>
            <w:iCs/>
          </w:rPr>
          <w:t xml:space="preserve">Solution 3</w:t>
        </w:r>
      </w:ins>
      <w:ins w:id="1727" w:author="PR Preview" w:date="2026-01-01T00:00:00Z">
        <w:r>
          <w:t xml:space="preserve">. </w:t>
        </w:r>
      </w:ins>
      <w:ins w:id="1728" w:author="PR Preview" w:date="2026-01-01T00:00:00Z">
        <w:r>
          <w:t xml:space="preserve">Recognize that</w:t>
        </w:r>
      </w:ins>
      <w:ins w:id="1729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ins w:id="1730" w:author="PR Preview" w:date="2026-01-01T00:00:00Z">
        <w:r>
          <w:t xml:space="preserve">, so the integrand is: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ins w:id="1731" w:author="PR Preview" w:date="2026-01-01T00:00:00Z">
        <w:r>
          <w:t xml:space="preserve">Using the substitution</w:t>
        </w:r>
      </w:ins>
      <w:ins w:id="1732" w:author="PR Preview" w:date="2026-01-01T00:00:00Z">
        <w:r>
          <w:t xml:space="preserve"> </w:t>
        </w:r>
      </w:ins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ins w:id="1733" w:author="PR Preview" w:date="2026-01-01T00:00:00Z">
        <w:r>
          <w:t xml:space="preserve"> </w:t>
        </w:r>
      </w:ins>
      <w:ins w:id="1734" w:author="PR Preview" w:date="2026-01-01T00:00:00Z">
        <w:r>
          <w:t xml:space="preserve">with</w:t>
        </w:r>
      </w:ins>
      <w:ins w:id="1735" w:author="PR Preview" w:date="2026-01-01T00:00:00Z">
        <w:r>
          <w:t xml:space="preserve"> </w:t>
        </w:r>
      </w:ins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ins w:id="173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ins w:id="1737" w:author="PR Preview" w:date="2026-01-01T00:00:00Z">
        <w:r>
          <w:rPr>
            <w:i/>
            <w:iCs/>
          </w:rPr>
          <w:t xml:space="preserve">Remark:</w:t>
        </w:r>
      </w:ins>
      <w:ins w:id="1738" w:author="PR Preview" w:date="2026-01-01T00:00:00Z">
        <w:r>
          <w:t xml:space="preserve"> </w:t>
        </w:r>
      </w:ins>
      <w:ins w:id="1739" w:author="PR Preview" w:date="2026-01-01T00:00:00Z">
        <w:r>
          <w:t xml:space="preserve">Do not mistakenly write</w:t>
        </w:r>
      </w:ins>
      <w:ins w:id="1740" w:author="PR Preview" w:date="2026-01-01T00:00:00Z">
        <w:r>
          <w:t xml:space="preserve"> </w:t>
        </w:r>
      </w:ins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ins w:id="1741" w:author="PR Preview" w:date="2026-01-01T00:00:00Z">
        <w:r>
          <w:t xml:space="preserve">; that formula requires the derivative of the inside function (</w:t>
        </w:r>
      </w:ins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ins w:id="1742" w:author="PR Preview" w:date="2026-01-01T00:00:00Z">
        <w:r>
          <w:t xml:space="preserve">) to be present as a factor in the integrand.</w:t>
        </w:r>
      </w:ins>
    </w:p>
    <w:bookmarkEnd w:id="111"/>
    <w:bookmarkStart w:id="112" w:name="exr-miller-int-trig-symmetry"/>
    <w:p>
      <w:pPr>
        <w:pStyle w:val="BodyText"/>
      </w:pPr>
      <w:ins w:id="1743" w:author="PR Preview" w:date="2026-01-01T00:00:00Z">
        <w:r>
          <w:rPr>
            <w:b/>
            <w:bCs/>
          </w:rPr>
          <w:t xml:space="preserve">Exercise 4 (Integral of odd trigonometric functions)</w:t>
        </w:r>
      </w:ins>
      <w:ins w:id="1744" w:author="PR Preview" w:date="2026-01-01T00:00:00Z">
        <w:r>
          <w:t xml:space="preserve"> </w:t>
        </w:r>
      </w:ins>
      <w:ins w:id="1745" w:author="PR Preview" w:date="2026-01-01T00:00:00Z">
        <w:r>
          <w:t xml:space="preserve">Adapted from</w:t>
        </w:r>
      </w:ins>
      <w:ins w:id="1746" w:author="PR Preview" w:date="2026-01-01T00:00:00Z">
        <w:r>
          <w:t xml:space="preserve"> </w:t>
        </w:r>
      </w:ins>
      <w:ins w:id="1747" w:author="PR Preview" w:date="2026-01-01T00:00:00Z">
        <w:r>
          <w:t xml:space="preserve">Miller (2016)</w:t>
        </w:r>
      </w:ins>
      <w:ins w:id="1748" w:author="PR Preview" w:date="2026-01-01T00:00:00Z">
        <w:r>
          <w:t xml:space="preserve">, Question 1.1.34.</w:t>
        </w:r>
      </w:ins>
    </w:p>
    <w:p>
      <w:pPr>
        <w:pStyle w:val="BodyText"/>
      </w:pPr>
      <w:ins w:id="1749" w:author="PR Preview" w:date="2026-01-01T00:00:00Z">
        <w:r>
          <w:t xml:space="preserve">Evaluate the integral: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trig-symmetry"/>
    <w:p>
      <w:pPr>
        <w:pStyle w:val="FirstParagraph"/>
      </w:pPr>
      <w:ins w:id="1750" w:author="PR Preview" w:date="2026-01-01T00:00:00Z">
        <w:r>
          <w:rPr>
            <w:i/>
            <w:iCs/>
          </w:rPr>
          <w:t xml:space="preserve">Solution 4</w:t>
        </w:r>
      </w:ins>
      <w:ins w:id="1751" w:author="PR Preview" w:date="2026-01-01T00:00:00Z">
        <w:r>
          <w:t xml:space="preserve">. </w:t>
        </w:r>
      </w:ins>
      <w:ins w:id="1752" w:author="PR Preview" w:date="2026-01-01T00:00:00Z">
        <w:r>
          <w:t xml:space="preserve">Because</w:t>
        </w:r>
      </w:ins>
      <w:ins w:id="1753" w:author="PR Preview" w:date="2026-01-01T00:00:00Z">
        <w:r>
          <w:t xml:space="preserve"> </w:t>
        </w:r>
      </w:ins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ins w:id="1754" w:author="PR Preview" w:date="2026-01-01T00:00:00Z">
        <w:r>
          <w:t xml:space="preserve"> </w:t>
        </w:r>
      </w:ins>
      <w:ins w:id="1755" w:author="PR Preview" w:date="2026-01-01T00:00:00Z">
        <w:r>
          <w:t xml:space="preserve">and</w:t>
        </w:r>
      </w:ins>
      <w:ins w:id="1756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ins w:id="1757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ins w:id="1758" w:author="PR Preview" w:date="2026-01-01T00:00:00Z">
        <w:r>
          <w:t xml:space="preserve">The integrand is an odd function. The integral of any continuous odd function over a symmetric interval</w:t>
        </w:r>
      </w:ins>
      <w:ins w:id="1759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ins w:id="1760" w:author="PR Preview" w:date="2026-01-01T00:00:00Z">
        <w:r>
          <w:t xml:space="preserve"> </w:t>
        </w:r>
      </w:ins>
      <w:ins w:id="1761" w:author="PR Preview" w:date="2026-01-01T00:00:00Z">
        <w:r>
          <w:t xml:space="preserve">is zero: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ins w:id="1762" w:author="PR Preview" w:date="2026-01-01T00:00:00Z">
        <w:r>
          <w:rPr>
            <w:i/>
            <w:iCs/>
          </w:rPr>
          <w:t xml:space="preserve">Alternative (by substitution):</w:t>
        </w:r>
      </w:ins>
      <w:ins w:id="1763" w:author="PR Preview" w:date="2026-01-01T00:00:00Z">
        <w:r>
          <w:t xml:space="preserve"> </w:t>
        </w:r>
      </w:ins>
      <w:ins w:id="1764" w:author="PR Preview" w:date="2026-01-01T00:00:00Z">
        <w:r>
          <w:t xml:space="preserve">Set</w:t>
        </w:r>
      </w:ins>
      <w:ins w:id="1765" w:author="PR Preview" w:date="2026-01-01T00:00:00Z">
        <w:r>
          <w:t xml:space="preserve"> </w:t>
        </w:r>
      </w:ins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ins w:id="1766" w:author="PR Preview" w:date="2026-01-01T00:00:00Z">
        <w:r>
          <w:t xml:space="preserve">, so</w:t>
        </w:r>
      </w:ins>
      <w:ins w:id="1767" w:author="PR Preview" w:date="2026-01-01T00:00:00Z">
        <w:r>
          <w:t xml:space="preserve"> </w:t>
        </w:r>
      </w:ins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ins w:id="1768" w:author="PR Preview" w:date="2026-01-01T00:00:00Z">
        <w:r>
          <w:t xml:space="preserve">. As</w:t>
        </w:r>
      </w:ins>
      <w:ins w:id="1769" w:author="PR Preview" w:date="2026-01-01T00:00:00Z">
        <w:r>
          <w:t xml:space="preserve"> </w:t>
        </w:r>
      </w:ins>
      <m:oMath>
        <m:r>
          <m:t>x</m:t>
        </m:r>
      </m:oMath>
      <w:ins w:id="1770" w:author="PR Preview" w:date="2026-01-01T00:00:00Z">
        <w:r>
          <w:t xml:space="preserve"> </w:t>
        </w:r>
      </w:ins>
      <w:ins w:id="1771" w:author="PR Preview" w:date="2026-01-01T00:00:00Z">
        <w:r>
          <w:t xml:space="preserve">ranges from</w:t>
        </w:r>
      </w:ins>
      <w:ins w:id="1772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ins w:id="1773" w:author="PR Preview" w:date="2026-01-01T00:00:00Z">
        <w:r>
          <w:t xml:space="preserve"> </w:t>
        </w:r>
      </w:ins>
      <w:ins w:id="1774" w:author="PR Preview" w:date="2026-01-01T00:00:00Z">
        <w:r>
          <w:t xml:space="preserve">to</w:t>
        </w:r>
      </w:ins>
      <w:ins w:id="1775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/</m:t>
        </m:r>
        <m:r>
          <m:t>2</m:t>
        </m:r>
      </m:oMath>
      <w:ins w:id="1776" w:author="PR Preview" w:date="2026-01-01T00:00:00Z">
        <w:r>
          <w:t xml:space="preserve">,</w:t>
        </w:r>
      </w:ins>
      <w:ins w:id="1777" w:author="PR Preview" w:date="2026-01-01T00:00:00Z">
        <w:r>
          <w:t xml:space="preserve"> </w:t>
        </w:r>
      </w:ins>
      <m:oMath>
        <m:r>
          <m:t>u</m:t>
        </m:r>
      </m:oMath>
      <w:ins w:id="1778" w:author="PR Preview" w:date="2026-01-01T00:00:00Z">
        <w:r>
          <w:t xml:space="preserve"> </w:t>
        </w:r>
      </w:ins>
      <w:ins w:id="1779" w:author="PR Preview" w:date="2026-01-01T00:00:00Z">
        <w:r>
          <w:t xml:space="preserve">ranges from</w:t>
        </w:r>
      </w:ins>
      <w:ins w:id="1780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1781" w:author="PR Preview" w:date="2026-01-01T00:00:00Z">
        <w:r>
          <w:t xml:space="preserve"> </w:t>
        </w:r>
      </w:ins>
      <w:ins w:id="1782" w:author="PR Preview" w:date="2026-01-01T00:00:00Z">
        <w:r>
          <w:t xml:space="preserve">to</w:t>
        </w:r>
      </w:ins>
      <w:ins w:id="1783" w:author="PR Preview" w:date="2026-01-01T00:00:00Z">
        <w:r>
          <w:t xml:space="preserve"> </w:t>
        </w:r>
      </w:ins>
      <m:oMath>
        <m:r>
          <m:t>1</m:t>
        </m:r>
      </m:oMath>
      <w:ins w:id="178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exr-miller-int-polynomial-symmetry"/>
    <w:p>
      <w:pPr>
        <w:pStyle w:val="FirstParagraph"/>
      </w:pPr>
      <w:ins w:id="1785" w:author="PR Preview" w:date="2026-01-01T00:00:00Z">
        <w:r>
          <w:rPr>
            <w:b/>
            <w:bCs/>
          </w:rPr>
          <w:t xml:space="preserve">Exercise 5 (Separating even and odd parts of a polynomial)</w:t>
        </w:r>
      </w:ins>
      <w:ins w:id="1786" w:author="PR Preview" w:date="2026-01-01T00:00:00Z">
        <w:r>
          <w:t xml:space="preserve"> </w:t>
        </w:r>
      </w:ins>
      <w:ins w:id="1787" w:author="PR Preview" w:date="2026-01-01T00:00:00Z">
        <w:r>
          <w:t xml:space="preserve">Adapted from</w:t>
        </w:r>
      </w:ins>
      <w:ins w:id="1788" w:author="PR Preview" w:date="2026-01-01T00:00:00Z">
        <w:r>
          <w:t xml:space="preserve"> </w:t>
        </w:r>
      </w:ins>
      <w:ins w:id="1789" w:author="PR Preview" w:date="2026-01-01T00:00:00Z">
        <w:r>
          <w:t xml:space="preserve">Miller (2016)</w:t>
        </w:r>
      </w:ins>
      <w:ins w:id="1790" w:author="PR Preview" w:date="2026-01-01T00:00:00Z">
        <w:r>
          <w:t xml:space="preserve">, Question 1.1.35.</w:t>
        </w:r>
      </w:ins>
    </w:p>
    <w:p>
      <w:pPr>
        <w:pStyle w:val="BodyText"/>
      </w:pPr>
      <w:ins w:id="1791" w:author="PR Preview" w:date="2026-01-01T00:00:00Z">
        <w:r>
          <w:t xml:space="preserve">Evaluate the integral: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polynomial-symmetry"/>
    <w:p>
      <w:pPr>
        <w:pStyle w:val="FirstParagraph"/>
      </w:pPr>
      <w:ins w:id="1792" w:author="PR Preview" w:date="2026-01-01T00:00:00Z">
        <w:r>
          <w:rPr>
            <w:i/>
            <w:iCs/>
          </w:rPr>
          <w:t xml:space="preserve">Solution 5</w:t>
        </w:r>
      </w:ins>
      <w:ins w:id="1793" w:author="PR Preview" w:date="2026-01-01T00:00:00Z">
        <w:r>
          <w:t xml:space="preserve">. </w:t>
        </w:r>
      </w:ins>
      <w:ins w:id="1794" w:author="PR Preview" w:date="2026-01-01T00:00:00Z">
        <w:r>
          <w:t xml:space="preserve">Split the integrand into its odd part</w:t>
        </w:r>
      </w:ins>
      <w:ins w:id="1795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ins w:id="1796" w:author="PR Preview" w:date="2026-01-01T00:00:00Z">
        <w:r>
          <w:t xml:space="preserve"> </w:t>
        </w:r>
      </w:ins>
      <w:ins w:id="1797" w:author="PR Preview" w:date="2026-01-01T00:00:00Z">
        <w:r>
          <w:t xml:space="preserve">and its even part</w:t>
        </w:r>
      </w:ins>
      <w:ins w:id="1798" w:author="PR Preview" w:date="2026-01-01T00:00:00Z">
        <w:r>
          <w:t xml:space="preserve"> </w:t>
        </w:r>
      </w:ins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ins w:id="179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ins w:id="1800" w:author="PR Preview" w:date="2026-01-01T00:00:00Z">
        <w:r>
          <w:t xml:space="preserve">The even part doubles over the half-interval</w:t>
        </w:r>
      </w:ins>
      <w:ins w:id="1801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ins w:id="180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5"/>
    <w:bookmarkStart w:id="116" w:name="exr-miller-int-log-substitution"/>
    <w:p>
      <w:pPr>
        <w:pStyle w:val="FirstParagraph"/>
      </w:pPr>
      <w:ins w:id="1803" w:author="PR Preview" w:date="2026-01-01T00:00:00Z">
        <w:r>
          <w:rPr>
            <w:b/>
            <w:bCs/>
          </w:rPr>
          <w:t xml:space="preserve">Exercise 6 (Substitution leading to a natural logarithm)</w:t>
        </w:r>
      </w:ins>
      <w:ins w:id="1804" w:author="PR Preview" w:date="2026-01-01T00:00:00Z">
        <w:r>
          <w:t xml:space="preserve"> </w:t>
        </w:r>
      </w:ins>
      <w:ins w:id="1805" w:author="PR Preview" w:date="2026-01-01T00:00:00Z">
        <w:r>
          <w:t xml:space="preserve">Adapted from</w:t>
        </w:r>
      </w:ins>
      <w:ins w:id="1806" w:author="PR Preview" w:date="2026-01-01T00:00:00Z">
        <w:r>
          <w:t xml:space="preserve"> </w:t>
        </w:r>
      </w:ins>
      <w:ins w:id="1807" w:author="PR Preview" w:date="2026-01-01T00:00:00Z">
        <w:r>
          <w:t xml:space="preserve">Miller (2016)</w:t>
        </w:r>
      </w:ins>
      <w:ins w:id="1808" w:author="PR Preview" w:date="2026-01-01T00:00:00Z">
        <w:r>
          <w:t xml:space="preserve">, Question 1.1.36.</w:t>
        </w:r>
      </w:ins>
    </w:p>
    <w:p>
      <w:pPr>
        <w:pStyle w:val="BodyText"/>
      </w:pPr>
      <w:ins w:id="1809" w:author="PR Preview" w:date="2026-01-01T00:00:00Z">
        <w:r>
          <w:t xml:space="preserve">Evaluate the integral: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log-substitution"/>
    <w:p>
      <w:pPr>
        <w:pStyle w:val="FirstParagraph"/>
      </w:pPr>
      <w:ins w:id="1810" w:author="PR Preview" w:date="2026-01-01T00:00:00Z">
        <w:r>
          <w:rPr>
            <w:i/>
            <w:iCs/>
          </w:rPr>
          <w:t xml:space="preserve">Solution 6</w:t>
        </w:r>
      </w:ins>
      <w:ins w:id="1811" w:author="PR Preview" w:date="2026-01-01T00:00:00Z">
        <w:r>
          <w:t xml:space="preserve">. </w:t>
        </w:r>
      </w:ins>
      <w:ins w:id="1812" w:author="PR Preview" w:date="2026-01-01T00:00:00Z">
        <w:r>
          <w:t xml:space="preserve">Let</w:t>
        </w:r>
      </w:ins>
      <w:ins w:id="1813" w:author="PR Preview" w:date="2026-01-01T00:00:00Z">
        <w:r>
          <w:t xml:space="preserve"> </w:t>
        </w:r>
      </w:ins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1814" w:author="PR Preview" w:date="2026-01-01T00:00:00Z">
        <w:r>
          <w:t xml:space="preserve">. Then</w:t>
        </w:r>
      </w:ins>
      <w:ins w:id="1815" w:author="PR Preview" w:date="2026-01-01T00:00:00Z">
        <w:r>
          <w:t xml:space="preserve"> </w:t>
        </w:r>
      </w:ins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ins w:id="1816" w:author="PR Preview" w:date="2026-01-01T00:00:00Z">
        <w:r>
          <w:t xml:space="preserve">, so</w:t>
        </w:r>
      </w:ins>
      <w:ins w:id="1817" w:author="PR Preview" w:date="2026-01-01T00:00:00Z">
        <w:r>
          <w:t xml:space="preserve"> </w:t>
        </w:r>
      </w:ins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ins w:id="1818" w:author="PR Preview" w:date="2026-01-01T00:00:00Z">
        <w:r>
          <w:t xml:space="preserve">.</w:t>
        </w:r>
      </w:ins>
    </w:p>
    <w:p>
      <w:pPr>
        <w:pStyle w:val="BodyText"/>
      </w:pPr>
      <w:ins w:id="1819" w:author="PR Preview" w:date="2026-01-01T00:00:00Z">
        <w:r>
          <w:t xml:space="preserve">Transform the limits of integration:</w:t>
        </w:r>
      </w:ins>
    </w:p>
    <w:p>
      <w:pPr>
        <w:numPr>
          <w:ilvl w:val="0"/>
          <w:numId w:val="1012"/>
        </w:numPr>
      </w:pPr>
      <w:ins w:id="1820" w:author="PR Preview" w:date="2026-01-01T00:00:00Z">
        <w:r>
          <w:t xml:space="preserve">When</w:t>
        </w:r>
      </w:ins>
      <w:ins w:id="182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0</m:t>
        </m:r>
      </m:oMath>
      <w:ins w:id="182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ins w:id="1823" w:author="PR Preview" w:date="2026-01-01T00:00:00Z">
        <w:r>
          <w:t xml:space="preserve">When</w:t>
        </w:r>
      </w:ins>
      <w:ins w:id="182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1</m:t>
        </m:r>
      </m:oMath>
      <w:ins w:id="182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1826" w:author="PR Preview" w:date="2026-01-01T00:00:00Z">
        <w:r>
          <w:t xml:space="preserve">Applying the substitution: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ins w:id="1827" w:author="PR Preview" w:date="2026-01-01T00:00:00Z">
        <w:r>
          <w:rPr>
            <w:i/>
            <w:iCs/>
          </w:rPr>
          <w:t xml:space="preserve">Remark:</w:t>
        </w:r>
      </w:ins>
      <w:ins w:id="1828" w:author="PR Preview" w:date="2026-01-01T00:00:00Z">
        <w:r>
          <w:t xml:space="preserve"> </w:t>
        </w:r>
      </w:ins>
      <w:ins w:id="1829" w:author="PR Preview" w:date="2026-01-01T00:00:00Z">
        <w:r>
          <w:t xml:space="preserve">When using</w:t>
        </w:r>
      </w:ins>
      <w:ins w:id="1830" w:author="PR Preview" w:date="2026-01-01T00:00:00Z">
        <w:r>
          <w:t xml:space="preserve"> </w:t>
        </w:r>
      </w:ins>
      <m:oMath>
        <m:r>
          <m:t>u</m:t>
        </m:r>
      </m:oMath>
      <w:ins w:id="1831" w:author="PR Preview" w:date="2026-01-01T00:00:00Z">
        <w:r>
          <w:t xml:space="preserve">-substitution with definite integrals, the transformation</w:t>
        </w:r>
      </w:ins>
      <w:ins w:id="183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833" w:author="PR Preview" w:date="2026-01-01T00:00:00Z">
        <w:r>
          <w:t xml:space="preserve"> </w:t>
        </w:r>
      </w:ins>
      <w:ins w:id="1834" w:author="PR Preview" w:date="2026-01-01T00:00:00Z">
        <w:r>
          <w:t xml:space="preserve">must be one-to-one on the domain of integration.</w:t>
        </w:r>
      </w:ins>
    </w:p>
    <w:bookmarkEnd w:id="117"/>
    <w:bookmarkStart w:id="118" w:name="exr-miller-int-power-substitution"/>
    <w:p>
      <w:pPr>
        <w:pStyle w:val="BodyText"/>
      </w:pPr>
      <w:ins w:id="1835" w:author="PR Preview" w:date="2026-01-01T00:00:00Z">
        <w:r>
          <w:rPr>
            <w:b/>
            <w:bCs/>
          </w:rPr>
          <w:t xml:space="preserve">Exercise 7 (Substitution with a polynomial power)</w:t>
        </w:r>
      </w:ins>
      <w:ins w:id="1836" w:author="PR Preview" w:date="2026-01-01T00:00:00Z">
        <w:r>
          <w:t xml:space="preserve"> </w:t>
        </w:r>
      </w:ins>
      <w:ins w:id="1837" w:author="PR Preview" w:date="2026-01-01T00:00:00Z">
        <w:r>
          <w:t xml:space="preserve">Adapted from</w:t>
        </w:r>
      </w:ins>
      <w:ins w:id="1838" w:author="PR Preview" w:date="2026-01-01T00:00:00Z">
        <w:r>
          <w:t xml:space="preserve"> </w:t>
        </w:r>
      </w:ins>
      <w:ins w:id="1839" w:author="PR Preview" w:date="2026-01-01T00:00:00Z">
        <w:r>
          <w:t xml:space="preserve">Miller (2016)</w:t>
        </w:r>
      </w:ins>
      <w:ins w:id="1840" w:author="PR Preview" w:date="2026-01-01T00:00:00Z">
        <w:r>
          <w:t xml:space="preserve">, Question 1.1.37.</w:t>
        </w:r>
      </w:ins>
    </w:p>
    <w:p>
      <w:pPr>
        <w:pStyle w:val="BodyText"/>
      </w:pPr>
      <w:ins w:id="1841" w:author="PR Preview" w:date="2026-01-01T00:00:00Z">
        <w:r>
          <w:t xml:space="preserve">Evaluate the integral: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wer-substitution"/>
    <w:p>
      <w:pPr>
        <w:pStyle w:val="FirstParagraph"/>
      </w:pPr>
      <w:ins w:id="1842" w:author="PR Preview" w:date="2026-01-01T00:00:00Z">
        <w:r>
          <w:rPr>
            <w:i/>
            <w:iCs/>
          </w:rPr>
          <w:t xml:space="preserve">Solution 7</w:t>
        </w:r>
      </w:ins>
      <w:ins w:id="1843" w:author="PR Preview" w:date="2026-01-01T00:00:00Z">
        <w:r>
          <w:t xml:space="preserve">. </w:t>
        </w:r>
      </w:ins>
      <w:ins w:id="1844" w:author="PR Preview" w:date="2026-01-01T00:00:00Z">
        <w:r>
          <w:t xml:space="preserve">Let</w:t>
        </w:r>
      </w:ins>
      <w:ins w:id="1845" w:author="PR Preview" w:date="2026-01-01T00:00:00Z">
        <w:r>
          <w:t xml:space="preserve"> </w:t>
        </w:r>
      </w:ins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ins w:id="1846" w:author="PR Preview" w:date="2026-01-01T00:00:00Z">
        <w:r>
          <w:t xml:space="preserve">. Then: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ins w:id="1847" w:author="PR Preview" w:date="2026-01-01T00:00:00Z">
        <w:r>
          <w:t xml:space="preserve">Limits:</w:t>
        </w:r>
      </w:ins>
    </w:p>
    <w:p>
      <w:pPr>
        <w:numPr>
          <w:ilvl w:val="0"/>
          <w:numId w:val="1013"/>
        </w:numPr>
      </w:pPr>
      <w:ins w:id="1848" w:author="PR Preview" w:date="2026-01-01T00:00:00Z">
        <w:r>
          <w:t xml:space="preserve">When</w:t>
        </w:r>
      </w:ins>
      <w:ins w:id="184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0</m:t>
        </m:r>
      </m:oMath>
      <w:ins w:id="1850" w:author="PR Preview" w:date="2026-01-01T00:00:00Z">
        <w:r>
          <w:t xml:space="preserve">:</w:t>
        </w:r>
      </w:ins>
      <w:ins w:id="1851" w:author="PR Preview" w:date="2026-01-01T00:00:00Z">
        <w:r>
          <w:t xml:space="preserve"> </w:t>
        </w:r>
      </w:ins>
      <m:oMath>
        <m:r>
          <m:t>u</m:t>
        </m:r>
        <m:r>
          <m:rPr>
            <m:sty m:val="p"/>
          </m:rPr>
          <m:t>=</m:t>
        </m:r>
        <m:r>
          <m:t>0</m:t>
        </m:r>
      </m:oMath>
      <w:ins w:id="1852" w:author="PR Preview" w:date="2026-01-01T00:00:00Z">
        <w:r>
          <w:t xml:space="preserve">.</w:t>
        </w:r>
      </w:ins>
    </w:p>
    <w:p>
      <w:pPr>
        <w:numPr>
          <w:ilvl w:val="0"/>
          <w:numId w:val="1013"/>
        </w:numPr>
      </w:pPr>
      <w:ins w:id="1853" w:author="PR Preview" w:date="2026-01-01T00:00:00Z">
        <w:r>
          <w:t xml:space="preserve">When</w:t>
        </w:r>
      </w:ins>
      <w:ins w:id="185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3</m:t>
        </m:r>
      </m:oMath>
      <w:ins w:id="185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1856" w:author="PR Preview" w:date="2026-01-01T00:00:00Z">
        <w:r>
          <w:t xml:space="preserve">Substitute: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19"/>
    <w:bookmarkStart w:id="120" w:name="exr-miller-int-trig-substitution"/>
    <w:p>
      <w:pPr>
        <w:pStyle w:val="FirstParagraph"/>
      </w:pPr>
      <w:ins w:id="1857" w:author="PR Preview" w:date="2026-01-01T00:00:00Z">
        <w:r>
          <w:rPr>
            <w:b/>
            <w:bCs/>
          </w:rPr>
          <w:t xml:space="preserve">Exercise 8 (Substitution with a trigonometric integrand)</w:t>
        </w:r>
      </w:ins>
      <w:ins w:id="1858" w:author="PR Preview" w:date="2026-01-01T00:00:00Z">
        <w:r>
          <w:t xml:space="preserve"> </w:t>
        </w:r>
      </w:ins>
      <w:ins w:id="1859" w:author="PR Preview" w:date="2026-01-01T00:00:00Z">
        <w:r>
          <w:t xml:space="preserve">Adapted from</w:t>
        </w:r>
      </w:ins>
      <w:ins w:id="1860" w:author="PR Preview" w:date="2026-01-01T00:00:00Z">
        <w:r>
          <w:t xml:space="preserve"> </w:t>
        </w:r>
      </w:ins>
      <w:ins w:id="1861" w:author="PR Preview" w:date="2026-01-01T00:00:00Z">
        <w:r>
          <w:t xml:space="preserve">Miller (2016)</w:t>
        </w:r>
      </w:ins>
      <w:ins w:id="1862" w:author="PR Preview" w:date="2026-01-01T00:00:00Z">
        <w:r>
          <w:t xml:space="preserve">, Question 1.1.38.</w:t>
        </w:r>
      </w:ins>
    </w:p>
    <w:p>
      <w:pPr>
        <w:pStyle w:val="BodyText"/>
      </w:pPr>
      <w:ins w:id="1863" w:author="PR Preview" w:date="2026-01-01T00:00:00Z">
        <w:r>
          <w:t xml:space="preserve">Evaluate the integral: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trig-substitution"/>
    <w:p>
      <w:pPr>
        <w:pStyle w:val="FirstParagraph"/>
      </w:pPr>
      <w:ins w:id="1864" w:author="PR Preview" w:date="2026-01-01T00:00:00Z">
        <w:r>
          <w:rPr>
            <w:i/>
            <w:iCs/>
          </w:rPr>
          <w:t xml:space="preserve">Solution 8</w:t>
        </w:r>
      </w:ins>
      <w:ins w:id="1865" w:author="PR Preview" w:date="2026-01-01T00:00:00Z">
        <w:r>
          <w:t xml:space="preserve">. </w:t>
        </w:r>
      </w:ins>
      <w:ins w:id="1866" w:author="PR Preview" w:date="2026-01-01T00:00:00Z">
        <w:r>
          <w:t xml:space="preserve">Let</w:t>
        </w:r>
      </w:ins>
      <w:ins w:id="1867" w:author="PR Preview" w:date="2026-01-01T00:00:00Z">
        <w:r>
          <w:t xml:space="preserve"> </w:t>
        </w:r>
      </w:ins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1868" w:author="PR Preview" w:date="2026-01-01T00:00:00Z">
        <w:r>
          <w:t xml:space="preserve">. Then</w:t>
        </w:r>
      </w:ins>
      <w:ins w:id="1869" w:author="PR Preview" w:date="2026-01-01T00:00:00Z">
        <w:r>
          <w:t xml:space="preserve"> </w:t>
        </w:r>
      </w:ins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ins w:id="1870" w:author="PR Preview" w:date="2026-01-01T00:00:00Z">
        <w:r>
          <w:t xml:space="preserve">, meaning</w:t>
        </w:r>
      </w:ins>
      <w:ins w:id="1871" w:author="PR Preview" w:date="2026-01-01T00:00:00Z">
        <w:r>
          <w:t xml:space="preserve"> </w:t>
        </w:r>
      </w:ins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ins w:id="1872" w:author="PR Preview" w:date="2026-01-01T00:00:00Z">
        <w:r>
          <w:t xml:space="preserve">.</w:t>
        </w:r>
      </w:ins>
    </w:p>
    <w:p>
      <w:pPr>
        <w:pStyle w:val="BodyText"/>
      </w:pPr>
      <w:ins w:id="1873" w:author="PR Preview" w:date="2026-01-01T00:00:00Z">
        <w:r>
          <w:t xml:space="preserve">Limits:</w:t>
        </w:r>
      </w:ins>
    </w:p>
    <w:p>
      <w:pPr>
        <w:numPr>
          <w:ilvl w:val="0"/>
          <w:numId w:val="1014"/>
        </w:numPr>
      </w:pPr>
      <w:ins w:id="1874" w:author="PR Preview" w:date="2026-01-01T00:00:00Z">
        <w:r>
          <w:t xml:space="preserve">When</w:t>
        </w:r>
      </w:ins>
      <w:ins w:id="1875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0</m:t>
        </m:r>
      </m:oMath>
      <w:ins w:id="1876" w:author="PR Preview" w:date="2026-01-01T00:00:00Z">
        <w:r>
          <w:t xml:space="preserve">:</w:t>
        </w:r>
      </w:ins>
      <w:ins w:id="1877" w:author="PR Preview" w:date="2026-01-01T00:00:00Z">
        <w:r>
          <w:t xml:space="preserve"> </w:t>
        </w:r>
      </w:ins>
      <m:oMath>
        <m:r>
          <m:t>u</m:t>
        </m:r>
        <m:r>
          <m:rPr>
            <m:sty m:val="p"/>
          </m:rPr>
          <m:t>=</m:t>
        </m:r>
        <m:r>
          <m:t>0</m:t>
        </m:r>
      </m:oMath>
      <w:ins w:id="1878" w:author="PR Preview" w:date="2026-01-01T00:00:00Z">
        <w:r>
          <w:t xml:space="preserve">.</w:t>
        </w:r>
      </w:ins>
    </w:p>
    <w:p>
      <w:pPr>
        <w:numPr>
          <w:ilvl w:val="0"/>
          <w:numId w:val="1014"/>
        </w:numPr>
      </w:pPr>
      <w:ins w:id="1879" w:author="PR Preview" w:date="2026-01-01T00:00:00Z">
        <w:r>
          <w:t xml:space="preserve">When</w:t>
        </w:r>
      </w:ins>
      <w:ins w:id="188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2</m:t>
        </m:r>
      </m:oMath>
      <w:ins w:id="188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1882" w:author="PR Preview" w:date="2026-01-01T00:00:00Z">
        <w:r>
          <w:t xml:space="preserve">Substitute: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1"/>
    <w:bookmarkStart w:id="122" w:name="exr-miller-int-by-parts-gaussian"/>
    <w:p>
      <w:pPr>
        <w:pStyle w:val="FirstParagraph"/>
      </w:pPr>
      <w:ins w:id="1883" w:author="PR Preview" w:date="2026-01-01T00:00:00Z">
        <w:r>
          <w:rPr>
            <w:b/>
            <w:bCs/>
          </w:rPr>
          <w:t xml:space="preserve">Exercise 9 (Integration by parts with an exponential factor)</w:t>
        </w:r>
      </w:ins>
      <w:ins w:id="1884" w:author="PR Preview" w:date="2026-01-01T00:00:00Z">
        <w:r>
          <w:t xml:space="preserve"> </w:t>
        </w:r>
      </w:ins>
      <w:ins w:id="1885" w:author="PR Preview" w:date="2026-01-01T00:00:00Z">
        <w:r>
          <w:t xml:space="preserve">Adapted from</w:t>
        </w:r>
      </w:ins>
      <w:ins w:id="1886" w:author="PR Preview" w:date="2026-01-01T00:00:00Z">
        <w:r>
          <w:t xml:space="preserve"> </w:t>
        </w:r>
      </w:ins>
      <w:ins w:id="1887" w:author="PR Preview" w:date="2026-01-01T00:00:00Z">
        <w:r>
          <w:t xml:space="preserve">Miller (2016)</w:t>
        </w:r>
      </w:ins>
      <w:ins w:id="1888" w:author="PR Preview" w:date="2026-01-01T00:00:00Z">
        <w:r>
          <w:t xml:space="preserve">, Question 1.1.40.</w:t>
        </w:r>
      </w:ins>
    </w:p>
    <w:p>
      <w:pPr>
        <w:pStyle w:val="BodyText"/>
      </w:pPr>
      <w:ins w:id="1889" w:author="PR Preview" w:date="2026-01-01T00:00:00Z">
        <w:r>
          <w:t xml:space="preserve">Evaluate the integral: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by-parts-gaussian"/>
    <w:p>
      <w:pPr>
        <w:pStyle w:val="FirstParagraph"/>
      </w:pPr>
      <w:ins w:id="1890" w:author="PR Preview" w:date="2026-01-01T00:00:00Z">
        <w:r>
          <w:rPr>
            <w:i/>
            <w:iCs/>
          </w:rPr>
          <w:t xml:space="preserve">Solution 9</w:t>
        </w:r>
      </w:ins>
      <w:ins w:id="1891" w:author="PR Preview" w:date="2026-01-01T00:00:00Z">
        <w:r>
          <w:t xml:space="preserve">. </w:t>
        </w:r>
      </w:ins>
      <w:ins w:id="1892" w:author="PR Preview" w:date="2026-01-01T00:00:00Z">
        <w:r>
          <w:t xml:space="preserve">Factor the integrand as</w:t>
        </w:r>
      </w:ins>
      <w:ins w:id="1893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ins w:id="1894" w:author="PR Preview" w:date="2026-01-01T00:00:00Z">
        <w:r>
          <w:t xml:space="preserve">. Set:</w:t>
        </w:r>
      </w:ins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ins w:id="1895" w:author="PR Preview" w:date="2026-01-01T00:00:00Z">
        <w:r>
          <w:t xml:space="preserve">Then</w:t>
        </w:r>
      </w:ins>
      <w:ins w:id="1896" w:author="PR Preview" w:date="2026-01-01T00:00:00Z">
        <w:r>
          <w:t xml:space="preserve"> </w:t>
        </w:r>
      </w:ins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ins w:id="1897" w:author="PR Preview" w:date="2026-01-01T00:00:00Z">
        <w:r>
          <w:t xml:space="preserve"> </w:t>
        </w:r>
      </w:ins>
      <w:ins w:id="1898" w:author="PR Preview" w:date="2026-01-01T00:00:00Z">
        <w:r>
          <w:t xml:space="preserve">and</w:t>
        </w:r>
      </w:ins>
      <w:ins w:id="1899" w:author="PR Preview" w:date="2026-01-01T00:00:00Z">
        <w:r>
          <w:t xml:space="preserve"> </w:t>
        </w:r>
      </w:ins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ins w:id="1900" w:author="PR Preview" w:date="2026-01-01T00:00:00Z">
        <w:r>
          <w:t xml:space="preserve">.</w:t>
        </w:r>
      </w:ins>
    </w:p>
    <w:p>
      <w:pPr>
        <w:pStyle w:val="BodyText"/>
      </w:pPr>
      <w:ins w:id="1901" w:author="PR Preview" w:date="2026-01-01T00:00:00Z">
        <w:r>
          <w:t xml:space="preserve">Using integration by parts (</w:t>
        </w:r>
      </w:ins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ins w:id="1902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3"/>
    <w:bookmarkStart w:id="133" w:name="exm-ftc-part1-accumulation"/>
    <w:p>
      <w:pPr>
        <w:pStyle w:val="FirstParagraph"/>
      </w:pPr>
      <w:ins w:id="1903" w:author="PR Preview" w:date="2026-01-01T00:00:00Z">
        <w:r>
          <w:rPr>
            <w:b/>
            <w:bCs/>
          </w:rPr>
          <w:t xml:space="preserve">Example 22 (FTC Part 1 visualized: accumulation function for</w:t>
        </w:r>
      </w:ins>
      <w:ins w:id="1904" w:author="PR Preview" w:date="2026-01-01T00:00:00Z">
        <w:r>
          <w:rPr>
            <w:b/>
            <w:bCs/>
          </w:rP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ins w:id="1905" w:author="PR Preview" w:date="2026-01-01T00:00:00Z">
        <w:r>
          <w:rPr>
            <w:b/>
            <w:bCs/>
          </w:rPr>
          <w:t xml:space="preserve">)</w:t>
        </w:r>
      </w:ins>
      <w:ins w:id="1906" w:author="PR Preview" w:date="2026-01-01T00:00:00Z">
        <w:r>
          <w:t xml:space="preserve"> </w:t>
        </w:r>
      </w:ins>
      <w:ins w:id="1907" w:author="PR Preview" w:date="2026-01-01T00:00:00Z">
        <w:r>
          <w:t xml:space="preserve">Take</w:t>
        </w:r>
      </w:ins>
      <w:ins w:id="190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ins w:id="1909" w:author="PR Preview" w:date="2026-01-01T00:00:00Z">
        <w:r>
          <w:t xml:space="preserve"> </w:t>
        </w:r>
      </w:ins>
      <w:ins w:id="1910" w:author="PR Preview" w:date="2026-01-01T00:00:00Z">
        <w:r>
          <w:t xml:space="preserve">on</w:t>
        </w:r>
      </w:ins>
      <w:ins w:id="1911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ins w:id="1912" w:author="PR Preview" w:date="2026-01-01T00:00:00Z">
        <w:r>
          <w:t xml:space="preserve">. The accumulation function from</w:t>
        </w:r>
      </w:ins>
      <w:ins w:id="1913" w:author="PR Preview" w:date="2026-01-01T00:00:00Z">
        <w:r>
          <w:t xml:space="preserve"> </w:t>
        </w:r>
      </w:ins>
      <m:oMath>
        <m:r>
          <m:t>0</m:t>
        </m:r>
      </m:oMath>
      <w:ins w:id="1914" w:author="PR Preview" w:date="2026-01-01T00:00:00Z">
        <w:r>
          <w:t xml:space="preserve"> </w:t>
        </w:r>
      </w:ins>
      <w:ins w:id="1915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1916" w:author="PR Preview" w:date="2026-01-01T00:00:00Z">
        <w:r>
          <w:t xml:space="preserve">so</w:t>
        </w:r>
      </w:ins>
      <w:ins w:id="191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1918" w:author="PR Preview" w:date="2026-01-01T00:00:00Z">
        <w:r>
          <w:t xml:space="preserve">, and indeed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1919" w:author="PR Preview" w:date="2026-01-01T00:00:00Z">
        <w:r>
          <w:t xml:space="preserve">as</w:t>
        </w:r>
      </w:ins>
      <w:ins w:id="1920" w:author="PR Preview" w:date="2026-01-01T00:00:00Z">
        <w:r>
          <w:t xml:space="preserve"> </w:t>
        </w:r>
      </w:ins>
      <w:hyperlink w:anchor="thm-ftc">
        <w:ins w:id="1921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1922" w:author="PR Preview" w:date="2026-01-01T00:00:00Z">
        <w:r>
          <w:t xml:space="preserve"> </w:t>
        </w:r>
      </w:ins>
      <w:ins w:id="1923" w:author="PR Preview" w:date="2026-01-01T00:00:00Z">
        <w:r>
          <w:t xml:space="preserve">Part 1</w:t>
        </w:r>
      </w:ins>
      <w:ins w:id="1924" w:author="PR Preview" w:date="2026-01-01T00:00:00Z">
        <w:r>
          <w:t xml:space="preserve"> </w:t>
        </w:r>
      </w:ins>
      <w:ins w:id="1925" w:author="PR Preview" w:date="2026-01-01T00:00:00Z">
        <w:r>
          <w:t xml:space="preserve">predicts.</w:t>
        </w:r>
      </w:ins>
      <w:ins w:id="1926" w:author="PR Preview" w:date="2026-01-01T00:00:00Z">
        <w:r>
          <w:t xml:space="preserve"> </w:t>
        </w:r>
      </w:ins>
      <w:hyperlink w:anchor="fig-ftc-part1">
        <w:ins w:id="1927" w:author="PR Preview" w:date="2026-01-01T00:00:00Z">
          <w:r>
            <w:rPr>
              <w:rStyle w:val="Hyperlink"/>
            </w:rPr>
            <w:t xml:space="preserve">Figure 4</w:t>
          </w:r>
        </w:ins>
      </w:hyperlink>
      <w:ins w:id="1928" w:author="PR Preview" w:date="2026-01-01T00:00:00Z">
        <w:r>
          <w:t xml:space="preserve"> </w:t>
        </w:r>
      </w:ins>
      <w:ins w:id="1929" w:author="PR Preview" w:date="2026-01-01T00:00:00Z">
        <w:r>
          <w:t xml:space="preserve">shows the integrand on the left</w:t>
        </w:r>
      </w:ins>
      <w:ins w:id="1930" w:author="PR Preview" w:date="2026-01-01T00:00:00Z">
        <w:r>
          <w:t xml:space="preserve"> </w:t>
        </w:r>
      </w:ins>
      <w:ins w:id="1931" w:author="PR Preview" w:date="2026-01-01T00:00:00Z">
        <w:r>
          <w:t xml:space="preserve">(shaded area equals</w:t>
        </w:r>
      </w:ins>
      <w:ins w:id="193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933" w:author="PR Preview" w:date="2026-01-01T00:00:00Z">
        <w:r>
          <w:t xml:space="preserve"> </w:t>
        </w:r>
      </w:ins>
      <w:ins w:id="1934" w:author="PR Preview" w:date="2026-01-01T00:00:00Z">
        <w:r>
          <w:t xml:space="preserve">at each</w:t>
        </w:r>
      </w:ins>
      <w:ins w:id="1935" w:author="PR Preview" w:date="2026-01-01T00:00:00Z">
        <w:r>
          <w:t xml:space="preserve"> </w:t>
        </w:r>
      </w:ins>
      <m:oMath>
        <m:r>
          <m:t>x</m:t>
        </m:r>
      </m:oMath>
      <w:ins w:id="1936" w:author="PR Preview" w:date="2026-01-01T00:00:00Z">
        <w:r>
          <w:t xml:space="preserve">)</w:t>
        </w:r>
      </w:ins>
      <w:ins w:id="1937" w:author="PR Preview" w:date="2026-01-01T00:00:00Z">
        <w:r>
          <w:t xml:space="preserve"> </w:t>
        </w:r>
      </w:ins>
      <w:ins w:id="1938" w:author="PR Preview" w:date="2026-01-01T00:00:00Z">
        <w:r>
          <w:t xml:space="preserve">and the accumulation function</w:t>
        </w:r>
      </w:ins>
      <w:ins w:id="193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1940" w:author="PR Preview" w:date="2026-01-01T00:00:00Z">
        <w:r>
          <w:t xml:space="preserve"> </w:t>
        </w:r>
      </w:ins>
      <w:ins w:id="1941" w:author="PR Preview" w:date="2026-01-01T00:00:00Z">
        <w:r>
          <w:t xml:space="preserve">on the right</w:t>
        </w:r>
      </w:ins>
      <w:ins w:id="1942" w:author="PR Preview" w:date="2026-01-01T00:00:00Z">
        <w:r>
          <w:t xml:space="preserve"> </w:t>
        </w:r>
      </w:ins>
      <w:ins w:id="1943" w:author="PR Preview" w:date="2026-01-01T00:00:00Z">
        <w:r>
          <w:t xml:space="preserve">(its slope at</w:t>
        </w:r>
      </w:ins>
      <w:ins w:id="1944" w:author="PR Preview" w:date="2026-01-01T00:00:00Z">
        <w:r>
          <w:t xml:space="preserve"> </w:t>
        </w:r>
      </w:ins>
      <m:oMath>
        <m:r>
          <m:t>x</m:t>
        </m:r>
      </m:oMath>
      <w:ins w:id="1945" w:author="PR Preview" w:date="2026-01-01T00:00:00Z">
        <w:r>
          <w:t xml:space="preserve"> </w:t>
        </w:r>
      </w:ins>
      <w:ins w:id="1946" w:author="PR Preview" w:date="2026-01-01T00:00:00Z">
        <w:r>
          <w:t xml:space="preserve">equals</w:t>
        </w:r>
      </w:ins>
      <w:ins w:id="194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ins w:id="1948" w:author="PR Preview" w:date="2026-01-01T00:00:00Z">
        <w:r>
          <w:t xml:space="preserve">).</w:t>
        </w:r>
      </w:ins>
    </w:p>
    <w:bookmarkStart w:id="13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2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2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ins w:id="1949" w:author="PR Preview" w:date="2026-01-01T00:00:00Z">
        <w:r>
          <w:t xml:space="preserve">Figure 4: vertical lines mark</w:t>
        </w:r>
      </w:ins>
      <w:ins w:id="195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ins w:id="1951" w:author="PR Preview" w:date="2026-01-01T00:00:00Z">
        <w:r>
          <w:t xml:space="preserve">.</w:t>
        </w:r>
      </w:ins>
      <w:ins w:id="1952" w:author="PR Preview" w:date="2026-01-01T00:00:00Z">
        <w:r>
          <w:t xml:space="preserve"> </w:t>
        </w:r>
      </w:ins>
      <w:ins w:id="1953" w:author="PR Preview" w:date="2026-01-01T00:00:00Z">
        <w:r>
          <w:t xml:space="preserve">Right:</w:t>
        </w:r>
      </w:ins>
      <w:ins w:id="195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1955" w:author="PR Preview" w:date="2026-01-01T00:00:00Z">
        <w:r>
          <w:t xml:space="preserve">; for each marked</w:t>
        </w:r>
      </w:ins>
      <w:ins w:id="1956" w:author="PR Preview" w:date="2026-01-01T00:00:00Z">
        <w:r>
          <w:t xml:space="preserve"> </w:t>
        </w:r>
      </w:ins>
      <m:oMath>
        <m:r>
          <m:t>x</m:t>
        </m:r>
      </m:oMath>
      <w:ins w:id="1957" w:author="PR Preview" w:date="2026-01-01T00:00:00Z">
        <w:r>
          <w:t xml:space="preserve">, the tangent slope equals</w:t>
        </w:r>
      </w:ins>
      <w:ins w:id="195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ins w:id="1959" w:author="PR Preview" w:date="2026-01-01T00:00:00Z">
        <w:r>
          <w:t xml:space="preserve">.</w:t>
        </w:r>
      </w:ins>
    </w:p>
    <w:bookmarkEnd w:id="132"/>
    <w:bookmarkEnd w:id="133"/>
    <w:bookmarkStart w:id="147" w:name="exm-ftc-cdf-pdf"/>
    <w:p>
      <w:pPr>
        <w:pStyle w:val="BodyText"/>
      </w:pPr>
      <w:ins w:id="1960" w:author="PR Preview" w:date="2026-01-01T00:00:00Z">
        <w:r>
          <w:rPr>
            <w:b/>
            <w:bCs/>
          </w:rPr>
          <w:t xml:space="preserve">Example 23 (CDF and PDF of the exponential distribution)</w:t>
        </w:r>
      </w:ins>
      <w:ins w:id="1961" w:author="PR Preview" w:date="2026-01-01T00:00:00Z">
        <w:r>
          <w:t xml:space="preserve"> </w:t>
        </w:r>
      </w:ins>
      <w:ins w:id="1962" w:author="PR Preview" w:date="2026-01-01T00:00:00Z">
        <w:r>
          <w:t xml:space="preserve">In what follows,</w:t>
        </w:r>
      </w:ins>
      <w:ins w:id="1963" w:author="PR Preview" w:date="2026-01-01T00:00:00Z">
        <w:r>
          <w:t xml:space="preserve"> </w:t>
        </w:r>
      </w:ins>
      <m:oMath>
        <m:r>
          <m:t>f</m:t>
        </m:r>
      </m:oMath>
      <w:ins w:id="1964" w:author="PR Preview" w:date="2026-01-01T00:00:00Z">
        <w:r>
          <w:t xml:space="preserve"> </w:t>
        </w:r>
      </w:ins>
      <w:ins w:id="1965" w:author="PR Preview" w:date="2026-01-01T00:00:00Z">
        <w:r>
          <w:t xml:space="preserve">denotes the PDF and</w:t>
        </w:r>
      </w:ins>
      <w:ins w:id="1966" w:author="PR Preview" w:date="2026-01-01T00:00:00Z">
        <w:r>
          <w:t xml:space="preserve"> </w:t>
        </w:r>
      </w:ins>
      <m:oMath>
        <m:r>
          <m:t>F</m:t>
        </m:r>
      </m:oMath>
      <w:ins w:id="1967" w:author="PR Preview" w:date="2026-01-01T00:00:00Z">
        <w:r>
          <w:t xml:space="preserve"> </w:t>
        </w:r>
      </w:ins>
      <w:ins w:id="1968" w:author="PR Preview" w:date="2026-01-01T00:00:00Z">
        <w:r>
          <w:t xml:space="preserve">the CDF — the same letters</w:t>
        </w:r>
      </w:ins>
      <w:ins w:id="1969" w:author="PR Preview" w:date="2026-01-01T00:00:00Z">
        <w:r>
          <w:t xml:space="preserve"> </w:t>
        </w:r>
      </w:ins>
      <w:ins w:id="1970" w:author="PR Preview" w:date="2026-01-01T00:00:00Z">
        <w:r>
          <w:t xml:space="preserve">as the antiderivative pair in</w:t>
        </w:r>
      </w:ins>
      <w:ins w:id="1971" w:author="PR Preview" w:date="2026-01-01T00:00:00Z">
        <w:r>
          <w:t xml:space="preserve"> </w:t>
        </w:r>
      </w:ins>
      <w:hyperlink w:anchor="def-antiderivative">
        <w:ins w:id="1972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1973" w:author="PR Preview" w:date="2026-01-01T00:00:00Z">
        <w:r>
          <w:t xml:space="preserve">, because the FTC will</w:t>
        </w:r>
      </w:ins>
      <w:ins w:id="1974" w:author="PR Preview" w:date="2026-01-01T00:00:00Z">
        <w:r>
          <w:t xml:space="preserve"> </w:t>
        </w:r>
      </w:ins>
      <w:ins w:id="1975" w:author="PR Preview" w:date="2026-01-01T00:00:00Z">
        <w:r>
          <w:t xml:space="preserve">show</w:t>
        </w:r>
      </w:ins>
      <w:ins w:id="1976" w:author="PR Preview" w:date="2026-01-01T00:00:00Z">
        <w:r>
          <w:t xml:space="preserve"> </w:t>
        </w:r>
      </w:ins>
      <m:oMath>
        <m:r>
          <m:t>F</m:t>
        </m:r>
      </m:oMath>
      <w:ins w:id="1977" w:author="PR Preview" w:date="2026-01-01T00:00:00Z">
        <w:r>
          <w:t xml:space="preserve"> </w:t>
        </w:r>
      </w:ins>
      <w:ins w:id="1978" w:author="PR Preview" w:date="2026-01-01T00:00:00Z">
        <w:r>
          <w:t xml:space="preserve">is exactly an antiderivative of</w:t>
        </w:r>
      </w:ins>
      <w:ins w:id="1979" w:author="PR Preview" w:date="2026-01-01T00:00:00Z">
        <w:r>
          <w:t xml:space="preserve"> </w:t>
        </w:r>
      </w:ins>
      <m:oMath>
        <m:r>
          <m:t>f</m:t>
        </m:r>
      </m:oMath>
      <w:ins w:id="1980" w:author="PR Preview" w:date="2026-01-01T00:00:00Z">
        <w:r>
          <w:t xml:space="preserve">.</w:t>
        </w:r>
      </w:ins>
    </w:p>
    <w:p>
      <w:pPr>
        <w:pStyle w:val="BodyText"/>
      </w:pPr>
      <w:ins w:id="1981" w:author="PR Preview" w:date="2026-01-01T00:00:00Z">
        <w:r>
          <w:t xml:space="preserve">Let</w:t>
        </w:r>
      </w:ins>
      <w:ins w:id="1982" w:author="PR Preview" w:date="2026-01-01T00:00:00Z">
        <w:r>
          <w:t xml:space="preserve"> </w:t>
        </w:r>
      </w:ins>
      <m:oMath>
        <m:r>
          <m:t>T</m:t>
        </m:r>
      </m:oMath>
      <w:ins w:id="1983" w:author="PR Preview" w:date="2026-01-01T00:00:00Z">
        <w:r>
          <w:t xml:space="preserve"> </w:t>
        </w:r>
      </w:ins>
      <w:ins w:id="1984" w:author="PR Preview" w:date="2026-01-01T00:00:00Z">
        <w:r>
          <w:t xml:space="preserve">be a</w:t>
        </w:r>
      </w:ins>
      <w:ins w:id="1985" w:author="PR Preview" w:date="2026-01-01T00:00:00Z">
        <w:r>
          <w:t xml:space="preserve"> </w:t>
        </w:r>
      </w:ins>
      <w:hyperlink r:id="rId134">
        <w:ins w:id="1986" w:author="PR Preview" w:date="2026-01-01T00:00:00Z">
          <w:r>
            <w:rPr>
              <w:rStyle w:val="Hyperlink"/>
            </w:rPr>
            <w:t xml:space="preserve">random variable</w:t>
          </w:r>
        </w:ins>
      </w:hyperlink>
      <w:ins w:id="1987" w:author="PR Preview" w:date="2026-01-01T00:00:00Z">
        <w:r>
          <w:t xml:space="preserve"> </w:t>
        </w:r>
      </w:ins>
      <w:ins w:id="1988" w:author="PR Preview" w:date="2026-01-01T00:00:00Z">
        <w:r>
          <w:t xml:space="preserve">with the</w:t>
        </w:r>
      </w:ins>
      <w:ins w:id="1989" w:author="PR Preview" w:date="2026-01-01T00:00:00Z">
        <w:r>
          <w:t xml:space="preserve"> </w:t>
        </w:r>
      </w:ins>
      <w:hyperlink r:id="rId135">
        <w:ins w:id="1990" w:author="PR Preview" w:date="2026-01-01T00:00:00Z">
          <w:r>
            <w:rPr>
              <w:rStyle w:val="Hyperlink"/>
            </w:rPr>
            <w:t xml:space="preserve">exponential distribution</w:t>
          </w:r>
        </w:ins>
      </w:hyperlink>
      <w:ins w:id="1991" w:author="PR Preview" w:date="2026-01-01T00:00:00Z">
        <w:r>
          <w:t xml:space="preserve"> </w:t>
        </w:r>
      </w:ins>
      <w:ins w:id="1992" w:author="PR Preview" w:date="2026-01-01T00:00:00Z">
        <w:r>
          <w:t xml:space="preserve">with rate</w:t>
        </w:r>
      </w:ins>
      <w:ins w:id="1993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&gt;</m:t>
        </m:r>
        <m:r>
          <m:t>0</m:t>
        </m:r>
      </m:oMath>
      <w:ins w:id="1994" w:author="PR Preview" w:date="2026-01-01T00:00:00Z">
        <w:r>
          <w:t xml:space="preserve">.</w:t>
        </w:r>
      </w:ins>
      <w:ins w:id="1995" w:author="PR Preview" w:date="2026-01-01T00:00:00Z">
        <w:r>
          <w:t xml:space="preserve"> </w:t>
        </w:r>
      </w:ins>
      <w:ins w:id="1996" w:author="PR Preview" w:date="2026-01-01T00:00:00Z">
        <w:r>
          <w:t xml:space="preserve">Its</w:t>
        </w:r>
      </w:ins>
      <w:ins w:id="1997" w:author="PR Preview" w:date="2026-01-01T00:00:00Z">
        <w:r>
          <w:t xml:space="preserve"> </w:t>
        </w:r>
      </w:ins>
      <w:hyperlink r:id="rId136">
        <w:ins w:id="1998" w:author="PR Preview" w:date="2026-01-01T00:00:00Z">
          <w:r>
            <w:rPr>
              <w:rStyle w:val="Hyperlink"/>
            </w:rPr>
            <w:t xml:space="preserve">probability density function (PDF)</w:t>
          </w:r>
        </w:ins>
      </w:hyperlink>
      <w:ins w:id="1999" w:author="PR Preview" w:date="2026-01-01T00:00:00Z">
        <w:r>
          <w:t xml:space="preserve"> </w:t>
        </w:r>
      </w:ins>
      <w:ins w:id="2000" w:author="PR Preview" w:date="2026-01-01T00:00:00Z">
        <w:r>
          <w:t xml:space="preserve">is</w:t>
        </w:r>
      </w:ins>
      <w:ins w:id="2001" w:author="PR Preview" w:date="2026-01-01T00:00:00Z">
        <w:r>
          <w:t xml:space="preserve"> </w:t>
        </w:r>
      </w:ins>
      <w:ins w:id="2002" w:author="PR Preview" w:date="2026-01-01T00:00:00Z">
        <w:r>
          <w:t xml:space="preserve">(Kleinbaum and Klein 2012, sec. II, p. 295,</w:t>
        </w:r>
      </w:ins>
      <w:ins w:id="2003" w:author="PR Preview" w:date="2026-01-01T00:00:00Z">
        <w:r>
          <w:t xml:space="preserve"> </w:t>
        </w:r>
      </w:ins>
      <w:ins w:id="2004" w:author="PR Preview" w:date="2026-01-01T00:00:00Z">
        <w:r>
          <w:t xml:space="preserve">“Survival and Hazard</w:t>
        </w:r>
      </w:ins>
      <w:ins w:id="2005" w:author="PR Preview" w:date="2026-01-01T00:00:00Z">
        <w:r>
          <w:t xml:space="preserve"> </w:t>
        </w:r>
      </w:ins>
      <w:ins w:id="2006" w:author="PR Preview" w:date="2026-01-01T00:00:00Z">
        <w:r>
          <w:t xml:space="preserve">Functions for Selected Distributions”</w:t>
        </w:r>
      </w:ins>
      <w:ins w:id="2007" w:author="PR Preview" w:date="2026-01-01T00:00:00Z">
        <w:r>
          <w:t xml:space="preserve">)</w:t>
        </w:r>
      </w:ins>
      <w:ins w:id="200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ins w:id="2009" w:author="PR Preview" w:date="2026-01-01T00:00:00Z">
        <w:r>
          <w:rPr>
            <w:b/>
            <w:bCs/>
          </w:rPr>
          <w:t xml:space="preserve">FTC Part 2</w:t>
        </w:r>
      </w:ins>
      <w:ins w:id="2010" w:author="PR Preview" w:date="2026-01-01T00:00:00Z">
        <w:r>
          <w:t xml:space="preserve"> </w:t>
        </w:r>
      </w:ins>
      <w:ins w:id="2011" w:author="PR Preview" w:date="2026-01-01T00:00:00Z">
        <w:r>
          <w:t xml:space="preserve">gives the</w:t>
        </w:r>
      </w:ins>
      <w:ins w:id="2012" w:author="PR Preview" w:date="2026-01-01T00:00:00Z">
        <w:r>
          <w:t xml:space="preserve"> </w:t>
        </w:r>
      </w:ins>
      <w:hyperlink r:id="rId137">
        <w:ins w:id="2013" w:author="PR Preview" w:date="2026-01-01T00:00:00Z">
          <w:r>
            <w:rPr>
              <w:rStyle w:val="Hyperlink"/>
            </w:rPr>
            <w:t xml:space="preserve">cumulative distribution function (CDF)</w:t>
          </w:r>
        </w:ins>
      </w:hyperlink>
      <w:ins w:id="2014" w:author="PR Preview" w:date="2026-01-01T00:00:00Z">
        <w:r>
          <w:t xml:space="preserve">,</w:t>
        </w:r>
      </w:ins>
      <w:ins w:id="201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ins w:id="2016" w:author="PR Preview" w:date="2026-01-01T00:00:00Z">
        <w:r>
          <w:t xml:space="preserve">, from the PDF.</w:t>
        </w:r>
      </w:ins>
      <w:ins w:id="2017" w:author="PR Preview" w:date="2026-01-01T00:00:00Z">
        <w:r>
          <w:t xml:space="preserve"> </w:t>
        </w:r>
      </w:ins>
      <w:ins w:id="2018" w:author="PR Preview" w:date="2026-01-01T00:00:00Z">
        <w:r>
          <w:t xml:space="preserve">Apply the</w:t>
        </w:r>
      </w:ins>
      <w:ins w:id="2019" w:author="PR Preview" w:date="2026-01-01T00:00:00Z">
        <w:r>
          <w:t xml:space="preserve"> </w:t>
        </w:r>
      </w:ins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ins w:id="2020" w:author="PR Preview" w:date="2026-01-01T00:00:00Z">
        <w:r>
          <w:t xml:space="preserve"> </w:t>
        </w:r>
      </w:ins>
      <w:ins w:id="2021" w:author="PR Preview" w:date="2026-01-01T00:00:00Z">
        <w:r>
          <w:t xml:space="preserve">rule from</w:t>
        </w:r>
      </w:ins>
      <w:ins w:id="2022" w:author="PR Preview" w:date="2026-01-01T00:00:00Z">
        <w:r>
          <w:t xml:space="preserve"> </w:t>
        </w:r>
      </w:ins>
      <w:hyperlink w:anchor="thm-integral-rules">
        <w:ins w:id="2023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2024" w:author="PR Preview" w:date="2026-01-01T00:00:00Z">
        <w:r>
          <w:t xml:space="preserve"> </w:t>
        </w:r>
      </w:ins>
      <w:ins w:id="2025" w:author="PR Preview" w:date="2026-01-01T00:00:00Z">
        <w:r>
          <w:t xml:space="preserve">with</w:t>
        </w:r>
      </w:ins>
      <w:ins w:id="2026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ins w:id="2027" w:author="PR Preview" w:date="2026-01-01T00:00:00Z">
        <w:r>
          <w:t xml:space="preserve"> </w:t>
        </w:r>
      </w:ins>
      <w:ins w:id="2028" w:author="PR Preview" w:date="2026-01-01T00:00:00Z">
        <w:r>
          <w:t xml:space="preserve">to</w:t>
        </w:r>
      </w:ins>
      <w:ins w:id="2029" w:author="PR Preview" w:date="2026-01-01T00:00:00Z">
        <w:r>
          <w:t xml:space="preserve"> </w:t>
        </w:r>
      </w:ins>
      <w:ins w:id="2030" w:author="PR Preview" w:date="2026-01-01T00:00:00Z">
        <w:r>
          <w:t xml:space="preserve">antidifferentiate the integrand: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ins w:id="2031" w:author="PR Preview" w:date="2026-01-01T00:00:00Z">
        <w:r>
          <w:rPr>
            <w:b/>
            <w:bCs/>
          </w:rPr>
          <w:t xml:space="preserve">FTC Part 1</w:t>
        </w:r>
      </w:ins>
      <w:ins w:id="2032" w:author="PR Preview" w:date="2026-01-01T00:00:00Z">
        <w:r>
          <w:t xml:space="preserve"> </w:t>
        </w:r>
      </w:ins>
      <w:ins w:id="2033" w:author="PR Preview" w:date="2026-01-01T00:00:00Z">
        <w:r>
          <w:t xml:space="preserve">recovers the PDF from the CDF: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2034" w:author="PR Preview" w:date="2026-01-01T00:00:00Z">
        <w:r>
          <w:t xml:space="preserve">For a concrete instance: with</w:t>
        </w:r>
      </w:ins>
      <w:ins w:id="2035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=</m:t>
        </m:r>
        <m:r>
          <m:t>1</m:t>
        </m:r>
      </m:oMath>
      <w:ins w:id="2036" w:author="PR Preview" w:date="2026-01-01T00:00:00Z">
        <w:r>
          <w:t xml:space="preserve">,</w:t>
        </w:r>
      </w:ins>
      <w:ins w:id="2037" w:author="PR Preview" w:date="2026-01-01T00:00:00Z">
        <w:r>
          <w:t xml:space="preserve"> </w:t>
        </w:r>
      </w:ins>
      <w:ins w:id="2038" w:author="PR Preview" w:date="2026-01-01T00:00:00Z">
        <w:r>
          <w:t xml:space="preserve">the probability that</w:t>
        </w:r>
      </w:ins>
      <w:ins w:id="2039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≤</m:t>
        </m:r>
        <m:r>
          <m:t>2</m:t>
        </m:r>
      </m:oMath>
      <w:ins w:id="2040" w:author="PR Preview" w:date="2026-01-01T00:00:00Z">
        <w:r>
          <w:t xml:space="preserve"> </w:t>
        </w:r>
      </w:ins>
      <w:ins w:id="2041" w:author="PR Preview" w:date="2026-01-01T00:00:00Z">
        <w:r>
          <w:t xml:space="preserve">is: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ins w:id="2042" w:author="PR Preview" w:date="2026-01-01T00:00:00Z">
        <w:r>
          <w:t xml:space="preserve">See</w:t>
        </w:r>
      </w:ins>
      <w:ins w:id="2043" w:author="PR Preview" w:date="2026-01-01T00:00:00Z">
        <w:r>
          <w:t xml:space="preserve"> </w:t>
        </w:r>
      </w:ins>
      <w:hyperlink w:anchor="fig-exp-pdf-cdf">
        <w:ins w:id="2044" w:author="PR Preview" w:date="2026-01-01T00:00:00Z">
          <w:r>
            <w:rPr>
              <w:rStyle w:val="Hyperlink"/>
            </w:rPr>
            <w:t xml:space="preserve">Figure 5</w:t>
          </w:r>
        </w:ins>
      </w:hyperlink>
      <w:ins w:id="2045" w:author="PR Preview" w:date="2026-01-01T00:00:00Z">
        <w:r>
          <w:t xml:space="preserve">.</w:t>
        </w:r>
      </w:ins>
    </w:p>
    <w:bookmarkStart w:id="14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ins w:id="2046" w:author="PR Preview" w:date="2026-01-01T00:00:00Z">
        <w:r>
          <w:t xml:space="preserve">Figure 5: Exponential distribution with</w:t>
        </w:r>
      </w:ins>
      <w:ins w:id="2047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=</m:t>
        </m:r>
        <m:r>
          <m:t>1</m:t>
        </m:r>
      </m:oMath>
      <w:ins w:id="2048" w:author="PR Preview" w:date="2026-01-01T00:00:00Z">
        <w:r>
          <w:t xml:space="preserve">.</w:t>
        </w:r>
      </w:ins>
      <w:ins w:id="2049" w:author="PR Preview" w:date="2026-01-01T00:00:00Z">
        <w:r>
          <w:t xml:space="preserve"> </w:t>
        </w:r>
      </w:ins>
      <w:ins w:id="2050" w:author="PR Preview" w:date="2026-01-01T00:00:00Z">
        <w:r>
          <w:t xml:space="preserve">Left: the PDF</w:t>
        </w:r>
      </w:ins>
      <w:ins w:id="205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ins w:id="2052" w:author="PR Preview" w:date="2026-01-01T00:00:00Z">
        <w:r>
          <w:t xml:space="preserve">; the shaded area under the curve from</w:t>
        </w:r>
      </w:ins>
      <w:ins w:id="2053" w:author="PR Preview" w:date="2026-01-01T00:00:00Z">
        <w:r>
          <w:t xml:space="preserve"> </w:t>
        </w:r>
      </w:ins>
      <m:oMath>
        <m:r>
          <m:t>0</m:t>
        </m:r>
      </m:oMath>
      <w:ins w:id="2054" w:author="PR Preview" w:date="2026-01-01T00:00:00Z">
        <w:r>
          <w:t xml:space="preserve"> </w:t>
        </w:r>
      </w:ins>
      <w:ins w:id="2055" w:author="PR Preview" w:date="2026-01-01T00:00:00Z">
        <w:r>
          <w:t xml:space="preserve">to</w:t>
        </w:r>
      </w:ins>
      <w:ins w:id="2056" w:author="PR Preview" w:date="2026-01-01T00:00:00Z">
        <w:r>
          <w:t xml:space="preserve"> </w:t>
        </w:r>
      </w:ins>
      <m:oMath>
        <m:r>
          <m:t>2</m:t>
        </m:r>
      </m:oMath>
      <w:ins w:id="2057" w:author="PR Preview" w:date="2026-01-01T00:00:00Z">
        <w:r>
          <w:t xml:space="preserve"> </w:t>
        </w:r>
      </w:ins>
      <w:ins w:id="2058" w:author="PR Preview" w:date="2026-01-01T00:00:00Z">
        <w:r>
          <w:t xml:space="preserve">equals</w:t>
        </w:r>
      </w:ins>
      <w:ins w:id="205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ins w:id="2060" w:author="PR Preview" w:date="2026-01-01T00:00:00Z">
        <w:r>
          <w:t xml:space="preserve">.</w:t>
        </w:r>
      </w:ins>
      <w:ins w:id="2061" w:author="PR Preview" w:date="2026-01-01T00:00:00Z">
        <w:r>
          <w:t xml:space="preserve"> </w:t>
        </w:r>
      </w:ins>
      <w:ins w:id="2062" w:author="PR Preview" w:date="2026-01-01T00:00:00Z">
        <w:r>
          <w:t xml:space="preserve">Right: the CDF</w:t>
        </w:r>
      </w:ins>
      <w:ins w:id="206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ins w:id="2064" w:author="PR Preview" w:date="2026-01-01T00:00:00Z">
        <w:r>
          <w:t xml:space="preserve">; the dashed lines mark the value</w:t>
        </w:r>
      </w:ins>
      <w:ins w:id="206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ins w:id="2066" w:author="PR Preview" w:date="2026-01-01T00:00:00Z">
        <w:r>
          <w:t xml:space="preserve"> </w:t>
        </w:r>
      </w:ins>
      <w:ins w:id="2067" w:author="PR Preview" w:date="2026-01-01T00:00:00Z">
        <w:r>
          <w:t xml:space="preserve">computed via FTC Part 2.</w:t>
        </w:r>
      </w:ins>
    </w:p>
    <w:bookmarkEnd w:id="146"/>
    <w:bookmarkEnd w:id="147"/>
    <w:bookmarkStart w:id="148" w:name="exr-miller-int-rayleigh-normal-kernel"/>
    <w:p>
      <w:pPr>
        <w:pStyle w:val="BodyText"/>
      </w:pPr>
      <w:ins w:id="2068" w:author="PR Preview" w:date="2026-01-01T00:00:00Z">
        <w:r>
          <w:rPr>
            <w:b/>
            <w:bCs/>
          </w:rPr>
          <w:t xml:space="preserve">Exercise 10 (Improper Gaussian-kernel integral)</w:t>
        </w:r>
      </w:ins>
      <w:ins w:id="2069" w:author="PR Preview" w:date="2026-01-01T00:00:00Z">
        <w:r>
          <w:t xml:space="preserve"> </w:t>
        </w:r>
      </w:ins>
      <w:ins w:id="2070" w:author="PR Preview" w:date="2026-01-01T00:00:00Z">
        <w:r>
          <w:t xml:space="preserve">Adapted from</w:t>
        </w:r>
      </w:ins>
      <w:ins w:id="2071" w:author="PR Preview" w:date="2026-01-01T00:00:00Z">
        <w:r>
          <w:t xml:space="preserve"> </w:t>
        </w:r>
      </w:ins>
      <w:ins w:id="2072" w:author="PR Preview" w:date="2026-01-01T00:00:00Z">
        <w:r>
          <w:t xml:space="preserve">Miller (2016)</w:t>
        </w:r>
      </w:ins>
      <w:ins w:id="2073" w:author="PR Preview" w:date="2026-01-01T00:00:00Z">
        <w:r>
          <w:t xml:space="preserve">, Question 1.1.39.</w:t>
        </w:r>
      </w:ins>
    </w:p>
    <w:p>
      <w:pPr>
        <w:pStyle w:val="BodyText"/>
      </w:pPr>
      <w:ins w:id="2074" w:author="PR Preview" w:date="2026-01-01T00:00:00Z">
        <w:r>
          <w:t xml:space="preserve">Evaluate the improper integral: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48"/>
    <w:bookmarkStart w:id="149" w:name="sol-miller-int-rayleigh-normal-kernel"/>
    <w:p>
      <w:pPr>
        <w:pStyle w:val="FirstParagraph"/>
      </w:pPr>
      <w:ins w:id="2075" w:author="PR Preview" w:date="2026-01-01T00:00:00Z">
        <w:r>
          <w:rPr>
            <w:i/>
            <w:iCs/>
          </w:rPr>
          <w:t xml:space="preserve">Solution 10</w:t>
        </w:r>
      </w:ins>
      <w:ins w:id="2076" w:author="PR Preview" w:date="2026-01-01T00:00:00Z">
        <w:r>
          <w:t xml:space="preserve">. </w:t>
        </w:r>
      </w:ins>
      <w:ins w:id="2077" w:author="PR Preview" w:date="2026-01-01T00:00:00Z">
        <w:r>
          <w:t xml:space="preserve">Let</w:t>
        </w:r>
      </w:ins>
      <w:ins w:id="2078" w:author="PR Preview" w:date="2026-01-01T00:00:00Z">
        <w:r>
          <w:t xml:space="preserve"> </w:t>
        </w:r>
      </w:ins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ins w:id="2079" w:author="PR Preview" w:date="2026-01-01T00:00:00Z">
        <w:r>
          <w:t xml:space="preserve">. Then</w:t>
        </w:r>
      </w:ins>
      <w:ins w:id="2080" w:author="PR Preview" w:date="2026-01-01T00:00:00Z">
        <w:r>
          <w:t xml:space="preserve"> </w:t>
        </w:r>
      </w:ins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ins w:id="2081" w:author="PR Preview" w:date="2026-01-01T00:00:00Z">
        <w:r>
          <w:t xml:space="preserve">, so</w:t>
        </w:r>
      </w:ins>
      <w:ins w:id="2082" w:author="PR Preview" w:date="2026-01-01T00:00:00Z">
        <w:r>
          <w:t xml:space="preserve"> </w:t>
        </w:r>
      </w:ins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ins w:id="2083" w:author="PR Preview" w:date="2026-01-01T00:00:00Z">
        <w:r>
          <w:t xml:space="preserve">.</w:t>
        </w:r>
      </w:ins>
    </w:p>
    <w:p>
      <w:pPr>
        <w:pStyle w:val="BodyText"/>
      </w:pPr>
      <w:ins w:id="2084" w:author="PR Preview" w:date="2026-01-01T00:00:00Z">
        <w:r>
          <w:t xml:space="preserve">Limits:</w:t>
        </w:r>
      </w:ins>
    </w:p>
    <w:p>
      <w:pPr>
        <w:pStyle w:val="Compact"/>
        <w:numPr>
          <w:ilvl w:val="0"/>
          <w:numId w:val="1015"/>
        </w:numPr>
      </w:pPr>
      <w:ins w:id="2085" w:author="PR Preview" w:date="2026-01-01T00:00:00Z">
        <w:r>
          <w:t xml:space="preserve">As</w:t>
        </w:r>
      </w:ins>
      <w:ins w:id="208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→</m:t>
        </m:r>
        <m:r>
          <m:t>0</m:t>
        </m:r>
      </m:oMath>
      <w:ins w:id="2087" w:author="PR Preview" w:date="2026-01-01T00:00:00Z">
        <w:r>
          <w:t xml:space="preserve">:</w:t>
        </w:r>
      </w:ins>
      <w:ins w:id="2088" w:author="PR Preview" w:date="2026-01-01T00:00:00Z">
        <w:r>
          <w:t xml:space="preserve"> </w:t>
        </w:r>
      </w:ins>
      <m:oMath>
        <m:r>
          <m:t>u</m:t>
        </m:r>
        <m:r>
          <m:rPr>
            <m:sty m:val="p"/>
          </m:rPr>
          <m:t>→</m:t>
        </m:r>
        <m:r>
          <m:t>0</m:t>
        </m:r>
      </m:oMath>
      <w:ins w:id="2089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5"/>
        </w:numPr>
      </w:pPr>
      <w:ins w:id="2090" w:author="PR Preview" w:date="2026-01-01T00:00:00Z">
        <w:r>
          <w:t xml:space="preserve">As</w:t>
        </w:r>
      </w:ins>
      <w:ins w:id="209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ins w:id="2092" w:author="PR Preview" w:date="2026-01-01T00:00:00Z">
        <w:r>
          <w:t xml:space="preserve">:</w:t>
        </w:r>
      </w:ins>
      <w:ins w:id="2093" w:author="PR Preview" w:date="2026-01-01T00:00:00Z">
        <w:r>
          <w:t xml:space="preserve"> </w:t>
        </w:r>
      </w:ins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ins w:id="2094" w:author="PR Preview" w:date="2026-01-01T00:00:00Z">
        <w:r>
          <w:t xml:space="preserve">.</w:t>
        </w:r>
      </w:ins>
    </w:p>
    <w:p>
      <w:pPr>
        <w:pStyle w:val="FirstParagraph"/>
      </w:pPr>
      <w:ins w:id="2095" w:author="PR Preview" w:date="2026-01-01T00:00:00Z">
        <w:r>
          <w:t xml:space="preserve">Substitute: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ins w:id="2096" w:author="PR Preview" w:date="2026-01-01T00:00:00Z">
        <w:r>
          <w:rPr>
            <w:i/>
            <w:iCs/>
          </w:rPr>
          <w:t xml:space="preserve">Remark:</w:t>
        </w:r>
      </w:ins>
      <w:ins w:id="2097" w:author="PR Preview" w:date="2026-01-01T00:00:00Z">
        <w:r>
          <w:t xml:space="preserve"> </w:t>
        </w:r>
      </w:ins>
      <w:ins w:id="2098" w:author="PR Preview" w:date="2026-01-01T00:00:00Z">
        <w:r>
          <w:t xml:space="preserve">Integrals of this structure arise directly in calculating moments and normalization constants for Gaussian and Rayleigh probability distributions.</w:t>
        </w:r>
      </w:ins>
    </w:p>
    <w:bookmarkEnd w:id="149"/>
    <w:bookmarkStart w:id="150" w:name="exr-miller-int-uniform-convolution"/>
    <w:p>
      <w:pPr>
        <w:pStyle w:val="BodyText"/>
      </w:pPr>
      <w:ins w:id="2099" w:author="PR Preview" w:date="2026-01-01T00:00:00Z">
        <w:r>
          <w:rPr>
            <w:b/>
            <w:bCs/>
          </w:rPr>
          <w:t xml:space="preserve">Exercise 11 (Convolution of two uniform densities)</w:t>
        </w:r>
      </w:ins>
      <w:ins w:id="2100" w:author="PR Preview" w:date="2026-01-01T00:00:00Z">
        <w:r>
          <w:t xml:space="preserve"> </w:t>
        </w:r>
      </w:ins>
      <w:ins w:id="2101" w:author="PR Preview" w:date="2026-01-01T00:00:00Z">
        <w:r>
          <w:t xml:space="preserve">Adapted from</w:t>
        </w:r>
      </w:ins>
      <w:ins w:id="2102" w:author="PR Preview" w:date="2026-01-01T00:00:00Z">
        <w:r>
          <w:t xml:space="preserve"> </w:t>
        </w:r>
      </w:ins>
      <w:ins w:id="2103" w:author="PR Preview" w:date="2026-01-01T00:00:00Z">
        <w:r>
          <w:t xml:space="preserve">Miller (2016)</w:t>
        </w:r>
      </w:ins>
      <w:ins w:id="2104" w:author="PR Preview" w:date="2026-01-01T00:00:00Z">
        <w:r>
          <w:t xml:space="preserve">, Question 1.1.41.</w:t>
        </w:r>
      </w:ins>
    </w:p>
    <w:p>
      <w:pPr>
        <w:pStyle w:val="BodyText"/>
      </w:pPr>
      <w:ins w:id="2105" w:author="PR Preview" w:date="2026-01-01T00:00:00Z">
        <w:r>
          <w:t xml:space="preserve">Let</w:t>
        </w:r>
      </w:ins>
      <w:ins w:id="210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107" w:author="PR Preview" w:date="2026-01-01T00:00:00Z">
        <w:r>
          <w:t xml:space="preserve"> </w:t>
        </w:r>
      </w:ins>
      <w:ins w:id="2108" w:author="PR Preview" w:date="2026-01-01T00:00:00Z">
        <w:r>
          <w:t xml:space="preserve">be the indicator of the unit interval: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ins w:id="2109" w:author="PR Preview" w:date="2026-01-01T00:00:00Z">
        <w:r>
          <w:t xml:space="preserve">Evaluate the convolution: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ins w:id="2110" w:author="PR Preview" w:date="2026-01-01T00:00:00Z">
        <w:r>
          <w:t xml:space="preserve">for all</w:t>
        </w:r>
      </w:ins>
      <w:ins w:id="211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2112" w:author="PR Preview" w:date="2026-01-01T00:00:00Z">
        <w:r>
          <w:t xml:space="preserve">.</w:t>
        </w:r>
      </w:ins>
    </w:p>
    <w:bookmarkEnd w:id="150"/>
    <w:bookmarkStart w:id="151" w:name="sol-miller-int-uniform-convolution"/>
    <w:p>
      <w:pPr>
        <w:pStyle w:val="BodyText"/>
      </w:pPr>
      <w:ins w:id="2113" w:author="PR Preview" w:date="2026-01-01T00:00:00Z">
        <w:r>
          <w:rPr>
            <w:i/>
            <w:iCs/>
          </w:rPr>
          <w:t xml:space="preserve">Solution 11</w:t>
        </w:r>
      </w:ins>
      <w:ins w:id="2114" w:author="PR Preview" w:date="2026-01-01T00:00:00Z">
        <w:r>
          <w:t xml:space="preserve">. </w:t>
        </w:r>
      </w:ins>
      <w:ins w:id="2115" w:author="PR Preview" w:date="2026-01-01T00:00:00Z">
        <w:r>
          <w:t xml:space="preserve">The integrand</w:t>
        </w:r>
      </w:ins>
      <w:ins w:id="211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ins w:id="2117" w:author="PR Preview" w:date="2026-01-01T00:00:00Z">
        <w:r>
          <w:t xml:space="preserve"> </w:t>
        </w:r>
      </w:ins>
      <w:ins w:id="2118" w:author="PR Preview" w:date="2026-01-01T00:00:00Z">
        <w:r>
          <w:t xml:space="preserve">equals</w:t>
        </w:r>
      </w:ins>
      <w:ins w:id="2119" w:author="PR Preview" w:date="2026-01-01T00:00:00Z">
        <w:r>
          <w:t xml:space="preserve"> </w:t>
        </w:r>
      </w:ins>
      <m:oMath>
        <m:r>
          <m:t>1</m:t>
        </m:r>
      </m:oMath>
      <w:ins w:id="2120" w:author="PR Preview" w:date="2026-01-01T00:00:00Z">
        <w:r>
          <w:t xml:space="preserve"> </w:t>
        </w:r>
      </w:ins>
      <w:ins w:id="2121" w:author="PR Preview" w:date="2026-01-01T00:00:00Z">
        <w:r>
          <w:t xml:space="preserve">when both</w:t>
        </w:r>
      </w:ins>
      <w:ins w:id="2122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2123" w:author="PR Preview" w:date="2026-01-01T00:00:00Z">
        <w:r>
          <w:t xml:space="preserve"> </w:t>
        </w:r>
      </w:ins>
      <w:ins w:id="2124" w:author="PR Preview" w:date="2026-01-01T00:00:00Z">
        <w:r>
          <w:t xml:space="preserve">and</w:t>
        </w:r>
      </w:ins>
      <w:ins w:id="2125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2126" w:author="PR Preview" w:date="2026-01-01T00:00:00Z">
        <w:r>
          <w:t xml:space="preserve">, and equals</w:t>
        </w:r>
      </w:ins>
      <w:ins w:id="2127" w:author="PR Preview" w:date="2026-01-01T00:00:00Z">
        <w:r>
          <w:t xml:space="preserve"> </w:t>
        </w:r>
      </w:ins>
      <m:oMath>
        <m:r>
          <m:t>0</m:t>
        </m:r>
      </m:oMath>
      <w:ins w:id="2128" w:author="PR Preview" w:date="2026-01-01T00:00:00Z">
        <w:r>
          <w:t xml:space="preserve"> </w:t>
        </w:r>
      </w:ins>
      <w:ins w:id="2129" w:author="PR Preview" w:date="2026-01-01T00:00:00Z">
        <w:r>
          <w:t xml:space="preserve">otherwise.</w:t>
        </w:r>
      </w:ins>
    </w:p>
    <w:p>
      <w:pPr>
        <w:pStyle w:val="BodyText"/>
      </w:pPr>
      <w:ins w:id="2130" w:author="PR Preview" w:date="2026-01-01T00:00:00Z">
        <w:r>
          <w:t xml:space="preserve">The condition</w:t>
        </w:r>
      </w:ins>
      <w:ins w:id="2131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ins w:id="2132" w:author="PR Preview" w:date="2026-01-01T00:00:00Z">
        <w:r>
          <w:t xml:space="preserve"> </w:t>
        </w:r>
      </w:ins>
      <w:ins w:id="2133" w:author="PR Preview" w:date="2026-01-01T00:00:00Z">
        <w:r>
          <w:t xml:space="preserve">rearranges to:</w:t>
        </w:r>
      </w:ins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ins w:id="2134" w:author="PR Preview" w:date="2026-01-01T00:00:00Z">
        <w:r>
          <w:t xml:space="preserve">For this interval to overlap with</w:t>
        </w:r>
      </w:ins>
      <w:ins w:id="2135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2136" w:author="PR Preview" w:date="2026-01-01T00:00:00Z">
        <w:r>
          <w:t xml:space="preserve">, we must have</w:t>
        </w:r>
      </w:ins>
      <w:ins w:id="2137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≥</m:t>
        </m:r>
        <m:r>
          <m:t>0</m:t>
        </m:r>
      </m:oMath>
      <w:ins w:id="2138" w:author="PR Preview" w:date="2026-01-01T00:00:00Z">
        <w:r>
          <w:t xml:space="preserve"> </w:t>
        </w:r>
      </w:ins>
      <w:ins w:id="2139" w:author="PR Preview" w:date="2026-01-01T00:00:00Z">
        <w:r>
          <w:t xml:space="preserve">and</w:t>
        </w:r>
      </w:ins>
      <w:ins w:id="214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ins w:id="2141" w:author="PR Preview" w:date="2026-01-01T00:00:00Z">
        <w:r>
          <w:t xml:space="preserve">, meaning</w:t>
        </w:r>
      </w:ins>
      <w:ins w:id="2142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ins w:id="2143" w:author="PR Preview" w:date="2026-01-01T00:00:00Z">
        <w:r>
          <w:t xml:space="preserve">. Outside</w:t>
        </w:r>
      </w:ins>
      <w:ins w:id="2144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ins w:id="2145" w:author="PR Preview" w:date="2026-01-01T00:00:00Z">
        <w:r>
          <w:t xml:space="preserve">,</w:t>
        </w:r>
      </w:ins>
      <w:ins w:id="214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2147" w:author="PR Preview" w:date="2026-01-01T00:00:00Z">
        <w:r>
          <w:t xml:space="preserve">.</w:t>
        </w:r>
      </w:ins>
    </w:p>
    <w:p>
      <w:pPr>
        <w:pStyle w:val="BodyText"/>
      </w:pPr>
      <w:ins w:id="2148" w:author="PR Preview" w:date="2026-01-01T00:00:00Z">
        <w:r>
          <w:t xml:space="preserve">For</w:t>
        </w:r>
      </w:ins>
      <w:ins w:id="214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ins w:id="2150" w:author="PR Preview" w:date="2026-01-01T00:00:00Z">
        <w:r>
          <w:t xml:space="preserve">, we distinguish two cases:</w:t>
        </w:r>
      </w:ins>
    </w:p>
    <w:p>
      <w:pPr>
        <w:numPr>
          <w:ilvl w:val="0"/>
          <w:numId w:val="1016"/>
        </w:numPr>
      </w:pPr>
      <w:ins w:id="2151" w:author="PR Preview" w:date="2026-01-01T00:00:00Z">
        <w:r>
          <w:rPr>
            <w:b/>
            <w:bCs/>
          </w:rPr>
          <w:t xml:space="preserve">Case 1:</w:t>
        </w:r>
      </w:ins>
      <w:ins w:id="2152" w:author="PR Preview" w:date="2026-01-01T00:00:00Z">
        <w:r>
          <w:rPr>
            <w:b/>
            <w:bCs/>
          </w:rPr>
          <w:t xml:space="preserve"> </w:t>
        </w:r>
      </w:ins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ins w:id="2153" w:author="PR Preview" w:date="2026-01-01T00:00:00Z">
        <w:r>
          <w:rPr>
            <w:b/>
            <w:bCs/>
          </w:rPr>
          <w:t xml:space="preserve">.</w:t>
        </w:r>
      </w:ins>
      <w:ins w:id="2154" w:author="PR Preview" w:date="2026-01-01T00:00:00Z">
        <w:r>
          <w:t xml:space="preserve"> </w:t>
        </w:r>
      </w:ins>
      <w:ins w:id="2155" w:author="PR Preview" w:date="2026-01-01T00:00:00Z">
        <w:r>
          <w:t xml:space="preserve">The overlapping bounds for</w:t>
        </w:r>
      </w:ins>
      <w:ins w:id="2156" w:author="PR Preview" w:date="2026-01-01T00:00:00Z">
        <w:r>
          <w:t xml:space="preserve"> </w:t>
        </w:r>
      </w:ins>
      <m:oMath>
        <m:r>
          <m:t>t</m:t>
        </m:r>
      </m:oMath>
      <w:ins w:id="2157" w:author="PR Preview" w:date="2026-01-01T00:00:00Z">
        <w:r>
          <w:t xml:space="preserve"> </w:t>
        </w:r>
      </w:ins>
      <w:ins w:id="2158" w:author="PR Preview" w:date="2026-01-01T00:00:00Z">
        <w:r>
          <w:t xml:space="preserve">are</w:t>
        </w:r>
      </w:ins>
      <w:ins w:id="2159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ins w:id="216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ins w:id="2161" w:author="PR Preview" w:date="2026-01-01T00:00:00Z">
        <w:r>
          <w:rPr>
            <w:b/>
            <w:bCs/>
          </w:rPr>
          <w:t xml:space="preserve">Case 2:</w:t>
        </w:r>
      </w:ins>
      <w:ins w:id="2162" w:author="PR Preview" w:date="2026-01-01T00:00:00Z">
        <w:r>
          <w:rPr>
            <w:b/>
            <w:bCs/>
          </w:rPr>
          <w:t xml:space="preserve"> </w:t>
        </w:r>
      </w:ins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ins w:id="2163" w:author="PR Preview" w:date="2026-01-01T00:00:00Z">
        <w:r>
          <w:rPr>
            <w:b/>
            <w:bCs/>
          </w:rPr>
          <w:t xml:space="preserve">.</w:t>
        </w:r>
      </w:ins>
      <w:ins w:id="2164" w:author="PR Preview" w:date="2026-01-01T00:00:00Z">
        <w:r>
          <w:t xml:space="preserve"> </w:t>
        </w:r>
      </w:ins>
      <w:ins w:id="2165" w:author="PR Preview" w:date="2026-01-01T00:00:00Z">
        <w:r>
          <w:t xml:space="preserve">The overlapping bounds for</w:t>
        </w:r>
      </w:ins>
      <w:ins w:id="2166" w:author="PR Preview" w:date="2026-01-01T00:00:00Z">
        <w:r>
          <w:t xml:space="preserve"> </w:t>
        </w:r>
      </w:ins>
      <m:oMath>
        <m:r>
          <m:t>t</m:t>
        </m:r>
      </m:oMath>
      <w:ins w:id="2167" w:author="PR Preview" w:date="2026-01-01T00:00:00Z">
        <w:r>
          <w:t xml:space="preserve"> </w:t>
        </w:r>
      </w:ins>
      <w:ins w:id="2168" w:author="PR Preview" w:date="2026-01-01T00:00:00Z">
        <w:r>
          <w:t xml:space="preserve">are</w:t>
        </w:r>
      </w:ins>
      <w:ins w:id="2169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217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ins w:id="2171" w:author="PR Preview" w:date="2026-01-01T00:00:00Z">
        <w:r>
          <w:t xml:space="preserve">Combining the cases: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ins w:id="2172" w:author="PR Preview" w:date="2026-01-01T00:00:00Z">
        <w:r>
          <w:rPr>
            <w:i/>
            <w:iCs/>
          </w:rPr>
          <w:t xml:space="preserve">Remark:</w:t>
        </w:r>
      </w:ins>
      <w:ins w:id="2173" w:author="PR Preview" w:date="2026-01-01T00:00:00Z">
        <w:r>
          <w:t xml:space="preserve"> </w:t>
        </w:r>
      </w:ins>
      <w:ins w:id="2174" w:author="PR Preview" w:date="2026-01-01T00:00:00Z">
        <w:r>
          <w:t xml:space="preserve">In probability theory, if</w:t>
        </w:r>
      </w:ins>
      <w:ins w:id="217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2176" w:author="PR Preview" w:date="2026-01-01T00:00:00Z">
        <w:r>
          <w:t xml:space="preserve"> </w:t>
        </w:r>
      </w:ins>
      <w:ins w:id="2177" w:author="PR Preview" w:date="2026-01-01T00:00:00Z">
        <w:r>
          <w:t xml:space="preserve">independently, the probability density function of their sum</w:t>
        </w:r>
      </w:ins>
      <w:ins w:id="2178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ins w:id="2179" w:author="PR Preview" w:date="2026-01-01T00:00:00Z">
        <w:r>
          <w:t xml:space="preserve"> </w:t>
        </w:r>
      </w:ins>
      <w:ins w:id="2180" w:author="PR Preview" w:date="2026-01-01T00:00:00Z">
        <w:r>
          <w:t xml:space="preserve">is the convolution of their individual densities, producing this symmetric triangular distribution on</w:t>
        </w:r>
      </w:ins>
      <w:ins w:id="2181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ins w:id="2182" w:author="PR Preview" w:date="2026-01-01T00:00:00Z">
        <w:r>
          <w:t xml:space="preserve">.</w:t>
        </w:r>
      </w:ins>
    </w:p>
    <w:bookmarkEnd w:id="1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5" w:name="refs"/>
    <w:bookmarkStart w:id="157" w:name="ref-calclifesaver"/>
    <w:p>
      <w:pPr>
        <w:pStyle w:val="Bibliography"/>
      </w:pPr>
      <w:ins w:id="2183" w:author="PR Preview" w:date="2026-01-01T00:00:00Z">
        <w:r>
          <w:t xml:space="preserve">Banner, Adrian D. 2007.</w:t>
        </w:r>
      </w:ins>
      <w:ins w:id="2184" w:author="PR Preview" w:date="2026-01-01T00:00:00Z">
        <w:r>
          <w:t xml:space="preserve"> </w:t>
        </w:r>
      </w:ins>
      <w:ins w:id="2185" w:author="PR Preview" w:date="2026-01-01T00:00:00Z">
        <w:r>
          <w:rPr>
            <w:i/>
            <w:iCs/>
          </w:rPr>
          <w:t xml:space="preserve">The Calculus Lifesaver : All the Tools You Need to Excel at Calculus</w:t>
        </w:r>
      </w:ins>
      <w:ins w:id="2186" w:author="PR Preview" w:date="2026-01-01T00:00:00Z">
        <w:r>
          <w:t xml:space="preserve">. A Princeton Lifesaver Study Guide. Princeton University Press.</w:t>
        </w:r>
      </w:ins>
      <w:ins w:id="2187" w:author="PR Preview" w:date="2026-01-01T00:00:00Z">
        <w:r>
          <w:t xml:space="preserve"> </w:t>
        </w:r>
      </w:ins>
      <w:hyperlink r:id="rId156">
        <w:ins w:id="2188" w:author="PR Preview" w:date="2026-01-01T00:00:00Z">
          <w:r>
            <w:rPr>
              <w:rStyle w:val="Hyperlink"/>
            </w:rPr>
            <w:t xml:space="preserve">https://press.princeton.edu/books/paperback/9780691130880/the-calculus-lifesaver</w:t>
          </w:r>
        </w:ins>
      </w:hyperlink>
      <w:ins w:id="2189" w:author="PR Preview" w:date="2026-01-01T00:00:00Z">
        <w:r>
          <w:t xml:space="preserve">.</w:t>
        </w:r>
      </w:ins>
    </w:p>
    <w:bookmarkEnd w:id="157"/>
    <w:bookmarkStart w:id="159" w:name="ref-kleinbaum2012survival"/>
    <w:p>
      <w:pPr>
        <w:pStyle w:val="Bibliography"/>
      </w:pPr>
      <w:ins w:id="2190" w:author="PR Preview" w:date="2026-01-01T00:00:00Z">
        <w:r>
          <w:t xml:space="preserve">Kleinbaum, David G, and Mitchel Klein. 2012.</w:t>
        </w:r>
      </w:ins>
      <w:ins w:id="2191" w:author="PR Preview" w:date="2026-01-01T00:00:00Z">
        <w:r>
          <w:t xml:space="preserve"> </w:t>
        </w:r>
      </w:ins>
      <w:ins w:id="2192" w:author="PR Preview" w:date="2026-01-01T00:00:00Z">
        <w:r>
          <w:rPr>
            <w:i/>
            <w:iCs/>
          </w:rPr>
          <w:t xml:space="preserve">Survival Analysis: A Self-Learning Text</w:t>
        </w:r>
      </w:ins>
      <w:ins w:id="2193" w:author="PR Preview" w:date="2026-01-01T00:00:00Z">
        <w:r>
          <w:t xml:space="preserve">. 3rd ed. Springer.</w:t>
        </w:r>
      </w:ins>
      <w:ins w:id="2194" w:author="PR Preview" w:date="2026-01-01T00:00:00Z">
        <w:r>
          <w:t xml:space="preserve"> </w:t>
        </w:r>
      </w:ins>
      <w:hyperlink r:id="rId158">
        <w:ins w:id="2195" w:author="PR Preview" w:date="2026-01-01T00:00:00Z">
          <w:r>
            <w:rPr>
              <w:rStyle w:val="Hyperlink"/>
            </w:rPr>
            <w:t xml:space="preserve">https://doi.org/10.1007/978-1-4419-6646-9</w:t>
          </w:r>
        </w:ins>
      </w:hyperlink>
      <w:ins w:id="2196" w:author="PR Preview" w:date="2026-01-01T00:00:00Z">
        <w:r>
          <w:t xml:space="preserve">.</w:t>
        </w:r>
      </w:ins>
    </w:p>
    <w:bookmarkEnd w:id="159"/>
    <w:bookmarkStart w:id="161" w:name="ref-larsonCalc11e"/>
    <w:p>
      <w:pPr>
        <w:pStyle w:val="Bibliography"/>
      </w:pPr>
      <w:ins w:id="2197" w:author="PR Preview" w:date="2026-01-01T00:00:00Z">
        <w:r>
          <w:t xml:space="preserve">Larson, Ron, and Bruce H. Edwards. 2018.</w:t>
        </w:r>
      </w:ins>
      <w:ins w:id="2198" w:author="PR Preview" w:date="2026-01-01T00:00:00Z">
        <w:r>
          <w:t xml:space="preserve"> </w:t>
        </w:r>
      </w:ins>
      <w:ins w:id="2199" w:author="PR Preview" w:date="2026-01-01T00:00:00Z">
        <w:r>
          <w:rPr>
            <w:i/>
            <w:iCs/>
          </w:rPr>
          <w:t xml:space="preserve">Calculus</w:t>
        </w:r>
      </w:ins>
      <w:ins w:id="2200" w:author="PR Preview" w:date="2026-01-01T00:00:00Z">
        <w:r>
          <w:t xml:space="preserve">. 11th ed. Cengage Learning.</w:t>
        </w:r>
      </w:ins>
      <w:ins w:id="2201" w:author="PR Preview" w:date="2026-01-01T00:00:00Z">
        <w:r>
          <w:t xml:space="preserve"> </w:t>
        </w:r>
      </w:ins>
      <w:hyperlink r:id="rId160">
        <w:ins w:id="2202" w:author="PR Preview" w:date="2026-01-01T00:00:00Z">
          <w:r>
            <w:rPr>
              <w:rStyle w:val="Hyperlink"/>
            </w:rPr>
            <w:t xml:space="preserve">https://www.cengage.com/c/calculus-11e-larson/</w:t>
          </w:r>
        </w:ins>
      </w:hyperlink>
      <w:ins w:id="2203" w:author="PR Preview" w:date="2026-01-01T00:00:00Z">
        <w:r>
          <w:t xml:space="preserve">.</w:t>
        </w:r>
      </w:ins>
    </w:p>
    <w:bookmarkEnd w:id="161"/>
    <w:bookmarkStart w:id="163" w:name="ref-problifesavercalc"/>
    <w:p>
      <w:pPr>
        <w:pStyle w:val="Bibliography"/>
      </w:pPr>
      <w:ins w:id="2204" w:author="PR Preview" w:date="2026-01-01T00:00:00Z">
        <w:r>
          <w:t xml:space="preserve">Miller, Steven J. 2016.</w:t>
        </w:r>
      </w:ins>
      <w:ins w:id="2205" w:author="PR Preview" w:date="2026-01-01T00:00:00Z">
        <w:r>
          <w:t xml:space="preserve"> </w:t>
        </w:r>
      </w:ins>
      <w:ins w:id="2206" w:author="PR Preview" w:date="2026-01-01T00:00:00Z">
        <w:r>
          <w:rPr>
            <w:i/>
            <w:iCs/>
          </w:rPr>
          <w:t xml:space="preserve">The Probability Lifesaver: Calculus Review Problems</w:t>
        </w:r>
      </w:ins>
      <w:ins w:id="2207" w:author="PR Preview" w:date="2026-01-01T00:00:00Z">
        <w:r>
          <w:t xml:space="preserve">.</w:t>
        </w:r>
      </w:ins>
      <w:ins w:id="2208" w:author="PR Preview" w:date="2026-01-01T00:00:00Z">
        <w:r>
          <w:t xml:space="preserve"> </w:t>
        </w:r>
      </w:ins>
      <w:hyperlink r:id="rId162">
        <w:ins w:id="2209" w:author="PR Preview" w:date="2026-01-01T00:00:00Z">
          <w:r>
            <w:rPr>
              <w:rStyle w:val="Hyperlink"/>
            </w:rPr>
            <w:t xml:space="preserve">https://web.williams.edu/Mathematics/sjmiller/public_html/probabilitylifesaver/index.htm#:~:text=http%3A//web.williams.edu/Mathematics/sjmiller/public_html/probabilitylifesaver/supplementalchap_calcreview.pdf</w:t>
          </w:r>
        </w:ins>
      </w:hyperlink>
      <w:ins w:id="2210" w:author="PR Preview" w:date="2026-01-01T00:00:00Z">
        <w:r>
          <w:t xml:space="preserve">.</w:t>
        </w:r>
      </w:ins>
    </w:p>
    <w:bookmarkEnd w:id="163"/>
    <w:bookmarkStart w:id="164" w:name="ref-rudin1976principles"/>
    <w:p>
      <w:pPr>
        <w:pStyle w:val="Bibliography"/>
      </w:pPr>
      <w:ins w:id="2211" w:author="PR Preview" w:date="2026-01-01T00:00:00Z">
        <w:r>
          <w:t xml:space="preserve">Rudin, Walter. 1976.</w:t>
        </w:r>
      </w:ins>
      <w:ins w:id="2212" w:author="PR Preview" w:date="2026-01-01T00:00:00Z">
        <w:r>
          <w:t xml:space="preserve"> </w:t>
        </w:r>
      </w:ins>
      <w:ins w:id="2213" w:author="PR Preview" w:date="2026-01-01T00:00:00Z">
        <w:r>
          <w:rPr>
            <w:i/>
            <w:iCs/>
          </w:rPr>
          <w:t xml:space="preserve">Principles of Mathematical Analysis</w:t>
        </w:r>
      </w:ins>
      <w:ins w:id="2214" w:author="PR Preview" w:date="2026-01-01T00:00:00Z">
        <w:r>
          <w:t xml:space="preserve">. 3rd ed. International Series in Pure and Applied Mathematics. McGraw-Hill.</w:t>
        </w:r>
      </w:ins>
    </w:p>
    <w:bookmarkEnd w:id="164"/>
    <w:bookmarkEnd w:id="165"/>
    <w:bookmarkEnd w:id="166"/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8" Type="http://schemas.openxmlformats.org/officeDocument/2006/relationships/image" Target="media/rId98.png"/><Relationship Id="rId9" Type="http://schemas.openxmlformats.org/officeDocument/2006/relationships/image" Target="media/rId9.png"/><Relationship Id="rId79" Type="http://schemas.openxmlformats.org/officeDocument/2006/relationships/image" Target="media/rId79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2" Type="http://schemas.openxmlformats.org/officeDocument/2006/relationships/image" Target="media/rId142.png"/><Relationship Id="rId138" Type="http://schemas.openxmlformats.org/officeDocument/2006/relationships/image" Target="media/rId138.png"/><Relationship Id="rId124" Type="http://schemas.openxmlformats.org/officeDocument/2006/relationships/image" Target="media/rId124.png"/><Relationship Id="rId128" Type="http://schemas.openxmlformats.org/officeDocument/2006/relationships/image" Target="media/rId128.png"/><Relationship Id="rId87" Type="http://schemas.openxmlformats.org/officeDocument/2006/relationships/image" Target="media/rId87.png"/><Relationship Id="rId56" Type="http://schemas.openxmlformats.org/officeDocument/2006/relationships/hyperlink" Target="algebra.qmd#def-bounded" TargetMode="External"/><Relationship Id="rId61" Type="http://schemas.openxmlformats.org/officeDocument/2006/relationships/hyperlink" Target="algebra.qmd#def-constant-function" TargetMode="External"/><Relationship Id="rId85" Type="http://schemas.openxmlformats.org/officeDocument/2006/relationships/hyperlink" Target="algebra.qmd#def-polynomial" TargetMode="External"/><Relationship Id="rId46" Type="http://schemas.openxmlformats.org/officeDocument/2006/relationships/hyperlink" Target="algebra.qmd#def-square-roo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58" Type="http://schemas.openxmlformats.org/officeDocument/2006/relationships/hyperlink" Target="https://doi.org/10.1007/978-1-4419-6646-9" TargetMode="External"/><Relationship Id="rId137" Type="http://schemas.openxmlformats.org/officeDocument/2006/relationships/hyperlink" Target="https://morrison-lab.github.io/pds/random-variables.html#def-cdf" TargetMode="External"/><Relationship Id="rId135" Type="http://schemas.openxmlformats.org/officeDocument/2006/relationships/hyperlink" Target="https://morrison-lab.github.io/pds/random-variables.html#def-exponential" TargetMode="External"/><Relationship Id="rId136" Type="http://schemas.openxmlformats.org/officeDocument/2006/relationships/hyperlink" Target="https://morrison-lab.github.io/pds/random-variables.html#def-pdf" TargetMode="External"/><Relationship Id="rId134" Type="http://schemas.openxmlformats.org/officeDocument/2006/relationships/hyperlink" Target="https://morrison-lab.github.io/pds/random-variables.html#def-random-variable" TargetMode="External"/><Relationship Id="rId156" Type="http://schemas.openxmlformats.org/officeDocument/2006/relationships/hyperlink" Target="https://press.princeton.edu/books/paperback/9780691130880/the-calculus-lifesaver" TargetMode="External"/><Relationship Id="rId16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0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5" Type="http://schemas.openxmlformats.org/officeDocument/2006/relationships/hyperlink" Target="https://www.youtube.com/watch?v=kSZWX3j2u2U&amp;list=PLRDl2inPrWQVu2OvnTvtkRpJ-wz-URMJx" TargetMode="External"/><Relationship Id="rId154" Type="http://schemas.openxmlformats.org/officeDocument/2006/relationships/hyperlink" Target="https://www.youtube.com/watch?v=lhtoBu51N7k&amp;list=PLRDl2inPrWQVu2OvnTvtkRpJ-wz-URMJx" TargetMode="External"/><Relationship Id="rId78" Type="http://schemas.openxmlformats.org/officeDocument/2006/relationships/hyperlink" Target="notation.qmd#def-converse" TargetMode="External"/><Relationship Id="rId77" Type="http://schemas.openxmlformats.org/officeDocument/2006/relationships/hyperlink" Target="notation.qmd#def-counterexample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73" Type="http://schemas.openxmlformats.org/officeDocument/2006/relationships/hyperlink" Target="notation.qmd#def-necessary-sufficient" TargetMode="External"/><Relationship Id="rId64" Type="http://schemas.openxmlformats.org/officeDocument/2006/relationships/hyperlink" Target="notation.qmd#def-rational-numbers" TargetMode="External"/><Relationship Id="rId34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algebra.qmd#def-bounded" TargetMode="External"/><Relationship Id="rId61" Type="http://schemas.openxmlformats.org/officeDocument/2006/relationships/hyperlink" Target="algebra.qmd#def-constant-function" TargetMode="External"/><Relationship Id="rId85" Type="http://schemas.openxmlformats.org/officeDocument/2006/relationships/hyperlink" Target="algebra.qmd#def-polynomial" TargetMode="External"/><Relationship Id="rId46" Type="http://schemas.openxmlformats.org/officeDocument/2006/relationships/hyperlink" Target="algebra.qmd#def-square-roo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58" Type="http://schemas.openxmlformats.org/officeDocument/2006/relationships/hyperlink" Target="https://doi.org/10.1007/978-1-4419-6646-9" TargetMode="External"/><Relationship Id="rId137" Type="http://schemas.openxmlformats.org/officeDocument/2006/relationships/hyperlink" Target="https://morrison-lab.github.io/pds/random-variables.html#def-cdf" TargetMode="External"/><Relationship Id="rId135" Type="http://schemas.openxmlformats.org/officeDocument/2006/relationships/hyperlink" Target="https://morrison-lab.github.io/pds/random-variables.html#def-exponential" TargetMode="External"/><Relationship Id="rId136" Type="http://schemas.openxmlformats.org/officeDocument/2006/relationships/hyperlink" Target="https://morrison-lab.github.io/pds/random-variables.html#def-pdf" TargetMode="External"/><Relationship Id="rId134" Type="http://schemas.openxmlformats.org/officeDocument/2006/relationships/hyperlink" Target="https://morrison-lab.github.io/pds/random-variables.html#def-random-variable" TargetMode="External"/><Relationship Id="rId156" Type="http://schemas.openxmlformats.org/officeDocument/2006/relationships/hyperlink" Target="https://press.princeton.edu/books/paperback/9780691130880/the-calculus-lifesaver" TargetMode="External"/><Relationship Id="rId16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0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5" Type="http://schemas.openxmlformats.org/officeDocument/2006/relationships/hyperlink" Target="https://www.youtube.com/watch?v=kSZWX3j2u2U&amp;list=PLRDl2inPrWQVu2OvnTvtkRpJ-wz-URMJx" TargetMode="External"/><Relationship Id="rId154" Type="http://schemas.openxmlformats.org/officeDocument/2006/relationships/hyperlink" Target="https://www.youtube.com/watch?v=lhtoBu51N7k&amp;list=PLRDl2inPrWQVu2OvnTvtkRpJ-wz-URMJx" TargetMode="External"/><Relationship Id="rId78" Type="http://schemas.openxmlformats.org/officeDocument/2006/relationships/hyperlink" Target="notation.qmd#def-converse" TargetMode="External"/><Relationship Id="rId77" Type="http://schemas.openxmlformats.org/officeDocument/2006/relationships/hyperlink" Target="notation.qmd#def-counterexample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73" Type="http://schemas.openxmlformats.org/officeDocument/2006/relationships/hyperlink" Target="notation.qmd#def-necessary-sufficient" TargetMode="External"/><Relationship Id="rId64" Type="http://schemas.openxmlformats.org/officeDocument/2006/relationships/hyperlink" Target="notation.qmd#def-rational-numbers" TargetMode="External"/><Relationship Id="rId34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2026-10-10T17:51:08Z</dcterms:created>
  <dcterms:modified xsi:type="dcterms:W3CDTF">2026-10-10T17:51:08Z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10:39:03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