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Double Integrals and Fubini’s Theorem</w:t>
        </w:r>
      </w:ins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83" w:name="sec-double-integrals"/>
    <w:p>
      <w:pPr>
        <w:pStyle w:val="Heading2"/>
      </w:pPr>
      <w:ins w:id="3" w:author="PR Preview" w:date="2026-01-01T00:00:00Z">
        <w:r>
          <w:t xml:space="preserve">1 Double Integrals</w:t>
        </w:r>
      </w:ins>
    </w:p>
    <w:p>
      <w:pPr>
        <w:pStyle w:val="FirstParagraph"/>
      </w:pPr>
      <w:ins w:id="4" w:author="PR Preview" w:date="2026-01-01T00:00:00Z">
        <w:r>
          <w:t xml:space="preserve">The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rPr>
            <w:b/>
            <w:bCs/>
          </w:rPr>
          <w:t xml:space="preserve">Fubini–Tonelli theorem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states conditions under which the order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of integration in a double integral can be exchanged.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We state two versions: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the Riemann version (</w:t>
        </w:r>
      </w:ins>
      <w:hyperlink w:anchor="thm-fubini">
        <w:ins w:id="1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16" w:author="PR Preview" w:date="2026-01-01T00:00:00Z">
        <w:r>
          <w:t xml:space="preserve">) is what applied courses usually use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for double integrals of continuous functions on simple regions;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</w:t>
        </w:r>
      </w:ins>
      <w:ins w:id="21" w:author="PR Preview" w:date="2026-01-01T00:00:00Z">
        <w:r>
          <w:t xml:space="preserve"> </w:t>
        </w:r>
      </w:ins>
      <w:hyperlink r:id="rId9">
        <m:oMath>
          <m:r>
            <m:t>σ</m:t>
          </m:r>
        </m:oMath>
        <w:ins w:id="22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measure-theoretic version (</w:t>
        </w:r>
      </w:ins>
      <w:hyperlink w:anchor="thm-fubini-tonelli">
        <w:ins w:id="2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6" w:author="PR Preview" w:date="2026-01-01T00:00:00Z">
        <w:r>
          <w:t xml:space="preserve">) is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included to make the</w:t>
        </w:r>
      </w:ins>
      <w:ins w:id="29" w:author="PR Preview" w:date="2026-01-01T00:00:00Z">
        <w:r>
          <w:t xml:space="preserve"> </w:t>
        </w:r>
      </w:ins>
      <w:hyperlink r:id="rId10">
        <w:ins w:id="30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corollary in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rPr>
            <w:i/>
            <w:iCs/>
          </w:rPr>
          <w:t xml:space="preserve">Probability for Data Science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follow from a stated theorem rather than from an aside.</w:t>
        </w:r>
      </w:ins>
    </w:p>
    <w:bookmarkStart w:id="11" w:name="def-double-integral"/>
    <w:p>
      <w:pPr>
        <w:pStyle w:val="BodyText"/>
      </w:pPr>
      <w:ins w:id="37" w:author="PR Preview" w:date="2026-01-01T00:00:00Z">
        <w:r>
          <w:rPr>
            <w:b/>
            <w:bCs/>
          </w:rPr>
          <w:t xml:space="preserve">Definition 1 (Double integral)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Let</w:t>
        </w:r>
      </w:ins>
      <w:ins w:id="40" w:author="PR Preview" w:date="2026-01-01T00:00:00Z">
        <w:r>
          <w:t xml:space="preserve"> </w:t>
        </w:r>
      </w:ins>
      <m:oMath>
        <m:r>
          <m:t>f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be a bounded function on a closed, bounded plane region</w:t>
        </w:r>
      </w:ins>
      <w:ins w:id="4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44" w:author="PR Preview" w:date="2026-01-01T00:00:00Z">
        <w:r>
          <w:t xml:space="preserve">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Cover</w:t>
        </w:r>
      </w:ins>
      <w:ins w:id="47" w:author="PR Preview" w:date="2026-01-01T00:00:00Z">
        <w:r>
          <w:t xml:space="preserve"> </w:t>
        </w:r>
      </w:ins>
      <m:oMath>
        <m:r>
          <m:t>R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with a grid of rectangles,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keep the</w:t>
        </w:r>
      </w:ins>
      <w:ins w:id="52" w:author="PR Preview" w:date="2026-01-01T00:00:00Z">
        <w:r>
          <w:t xml:space="preserve"> </w:t>
        </w:r>
      </w:ins>
      <m:oMath>
        <m:r>
          <m:t>n</m:t>
        </m:r>
      </m:oMath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rectangles that lie entirely inside</w:t>
        </w:r>
      </w:ins>
      <w:ins w:id="55" w:author="PR Preview" w:date="2026-01-01T00:00:00Z">
        <w:r>
          <w:t xml:space="preserve"> </w:t>
        </w:r>
      </w:ins>
      <m:oMath>
        <m:r>
          <m:t>R</m:t>
        </m:r>
      </m:oMath>
      <w:ins w:id="56" w:author="PR Preview" w:date="2026-01-01T00:00:00Z">
        <w:r>
          <w:t xml:space="preserve">,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with areas</w:t>
        </w:r>
      </w:ins>
      <w:ins w:id="59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60" w:author="PR Preview" w:date="2026-01-01T00:00:00Z">
        <w:r>
          <w:t xml:space="preserve">,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and choose a point</w:t>
        </w:r>
      </w:ins>
      <w:ins w:id="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in the</w:t>
        </w:r>
      </w:ins>
      <w:ins w:id="66" w:author="PR Preview" w:date="2026-01-01T00:00:00Z">
        <w:r>
          <w:t xml:space="preserve"> </w:t>
        </w:r>
      </w:ins>
      <m:oMath>
        <m:r>
          <m:t>i</m:t>
        </m:r>
      </m:oMath>
      <w:ins w:id="67" w:author="PR Preview" w:date="2026-01-01T00:00:00Z">
        <w:r>
          <w:t xml:space="preserve">-th rectangle.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The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rPr>
            <w:b/>
            <w:bCs/>
          </w:rPr>
          <w:t xml:space="preserve">double integral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of</w:t>
        </w:r>
      </w:ins>
      <w:ins w:id="74" w:author="PR Preview" w:date="2026-01-01T00:00:00Z">
        <w:r>
          <w:t xml:space="preserve"> </w:t>
        </w:r>
      </w:ins>
      <m:oMath>
        <m:r>
          <m:t>f</m:t>
        </m:r>
      </m:oMath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over</w:t>
        </w:r>
      </w:ins>
      <w:ins w:id="77" w:author="PR Preview" w:date="2026-01-01T00:00:00Z">
        <w:r>
          <w:t xml:space="preserve"> </w:t>
        </w:r>
      </w:ins>
      <m:oMath>
        <m:r>
          <m:t>R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80" w:author="PR Preview" w:date="2026-01-01T00:00:00Z">
        <w:r>
          <w:t xml:space="preserve">where</w:t>
        </w:r>
      </w:ins>
      <w:ins w:id="8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is the length of the longest diagonal among the</w:t>
        </w:r>
      </w:ins>
      <w:ins w:id="84" w:author="PR Preview" w:date="2026-01-01T00:00:00Z">
        <w:r>
          <w:t xml:space="preserve"> </w:t>
        </w:r>
      </w:ins>
      <m:oMath>
        <m:r>
          <m:t>n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rectangles,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when that limit exists and has the same value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for every choice of grids and of the points</w:t>
        </w:r>
      </w:ins>
      <w:ins w:id="9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92" w:author="PR Preview" w:date="2026-01-01T00:00:00Z">
        <w:r>
          <w:t xml:space="preserve">.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The symbol</w:t>
        </w:r>
      </w:ins>
      <w:ins w:id="95" w:author="PR Preview" w:date="2026-01-01T00:00:00Z">
        <w:r>
          <w:t xml:space="preserve"> </w:t>
        </w:r>
      </w:ins>
      <m:oMath>
        <m:r>
          <m:t>d</m:t>
        </m:r>
        <m:r>
          <m:t>A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stands for an element of area.</w:t>
        </w:r>
      </w:ins>
    </w:p>
    <w:p>
      <w:pPr>
        <w:pStyle w:val="BodyText"/>
      </w:pPr>
      <w:ins w:id="98" w:author="PR Preview" w:date="2026-01-01T00:00:00Z">
        <w:r>
          <w:t xml:space="preserve">(Larson and Edwards 2018, sec. 14.2)</w:t>
        </w:r>
      </w:ins>
    </w:p>
    <w:bookmarkEnd w:id="11"/>
    <w:bookmarkStart w:id="12" w:name="exm-double-integral-area"/>
    <w:p>
      <w:pPr>
        <w:pStyle w:val="BodyText"/>
      </w:pPr>
      <w:ins w:id="99" w:author="PR Preview" w:date="2026-01-01T00:00:00Z">
        <w:r>
          <w:rPr>
            <w:b/>
            <w:bCs/>
          </w:rPr>
          <w:t xml:space="preserve">Example 1 (The double integral of</w:t>
        </w:r>
      </w:ins>
      <w:ins w:id="100" w:author="PR Preview" w:date="2026-01-01T00:00:00Z">
        <w:r>
          <w:rPr>
            <w:b/>
            <w:bCs/>
          </w:rPr>
          <w:t xml:space="preserve"> </w:t>
        </w:r>
      </w:ins>
      <m:oMath>
        <m:r>
          <m:t>1</m:t>
        </m:r>
      </m:oMath>
      <w:ins w:id="101" w:author="PR Preview" w:date="2026-01-01T00:00:00Z">
        <w:r>
          <w:rPr>
            <w:b/>
            <w:bCs/>
          </w:rPr>
          <w:t xml:space="preserve"> </w:t>
        </w:r>
      </w:ins>
      <w:ins w:id="102" w:author="PR Preview" w:date="2026-01-01T00:00:00Z">
        <w:r>
          <w:rPr>
            <w:b/>
            <w:bCs/>
          </w:rPr>
          <w:t xml:space="preserve">is an area)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Let</w:t>
        </w:r>
      </w:ins>
      <w:ins w:id="10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on the rectangle</w:t>
        </w:r>
      </w:ins>
      <w:ins w:id="108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ins w:id="109" w:author="PR Preview" w:date="2026-01-01T00:00:00Z">
        <w:r>
          <w:t xml:space="preserve">.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Every sum in</w:t>
        </w:r>
      </w:ins>
      <w:ins w:id="112" w:author="PR Preview" w:date="2026-01-01T00:00:00Z">
        <w:r>
          <w:t xml:space="preserve"> </w:t>
        </w:r>
      </w:ins>
      <w:hyperlink w:anchor="def-double-integral">
        <w:ins w:id="113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adds up the areas of rectangles inside</w:t>
        </w:r>
      </w:ins>
      <w:ins w:id="116" w:author="PR Preview" w:date="2026-01-01T00:00:00Z">
        <w:r>
          <w:t xml:space="preserve"> </w:t>
        </w:r>
      </w:ins>
      <m:oMath>
        <m:r>
          <m:t>R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and those sums approach the area of</w:t>
        </w:r>
      </w:ins>
      <w:ins w:id="120" w:author="PR Preview" w:date="2026-01-01T00:00:00Z">
        <w:r>
          <w:t xml:space="preserve"> </w:t>
        </w:r>
      </w:ins>
      <m:oMath>
        <m:r>
          <m:t>R</m:t>
        </m:r>
      </m:oMath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as the grid gets finer,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ins w:id="125" w:author="PR Preview" w:date="2026-01-01T00:00:00Z">
        <w:r>
          <w:rPr>
            <w:b/>
            <w:bCs/>
          </w:rPr>
          <w:t xml:space="preserve">Definition 2 (Iterated integral)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An</w:t>
        </w:r>
      </w:ins>
      <w:ins w:id="128" w:author="PR Preview" w:date="2026-01-01T00:00:00Z">
        <w:r>
          <w:t xml:space="preserve"> </w:t>
        </w:r>
      </w:ins>
      <w:ins w:id="129" w:author="PR Preview" w:date="2026-01-01T00:00:00Z">
        <w:r>
          <w:rPr>
            <w:b/>
            <w:bCs/>
          </w:rPr>
          <w:t xml:space="preserve">iterated integral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is an integral of an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ins w:id="132" w:author="PR Preview" w:date="2026-01-01T00:00:00Z">
        <w:r>
          <w:t xml:space="preserve">That is, integrate over the inner variable (</w:t>
        </w:r>
      </w:ins>
      <m:oMath>
        <m:r>
          <m:t>y</m:t>
        </m:r>
      </m:oMath>
      <w:ins w:id="133" w:author="PR Preview" w:date="2026-01-01T00:00:00Z">
        <w:r>
          <w:t xml:space="preserve">) first,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holding the outer variable (</w:t>
        </w:r>
      </w:ins>
      <m:oMath>
        <m:r>
          <m:t>x</m:t>
        </m:r>
      </m:oMath>
      <w:ins w:id="136" w:author="PR Preview" w:date="2026-01-01T00:00:00Z">
        <w:r>
          <w:t xml:space="preserve">) fixed,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and then integrate the result over the outer variable.</w:t>
        </w:r>
      </w:ins>
      <w:ins w:id="139" w:author="PR Preview" w:date="2026-01-01T00:00:00Z">
        <w:r>
          <w:t xml:space="preserve"> </w:t>
        </w:r>
      </w:ins>
      <w:ins w:id="140" w:author="PR Preview" w:date="2026-01-01T00:00:00Z">
        <w:r>
          <w:t xml:space="preserve">The inner limits</w:t>
        </w:r>
      </w:ins>
      <w:ins w:id="14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and</w:t>
        </w:r>
      </w:ins>
      <w:ins w:id="14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may depend on the outer variable,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or be constants</w:t>
        </w:r>
      </w:ins>
      <w:ins w:id="149" w:author="PR Preview" w:date="2026-01-01T00:00:00Z">
        <w:r>
          <w:t xml:space="preserve"> </w:t>
        </w:r>
      </w:ins>
      <m:oMath>
        <m:r>
          <m:t>c</m:t>
        </m:r>
      </m:oMath>
      <w:ins w:id="150" w:author="PR Preview" w:date="2026-01-01T00:00:00Z">
        <w:r>
          <w:t xml:space="preserve"> </w:t>
        </w:r>
      </w:ins>
      <w:ins w:id="151" w:author="PR Preview" w:date="2026-01-01T00:00:00Z">
        <w:r>
          <w:t xml:space="preserve">and</w:t>
        </w:r>
      </w:ins>
      <w:ins w:id="152" w:author="PR Preview" w:date="2026-01-01T00:00:00Z">
        <w:r>
          <w:t xml:space="preserve"> </w:t>
        </w:r>
      </w:ins>
      <m:oMath>
        <m:r>
          <m:t>d</m:t>
        </m:r>
      </m:oMath>
      <w:ins w:id="153" w:author="PR Preview" w:date="2026-01-01T00:00:00Z">
        <w:r>
          <w:t xml:space="preserve">, as in</w:t>
        </w:r>
      </w:ins>
      <w:ins w:id="154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ins w:id="155" w:author="PR Preview" w:date="2026-01-01T00:00:00Z">
        <w:r>
          <w:t xml:space="preserve">.</w:t>
        </w:r>
      </w:ins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Iterated integrals in the other order,</w:t>
        </w:r>
      </w:ins>
      <w:ins w:id="158" w:author="PR Preview" w:date="2026-01-01T00:00:00Z">
        <w:r>
          <w:t xml:space="preserve"> </w:t>
        </w:r>
      </w:ins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ins w:id="159" w:author="PR Preview" w:date="2026-01-01T00:00:00Z">
        <w:r>
          <w:t xml:space="preserve">,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are defined the same way with the roles of</w:t>
        </w:r>
      </w:ins>
      <w:ins w:id="162" w:author="PR Preview" w:date="2026-01-01T00:00:00Z">
        <w:r>
          <w:t xml:space="preserve"> </w:t>
        </w:r>
      </w:ins>
      <m:oMath>
        <m:r>
          <m:t>x</m:t>
        </m:r>
      </m:oMath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and</w:t>
        </w:r>
      </w:ins>
      <w:ins w:id="165" w:author="PR Preview" w:date="2026-01-01T00:00:00Z">
        <w:r>
          <w:t xml:space="preserve"> </w:t>
        </w:r>
      </w:ins>
      <m:oMath>
        <m:r>
          <m:t>y</m:t>
        </m:r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swapped.</w:t>
        </w:r>
      </w:ins>
    </w:p>
    <w:bookmarkEnd w:id="13"/>
    <w:bookmarkStart w:id="14" w:name="exm-iterated-integral"/>
    <w:p>
      <w:pPr>
        <w:pStyle w:val="BodyText"/>
      </w:pPr>
      <w:ins w:id="168" w:author="PR Preview" w:date="2026-01-01T00:00:00Z">
        <w:r>
          <w:rPr>
            <w:b/>
            <w:bCs/>
          </w:rPr>
          <w:t xml:space="preserve">Example 2 (An iterated integral)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Integrating over</w:t>
        </w:r>
      </w:ins>
      <w:ins w:id="171" w:author="PR Preview" w:date="2026-01-01T00:00:00Z">
        <w:r>
          <w:t xml:space="preserve"> </w:t>
        </w:r>
      </w:ins>
      <m:oMath>
        <m:r>
          <m:t>y</m:t>
        </m:r>
      </m:oMath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first, then</w:t>
        </w:r>
      </w:ins>
      <w:ins w:id="174" w:author="PR Preview" w:date="2026-01-01T00:00:00Z">
        <w:r>
          <w:t xml:space="preserve"> </w:t>
        </w:r>
      </w:ins>
      <m:oMath>
        <m:r>
          <m:t>x</m:t>
        </m:r>
      </m:oMath>
      <w:ins w:id="17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ins w:id="176" w:author="PR Preview" w:date="2026-01-01T00:00:00Z">
        <w:r>
          <w:rPr>
            <w:b/>
            <w:bCs/>
          </w:rPr>
          <w:t xml:space="preserve">Theorem 1 (Fubini’s theorem (Riemann version))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Let</w:t>
        </w:r>
      </w:ins>
      <w:ins w:id="179" w:author="PR Preview" w:date="2026-01-01T00:00:00Z">
        <w:r>
          <w:t xml:space="preserve"> </w:t>
        </w:r>
      </w:ins>
      <m:oMath>
        <m:r>
          <m:t>f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be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rPr>
            <w:b/>
            <w:bCs/>
          </w:rPr>
          <w:t xml:space="preserve">continuous</w:t>
        </w:r>
      </w:ins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on a plane region</w:t>
        </w:r>
      </w:ins>
      <w:ins w:id="186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87" w:author="PR Preview" w:date="2026-01-01T00:00:00Z">
        <w:r>
          <w:t xml:space="preserve">.</w:t>
        </w:r>
      </w:ins>
    </w:p>
    <w:p>
      <w:pPr>
        <w:numPr>
          <w:ilvl w:val="0"/>
          <w:numId w:val="1001"/>
        </w:numPr>
      </w:pPr>
      <w:ins w:id="188" w:author="PR Preview" w:date="2026-01-01T00:00:00Z">
        <w:r>
          <w:rPr>
            <w:b/>
            <w:bCs/>
          </w:rPr>
          <w:t xml:space="preserve">Vertically simple region.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If</w:t>
        </w:r>
      </w:ins>
      <w:ins w:id="191" w:author="PR Preview" w:date="2026-01-01T00:00:00Z">
        <w:r>
          <w:t xml:space="preserve"> </w:t>
        </w:r>
      </w:ins>
      <m:oMath>
        <m:r>
          <m:t>R</m:t>
        </m:r>
      </m:oMath>
      <w:ins w:id="192" w:author="PR Preview" w:date="2026-01-01T00:00:00Z">
        <w:r>
          <w:t xml:space="preserve"> </w:t>
        </w:r>
      </w:ins>
      <w:ins w:id="193" w:author="PR Preview" w:date="2026-01-01T00:00:00Z">
        <w:r>
          <w:t xml:space="preserve">is defined by</w:t>
        </w:r>
      </w:ins>
      <w:ins w:id="19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and</w:t>
        </w:r>
      </w:ins>
      <w:ins w:id="197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98" w:author="PR Preview" w:date="2026-01-01T00:00:00Z">
        <w:r>
          <w:t xml:space="preserve">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where</w:t>
        </w:r>
      </w:ins>
      <w:ins w:id="201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and</w:t>
        </w:r>
      </w:ins>
      <w:ins w:id="20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are continuous on</w:t>
        </w:r>
      </w:ins>
      <w:ins w:id="20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208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ins w:id="209" w:author="PR Preview" w:date="2026-01-01T00:00:00Z">
        <w:r>
          <w:rPr>
            <w:b/>
            <w:bCs/>
          </w:rPr>
          <w:t xml:space="preserve">Horizontally simple region.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If</w:t>
        </w:r>
      </w:ins>
      <w:ins w:id="212" w:author="PR Preview" w:date="2026-01-01T00:00:00Z">
        <w:r>
          <w:t xml:space="preserve"> </w:t>
        </w:r>
      </w:ins>
      <m:oMath>
        <m:r>
          <m:t>R</m:t>
        </m:r>
      </m:oMath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is defined by</w:t>
        </w:r>
      </w:ins>
      <w:ins w:id="21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and</w:t>
        </w:r>
      </w:ins>
      <w:ins w:id="218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where</w:t>
        </w:r>
      </w:ins>
      <w:ins w:id="22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and</w:t>
        </w:r>
      </w:ins>
      <w:ins w:id="225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are continuous on</w:t>
        </w:r>
      </w:ins>
      <w:ins w:id="22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ins w:id="229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30" w:author="PR Preview" w:date="2026-01-01T00:00:00Z">
        <w:r>
          <w:t xml:space="preserve">When</w:t>
        </w:r>
      </w:ins>
      <w:ins w:id="231" w:author="PR Preview" w:date="2026-01-01T00:00:00Z">
        <w:r>
          <w:t xml:space="preserve"> </w:t>
        </w:r>
      </w:ins>
      <m:oMath>
        <m:r>
          <m:t>R</m:t>
        </m:r>
      </m:oMath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can be described both ways, the two iterated integrals are</w:t>
        </w:r>
      </w:ins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equal — so the order of integration can be exchanged.</w:t>
        </w:r>
      </w:ins>
    </w:p>
    <w:p>
      <w:pPr>
        <w:pStyle w:val="BodyText"/>
      </w:pPr>
      <w:ins w:id="236" w:author="PR Preview" w:date="2026-01-01T00:00:00Z">
        <w:r>
          <w:t xml:space="preserve">(Larson and Edwards 2018, Theorem 14.2, p. 982)</w:t>
        </w:r>
      </w:ins>
    </w:p>
    <w:bookmarkEnd w:id="15"/>
    <w:bookmarkStart w:id="29" w:name="exm-fubini-nonrect"/>
    <w:p>
      <w:pPr>
        <w:pStyle w:val="BodyText"/>
      </w:pPr>
      <w:ins w:id="237" w:author="PR Preview" w:date="2026-01-01T00:00:00Z">
        <w:r>
          <w:rPr>
            <w:b/>
            <w:bCs/>
          </w:rPr>
          <w:t xml:space="preserve">Example 3 (Changing the order of integration for a non-rectangular region)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Adapted from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(Larson and Edwards 2018, sec. 14.2, Example 4, pp. 984–985)</w:t>
        </w:r>
      </w:ins>
      <w:ins w:id="242" w:author="PR Preview" w:date="2026-01-01T00:00:00Z">
        <w:r>
          <w:t xml:space="preserve">.</w:t>
        </w:r>
      </w:ins>
    </w:p>
    <w:p>
      <w:pPr>
        <w:pStyle w:val="BodyText"/>
      </w:pPr>
      <w:ins w:id="243" w:author="PR Preview" w:date="2026-01-01T00:00:00Z">
        <w:r>
          <w:t xml:space="preserve">Let</w:t>
        </w:r>
      </w:ins>
      <w:ins w:id="244" w:author="PR Preview" w:date="2026-01-01T00:00:00Z">
        <w:r>
          <w:t xml:space="preserve"> </w:t>
        </w:r>
      </w:ins>
      <m:oMath>
        <m:r>
          <m:t>X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and</w:t>
        </w:r>
      </w:ins>
      <w:ins w:id="247" w:author="PR Preview" w:date="2026-01-01T00:00:00Z">
        <w:r>
          <w:t xml:space="preserve"> </w:t>
        </w:r>
      </w:ins>
      <m:oMath>
        <m:r>
          <m:t>Y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be</w:t>
        </w:r>
      </w:ins>
      <w:ins w:id="250" w:author="PR Preview" w:date="2026-01-01T00:00:00Z">
        <w:r>
          <w:t xml:space="preserve"> </w:t>
        </w:r>
      </w:ins>
      <w:hyperlink r:id="rId16">
        <w:ins w:id="251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252" w:author="PR Preview" w:date="2026-01-01T00:00:00Z">
        <w:r>
          <w:t xml:space="preserve"> </w:t>
        </w:r>
      </w:ins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ins w:id="253" w:author="PR Preview" w:date="2026-01-01T00:00:00Z">
        <w:r>
          <w:t xml:space="preserve"> </w:t>
        </w:r>
      </w:ins>
      <w:hyperlink r:id="rId18">
        <w:ins w:id="254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255" w:author="PR Preview" w:date="2026-01-01T00:00:00Z">
        <w:r>
          <w:t xml:space="preserve">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with</w:t>
        </w:r>
      </w:ins>
      <w:ins w:id="258" w:author="PR Preview" w:date="2026-01-01T00:00:00Z">
        <w:r>
          <w:t xml:space="preserve"> </w:t>
        </w:r>
      </w:ins>
      <w:hyperlink r:id="rId19">
        <w:ins w:id="259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26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on the unit square</w:t>
        </w:r>
      </w:ins>
      <w:ins w:id="26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264" w:author="PR Preview" w:date="2026-01-01T00:00:00Z">
        <w:r>
          <w:t xml:space="preserve">.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Define the function</w:t>
        </w:r>
      </w:ins>
      <w:ins w:id="267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ins w:id="268" w:author="PR Preview" w:date="2026-01-01T00:00:00Z">
        <w:r>
          <w:t xml:space="preserve">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where</w:t>
        </w:r>
      </w:ins>
      <w:ins w:id="271" w:author="PR Preview" w:date="2026-01-01T00:00:00Z">
        <w:r>
          <w:t xml:space="preserve"> </w:t>
        </w:r>
      </w:ins>
      <m:oMath>
        <m:r>
          <m:t>e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is</w:t>
        </w:r>
      </w:ins>
      <w:ins w:id="274" w:author="PR Preview" w:date="2026-01-01T00:00:00Z">
        <w:r>
          <w:t xml:space="preserve"> </w:t>
        </w:r>
      </w:ins>
      <w:hyperlink r:id="rId20">
        <w:ins w:id="275" w:author="PR Preview" w:date="2026-01-01T00:00:00Z">
          <w:r>
            <w:rPr>
              <w:rStyle w:val="Hyperlink"/>
            </w:rPr>
            <w:t xml:space="preserve">Euler’s number</w:t>
          </w:r>
        </w:ins>
      </w:hyperlink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and compute its</w:t>
        </w:r>
      </w:ins>
      <w:ins w:id="279" w:author="PR Preview" w:date="2026-01-01T00:00:00Z">
        <w:r>
          <w:t xml:space="preserve"> </w:t>
        </w:r>
      </w:ins>
      <w:hyperlink r:id="rId21">
        <w:ins w:id="280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8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82" w:author="PR Preview" w:date="2026-01-01T00:00:00Z">
        <w:r>
          <w:t xml:space="preserve">.</w:t>
        </w:r>
      </w:ins>
    </w:p>
    <w:p>
      <w:pPr>
        <w:pStyle w:val="BodyText"/>
      </w:pPr>
      <w:ins w:id="283" w:author="PR Preview" w:date="2026-01-01T00:00:00Z">
        <w:r>
          <w:t xml:space="preserve">Because the joint density equals</w:t>
        </w:r>
      </w:ins>
      <w:ins w:id="284" w:author="PR Preview" w:date="2026-01-01T00:00:00Z">
        <w:r>
          <w:t xml:space="preserve"> </w:t>
        </w:r>
      </w:ins>
      <m:oMath>
        <m:r>
          <m:t>1</m:t>
        </m:r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on</w:t>
        </w:r>
      </w:ins>
      <w:ins w:id="28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288" w:author="PR Preview" w:date="2026-01-01T00:00:00Z">
        <w:r>
          <w:t xml:space="preserve">,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this expectation is the double integral of</w:t>
        </w:r>
      </w:ins>
      <w:ins w:id="291" w:author="PR Preview" w:date="2026-01-01T00:00:00Z">
        <w:r>
          <w:t xml:space="preserve"> </w:t>
        </w:r>
      </w:ins>
      <m:oMath>
        <m:r>
          <m:t>g</m:t>
        </m:r>
      </m:oMath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over the unit square: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94" w:author="PR Preview" w:date="2026-01-01T00:00:00Z">
        <w:r>
          <w:t xml:space="preserve">The</w:t>
        </w:r>
      </w:ins>
      <w:ins w:id="295" w:author="PR Preview" w:date="2026-01-01T00:00:00Z">
        <w:r>
          <w:t xml:space="preserve"> </w:t>
        </w:r>
      </w:ins>
      <w:hyperlink r:id="rId22">
        <w:ins w:id="296" w:author="PR Preview" w:date="2026-01-01T00:00:00Z">
          <w:r>
            <w:rPr>
              <w:rStyle w:val="Hyperlink"/>
            </w:rPr>
            <w:t xml:space="preserve">indicator</w:t>
          </w:r>
        </w:ins>
      </w:hyperlink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factor</w:t>
        </w:r>
      </w:ins>
      <w:ins w:id="29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equals</w:t>
        </w:r>
      </w:ins>
      <w:ins w:id="302" w:author="PR Preview" w:date="2026-01-01T00:00:00Z">
        <w:r>
          <w:t xml:space="preserve"> </w:t>
        </w:r>
      </w:ins>
      <m:oMath>
        <m:r>
          <m:t>1</m:t>
        </m:r>
      </m:oMath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on the triangular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region where</w:t>
        </w:r>
      </w:ins>
      <w:ins w:id="307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≤</m:t>
        </m:r>
        <m:r>
          <m:t>x</m:t>
        </m:r>
      </m:oMath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and</w:t>
        </w:r>
      </w:ins>
      <w:ins w:id="310" w:author="PR Preview" w:date="2026-01-01T00:00:00Z">
        <w:r>
          <w:t xml:space="preserve"> </w:t>
        </w:r>
      </w:ins>
      <m:oMath>
        <m:r>
          <m:t>0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elsewhere,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so only that region,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namely</w:t>
        </w:r>
      </w:ins>
      <w:ins w:id="317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(</w:t>
        </w:r>
      </w:ins>
      <w:hyperlink w:anchor="fig-fubini-nonrect-region">
        <w:ins w:id="320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321" w:author="PR Preview" w:date="2026-01-01T00:00:00Z">
        <w:r>
          <w:t xml:space="preserve">),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contributes, and there</w:t>
        </w:r>
      </w:ins>
      <w:ins w:id="324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ins w:id="3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ins w:id="326" w:author="PR Preview" w:date="2026-01-01T00:00:00Z">
        <w:r>
          <w:rPr>
            <w:b/>
            <w:bCs/>
          </w:rPr>
          <w:t xml:space="preserve">Order</w:t>
        </w:r>
      </w:ins>
      <w:ins w:id="327" w:author="PR Preview" w:date="2026-01-01T00:00:00Z">
        <w:r>
          <w:rPr>
            <w:b/>
            <w:bCs/>
          </w:rPr>
          <w:t xml:space="preserve"> </w:t>
        </w:r>
      </w:ins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ins w:id="328" w:author="PR Preview" w:date="2026-01-01T00:00:00Z">
        <w:r>
          <w:rPr>
            <w:b/>
            <w:bCs/>
          </w:rPr>
          <w:t xml:space="preserve"> </w:t>
        </w:r>
      </w:ins>
      <w:ins w:id="329" w:author="PR Preview" w:date="2026-01-01T00:00:00Z">
        <w:r>
          <w:rPr>
            <w:b/>
            <w:bCs/>
          </w:rPr>
          <w:t xml:space="preserve">is intractable.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Re-describing</w:t>
        </w:r>
      </w:ins>
      <w:ins w:id="332" w:author="PR Preview" w:date="2026-01-01T00:00:00Z">
        <w:r>
          <w:t xml:space="preserve"> </w:t>
        </w:r>
      </w:ins>
      <m:oMath>
        <m:r>
          <m:t>D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as</w:t>
        </w:r>
      </w:ins>
      <w:ins w:id="33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ins w:id="336" w:author="PR Preview" w:date="2026-01-01T00:00:00Z">
        <w:r>
          <w:t xml:space="preserve">, the inner integral 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337" w:author="PR Preview" w:date="2026-01-01T00:00:00Z">
        <w:r>
          <w:t xml:space="preserve">which cannot be computed with FTC Part 2: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no antiderivative of</w:t>
        </w:r>
      </w:ins>
      <w:ins w:id="340" w:author="PR Preview" w:date="2026-01-01T00:00:00Z">
        <w:r>
          <w:t xml:space="preserve"> 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can be written as a finite formula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built from powers, exponentials, logarithms, and trigonometric functions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(an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rPr>
            <w:b/>
            <w:bCs/>
          </w:rPr>
          <w:t xml:space="preserve">elementary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antiderivative).</w:t>
        </w:r>
      </w:ins>
    </w:p>
    <w:p>
      <w:pPr>
        <w:pStyle w:val="BodyText"/>
      </w:pPr>
      <w:ins w:id="351" w:author="PR Preview" w:date="2026-01-01T00:00:00Z">
        <w:r>
          <w:rPr>
            <w:b/>
            <w:bCs/>
          </w:rPr>
          <w:t xml:space="preserve">Order</w:t>
        </w:r>
      </w:ins>
      <w:ins w:id="352" w:author="PR Preview" w:date="2026-01-01T00:00:00Z">
        <w:r>
          <w:rPr>
            <w:b/>
            <w:bCs/>
          </w:rPr>
          <w:t xml:space="preserve"> </w:t>
        </w:r>
      </w:ins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ins w:id="353" w:author="PR Preview" w:date="2026-01-01T00:00:00Z">
        <w:r>
          <w:rPr>
            <w:b/>
            <w:bCs/>
          </w:rPr>
          <w:t xml:space="preserve"> </w:t>
        </w:r>
      </w:ins>
      <w:ins w:id="354" w:author="PR Preview" w:date="2026-01-01T00:00:00Z">
        <w:r>
          <w:rPr>
            <w:b/>
            <w:bCs/>
          </w:rPr>
          <w:t xml:space="preserve">works.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Applying</w:t>
        </w:r>
      </w:ins>
      <w:ins w:id="357" w:author="PR Preview" w:date="2026-01-01T00:00:00Z">
        <w:r>
          <w:t xml:space="preserve"> </w:t>
        </w:r>
      </w:ins>
      <w:hyperlink w:anchor="thm-fubini">
        <w:ins w:id="358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Part 1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(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is continuous and</w:t>
        </w:r>
      </w:ins>
      <w:ins w:id="365" w:author="PR Preview" w:date="2026-01-01T00:00:00Z">
        <w:r>
          <w:t xml:space="preserve"> </w:t>
        </w:r>
      </w:ins>
      <m:oMath>
        <m:r>
          <m:t>D</m:t>
        </m:r>
      </m:oMath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is the vertically simple region</w:t>
        </w:r>
      </w:ins>
      <w:ins w:id="3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69" w:author="PR Preview" w:date="2026-01-01T00:00:00Z">
        <w:r>
          <w:t xml:space="preserve">,</w:t>
        </w:r>
      </w:ins>
      <w:ins w:id="37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ins w:id="371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372" w:author="PR Preview" w:date="2026-01-01T00:00:00Z">
        <w:r>
          <w:t xml:space="preserve">To antidifferentiate</w:t>
        </w:r>
      </w:ins>
      <w:ins w:id="373" w:author="PR Preview" w:date="2026-01-01T00:00:00Z">
        <w:r>
          <w:t xml:space="preserve"> </w:t>
        </w:r>
      </w:ins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ins w:id="374" w:author="PR Preview" w:date="2026-01-01T00:00:00Z">
        <w:r>
          <w:t xml:space="preserve">,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let</w:t>
        </w:r>
      </w:ins>
      <w:ins w:id="377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378" w:author="PR Preview" w:date="2026-01-01T00:00:00Z">
        <w:r>
          <w:t xml:space="preserve"> </w:t>
        </w:r>
      </w:ins>
      <w:ins w:id="379" w:author="PR Preview" w:date="2026-01-01T00:00:00Z">
        <w:r>
          <w:t xml:space="preserve">be the inner function.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By the chain rule (</w:t>
        </w:r>
      </w:ins>
      <w:hyperlink r:id="rId27">
        <w:ins w:id="382" w:author="PR Preview" w:date="2026-01-01T00:00:00Z">
          <w:r>
            <w:rPr>
              <w:rStyle w:val="Hyperlink"/>
            </w:rPr>
            <w:t xml:space="preserve">Theorem 10 in Derivatives and Taylor Series</w:t>
          </w:r>
        </w:ins>
      </w:hyperlink>
      <w:ins w:id="383" w:author="PR Preview" w:date="2026-01-01T00:00:00Z">
        <w:r>
          <w:t xml:space="preserve">), with</w:t>
        </w:r>
      </w:ins>
      <w:ins w:id="38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ins w:id="38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386" w:author="PR Preview" w:date="2026-01-01T00:00:00Z">
        <w:r>
          <w:t xml:space="preserve">so</w:t>
        </w:r>
      </w:ins>
      <w:ins w:id="38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is an antiderivative of</w:t>
        </w:r>
      </w:ins>
      <w:ins w:id="390" w:author="PR Preview" w:date="2026-01-01T00:00:00Z">
        <w:r>
          <w:t xml:space="preserve"> </w:t>
        </w:r>
      </w:ins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ins w:id="391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ins w:id="392" w:author="PR Preview" w:date="2026-01-01T00:00:00Z">
        <w:r>
          <w:t xml:space="preserve">The solid whose volume equals this integral is shown in</w:t>
        </w:r>
      </w:ins>
      <w:ins w:id="393" w:author="PR Preview" w:date="2026-01-01T00:00:00Z">
        <w:r>
          <w:t xml:space="preserve"> </w:t>
        </w:r>
      </w:ins>
      <w:hyperlink w:anchor="fig-fubini-nonrect">
        <w:ins w:id="394" w:author="PR Preview" w:date="2026-01-01T00:00:00Z">
          <w:r>
            <w:rPr>
              <w:rStyle w:val="Hyperlink"/>
            </w:rPr>
            <w:t xml:space="preserve">Figure 2</w:t>
          </w:r>
        </w:ins>
      </w:hyperlink>
      <w:ins w:id="395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ins w:id="396" w:author="PR Preview" w:date="2026-01-01T00:00:00Z">
        <w:r>
          <w:rPr>
            <w:b/>
            <w:bCs/>
          </w:rPr>
          <w:t xml:space="preserve">Exercise 1 (Double integral over a triangular region)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Adapted from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Miller (2016)</w:t>
        </w:r>
      </w:ins>
      <w:ins w:id="401" w:author="PR Preview" w:date="2026-01-01T00:00:00Z">
        <w:r>
          <w:t xml:space="preserve">, Question 1.1.50.</w:t>
        </w:r>
      </w:ins>
    </w:p>
    <w:p>
      <w:pPr>
        <w:pStyle w:val="BodyText"/>
      </w:pPr>
      <w:ins w:id="402" w:author="PR Preview" w:date="2026-01-01T00:00:00Z">
        <w:r>
          <w:t xml:space="preserve">Evaluate the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ins w:id="403" w:author="PR Preview" w:date="2026-01-01T00:00:00Z">
        <w:r>
          <w:t xml:space="preserve">and confirm the result by reversing the order of integration.</w:t>
        </w:r>
      </w:ins>
    </w:p>
    <w:bookmarkEnd w:id="30"/>
    <w:bookmarkStart w:id="31" w:name="sol-miller-dint-triangular-region"/>
    <w:p>
      <w:pPr>
        <w:pStyle w:val="BodyText"/>
      </w:pPr>
      <w:ins w:id="404" w:author="PR Preview" w:date="2026-01-01T00:00:00Z">
        <w:r>
          <w:rPr>
            <w:i/>
            <w:iCs/>
          </w:rPr>
          <w:t xml:space="preserve">Solution 1</w:t>
        </w:r>
      </w:ins>
      <w:ins w:id="405" w:author="PR Preview" w:date="2026-01-01T00:00:00Z">
        <w:r>
          <w:t xml:space="preserve">. </w:t>
        </w:r>
      </w:ins>
      <w:ins w:id="406" w:author="PR Preview" w:date="2026-01-01T00:00:00Z">
        <w:r>
          <w:rPr>
            <w:b/>
            <w:bCs/>
          </w:rPr>
          <w:t xml:space="preserve">1. Given order (</w:t>
        </w:r>
      </w:ins>
      <m:oMath>
        <m:r>
          <m:t>y</m:t>
        </m:r>
      </m:oMath>
      <w:ins w:id="407" w:author="PR Preview" w:date="2026-01-01T00:00:00Z">
        <w:r>
          <w:rPr>
            <w:b/>
            <w:bCs/>
          </w:rPr>
          <w:t xml:space="preserve"> </w:t>
        </w:r>
      </w:ins>
      <w:ins w:id="408" w:author="PR Preview" w:date="2026-01-01T00:00:00Z">
        <w:r>
          <w:rPr>
            <w:b/>
            <w:bCs/>
          </w:rPr>
          <w:t xml:space="preserve">then</w:t>
        </w:r>
      </w:ins>
      <w:ins w:id="409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410" w:author="PR Preview" w:date="2026-01-01T00:00:00Z">
        <w:r>
          <w:rPr>
            <w:b/>
            <w:bCs/>
          </w:rP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ins w:id="411" w:author="PR Preview" w:date="2026-01-01T00:00:00Z">
        <w:r>
          <w:rPr>
            <w:b/>
            <w:bCs/>
          </w:rPr>
          <w:t xml:space="preserve">2. Reversed order (</w:t>
        </w:r>
      </w:ins>
      <m:oMath>
        <m:r>
          <m:t>x</m:t>
        </m:r>
      </m:oMath>
      <w:ins w:id="412" w:author="PR Preview" w:date="2026-01-01T00:00:00Z">
        <w:r>
          <w:rPr>
            <w:b/>
            <w:bCs/>
          </w:rPr>
          <w:t xml:space="preserve"> </w:t>
        </w:r>
      </w:ins>
      <w:ins w:id="413" w:author="PR Preview" w:date="2026-01-01T00:00:00Z">
        <w:r>
          <w:rPr>
            <w:b/>
            <w:bCs/>
          </w:rPr>
          <w:t xml:space="preserve">then</w:t>
        </w:r>
      </w:ins>
      <w:ins w:id="414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</m:oMath>
      <w:ins w:id="415" w:author="PR Preview" w:date="2026-01-01T00:00:00Z">
        <w:r>
          <w:rPr>
            <w:b/>
            <w:bCs/>
          </w:rPr>
          <w:t xml:space="preserve">):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The triangular region</w:t>
        </w:r>
      </w:ins>
      <w:ins w:id="41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is equivalently described by</w:t>
        </w:r>
      </w:ins>
      <w:ins w:id="42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ins w:id="42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ins w:id="423" w:author="PR Preview" w:date="2026-01-01T00:00:00Z">
        <w:r>
          <w:t xml:space="preserve">Both orders yield</w:t>
        </w:r>
      </w:ins>
      <w:ins w:id="42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8</m:t>
        </m:r>
      </m:oMath>
      <w:ins w:id="425" w:author="PR Preview" w:date="2026-01-01T00:00:00Z">
        <w:r>
          <w:t xml:space="preserve">.</w:t>
        </w:r>
      </w:ins>
    </w:p>
    <w:bookmarkEnd w:id="31"/>
    <w:bookmarkStart w:id="32" w:name="exr-miller-dint-switch-order"/>
    <w:p>
      <w:pPr>
        <w:pStyle w:val="BodyText"/>
      </w:pPr>
      <w:ins w:id="426" w:author="PR Preview" w:date="2026-01-01T00:00:00Z">
        <w:r>
          <w:rPr>
            <w:b/>
            <w:bCs/>
          </w:rPr>
          <w:t xml:space="preserve">Exercise 2 (Switching order of integration on a non-rectangular region)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Adapted from</w:t>
        </w:r>
      </w:ins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Miller (2016)</w:t>
        </w:r>
      </w:ins>
      <w:ins w:id="431" w:author="PR Preview" w:date="2026-01-01T00:00:00Z">
        <w:r>
          <w:t xml:space="preserve">, Question 1.1.51.</w:t>
        </w:r>
      </w:ins>
    </w:p>
    <w:p>
      <w:pPr>
        <w:pStyle w:val="BodyText"/>
      </w:pPr>
      <w:ins w:id="432" w:author="PR Preview" w:date="2026-01-01T00:00:00Z">
        <w:r>
          <w:t xml:space="preserve">Express the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ins w:id="433" w:author="PR Preview" w:date="2026-01-01T00:00:00Z">
        <w:r>
          <w:t xml:space="preserve">by reversing the order of integration.</w:t>
        </w:r>
      </w:ins>
    </w:p>
    <w:bookmarkEnd w:id="32"/>
    <w:bookmarkStart w:id="33" w:name="sol-miller-dint-switch-order"/>
    <w:p>
      <w:pPr>
        <w:pStyle w:val="BodyText"/>
      </w:pPr>
      <w:ins w:id="434" w:author="PR Preview" w:date="2026-01-01T00:00:00Z">
        <w:r>
          <w:rPr>
            <w:i/>
            <w:iCs/>
          </w:rPr>
          <w:t xml:space="preserve">Solution 2</w:t>
        </w:r>
      </w:ins>
      <w:ins w:id="435" w:author="PR Preview" w:date="2026-01-01T00:00:00Z">
        <w:r>
          <w:t xml:space="preserve">. </w:t>
        </w:r>
      </w:ins>
      <w:ins w:id="436" w:author="PR Preview" w:date="2026-01-01T00:00:00Z">
        <w:r>
          <w:t xml:space="preserve">In the given order, the inner integral</w:t>
        </w:r>
      </w:ins>
      <w:ins w:id="437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requires integration by parts with respect to</w:t>
        </w:r>
      </w:ins>
      <w:ins w:id="440" w:author="PR Preview" w:date="2026-01-01T00:00:00Z">
        <w:r>
          <w:t xml:space="preserve"> </w:t>
        </w:r>
      </w:ins>
      <m:oMath>
        <m:r>
          <m:t>y</m:t>
        </m:r>
      </m:oMath>
      <w:ins w:id="441" w:author="PR Preview" w:date="2026-01-01T00:00:00Z">
        <w:r>
          <w:t xml:space="preserve">.</w:t>
        </w:r>
      </w:ins>
    </w:p>
    <w:p>
      <w:pPr>
        <w:pStyle w:val="BodyText"/>
      </w:pPr>
      <w:ins w:id="442" w:author="PR Preview" w:date="2026-01-01T00:00:00Z">
        <w:r>
          <w:t xml:space="preserve">Switching the order over the triangular domain</w:t>
        </w:r>
      </w:ins>
      <w:ins w:id="443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ins w:id="44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ins w:id="445" w:author="PR Preview" w:date="2026-01-01T00:00:00Z">
        <w:r>
          <w:t xml:space="preserve">Now the inner integral has the factor</w:t>
        </w:r>
      </w:ins>
      <w:ins w:id="446" w:author="PR Preview" w:date="2026-01-01T00:00:00Z">
        <w:r>
          <w:t xml:space="preserve"> </w:t>
        </w:r>
      </w:ins>
      <m:oMath>
        <m:r>
          <m:t>y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in place for direct integration with respect to</w:t>
        </w:r>
      </w:ins>
      <w:ins w:id="449" w:author="PR Preview" w:date="2026-01-01T00:00:00Z">
        <w:r>
          <w:t xml:space="preserve"> </w:t>
        </w:r>
      </w:ins>
      <m:oMath>
        <m:r>
          <m:t>x</m:t>
        </m:r>
      </m:oMath>
      <w:ins w:id="4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ins w:id="451" w:author="PR Preview" w:date="2026-01-01T00:00:00Z">
        <w:r>
          <w:t xml:space="preserve">The double integral becomes: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452" w:author="PR Preview" w:date="2026-01-01T00:00:00Z">
        <w:r>
          <w:t xml:space="preserve">The term</w:t>
        </w:r>
      </w:ins>
      <w:ins w:id="453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ins w:id="454" w:author="PR Preview" w:date="2026-01-01T00:00:00Z">
        <w:r>
          <w:t xml:space="preserve"> </w:t>
        </w:r>
      </w:ins>
      <w:ins w:id="455" w:author="PR Preview" w:date="2026-01-01T00:00:00Z">
        <w:r>
          <w:t xml:space="preserve">has no elementary antiderivative; it can be written using the error function</w:t>
        </w:r>
      </w:ins>
      <w:ins w:id="456" w:author="PR Preview" w:date="2026-01-01T00:00:00Z">
        <w:r>
          <w:t xml:space="preserve"> </w:t>
        </w:r>
      </w:ins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as</w:t>
        </w:r>
      </w:ins>
      <w:ins w:id="459" w:author="PR Preview" w:date="2026-01-01T00:00:00Z">
        <w:r>
          <w:t xml:space="preserve"> </w:t>
        </w:r>
      </w:ins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ins w:id="460" w:author="PR Preview" w:date="2026-01-01T00:00:00Z">
        <w:r>
          <w:t xml:space="preserve">. The overall value is: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ins w:id="461" w:author="PR Preview" w:date="2026-01-01T00:00:00Z">
        <w:r>
          <w:rPr>
            <w:b/>
            <w:bCs/>
          </w:rPr>
          <w:t xml:space="preserve">Example 4 (When conditions fail: a counterexample)</w:t>
        </w:r>
      </w:ins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The conditions in</w:t>
        </w:r>
      </w:ins>
      <w:ins w:id="464" w:author="PR Preview" w:date="2026-01-01T00:00:00Z">
        <w:r>
          <w:t xml:space="preserve"> </w:t>
        </w:r>
      </w:ins>
      <w:hyperlink w:anchor="thm-fubini">
        <w:ins w:id="465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are not merely technical —</w:t>
        </w:r>
      </w:ins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when they fail, iterated integrals can exist yet disagree.</w:t>
        </w:r>
      </w:ins>
    </w:p>
    <w:p>
      <w:pPr>
        <w:pStyle w:val="BodyText"/>
      </w:pPr>
      <w:ins w:id="470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ins w:id="471" w:author="PR Preview" w:date="2026-01-01T00:00:00Z">
        <w:r>
          <w:t xml:space="preserve">on the unit square</w:t>
        </w:r>
      </w:ins>
      <w:ins w:id="472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73" w:author="PR Preview" w:date="2026-01-01T00:00:00Z">
        <w:r>
          <w:t xml:space="preserve">.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Strictly,</w:t>
        </w:r>
      </w:ins>
      <w:ins w:id="476" w:author="PR Preview" w:date="2026-01-01T00:00:00Z">
        <w:r>
          <w:t xml:space="preserve"> </w:t>
        </w:r>
      </w:ins>
      <m:oMath>
        <m:r>
          <m:t>f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is defined on</w:t>
        </w:r>
      </w:ins>
      <w:ins w:id="479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ins w:id="480" w:author="PR Preview" w:date="2026-01-01T00:00:00Z">
        <w:r>
          <w:t xml:space="preserve">: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the denominator vanishes at the origin, so</w:t>
        </w:r>
      </w:ins>
      <w:ins w:id="483" w:author="PR Preview" w:date="2026-01-01T00:00:00Z">
        <w:r>
          <w:t xml:space="preserve"> </w:t>
        </w:r>
      </w:ins>
      <m:oMath>
        <m:r>
          <m:t>f</m:t>
        </m:r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is undefined there</w:t>
        </w:r>
      </w:ins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(we return to this point in the condition check).</w:t>
        </w:r>
      </w:ins>
    </w:p>
    <w:p>
      <w:pPr>
        <w:pStyle w:val="BodyText"/>
      </w:pPr>
      <w:ins w:id="488" w:author="PR Preview" w:date="2026-01-01T00:00:00Z">
        <w:r>
          <w:rPr>
            <w:b/>
            <w:bCs/>
          </w:rPr>
          <w:t xml:space="preserve">Integrating</w:t>
        </w:r>
      </w:ins>
      <w:ins w:id="489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</m:oMath>
      <w:ins w:id="490" w:author="PR Preview" w:date="2026-01-01T00:00:00Z">
        <w:r>
          <w:rPr>
            <w:b/>
            <w:bCs/>
          </w:rPr>
          <w:t xml:space="preserve"> </w:t>
        </w:r>
      </w:ins>
      <w:ins w:id="491" w:author="PR Preview" w:date="2026-01-01T00:00:00Z">
        <w:r>
          <w:rPr>
            <w:b/>
            <w:bCs/>
          </w:rPr>
          <w:t xml:space="preserve">first, then</w:t>
        </w:r>
      </w:ins>
      <w:ins w:id="492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493" w:author="PR Preview" w:date="2026-01-01T00:00:00Z">
        <w:r>
          <w:rPr>
            <w:b/>
            <w:bCs/>
          </w:rPr>
          <w:t xml:space="preserve">:</w:t>
        </w:r>
      </w:ins>
    </w:p>
    <w:p>
      <w:pPr>
        <w:pStyle w:val="BodyText"/>
      </w:pPr>
      <w:ins w:id="494" w:author="PR Preview" w:date="2026-01-01T00:00:00Z">
        <w:r>
          <w:t xml:space="preserve">Holding</w:t>
        </w:r>
      </w:ins>
      <w:ins w:id="495" w:author="PR Preview" w:date="2026-01-01T00:00:00Z">
        <w:r>
          <w:t xml:space="preserve"> </w:t>
        </w:r>
      </w:ins>
      <m:oMath>
        <m:r>
          <m:t>x</m:t>
        </m:r>
      </m:oMath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fixed and differentiating in</w:t>
        </w:r>
      </w:ins>
      <w:ins w:id="498" w:author="PR Preview" w:date="2026-01-01T00:00:00Z">
        <w:r>
          <w:t xml:space="preserve"> </w:t>
        </w:r>
      </w:ins>
      <m:oMath>
        <m:r>
          <m:t>y</m:t>
        </m:r>
      </m:oMath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(by the quotient rule,</w:t>
        </w:r>
      </w:ins>
      <w:ins w:id="501" w:author="PR Preview" w:date="2026-01-01T00:00:00Z">
        <w:r>
          <w:t xml:space="preserve"> </w:t>
        </w:r>
      </w:ins>
      <w:hyperlink r:id="rId34">
        <w:ins w:id="502" w:author="PR Preview" w:date="2026-01-01T00:00:00Z">
          <w:r>
            <w:rPr>
              <w:rStyle w:val="Hyperlink"/>
            </w:rPr>
            <w:t xml:space="preserve">Theorem 9 in Derivatives and Taylor Series</w:t>
          </w:r>
        </w:ins>
      </w:hyperlink>
      <w:ins w:id="503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504" w:author="PR Preview" w:date="2026-01-01T00:00:00Z">
        <w:r>
          <w:t xml:space="preserve">(A derivative in one variable with the others held fixed is a</w:t>
        </w:r>
      </w:ins>
      <w:ins w:id="505" w:author="PR Preview" w:date="2026-01-01T00:00:00Z">
        <w:r>
          <w:t xml:space="preserve"> </w:t>
        </w:r>
      </w:ins>
      <w:hyperlink r:id="rId35">
        <w:ins w:id="506" w:author="PR Preview" w:date="2026-01-01T00:00:00Z">
          <w:r>
            <w:rPr>
              <w:rStyle w:val="Hyperlink"/>
            </w:rPr>
            <w:t xml:space="preserve">partial derivative</w:t>
          </w:r>
        </w:ins>
      </w:hyperlink>
      <w:ins w:id="507" w:author="PR Preview" w:date="2026-01-01T00:00:00Z">
        <w:r>
          <w:t xml:space="preserve">,</w:t>
        </w:r>
      </w:ins>
      <w:ins w:id="508" w:author="PR Preview" w:date="2026-01-01T00:00:00Z">
        <w:r>
          <w:t xml:space="preserve"> </w:t>
        </w:r>
      </w:ins>
      <w:ins w:id="509" w:author="PR Preview" w:date="2026-01-01T00:00:00Z">
        <w:r>
          <w:t xml:space="preserve">defined on the vector calculus page.)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The arctangent</w:t>
        </w:r>
      </w:ins>
      <w:ins w:id="512" w:author="PR Preview" w:date="2026-01-01T00:00:00Z">
        <w:r>
          <w:t xml:space="preserve"> </w:t>
        </w:r>
      </w:ins>
      <m:oMath>
        <m:r>
          <m:rPr>
            <m:sty m:val="p"/>
          </m:rPr>
          <m:t>arctan</m:t>
        </m:r>
      </m:oMath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is the inverse of the tangent function from trigonometry;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all this example needs is that</w:t>
        </w:r>
      </w:ins>
      <w:ins w:id="517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ins w:id="518" w:author="PR Preview" w:date="2026-01-01T00:00:00Z">
        <w:r>
          <w:t xml:space="preserve">,</w:t>
        </w:r>
      </w:ins>
      <w:ins w:id="519" w:author="PR Preview" w:date="2026-01-01T00:00:00Z">
        <w:r>
          <w:t xml:space="preserve"> </w:t>
        </w:r>
      </w:ins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520" w:author="PR Preview" w:date="2026-01-01T00:00:00Z">
        <w:r>
          <w:t xml:space="preserve">, and</w:t>
        </w:r>
      </w:ins>
      <w:ins w:id="521" w:author="PR Preview" w:date="2026-01-01T00:00:00Z">
        <w:r>
          <w:t xml:space="preserve"> </w:t>
        </w:r>
      </w:ins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ins w:id="522" w:author="PR Preview" w:date="2026-01-01T00:00:00Z">
        <w:r>
          <w:t xml:space="preserve">.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ins w:id="523" w:author="PR Preview" w:date="2026-01-01T00:00:00Z">
        <w:r>
          <w:rPr>
            <w:b/>
            <w:bCs/>
          </w:rPr>
          <w:t xml:space="preserve">Integrating</w:t>
        </w:r>
      </w:ins>
      <w:ins w:id="524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525" w:author="PR Preview" w:date="2026-01-01T00:00:00Z">
        <w:r>
          <w:rPr>
            <w:b/>
            <w:bCs/>
          </w:rPr>
          <w:t xml:space="preserve"> </w:t>
        </w:r>
      </w:ins>
      <w:ins w:id="526" w:author="PR Preview" w:date="2026-01-01T00:00:00Z">
        <w:r>
          <w:rPr>
            <w:b/>
            <w:bCs/>
          </w:rPr>
          <w:t xml:space="preserve">first, then</w:t>
        </w:r>
      </w:ins>
      <w:ins w:id="527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</m:oMath>
      <w:ins w:id="528" w:author="PR Preview" w:date="2026-01-01T00:00:00Z">
        <w:r>
          <w:rPr>
            <w:b/>
            <w:bCs/>
          </w:rPr>
          <w:t xml:space="preserve">:</w:t>
        </w:r>
      </w:ins>
    </w:p>
    <w:p>
      <w:pPr>
        <w:pStyle w:val="BodyText"/>
      </w:pPr>
      <w:ins w:id="529" w:author="PR Preview" w:date="2026-01-01T00:00:00Z">
        <w:r>
          <w:t xml:space="preserve">Holding</w:t>
        </w:r>
      </w:ins>
      <w:ins w:id="530" w:author="PR Preview" w:date="2026-01-01T00:00:00Z">
        <w:r>
          <w:t xml:space="preserve"> </w:t>
        </w:r>
      </w:ins>
      <m:oMath>
        <m:r>
          <m:t>y</m:t>
        </m:r>
      </m:oMath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fixed and differentiating in</w:t>
        </w:r>
      </w:ins>
      <w:ins w:id="533" w:author="PR Preview" w:date="2026-01-01T00:00:00Z">
        <w:r>
          <w:t xml:space="preserve"> </w:t>
        </w:r>
      </w:ins>
      <m:oMath>
        <m:r>
          <m:t>x</m:t>
        </m:r>
      </m:oMath>
      <w:ins w:id="534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ins w:id="535" w:author="PR Preview" w:date="2026-01-01T00:00:00Z">
        <w:r>
          <w:rPr>
            <w:b/>
            <w:bCs/>
          </w:rPr>
          <w:t xml:space="preserve">Conclusion:</w:t>
        </w:r>
      </w:ins>
      <w:ins w:id="536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ins w:id="537" w:author="PR Preview" w:date="2026-01-01T00:00:00Z">
        <w:r>
          <w:t xml:space="preserve">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so the two iterated integrals are unequal.</w:t>
        </w:r>
      </w:ins>
      <w:ins w:id="540" w:author="PR Preview" w:date="2026-01-01T00:00:00Z">
        <w:r>
          <w:t xml:space="preserve"> </w:t>
        </w:r>
      </w:ins>
      <w:hyperlink w:anchor="thm-fubini">
        <w:ins w:id="54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does not apply here.</w:t>
        </w:r>
      </w:ins>
    </w:p>
    <w:p>
      <w:pPr>
        <w:pStyle w:val="BodyText"/>
      </w:pPr>
      <w:ins w:id="544" w:author="PR Preview" w:date="2026-01-01T00:00:00Z">
        <w:r>
          <w:rPr>
            <w:b/>
            <w:bCs/>
          </w:rPr>
          <w:t xml:space="preserve">Why</w:t>
        </w:r>
      </w:ins>
      <w:ins w:id="545" w:author="PR Preview" w:date="2026-01-01T00:00:00Z">
        <w:r>
          <w:rPr>
            <w:b/>
            <w:bCs/>
          </w:rPr>
          <w:t xml:space="preserve"> </w:t>
        </w:r>
      </w:ins>
      <w:hyperlink w:anchor="thm-fubini">
        <w:ins w:id="546" w:author="PR Preview" w:date="2026-01-01T00:00:00Z">
          <w:r>
            <w:rPr>
              <w:rStyle w:val="Hyperlink"/>
              <w:b/>
              <w:bCs/>
            </w:rPr>
            <w:t xml:space="preserve">Theorem 1</w:t>
          </w:r>
        </w:ins>
      </w:hyperlink>
      <w:ins w:id="547" w:author="PR Preview" w:date="2026-01-01T00:00:00Z">
        <w:r>
          <w:rPr>
            <w:b/>
            <w:bCs/>
          </w:rPr>
          <w:t xml:space="preserve">’s condition fails:</w:t>
        </w:r>
      </w:ins>
      <w:ins w:id="548" w:author="PR Preview" w:date="2026-01-01T00:00:00Z">
        <w:r>
          <w:t xml:space="preserve"> </w:t>
        </w:r>
      </w:ins>
      <w:hyperlink w:anchor="thm-fubini">
        <w:ins w:id="54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550" w:author="PR Preview" w:date="2026-01-01T00:00:00Z">
        <w:r>
          <w:t xml:space="preserve"> </w:t>
        </w:r>
      </w:ins>
      <w:ins w:id="551" w:author="PR Preview" w:date="2026-01-01T00:00:00Z">
        <w:r>
          <w:t xml:space="preserve">requires</w:t>
        </w:r>
      </w:ins>
      <w:ins w:id="552" w:author="PR Preview" w:date="2026-01-01T00:00:00Z">
        <w:r>
          <w:t xml:space="preserve"> </w:t>
        </w:r>
      </w:ins>
      <m:oMath>
        <m:r>
          <m:t>f</m:t>
        </m:r>
      </m:oMath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to be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rPr>
            <w:b/>
            <w:bCs/>
          </w:rPr>
          <w:t xml:space="preserve">continuous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on</w:t>
        </w:r>
      </w:ins>
      <w:ins w:id="559" w:author="PR Preview" w:date="2026-01-01T00:00:00Z">
        <w:r>
          <w:t xml:space="preserve"> </w:t>
        </w:r>
      </w:ins>
      <m:oMath>
        <m:r>
          <m:t>R</m:t>
        </m:r>
      </m:oMath>
      <w:ins w:id="560" w:author="PR Preview" w:date="2026-01-01T00:00:00Z">
        <w:r>
          <w:t xml:space="preserve">.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The denominator</w:t>
        </w:r>
      </w:ins>
      <w:ins w:id="56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564" w:author="PR Preview" w:date="2026-01-01T00:00:00Z">
        <w:r>
          <w:t xml:space="preserve"> </w:t>
        </w:r>
      </w:ins>
      <w:ins w:id="565" w:author="PR Preview" w:date="2026-01-01T00:00:00Z">
        <w:r>
          <w:t xml:space="preserve">vanishes at the origin</w:t>
        </w:r>
      </w:ins>
      <w:ins w:id="56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ins w:id="567" w:author="PR Preview" w:date="2026-01-01T00:00:00Z">
        <w:r>
          <w:t xml:space="preserve">,</w:t>
        </w:r>
      </w:ins>
      <w:ins w:id="568" w:author="PR Preview" w:date="2026-01-01T00:00:00Z">
        <w:r>
          <w:t xml:space="preserve"> </w:t>
        </w:r>
      </w:ins>
      <w:ins w:id="569" w:author="PR Preview" w:date="2026-01-01T00:00:00Z">
        <w:r>
          <w:t xml:space="preserve">so</w:t>
        </w:r>
      </w:ins>
      <w:ins w:id="570" w:author="PR Preview" w:date="2026-01-01T00:00:00Z">
        <w:r>
          <w:t xml:space="preserve"> </w:t>
        </w:r>
      </w:ins>
      <m:oMath>
        <m:r>
          <m:t>f</m:t>
        </m:r>
      </m:oMath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is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rPr>
            <w:i/>
            <w:iCs/>
          </w:rPr>
          <w:t xml:space="preserve">not even defined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there — let alone continuous — and the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theorem does not apply.</w:t>
        </w:r>
      </w:ins>
    </w:p>
    <w:p>
      <w:pPr>
        <w:pStyle w:val="BodyText"/>
      </w:pPr>
      <w:ins w:id="579" w:author="PR Preview" w:date="2026-01-01T00:00:00Z">
        <w:r>
          <w:t xml:space="preserve">(Wikipedia contributors 2024)</w:t>
        </w:r>
      </w:ins>
    </w:p>
    <w:p>
      <w:pPr>
        <w:pStyle w:val="BodyText"/>
      </w:pPr>
      <w:hyperlink w:anchor="fig-fubini-fail">
        <w:ins w:id="580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shows the surface.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The failure comes from the origin, where</w:t>
        </w:r>
      </w:ins>
      <w:ins w:id="585" w:author="PR Preview" w:date="2026-01-01T00:00:00Z">
        <w:r>
          <w:t xml:space="preserve"> </w:t>
        </w:r>
      </w:ins>
      <m:oMath>
        <m:r>
          <m:t>f</m:t>
        </m:r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is undefined and unbounded.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ins w:id="588" w:author="PR Preview" w:date="2026-01-01T00:00:00Z">
        <w:r>
          <w:rPr>
            <w:b/>
            <w:bCs/>
          </w:rPr>
          <w:t xml:space="preserve">Corollary 1 (Continuous functions on a rectangle (corollary of</w:t>
        </w:r>
      </w:ins>
      <w:ins w:id="589" w:author="PR Preview" w:date="2026-01-01T00:00:00Z">
        <w:r>
          <w:rPr>
            <w:b/>
            <w:bCs/>
          </w:rPr>
          <w:t xml:space="preserve"> </w:t>
        </w:r>
      </w:ins>
      <w:hyperlink w:anchor="thm-fubini">
        <w:ins w:id="590" w:author="PR Preview" w:date="2026-01-01T00:00:00Z">
          <w:r>
            <w:rPr>
              <w:rStyle w:val="Hyperlink"/>
              <w:b/>
              <w:bCs/>
            </w:rPr>
            <w:t xml:space="preserve">Theorem 1</w:t>
          </w:r>
        </w:ins>
      </w:hyperlink>
      <w:ins w:id="591" w:author="PR Preview" w:date="2026-01-01T00:00:00Z">
        <w:r>
          <w:rPr>
            <w:b/>
            <w:bCs/>
          </w:rPr>
          <w:t xml:space="preserve">))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If</w:t>
        </w:r>
      </w:ins>
      <w:ins w:id="594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is</w:t>
        </w:r>
      </w:ins>
      <w:ins w:id="597" w:author="PR Preview" w:date="2026-01-01T00:00:00Z">
        <w:r>
          <w:t xml:space="preserve"> </w:t>
        </w:r>
      </w:ins>
      <w:ins w:id="598" w:author="PR Preview" w:date="2026-01-01T00:00:00Z">
        <w:r>
          <w:rPr>
            <w:b/>
            <w:bCs/>
          </w:rPr>
          <w:t xml:space="preserve">continuous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on the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closed bounded rectangle</w:t>
        </w:r>
      </w:ins>
      <w:ins w:id="60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ins w:id="604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605" w:author="PR Preview" w:date="2026-01-01T00:00:00Z">
        <w:r>
          <w:t xml:space="preserve">(Larson and Edwards 2018, Theorem 14.2, p. 982)</w:t>
        </w:r>
      </w:ins>
    </w:p>
    <w:bookmarkEnd w:id="38"/>
    <w:p>
      <w:pPr>
        <w:pStyle w:val="BodyText"/>
      </w:pPr>
      <w:ins w:id="606" w:author="PR Preview" w:date="2026-01-01T00:00:00Z">
        <w:r>
          <w:rPr>
            <w:i/>
            <w:iCs/>
          </w:rPr>
          <w:t xml:space="preserve">Proof</w:t>
        </w:r>
      </w:ins>
      <w:ins w:id="607" w:author="PR Preview" w:date="2026-01-01T00:00:00Z">
        <w:r>
          <w:t xml:space="preserve">. </w:t>
        </w:r>
      </w:ins>
      <w:ins w:id="608" w:author="PR Preview" w:date="2026-01-01T00:00:00Z">
        <w:r>
          <w:t xml:space="preserve">A closed bounded rectangle</w:t>
        </w:r>
      </w:ins>
      <w:ins w:id="60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is both vertically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simple (with</w:t>
        </w:r>
      </w:ins>
      <w:ins w:id="614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ins w:id="615" w:author="PR Preview" w:date="2026-01-01T00:00:00Z">
        <w:r>
          <w:t xml:space="preserve">,</w:t>
        </w:r>
      </w:ins>
      <w:ins w:id="616" w:author="PR Preview" w:date="2026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ins w:id="617" w:author="PR Preview" w:date="2026-01-01T00:00:00Z">
        <w:r>
          <w:t xml:space="preserve">) and horizontally simple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(with</w:t>
        </w:r>
      </w:ins>
      <w:ins w:id="62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ins w:id="621" w:author="PR Preview" w:date="2026-01-01T00:00:00Z">
        <w:r>
          <w:t xml:space="preserve">,</w:t>
        </w:r>
      </w:ins>
      <w:ins w:id="622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ins w:id="623" w:author="PR Preview" w:date="2026-01-01T00:00:00Z">
        <w:r>
          <w:t xml:space="preserve">).</w:t>
        </w:r>
      </w:ins>
      <w:ins w:id="624" w:author="PR Preview" w:date="2026-01-01T00:00:00Z">
        <w:r>
          <w:t xml:space="preserve"> </w:t>
        </w:r>
      </w:ins>
      <w:ins w:id="625" w:author="PR Preview" w:date="2026-01-01T00:00:00Z">
        <w:r>
          <w:t xml:space="preserve">Applying both parts of</w:t>
        </w:r>
      </w:ins>
      <w:ins w:id="626" w:author="PR Preview" w:date="2026-01-01T00:00:00Z">
        <w:r>
          <w:t xml:space="preserve"> </w:t>
        </w:r>
      </w:ins>
      <w:hyperlink w:anchor="thm-fubini">
        <w:ins w:id="62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628" w:author="PR Preview" w:date="2026-01-01T00:00:00Z">
        <w:r>
          <w:t xml:space="preserve"> </w:t>
        </w:r>
      </w:ins>
      <w:ins w:id="629" w:author="PR Preview" w:date="2026-01-01T00:00:00Z">
        <w:r>
          <w:t xml:space="preserve">to</w:t>
        </w:r>
      </w:ins>
      <w:ins w:id="630" w:author="PR Preview" w:date="2026-01-01T00:00:00Z">
        <w:r>
          <w:t xml:space="preserve"> </w:t>
        </w:r>
      </w:ins>
      <m:oMath>
        <m:r>
          <m:t>f</m:t>
        </m:r>
      </m:oMath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on this rectangle gives the</w:t>
        </w:r>
      </w:ins>
      <w:ins w:id="633" w:author="PR Preview" w:date="2026-01-01T00:00:00Z">
        <w:r>
          <w:t xml:space="preserve"> </w:t>
        </w:r>
      </w:ins>
      <w:ins w:id="634" w:author="PR Preview" w:date="2026-01-01T00:00:00Z">
        <w:r>
          <w:t xml:space="preserve">two iterated forms shown.</w:t>
        </w:r>
      </w:ins>
    </w:p>
    <w:bookmarkStart w:id="44" w:name="exm-fubini-rect"/>
    <w:p>
      <w:pPr>
        <w:pStyle w:val="BodyText"/>
      </w:pPr>
      <w:ins w:id="635" w:author="PR Preview" w:date="2026-01-01T00:00:00Z">
        <w:r>
          <w:rPr>
            <w:b/>
            <w:bCs/>
          </w:rPr>
          <w:t xml:space="preserve">Example 5 (Evaluating a double integral on a rectangle)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Structure adapted from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(Larson and Edwards 2018, sec. 14.2, Example 2, pp. 982–983)</w:t>
        </w:r>
      </w:ins>
      <w:ins w:id="640" w:author="PR Preview" w:date="2026-01-01T00:00:00Z">
        <w:r>
          <w:t xml:space="preserve">;</w:t>
        </w:r>
      </w:ins>
      <w:ins w:id="641" w:author="PR Preview" w:date="2026-01-01T00:00:00Z">
        <w:r>
          <w:t xml:space="preserve"> </w:t>
        </w:r>
      </w:ins>
      <w:ins w:id="642" w:author="PR Preview" w:date="2026-01-01T00:00:00Z">
        <w:r>
          <w:t xml:space="preserve">the integrand</w:t>
        </w:r>
      </w:ins>
      <w:ins w:id="64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is original, chosen so the integral equals</w:t>
        </w:r>
      </w:ins>
      <w:ins w:id="64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for</w:t>
        </w:r>
      </w:ins>
      <w:ins w:id="64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650" w:author="PR Preview" w:date="2026-01-01T00:00:00Z">
        <w:r>
          <w:t xml:space="preserve">.</w:t>
        </w:r>
      </w:ins>
    </w:p>
    <w:p>
      <w:pPr>
        <w:pStyle w:val="BodyText"/>
      </w:pPr>
      <w:ins w:id="651" w:author="PR Preview" w:date="2026-01-01T00:00:00Z">
        <w:r>
          <w:t xml:space="preserve">Let</w:t>
        </w:r>
      </w:ins>
      <w:ins w:id="652" w:author="PR Preview" w:date="2026-01-01T00:00:00Z">
        <w:r>
          <w:t xml:space="preserve"> </w:t>
        </w:r>
      </w:ins>
      <m:oMath>
        <m:r>
          <m:t>X</m:t>
        </m:r>
      </m:oMath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and</w:t>
        </w:r>
      </w:ins>
      <w:ins w:id="655" w:author="PR Preview" w:date="2026-01-01T00:00:00Z">
        <w:r>
          <w:t xml:space="preserve"> </w:t>
        </w:r>
      </w:ins>
      <m:oMath>
        <m:r>
          <m:t>Y</m:t>
        </m:r>
      </m:oMath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be</w:t>
        </w:r>
      </w:ins>
      <w:ins w:id="658" w:author="PR Preview" w:date="2026-01-01T00:00:00Z">
        <w:r>
          <w:t xml:space="preserve"> </w:t>
        </w:r>
      </w:ins>
      <w:hyperlink r:id="rId16">
        <w:ins w:id="659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660" w:author="PR Preview" w:date="2026-01-01T00:00:00Z">
        <w:r>
          <w:t xml:space="preserve"> </w:t>
        </w:r>
      </w:ins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ins w:id="661" w:author="PR Preview" w:date="2026-01-01T00:00:00Z">
        <w:r>
          <w:t xml:space="preserve"> </w:t>
        </w:r>
      </w:ins>
      <w:hyperlink r:id="rId18">
        <w:ins w:id="662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663" w:author="PR Preview" w:date="2026-01-01T00:00:00Z">
        <w:r>
          <w:t xml:space="preserve">,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with</w:t>
        </w:r>
      </w:ins>
      <w:ins w:id="666" w:author="PR Preview" w:date="2026-01-01T00:00:00Z">
        <w:r>
          <w:t xml:space="preserve"> </w:t>
        </w:r>
      </w:ins>
      <w:hyperlink r:id="rId19">
        <w:ins w:id="667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66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on the unit square</w:t>
        </w:r>
      </w:ins>
      <w:ins w:id="671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(</w:t>
        </w:r>
      </w:ins>
      <w:hyperlink w:anchor="fig-fubini-rect-region">
        <w:ins w:id="674" w:author="PR Preview" w:date="2026-01-01T00:00:00Z">
          <w:r>
            <w:rPr>
              <w:rStyle w:val="Hyperlink"/>
            </w:rPr>
            <w:t xml:space="preserve">Figure 4</w:t>
          </w:r>
        </w:ins>
      </w:hyperlink>
      <w:ins w:id="675" w:author="PR Preview" w:date="2026-01-01T00:00:00Z">
        <w:r>
          <w:t xml:space="preserve">).</w:t>
        </w:r>
      </w:ins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Define the function</w:t>
        </w:r>
      </w:ins>
      <w:ins w:id="678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679" w:author="PR Preview" w:date="2026-01-01T00:00:00Z">
        <w:r>
          <w:t xml:space="preserve">,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and compute its</w:t>
        </w:r>
      </w:ins>
      <w:ins w:id="682" w:author="PR Preview" w:date="2026-01-01T00:00:00Z">
        <w:r>
          <w:t xml:space="preserve"> </w:t>
        </w:r>
      </w:ins>
      <w:hyperlink r:id="rId21">
        <w:ins w:id="683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684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685" w:author="PR Preview" w:date="2026-01-01T00:00:00Z">
        <w:r>
          <w:t xml:space="preserve">.</w:t>
        </w:r>
      </w:ins>
    </w:p>
    <w:p>
      <w:pPr>
        <w:pStyle w:val="BodyText"/>
      </w:pPr>
      <w:ins w:id="686" w:author="PR Preview" w:date="2026-01-01T00:00:00Z">
        <w:r>
          <w:t xml:space="preserve">Because the joint density equals</w:t>
        </w:r>
      </w:ins>
      <w:ins w:id="687" w:author="PR Preview" w:date="2026-01-01T00:00:00Z">
        <w:r>
          <w:t xml:space="preserve"> </w:t>
        </w:r>
      </w:ins>
      <m:oMath>
        <m:r>
          <m:t>1</m:t>
        </m:r>
      </m:oMath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on</w:t>
        </w:r>
      </w:ins>
      <w:ins w:id="690" w:author="PR Preview" w:date="2026-01-01T00:00:00Z">
        <w:r>
          <w:t xml:space="preserve"> </w:t>
        </w:r>
      </w:ins>
      <m:oMath>
        <m:r>
          <m:t>R</m:t>
        </m:r>
      </m:oMath>
      <w:ins w:id="691" w:author="PR Preview" w:date="2026-01-01T00:00:00Z">
        <w:r>
          <w:t xml:space="preserve">,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this expectation is the double integral of</w:t>
        </w:r>
      </w:ins>
      <w:ins w:id="694" w:author="PR Preview" w:date="2026-01-01T00:00:00Z">
        <w:r>
          <w:t xml:space="preserve"> </w:t>
        </w:r>
      </w:ins>
      <m:oMath>
        <m:r>
          <m:t>g</m:t>
        </m:r>
      </m:oMath>
      <w:ins w:id="695" w:author="PR Preview" w:date="2026-01-01T00:00:00Z">
        <w:r>
          <w:t xml:space="preserve"> </w:t>
        </w:r>
      </w:ins>
      <w:ins w:id="696" w:author="PR Preview" w:date="2026-01-01T00:00:00Z">
        <w:r>
          <w:t xml:space="preserve">over</w:t>
        </w:r>
      </w:ins>
      <w:ins w:id="697" w:author="PR Preview" w:date="2026-01-01T00:00:00Z">
        <w:r>
          <w:t xml:space="preserve"> </w:t>
        </w:r>
      </w:ins>
      <m:oMath>
        <m:r>
          <m:t>R</m:t>
        </m:r>
      </m:oMath>
      <w:ins w:id="69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ins w:id="699" w:author="PR Preview" w:date="2026-01-01T00:00:00Z">
        <w:r>
          <w:t xml:space="preserve">The integrand is continuous on</w:t>
        </w:r>
      </w:ins>
      <w:ins w:id="700" w:author="PR Preview" w:date="2026-01-01T00:00:00Z">
        <w:r>
          <w:t xml:space="preserve"> </w:t>
        </w:r>
      </w:ins>
      <m:oMath>
        <m:r>
          <m:t>R</m:t>
        </m:r>
      </m:oMath>
      <w:ins w:id="701" w:author="PR Preview" w:date="2026-01-01T00:00:00Z">
        <w:r>
          <w:t xml:space="preserve">, so</w:t>
        </w:r>
      </w:ins>
      <w:ins w:id="702" w:author="PR Preview" w:date="2026-01-01T00:00:00Z">
        <w:r>
          <w:t xml:space="preserve"> </w:t>
        </w:r>
      </w:ins>
      <w:hyperlink w:anchor="cor-fubini-rect">
        <w:ins w:id="703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applies and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either order of integration yields the same value.</w:t>
        </w:r>
      </w:ins>
    </w:p>
    <w:p>
      <w:pPr>
        <w:pStyle w:val="BodyText"/>
      </w:pPr>
      <w:ins w:id="708" w:author="PR Preview" w:date="2026-01-01T00:00:00Z">
        <w:r>
          <w:rPr>
            <w:b/>
            <w:bCs/>
          </w:rPr>
          <w:t xml:space="preserve">Integrating</w:t>
        </w:r>
      </w:ins>
      <w:ins w:id="709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</m:oMath>
      <w:ins w:id="710" w:author="PR Preview" w:date="2026-01-01T00:00:00Z">
        <w:r>
          <w:rPr>
            <w:b/>
            <w:bCs/>
          </w:rPr>
          <w:t xml:space="preserve"> </w:t>
        </w:r>
      </w:ins>
      <w:ins w:id="711" w:author="PR Preview" w:date="2026-01-01T00:00:00Z">
        <w:r>
          <w:rPr>
            <w:b/>
            <w:bCs/>
          </w:rPr>
          <w:t xml:space="preserve">first, then</w:t>
        </w:r>
      </w:ins>
      <w:ins w:id="712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713" w:author="PR Preview" w:date="2026-01-01T00:00:00Z">
        <w:r>
          <w:rPr>
            <w:b/>
            <w:bCs/>
          </w:rP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ins w:id="714" w:author="PR Preview" w:date="2026-01-01T00:00:00Z">
        <w:r>
          <w:rPr>
            <w:b/>
            <w:bCs/>
          </w:rPr>
          <w:t xml:space="preserve">Integrating</w:t>
        </w:r>
      </w:ins>
      <w:ins w:id="715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</m:oMath>
      <w:ins w:id="716" w:author="PR Preview" w:date="2026-01-01T00:00:00Z">
        <w:r>
          <w:rPr>
            <w:b/>
            <w:bCs/>
          </w:rPr>
          <w:t xml:space="preserve"> </w:t>
        </w:r>
      </w:ins>
      <w:ins w:id="717" w:author="PR Preview" w:date="2026-01-01T00:00:00Z">
        <w:r>
          <w:rPr>
            <w:b/>
            <w:bCs/>
          </w:rPr>
          <w:t xml:space="preserve">first, then</w:t>
        </w:r>
      </w:ins>
      <w:ins w:id="718" w:author="PR Preview" w:date="2026-01-01T00:00:00Z">
        <w:r>
          <w:rPr>
            <w:b/>
            <w:bCs/>
          </w:rPr>
          <w:t xml:space="preserve"> </w:t>
        </w:r>
      </w:ins>
      <m:oMath>
        <m:r>
          <m:t>y</m:t>
        </m:r>
      </m:oMath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(verifying the order can be swapped):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ins w:id="721" w:author="PR Preview" w:date="2026-01-01T00:00:00Z">
        <w:r>
          <w:t xml:space="preserve">Both orders give</w:t>
        </w:r>
      </w:ins>
      <w:ins w:id="72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ins w:id="723" w:author="PR Preview" w:date="2026-01-01T00:00:00Z">
        <w:r>
          <w:t xml:space="preserve">, as</w:t>
        </w:r>
      </w:ins>
      <w:ins w:id="724" w:author="PR Preview" w:date="2026-01-01T00:00:00Z">
        <w:r>
          <w:t xml:space="preserve"> </w:t>
        </w:r>
      </w:ins>
      <w:hyperlink w:anchor="cor-fubini-rect">
        <w:ins w:id="725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guarantees.</w:t>
        </w:r>
      </w:ins>
    </w:p>
    <w:p>
      <w:pPr>
        <w:pStyle w:val="BodyText"/>
      </w:pPr>
      <w:ins w:id="728" w:author="PR Preview" w:date="2026-01-01T00:00:00Z">
        <w:r>
          <w:t xml:space="preserve">As a cross-check, linearity of expectation gives the same value:</w:t>
        </w:r>
      </w:ins>
      <w:ins w:id="729" w:author="PR Preview" w:date="2026-01-01T00:00:00Z">
        <w:r>
          <w:t xml:space="preserve"> </w:t>
        </w:r>
      </w:ins>
      <w:ins w:id="730" w:author="PR Preview" w:date="2026-01-01T00:00:00Z">
        <w:r>
          <w:t xml:space="preserve">since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ins w:id="731" w:author="PR Preview" w:date="2026-01-01T00:00:00Z">
        <w:r>
          <w:t xml:space="preserve">for</w:t>
        </w:r>
      </w:ins>
      <w:ins w:id="73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33" w:author="PR Preview" w:date="2026-01-01T00:00:00Z">
        <w:r>
          <w:t xml:space="preserve"> </w:t>
        </w:r>
      </w:ins>
      <w:ins w:id="734" w:author="PR Preview" w:date="2026-01-01T00:00:00Z">
        <w:r>
          <w:t xml:space="preserve">(and likewise for</w:t>
        </w:r>
      </w:ins>
      <w:ins w:id="735" w:author="PR Preview" w:date="2026-01-01T00:00:00Z">
        <w:r>
          <w:t xml:space="preserve"> </w:t>
        </w:r>
      </w:ins>
      <m:oMath>
        <m:r>
          <m:t>Y</m:t>
        </m:r>
      </m:oMath>
      <w:ins w:id="736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737" w:author="PR Preview" w:date="2026-01-01T00:00:00Z">
        <w:r>
          <w:t xml:space="preserve">The solid whose volume equals this integral is shown in</w:t>
        </w:r>
      </w:ins>
      <w:ins w:id="738" w:author="PR Preview" w:date="2026-01-01T00:00:00Z">
        <w:r>
          <w:t xml:space="preserve"> </w:t>
        </w:r>
      </w:ins>
      <w:hyperlink w:anchor="fig-fubini-rect">
        <w:ins w:id="739" w:author="PR Preview" w:date="2026-01-01T00:00:00Z">
          <w:r>
            <w:rPr>
              <w:rStyle w:val="Hyperlink"/>
            </w:rPr>
            <w:t xml:space="preserve">Figure 5</w:t>
          </w:r>
        </w:ins>
      </w:hyperlink>
      <w:ins w:id="740" w:author="PR Preview" w:date="2026-01-01T00:00:00Z">
        <w:r>
          <w:t xml:space="preserve">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ins w:id="741" w:author="PR Preview" w:date="2026-01-01T00:00:00Z">
        <w:r>
          <w:rPr>
            <w:b/>
            <w:bCs/>
          </w:rPr>
          <w:t xml:space="preserve">Exercise 3 (Double integral of a polynomial over a rectangle)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Adapted from</w:t>
        </w:r>
      </w:ins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Miller (2016)</w:t>
        </w:r>
      </w:ins>
      <w:ins w:id="746" w:author="PR Preview" w:date="2026-01-01T00:00:00Z">
        <w:r>
          <w:t xml:space="preserve">, Question 1.1.47.</w:t>
        </w:r>
      </w:ins>
    </w:p>
    <w:p>
      <w:pPr>
        <w:pStyle w:val="BodyText"/>
      </w:pPr>
      <w:ins w:id="747" w:author="PR Preview" w:date="2026-01-01T00:00:00Z">
        <w:r>
          <w:t xml:space="preserve">Evaluate the double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ins w:id="748" w:author="PR Preview" w:date="2026-01-01T00:00:00Z">
        <w:r>
          <w:rPr>
            <w:i/>
            <w:iCs/>
          </w:rPr>
          <w:t xml:space="preserve">Solution 3</w:t>
        </w:r>
      </w:ins>
      <w:ins w:id="749" w:author="PR Preview" w:date="2026-01-01T00:00:00Z">
        <w:r>
          <w:t xml:space="preserve">. </w:t>
        </w:r>
      </w:ins>
      <w:ins w:id="750" w:author="PR Preview" w:date="2026-01-01T00:00:00Z">
        <w:r>
          <w:t xml:space="preserve">Integrate with respect to</w:t>
        </w:r>
      </w:ins>
      <w:ins w:id="751" w:author="PR Preview" w:date="2026-01-01T00:00:00Z">
        <w:r>
          <w:t xml:space="preserve"> </w:t>
        </w:r>
      </w:ins>
      <m:oMath>
        <m:r>
          <m:t>y</m:t>
        </m:r>
      </m:oMath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ins w:id="754" w:author="PR Preview" w:date="2026-01-01T00:00:00Z">
        <w:r>
          <w:t xml:space="preserve">Now integrate with respect to</w:t>
        </w:r>
      </w:ins>
      <w:ins w:id="755" w:author="PR Preview" w:date="2026-01-01T00:00:00Z">
        <w:r>
          <w:t xml:space="preserve"> </w:t>
        </w:r>
      </w:ins>
      <m:oMath>
        <m:r>
          <m:t>x</m:t>
        </m:r>
      </m:oMath>
      <w:ins w:id="75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ins w:id="757" w:author="PR Preview" w:date="2026-01-01T00:00:00Z">
        <w:r>
          <w:rPr>
            <w:i/>
            <w:iCs/>
          </w:rPr>
          <w:t xml:space="preserve">(Note: The source text carried an arithmetic slip in the inner coefficient resulting in</w:t>
        </w:r>
      </w:ins>
      <w:ins w:id="758" w:author="PR Preview" w:date="2026-01-01T00:00:00Z">
        <w:r>
          <w:rPr>
            <w:i/>
            <w:iCs/>
          </w:rPr>
          <w:t xml:space="preserve"> </w:t>
        </w:r>
      </w:ins>
      <m:oMath>
        <m:r>
          <m:t>190</m:t>
        </m:r>
      </m:oMath>
      <w:ins w:id="759" w:author="PR Preview" w:date="2026-01-01T00:00:00Z">
        <w:r>
          <w:rPr>
            <w:i/>
            <w:iCs/>
          </w:rPr>
          <w:t xml:space="preserve">; the exact value is</w:t>
        </w:r>
      </w:ins>
      <w:ins w:id="760" w:author="PR Preview" w:date="2026-01-01T00:00:00Z">
        <w:r>
          <w:rPr>
            <w:i/>
            <w:iCs/>
          </w:rPr>
          <w:t xml:space="preserve"> </w:t>
        </w:r>
      </w:ins>
      <m:oMath>
        <m:r>
          <m:t>210</m:t>
        </m:r>
      </m:oMath>
      <w:ins w:id="761" w:author="PR Preview" w:date="2026-01-01T00:00:00Z">
        <w:r>
          <w:rPr>
            <w:i/>
            <w:iCs/>
          </w:rPr>
          <w:t xml:space="preserve">.)</w:t>
        </w:r>
      </w:ins>
    </w:p>
    <w:bookmarkEnd w:id="46"/>
    <w:bookmarkStart w:id="47" w:name="exr-miller-dint-order-of-integration"/>
    <w:p>
      <w:pPr>
        <w:pStyle w:val="BodyText"/>
      </w:pPr>
      <w:ins w:id="762" w:author="PR Preview" w:date="2026-01-01T00:00:00Z">
        <w:r>
          <w:rPr>
            <w:b/>
            <w:bCs/>
          </w:rPr>
          <w:t xml:space="preserve">Exercise 4 (Choosing the order of integration)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Adapted from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Miller (2016)</w:t>
        </w:r>
      </w:ins>
      <w:ins w:id="767" w:author="PR Preview" w:date="2026-01-01T00:00:00Z">
        <w:r>
          <w:t xml:space="preserve">, Question 1.1.48.</w:t>
        </w:r>
      </w:ins>
    </w:p>
    <w:p>
      <w:pPr>
        <w:pStyle w:val="BodyText"/>
      </w:pPr>
      <w:ins w:id="768" w:author="PR Preview" w:date="2026-01-01T00:00:00Z">
        <w:r>
          <w:t xml:space="preserve">Evaluate the double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ins w:id="769" w:author="PR Preview" w:date="2026-01-01T00:00:00Z">
        <w:r>
          <w:rPr>
            <w:i/>
            <w:iCs/>
          </w:rPr>
          <w:t xml:space="preserve">Solution 4</w:t>
        </w:r>
      </w:ins>
      <w:ins w:id="770" w:author="PR Preview" w:date="2026-01-01T00:00:00Z">
        <w:r>
          <w:t xml:space="preserve">. </w:t>
        </w:r>
      </w:ins>
      <w:ins w:id="771" w:author="PR Preview" w:date="2026-01-01T00:00:00Z">
        <w:r>
          <w:t xml:space="preserve">Integrating with respect to</w:t>
        </w:r>
      </w:ins>
      <w:ins w:id="772" w:author="PR Preview" w:date="2026-01-01T00:00:00Z">
        <w:r>
          <w:t xml:space="preserve"> </w:t>
        </w:r>
      </w:ins>
      <m:oMath>
        <m:r>
          <m:t>x</m:t>
        </m:r>
      </m:oMath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first requires integration by parts. Integrating with respect to</w:t>
        </w:r>
      </w:ins>
      <w:ins w:id="775" w:author="PR Preview" w:date="2026-01-01T00:00:00Z">
        <w:r>
          <w:t xml:space="preserve"> </w:t>
        </w:r>
      </w:ins>
      <m:oMath>
        <m:r>
          <m:t>y</m:t>
        </m:r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first is much simpler because the factor of</w:t>
        </w:r>
      </w:ins>
      <w:ins w:id="778" w:author="PR Preview" w:date="2026-01-01T00:00:00Z">
        <w:r>
          <w:t xml:space="preserve"> </w:t>
        </w:r>
      </w:ins>
      <m:oMath>
        <m:r>
          <m:t>x</m:t>
        </m:r>
      </m:oMath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is already present: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ins w:id="781" w:author="PR Preview" w:date="2026-01-01T00:00:00Z">
        <w:r>
          <w:t xml:space="preserve">Now integrate with respect to</w:t>
        </w:r>
      </w:ins>
      <w:ins w:id="782" w:author="PR Preview" w:date="2026-01-01T00:00:00Z">
        <w:r>
          <w:t xml:space="preserve"> </w:t>
        </w:r>
      </w:ins>
      <m:oMath>
        <m:r>
          <m:t>x</m:t>
        </m:r>
      </m:oMath>
      <w:ins w:id="7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ins w:id="784" w:author="PR Preview" w:date="2026-01-01T00:00:00Z">
        <w:r>
          <w:rPr>
            <w:b/>
            <w:bCs/>
          </w:rPr>
          <w:t xml:space="preserve">Exercise 5 (Product of single integrals for separable functions)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Adapted from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Miller (2016)</w:t>
        </w:r>
      </w:ins>
      <w:ins w:id="789" w:author="PR Preview" w:date="2026-01-01T00:00:00Z">
        <w:r>
          <w:t xml:space="preserve">, Question 1.1.49.</w:t>
        </w:r>
      </w:ins>
    </w:p>
    <w:p>
      <w:pPr>
        <w:pStyle w:val="BodyText"/>
      </w:pPr>
      <w:ins w:id="790" w:author="PR Preview" w:date="2026-01-01T00:00:00Z">
        <w:r>
          <w:t xml:space="preserve">Let</w:t>
        </w:r>
      </w:ins>
      <w:ins w:id="79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ins w:id="792" w:author="PR Preview" w:date="2026-01-01T00:00:00Z">
        <w:r>
          <w:t xml:space="preserve">. Evaluate: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ins w:id="793" w:author="PR Preview" w:date="2026-01-01T00:00:00Z">
        <w:r>
          <w:rPr>
            <w:i/>
            <w:iCs/>
          </w:rPr>
          <w:t xml:space="preserve">Solution 5</w:t>
        </w:r>
      </w:ins>
      <w:ins w:id="794" w:author="PR Preview" w:date="2026-01-01T00:00:00Z">
        <w:r>
          <w:t xml:space="preserve">. </w:t>
        </w:r>
      </w:ins>
      <w:ins w:id="795" w:author="PR Preview" w:date="2026-01-01T00:00:00Z">
        <w:r>
          <w:t xml:space="preserve">Because the region of integration is a rectangle</w:t>
        </w:r>
      </w:ins>
      <w:ins w:id="79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and the integrand factors as</w:t>
        </w:r>
      </w:ins>
      <w:ins w:id="799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ins w:id="800" w:author="PR Preview" w:date="2026-01-01T00:00:00Z">
        <w:r>
          <w:t xml:space="preserve">, the double integral splits into the product of two single-variable integrals: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ins w:id="801" w:author="PR Preview" w:date="2026-01-01T00:00:00Z">
        <w:r>
          <w:t xml:space="preserve">Evaluating each factor: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ins w:id="802" w:author="PR Preview" w:date="2026-01-01T00:00:00Z">
        <w:r>
          <w:t xml:space="preserve">Therefore: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ins w:id="803" w:author="PR Preview" w:date="2026-01-01T00:00:00Z">
        <w:r>
          <w:rPr>
            <w:i/>
            <w:iCs/>
          </w:rPr>
          <w:t xml:space="preserve">Remark: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When joint random variables</w:t>
        </w:r>
      </w:ins>
      <w:ins w:id="806" w:author="PR Preview" w:date="2026-01-01T00:00:00Z">
        <w:r>
          <w:t xml:space="preserve"> </w:t>
        </w:r>
      </w:ins>
      <m:oMath>
        <m:r>
          <m:t>X</m:t>
        </m:r>
      </m:oMath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and</w:t>
        </w:r>
      </w:ins>
      <w:ins w:id="809" w:author="PR Preview" w:date="2026-01-01T00:00:00Z">
        <w:r>
          <w:t xml:space="preserve"> </w:t>
        </w:r>
      </w:ins>
      <m:oMath>
        <m:r>
          <m:t>Y</m:t>
        </m:r>
      </m:oMath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are independent, their joint density factors as</w:t>
        </w:r>
      </w:ins>
      <w:ins w:id="812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ins w:id="813" w:author="PR Preview" w:date="2026-01-01T00:00:00Z">
        <w:r>
          <w:t xml:space="preserve">, and joint probabilities over product sets factor in exactly this way.</w:t>
        </w:r>
      </w:ins>
    </w:p>
    <w:bookmarkEnd w:id="50"/>
    <w:bookmarkStart w:id="51" w:name="exr-miller-dint-square-root-term"/>
    <w:p>
      <w:pPr>
        <w:pStyle w:val="BodyText"/>
      </w:pPr>
      <w:ins w:id="814" w:author="PR Preview" w:date="2026-01-01T00:00:00Z">
        <w:r>
          <w:rPr>
            <w:b/>
            <w:bCs/>
          </w:rPr>
          <w:t xml:space="preserve">Exercise 6 (Double integral with polynomial and radical terms)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Adapted from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Miller (2016)</w:t>
        </w:r>
      </w:ins>
      <w:ins w:id="819" w:author="PR Preview" w:date="2026-01-01T00:00:00Z">
        <w:r>
          <w:t xml:space="preserve">, Question 1.1.52.</w:t>
        </w:r>
      </w:ins>
    </w:p>
    <w:p>
      <w:pPr>
        <w:pStyle w:val="BodyText"/>
      </w:pPr>
      <w:ins w:id="820" w:author="PR Preview" w:date="2026-01-01T00:00:00Z">
        <w:r>
          <w:t xml:space="preserve">Evaluate the double integral: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ins w:id="821" w:author="PR Preview" w:date="2026-01-01T00:00:00Z">
        <w:r>
          <w:rPr>
            <w:i/>
            <w:iCs/>
          </w:rPr>
          <w:t xml:space="preserve">Solution 6</w:t>
        </w:r>
      </w:ins>
      <w:ins w:id="822" w:author="PR Preview" w:date="2026-01-01T00:00:00Z">
        <w:r>
          <w:t xml:space="preserve">. </w:t>
        </w:r>
      </w:ins>
      <w:ins w:id="823" w:author="PR Preview" w:date="2026-01-01T00:00:00Z">
        <w:r>
          <w:t xml:space="preserve">Integrate with respect to</w:t>
        </w:r>
      </w:ins>
      <w:ins w:id="824" w:author="PR Preview" w:date="2026-01-01T00:00:00Z">
        <w:r>
          <w:t xml:space="preserve"> </w:t>
        </w:r>
      </w:ins>
      <m:oMath>
        <m:r>
          <m:t>y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ins w:id="827" w:author="PR Preview" w:date="2026-01-01T00:00:00Z">
        <w:r>
          <w:t xml:space="preserve">Now integrate with respect to</w:t>
        </w:r>
      </w:ins>
      <w:ins w:id="828" w:author="PR Preview" w:date="2026-01-01T00:00:00Z">
        <w:r>
          <w:t xml:space="preserve"> </w:t>
        </w:r>
      </w:ins>
      <m:oMath>
        <m:r>
          <m:t>x</m:t>
        </m:r>
      </m:oMath>
      <w:ins w:id="8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ins w:id="830" w:author="PR Preview" w:date="2026-01-01T00:00:00Z">
        <w:r>
          <w:rPr>
            <w:b/>
            <w:bCs/>
          </w:rPr>
          <w:t xml:space="preserve">Exercise 7 (Double integral of an affine function)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Adapted from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Miller (2016)</w:t>
        </w:r>
      </w:ins>
      <w:ins w:id="835" w:author="PR Preview" w:date="2026-01-01T00:00:00Z">
        <w:r>
          <w:t xml:space="preserve">, Question 1.1.53.</w:t>
        </w:r>
      </w:ins>
    </w:p>
    <w:p>
      <w:pPr>
        <w:pStyle w:val="BodyText"/>
      </w:pPr>
      <w:ins w:id="836" w:author="PR Preview" w:date="2026-01-01T00:00:00Z">
        <w:r>
          <w:t xml:space="preserve">Let</w:t>
        </w:r>
      </w:ins>
      <w:ins w:id="837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be constants. Evaluate: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ins w:id="840" w:author="PR Preview" w:date="2026-01-01T00:00:00Z">
        <w:r>
          <w:rPr>
            <w:i/>
            <w:iCs/>
          </w:rPr>
          <w:t xml:space="preserve">Solution 7</w:t>
        </w:r>
      </w:ins>
      <w:ins w:id="841" w:author="PR Preview" w:date="2026-01-01T00:00:00Z">
        <w:r>
          <w:t xml:space="preserve">. </w:t>
        </w:r>
      </w:ins>
      <w:ins w:id="842" w:author="PR Preview" w:date="2026-01-01T00:00:00Z">
        <w:r>
          <w:t xml:space="preserve">By linearity of the integral: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ins w:id="843" w:author="PR Preview" w:date="2026-01-01T00:00:00Z">
        <w:r>
          <w:rPr>
            <w:b/>
            <w:bCs/>
          </w:rPr>
          <w:t xml:space="preserve">Exercise 8 (Harmonic numbers via double integrals)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Adapted from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Miller (2016)</w:t>
        </w:r>
      </w:ins>
      <w:ins w:id="848" w:author="PR Preview" w:date="2026-01-01T00:00:00Z">
        <w:r>
          <w:t xml:space="preserve">, Question 1.1.54.</w:t>
        </w:r>
      </w:ins>
    </w:p>
    <w:p>
      <w:pPr>
        <w:pStyle w:val="BodyText"/>
      </w:pPr>
      <w:ins w:id="849" w:author="PR Preview" w:date="2026-01-01T00:00:00Z">
        <w:r>
          <w:t xml:space="preserve">Prove that for every positive integer</w:t>
        </w:r>
      </w:ins>
      <w:ins w:id="850" w:author="PR Preview" w:date="2026-01-01T00:00:00Z">
        <w:r>
          <w:t xml:space="preserve"> </w:t>
        </w:r>
      </w:ins>
      <m:oMath>
        <m:r>
          <m:t>n</m:t>
        </m:r>
      </m:oMath>
      <w:ins w:id="85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ins w:id="852" w:author="PR Preview" w:date="2026-01-01T00:00:00Z">
        <w:r>
          <w:rPr>
            <w:i/>
            <w:iCs/>
          </w:rPr>
          <w:t xml:space="preserve">Solution 8</w:t>
        </w:r>
      </w:ins>
      <w:ins w:id="853" w:author="PR Preview" w:date="2026-01-01T00:00:00Z">
        <w:r>
          <w:t xml:space="preserve">. </w:t>
        </w:r>
      </w:ins>
      <w:ins w:id="854" w:author="PR Preview" w:date="2026-01-01T00:00:00Z">
        <w:r>
          <w:rPr>
            <w:b/>
            <w:bCs/>
          </w:rPr>
          <w:t xml:space="preserve">Method 1 (integration then geometric series):</w:t>
        </w:r>
      </w:ins>
      <w:ins w:id="855" w:author="PR Preview" w:date="2026-01-01T00:00:00Z">
        <w:r>
          <w:t xml:space="preserve"> </w:t>
        </w:r>
      </w:ins>
      <w:ins w:id="856" w:author="PR Preview" w:date="2026-01-01T00:00:00Z">
        <w:r>
          <w:t xml:space="preserve">Integrate with respect to</w:t>
        </w:r>
      </w:ins>
      <w:ins w:id="857" w:author="PR Preview" w:date="2026-01-01T00:00:00Z">
        <w:r>
          <w:t xml:space="preserve"> </w:t>
        </w:r>
      </w:ins>
      <m:oMath>
        <m:r>
          <m:t>x</m:t>
        </m:r>
      </m:oMath>
      <w:ins w:id="858" w:author="PR Preview" w:date="2026-01-01T00:00:00Z">
        <w:r>
          <w:t xml:space="preserve"> </w:t>
        </w:r>
      </w:ins>
      <w:ins w:id="859" w:author="PR Preview" w:date="2026-01-01T00:00:00Z">
        <w:r>
          <w:t xml:space="preserve">first: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ins w:id="860" w:author="PR Preview" w:date="2026-01-01T00:00:00Z">
        <w:r>
          <w:t xml:space="preserve">Use the finite geometric series identity</w:t>
        </w:r>
      </w:ins>
      <w:ins w:id="861" w:author="PR Preview" w:date="2026-01-01T00:00:00Z">
        <w:r>
          <w:t xml:space="preserve"> </w:t>
        </w:r>
      </w:ins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with</w:t>
        </w:r>
      </w:ins>
      <w:ins w:id="864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ins w:id="86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ins w:id="866" w:author="PR Preview" w:date="2026-01-01T00:00:00Z">
        <w:r>
          <w:t xml:space="preserve">Now integrate each term with respect to</w:t>
        </w:r>
      </w:ins>
      <w:ins w:id="867" w:author="PR Preview" w:date="2026-01-01T00:00:00Z">
        <w:r>
          <w:t xml:space="preserve"> </w:t>
        </w:r>
      </w:ins>
      <m:oMath>
        <m:r>
          <m:t>y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from</w:t>
        </w:r>
      </w:ins>
      <w:ins w:id="870" w:author="PR Preview" w:date="2026-01-01T00:00:00Z">
        <w:r>
          <w:t xml:space="preserve"> </w:t>
        </w:r>
      </w:ins>
      <m:oMath>
        <m:r>
          <m:t>0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to</w:t>
        </w:r>
      </w:ins>
      <w:ins w:id="873" w:author="PR Preview" w:date="2026-01-01T00:00:00Z">
        <w:r>
          <w:t xml:space="preserve"> </w:t>
        </w:r>
      </w:ins>
      <m:oMath>
        <m:r>
          <m:t>1</m:t>
        </m:r>
      </m:oMath>
      <w:ins w:id="87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ins w:id="875" w:author="PR Preview" w:date="2026-01-01T00:00:00Z">
        <w:r>
          <w:t xml:space="preserve">Summing over</w:t>
        </w:r>
      </w:ins>
      <w:ins w:id="876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87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ins w:id="878" w:author="PR Preview" w:date="2026-01-01T00:00:00Z">
        <w:r>
          <w:rPr>
            <w:b/>
            <w:bCs/>
          </w:rPr>
          <w:t xml:space="preserve">Method 2 (binomial expansion):</w:t>
        </w:r>
      </w:ins>
      <w:ins w:id="879" w:author="PR Preview" w:date="2026-01-01T00:00:00Z">
        <w:r>
          <w:t xml:space="preserve"> </w:t>
        </w:r>
      </w:ins>
      <w:ins w:id="880" w:author="PR Preview" w:date="2026-01-01T00:00:00Z">
        <w:r>
          <w:t xml:space="preserve">Expand</w:t>
        </w:r>
      </w:ins>
      <w:ins w:id="8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ins w:id="882" w:author="PR Preview" w:date="2026-01-01T00:00:00Z">
        <w:r>
          <w:t xml:space="preserve">. Integrating over</w:t>
        </w:r>
      </w:ins>
      <w:ins w:id="88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88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ins w:id="885" w:author="PR Preview" w:date="2026-01-01T00:00:00Z">
        <w:r>
          <w:t xml:space="preserve">Multiplying by</w:t>
        </w:r>
      </w:ins>
      <w:ins w:id="886" w:author="PR Preview" w:date="2026-01-01T00:00:00Z">
        <w:r>
          <w:t xml:space="preserve"> </w:t>
        </w:r>
      </w:ins>
      <m:oMath>
        <m:r>
          <m:t>n</m:t>
        </m:r>
      </m:oMath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and using the identity</w:t>
        </w:r>
      </w:ins>
      <w:ins w:id="88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ins w:id="89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ins w:id="891" w:author="PR Preview" w:date="2026-01-01T00:00:00Z">
        <w:r>
          <w:rPr>
            <w:i/>
            <w:iCs/>
          </w:rPr>
          <w:t xml:space="preserve">Remark: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This integral identity connects multivariable integration with harmonic numbers</w:t>
        </w:r>
      </w:ins>
      <w:ins w:id="89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ins w:id="895" w:author="PR Preview" w:date="2026-01-01T00:00:00Z">
        <w:r>
          <w:t xml:space="preserve">, where</w:t>
        </w:r>
      </w:ins>
      <w:ins w:id="896" w:author="PR Preview" w:date="2026-01-01T00:00:00Z">
        <w:r>
          <w:t xml:space="preserve"> </w:t>
        </w:r>
      </w:ins>
      <m:oMath>
        <m:r>
          <m:t>γ</m:t>
        </m:r>
        <m:r>
          <m:rPr>
            <m:sty m:val="p"/>
          </m:rPr>
          <m:t>≈</m:t>
        </m:r>
        <m:r>
          <m:t>0.5772</m:t>
        </m:r>
      </m:oMath>
      <w:ins w:id="897" w:author="PR Preview" w:date="2026-01-01T00:00:00Z">
        <w:r>
          <w:t xml:space="preserve"> </w:t>
        </w:r>
      </w:ins>
      <w:ins w:id="898" w:author="PR Preview" w:date="2026-01-01T00:00:00Z">
        <w:r>
          <w:t xml:space="preserve">is the Euler-Mascheroni constant.</w:t>
        </w:r>
      </w:ins>
    </w:p>
    <w:bookmarkEnd w:id="56"/>
    <w:bookmarkStart w:id="64" w:name="thm-fubini-tonelli"/>
    <w:p>
      <w:pPr>
        <w:pStyle w:val="BodyText"/>
      </w:pPr>
      <w:ins w:id="899" w:author="PR Preview" w:date="2026-01-01T00:00:00Z">
        <w:r>
          <w:rPr>
            <w:b/>
            <w:bCs/>
          </w:rPr>
          <w:t xml:space="preserve">Theorem 2 (Fubini–Tonelli theorem (measure-theoretic form))</w:t>
        </w:r>
      </w:ins>
      <w:ins w:id="900" w:author="PR Preview" w:date="2026-01-01T00:00:00Z">
        <w:r>
          <w:t xml:space="preserve"> </w:t>
        </w:r>
      </w:ins>
      <w:ins w:id="901" w:author="PR Preview" w:date="2026-01-01T00:00:00Z">
        <w:r>
          <w:t xml:space="preserve">Let</w:t>
        </w:r>
      </w:ins>
      <w:ins w:id="9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and</w:t>
        </w:r>
      </w:ins>
      <w:ins w:id="9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be</w:t>
        </w:r>
      </w:ins>
      <w:ins w:id="908" w:author="PR Preview" w:date="2026-01-01T00:00:00Z">
        <w:r>
          <w:t xml:space="preserve"> </w:t>
        </w:r>
      </w:ins>
      <w:hyperlink r:id="rId57">
        <w:ins w:id="909" w:author="PR Preview" w:date="2026-01-01T00:00:00Z">
          <w:r>
            <w:rPr>
              <w:rStyle w:val="Hyperlink"/>
            </w:rPr>
            <w:t xml:space="preserve">measure spaces</w:t>
          </w:r>
        </w:ins>
      </w:hyperlink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with</w:t>
        </w:r>
      </w:ins>
      <w:ins w:id="912" w:author="PR Preview" w:date="2026-01-01T00:00:00Z">
        <w:r>
          <w:t xml:space="preserve"> </w:t>
        </w:r>
      </w:ins>
      <w:hyperlink r:id="rId9">
        <m:oMath>
          <m:r>
            <m:t>σ</m:t>
          </m:r>
        </m:oMath>
        <w:ins w:id="913" w:author="PR Preview" w:date="2026-01-01T00:00:00Z">
          <w:r>
            <w:rPr>
              <w:rStyle w:val="Hyperlink"/>
            </w:rPr>
            <w:t xml:space="preserve">-finite</w:t>
          </w:r>
        </w:ins>
      </w:hyperlink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measures,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and let</w:t>
        </w:r>
      </w:ins>
      <w:ins w:id="91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ins w:id="919" w:author="PR Preview" w:date="2026-01-01T00:00:00Z">
        <w:r>
          <w:t xml:space="preserve"> </w:t>
        </w:r>
      </w:ins>
      <w:ins w:id="920" w:author="PR Preview" w:date="2026-01-01T00:00:00Z">
        <w:r>
          <w:t xml:space="preserve">be</w:t>
        </w:r>
      </w:ins>
      <w:ins w:id="921" w:author="PR Preview" w:date="2026-01-01T00:00:00Z">
        <w:r>
          <w:t xml:space="preserve"> </w:t>
        </w:r>
      </w:ins>
      <w:hyperlink r:id="rId58">
        <w:ins w:id="922" w:author="PR Preview" w:date="2026-01-01T00:00:00Z">
          <w:r>
            <w:rPr>
              <w:rStyle w:val="Hyperlink"/>
            </w:rPr>
            <w:t xml:space="preserve">measurable</w:t>
          </w:r>
        </w:ins>
      </w:hyperlink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with respect to the</w:t>
        </w:r>
      </w:ins>
      <w:ins w:id="925" w:author="PR Preview" w:date="2026-01-01T00:00:00Z">
        <w:r>
          <w:t xml:space="preserve"> </w:t>
        </w:r>
      </w:ins>
      <w:hyperlink r:id="rId59">
        <w:ins w:id="926" w:author="PR Preview" w:date="2026-01-01T00:00:00Z">
          <w:r>
            <w:rPr>
              <w:rStyle w:val="Hyperlink"/>
            </w:rPr>
            <w:t xml:space="preserve">product</w:t>
          </w:r>
        </w:ins>
        <w:ins w:id="927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928" w:author="PR Preview" w:date="2026-01-01T00:00:00Z">
          <w:r>
            <w:rPr>
              <w:rStyle w:val="Hyperlink"/>
            </w:rPr>
            <w:t xml:space="preserve">-algebra</w:t>
          </w:r>
        </w:ins>
      </w:hyperlink>
      <w:ins w:id="92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ins w:id="930" w:author="PR Preview" w:date="2026-01-01T00:00:00Z">
        <w:r>
          <w:t xml:space="preserve">.</w:t>
        </w:r>
      </w:ins>
      <w:ins w:id="931" w:author="PR Preview" w:date="2026-01-01T00:00:00Z">
        <w:r>
          <w:t xml:space="preserve"> </w:t>
        </w:r>
      </w:ins>
      <w:ins w:id="932" w:author="PR Preview" w:date="2026-01-01T00:00:00Z">
        <w:r>
          <w:t xml:space="preserve">If either</w:t>
        </w:r>
      </w:ins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ins w:id="933" w:author="PR Preview" w:date="2026-01-01T00:00:00Z">
        <w:r>
          <w:t xml:space="preserve"> </w:t>
        </w:r>
      </w:ins>
      <w:hyperlink r:id="rId60">
        <w:ins w:id="934" w:author="PR Preview" w:date="2026-01-01T00:00:00Z">
          <w:r>
            <w:rPr>
              <w:rStyle w:val="Hyperlink"/>
            </w:rPr>
            <w:t xml:space="preserve">almost everywhere</w:t>
          </w:r>
        </w:ins>
      </w:hyperlink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with respect to the</w:t>
        </w:r>
      </w:ins>
      <w:ins w:id="937" w:author="PR Preview" w:date="2026-01-01T00:00:00Z">
        <w:r>
          <w:t xml:space="preserve"> </w:t>
        </w:r>
      </w:ins>
      <w:hyperlink r:id="rId61">
        <w:ins w:id="938" w:author="PR Preview" w:date="2026-01-01T00:00:00Z">
          <w:r>
            <w:rPr>
              <w:rStyle w:val="Hyperlink"/>
            </w:rPr>
            <w:t xml:space="preserve">product measure</w:t>
          </w:r>
        </w:ins>
      </w:hyperlink>
      <w:ins w:id="939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ins w:id="940" w:author="PR Preview" w:date="2026-01-01T00:00:00Z">
        <w:r>
          <w:t xml:space="preserve"> </w:t>
        </w:r>
      </w:ins>
      <w:ins w:id="941" w:author="PR Preview" w:date="2026-01-01T00:00:00Z">
        <w:r>
          <w:t xml:space="preserve">(</w:t>
        </w:r>
      </w:ins>
      <w:ins w:id="942" w:author="PR Preview" w:date="2026-01-01T00:00:00Z">
        <w:r>
          <w:rPr>
            <w:b/>
            <w:bCs/>
          </w:rPr>
          <w:t xml:space="preserve">Tonelli’s theorem</w:t>
        </w:r>
      </w:ins>
      <w:ins w:id="943" w:author="PR Preview" w:date="2026-01-01T00:00:00Z">
        <w:r>
          <w:t xml:space="preserve">), or</w:t>
        </w:r>
      </w:ins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944" w:author="PR Preview" w:date="2026-01-01T00:00:00Z">
        <w:r>
          <w:t xml:space="preserve">,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that is,</w:t>
        </w:r>
      </w:ins>
      <w:ins w:id="947" w:author="PR Preview" w:date="2026-01-01T00:00:00Z">
        <w:r>
          <w:t xml:space="preserve"> </w:t>
        </w:r>
      </w:ins>
      <m:oMath>
        <m:r>
          <m:t>f</m:t>
        </m:r>
      </m:oMath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is</w:t>
        </w:r>
      </w:ins>
      <w:ins w:id="950" w:author="PR Preview" w:date="2026-01-01T00:00:00Z">
        <w:r>
          <w:t xml:space="preserve"> </w:t>
        </w:r>
      </w:ins>
      <w:hyperlink r:id="rId62">
        <w:ins w:id="951" w:author="PR Preview" w:date="2026-01-01T00:00:00Z">
          <w:r>
            <w:rPr>
              <w:rStyle w:val="Hyperlink"/>
            </w:rPr>
            <w:t xml:space="preserve">absolutely integrable</w:t>
          </w:r>
        </w:ins>
      </w:hyperlink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(</w:t>
        </w:r>
      </w:ins>
      <w:ins w:id="954" w:author="PR Preview" w:date="2026-01-01T00:00:00Z">
        <w:r>
          <w:rPr>
            <w:b/>
            <w:bCs/>
          </w:rPr>
          <w:t xml:space="preserve">Fubini’s theorem</w:t>
        </w:r>
      </w:ins>
      <w:ins w:id="955" w:author="PR Preview" w:date="2026-01-01T00:00:00Z">
        <w:r>
          <w:t xml:space="preserve">),</w:t>
        </w:r>
      </w:ins>
    </w:p>
    <w:p>
      <w:pPr>
        <w:pStyle w:val="FirstParagraph"/>
      </w:pPr>
      <w:ins w:id="956" w:author="PR Preview" w:date="2026-01-01T00:00:00Z">
        <w:r>
          <w:t xml:space="preserve">then both iterated</w:t>
        </w:r>
      </w:ins>
      <w:ins w:id="957" w:author="PR Preview" w:date="2026-01-01T00:00:00Z">
        <w:r>
          <w:t xml:space="preserve"> </w:t>
        </w:r>
      </w:ins>
      <w:hyperlink r:id="rId63">
        <w:ins w:id="958" w:author="PR Preview" w:date="2026-01-01T00:00:00Z">
          <w:r>
            <w:rPr>
              <w:rStyle w:val="Hyperlink"/>
            </w:rPr>
            <w:t xml:space="preserve">integrals</w:t>
          </w:r>
        </w:ins>
      </w:hyperlink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exist, agree with the double integral,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and equal each other: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963" w:author="PR Preview" w:date="2026-01-01T00:00:00Z">
        <w:r>
          <w:t xml:space="preserve">(Billingsley 1995, Theorem 18.3; Gut 2013, Theorem 9.1, p. 65; Fubini 1907; Wikipedia contributors 2024)</w:t>
        </w:r>
      </w:ins>
    </w:p>
    <w:bookmarkEnd w:id="64"/>
    <w:bookmarkStart w:id="68" w:name="rem-fubini-tonelli-probability"/>
    <w:p>
      <w:pPr>
        <w:pStyle w:val="BodyText"/>
      </w:pPr>
      <w:ins w:id="964" w:author="PR Preview" w:date="2026-01-01T00:00:00Z">
        <w:r>
          <w:rPr>
            <w:i/>
            <w:iCs/>
          </w:rPr>
          <w:t xml:space="preserve">Remark 1</w:t>
        </w:r>
      </w:ins>
      <w:ins w:id="965" w:author="PR Preview" w:date="2026-01-01T00:00:00Z">
        <w:r>
          <w:t xml:space="preserve"> (Fubini–Tonelli for probability measures). </w:t>
        </w:r>
      </w:ins>
      <w:ins w:id="966" w:author="PR Preview" w:date="2026-01-01T00:00:00Z">
        <w:r>
          <w:t xml:space="preserve">Applied courses rarely need the measure-theoretic generalization itself,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but it is what justifies the</w:t>
        </w:r>
      </w:ins>
      <w:ins w:id="969" w:author="PR Preview" w:date="2026-01-01T00:00:00Z">
        <w:r>
          <w:t xml:space="preserve"> </w:t>
        </w:r>
      </w:ins>
      <w:hyperlink r:id="rId10">
        <w:ins w:id="970" w:author="PR Preview" w:date="2026-01-01T00:00:00Z">
          <w:r>
            <w:rPr>
              <w:rStyle w:val="Hyperlink"/>
            </w:rPr>
            <w:t xml:space="preserve">joint-distribution form</w:t>
          </w:r>
        </w:ins>
      </w:hyperlink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corollary in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rPr>
            <w:i/>
            <w:iCs/>
          </w:rPr>
          <w:t xml:space="preserve">Probability for Data Science</w:t>
        </w:r>
      </w:ins>
      <w:ins w:id="975" w:author="PR Preview" w:date="2026-01-01T00:00:00Z">
        <w:r>
          <w:t xml:space="preserve">.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A</w:t>
        </w:r>
      </w:ins>
      <w:ins w:id="978" w:author="PR Preview" w:date="2026-01-01T00:00:00Z">
        <w:r>
          <w:t xml:space="preserve"> </w:t>
        </w:r>
      </w:ins>
      <w:hyperlink r:id="rId65">
        <w:ins w:id="979" w:author="PR Preview" w:date="2026-01-01T00:00:00Z">
          <w:r>
            <w:rPr>
              <w:rStyle w:val="Hyperlink"/>
            </w:rPr>
            <w:t xml:space="preserve">probability measure</w:t>
          </w:r>
        </w:ins>
      </w:hyperlink>
      <w:ins w:id="980" w:author="PR Preview" w:date="2026-01-01T00:00:00Z">
        <w:r>
          <w:t xml:space="preserve"> </w:t>
        </w:r>
      </w:ins>
      <m:oMath>
        <m:r>
          <m:t>P</m:t>
        </m:r>
      </m:oMath>
      <w:ins w:id="981" w:author="PR Preview" w:date="2026-01-01T00:00:00Z">
        <w:r>
          <w:t xml:space="preserve"> </w:t>
        </w:r>
      </w:ins>
      <w:ins w:id="982" w:author="PR Preview" w:date="2026-01-01T00:00:00Z">
        <w:r>
          <w:t xml:space="preserve">on</w:t>
        </w:r>
      </w:ins>
      <w:ins w:id="983" w:author="PR Preview" w:date="2026-01-01T00:00:00Z">
        <w:r>
          <w:t xml:space="preserve"> </w:t>
        </w:r>
      </w:ins>
      <m:oMath>
        <m:r>
          <m:rPr>
            <m:sty m:val="p"/>
          </m:rPr>
          <m:t>Ω</m:t>
        </m:r>
      </m:oMath>
      <w:ins w:id="984" w:author="PR Preview" w:date="2026-01-01T00:00:00Z">
        <w:r>
          <w:t xml:space="preserve"> </w:t>
        </w:r>
      </w:ins>
      <w:ins w:id="985" w:author="PR Preview" w:date="2026-01-01T00:00:00Z">
        <w:r>
          <w:t xml:space="preserve">has</w:t>
        </w:r>
      </w:ins>
      <w:ins w:id="9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987" w:author="PR Preview" w:date="2026-01-01T00:00:00Z">
        <w:r>
          <w:t xml:space="preserve">,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so it is</w:t>
        </w:r>
      </w:ins>
      <w:ins w:id="990" w:author="PR Preview" w:date="2026-01-01T00:00:00Z">
        <w:r>
          <w:t xml:space="preserve"> </w:t>
        </w:r>
      </w:ins>
      <w:hyperlink r:id="rId9">
        <w:ins w:id="991" w:author="PR Preview" w:date="2026-01-01T00:00:00Z">
          <w:r>
            <w:rPr>
              <w:rStyle w:val="Hyperlink"/>
            </w:rPr>
            <w:t xml:space="preserve">finite</w:t>
          </w:r>
        </w:ins>
      </w:hyperlink>
      <w:ins w:id="992" w:author="PR Preview" w:date="2026-01-01T00:00:00Z">
        <w:r>
          <w:t xml:space="preserve">, and hence</w:t>
        </w:r>
      </w:ins>
      <w:ins w:id="993" w:author="PR Preview" w:date="2026-01-01T00:00:00Z">
        <w:r>
          <w:t xml:space="preserve"> </w:t>
        </w:r>
      </w:ins>
      <m:oMath>
        <m:r>
          <m:t>σ</m:t>
        </m:r>
      </m:oMath>
      <w:ins w:id="994" w:author="PR Preview" w:date="2026-01-01T00:00:00Z">
        <w:r>
          <w:t xml:space="preserve">-finite</w:t>
        </w:r>
      </w:ins>
      <w:ins w:id="995" w:author="PR Preview" w:date="2026-01-01T00:00:00Z">
        <w:r>
          <w:t xml:space="preserve"> </w:t>
        </w:r>
      </w:ins>
      <w:ins w:id="996" w:author="PR Preview" w:date="2026-01-01T00:00:00Z">
        <w:r>
          <w:t xml:space="preserve">(</w:t>
        </w:r>
      </w:ins>
      <w:hyperlink r:id="rId66">
        <w:ins w:id="997" w:author="PR Preview" w:date="2026-01-01T00:00:00Z">
          <w:r>
            <w:rPr>
              <w:rStyle w:val="Hyperlink"/>
            </w:rPr>
            <w:t xml:space="preserve">finite and</w:t>
          </w:r>
        </w:ins>
        <w:ins w:id="998" w:author="PR Preview" w:date="2026-01-01T00:00:00Z">
          <w:r>
            <w:rPr>
              <w:rStyle w:val="Hyperlink"/>
            </w:rPr>
            <w:t xml:space="preserve"> </w:t>
          </w:r>
        </w:ins>
        <m:oMath>
          <m:r>
            <m:t>σ</m:t>
          </m:r>
        </m:oMath>
        <w:ins w:id="999" w:author="PR Preview" w:date="2026-01-01T00:00:00Z">
          <w:r>
            <w:rPr>
              <w:rStyle w:val="Hyperlink"/>
            </w:rPr>
            <w:t xml:space="preserve">-finite measures</w:t>
          </w:r>
        </w:ins>
      </w:hyperlink>
      <w:ins w:id="1000" w:author="PR Preview" w:date="2026-01-01T00:00:00Z">
        <w:r>
          <w:t xml:space="preserve">);</w:t>
        </w:r>
      </w:ins>
      <w:ins w:id="1001" w:author="PR Preview" w:date="2026-01-01T00:00:00Z">
        <w:r>
          <w:t xml:space="preserve"> </w:t>
        </w:r>
      </w:ins>
      <w:ins w:id="1002" w:author="PR Preview" w:date="2026-01-01T00:00:00Z">
        <w:r>
          <w:t xml:space="preserve">for probability measures, the</w:t>
        </w:r>
      </w:ins>
      <w:ins w:id="1003" w:author="PR Preview" w:date="2026-01-01T00:00:00Z">
        <w:r>
          <w:t xml:space="preserve"> </w:t>
        </w:r>
      </w:ins>
      <m:oMath>
        <m:r>
          <m:t>σ</m:t>
        </m:r>
      </m:oMath>
      <w:ins w:id="1004" w:author="PR Preview" w:date="2026-01-01T00:00:00Z">
        <w:r>
          <w:t xml:space="preserve">-finiteness condition is automatic.</w:t>
        </w:r>
      </w:ins>
    </w:p>
    <w:p>
      <w:pPr>
        <w:pStyle w:val="BodyText"/>
      </w:pPr>
      <w:ins w:id="1005" w:author="PR Preview" w:date="2026-01-01T00:00:00Z">
        <w:r>
          <w:t xml:space="preserve">The integrability conditions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(nonnegativity or</w:t>
        </w:r>
      </w:ins>
      <w:ins w:id="1008" w:author="PR Preview" w:date="2026-01-01T00:00:00Z">
        <w:r>
          <w:t xml:space="preserve"> </w:t>
        </w:r>
      </w:ins>
      <w:hyperlink r:id="rId62">
        <w:ins w:id="1009" w:author="PR Preview" w:date="2026-01-01T00:00:00Z">
          <w:r>
            <w:rPr>
              <w:rStyle w:val="Hyperlink"/>
            </w:rPr>
            <w:t xml:space="preserve">absolute integrability</w:t>
          </w:r>
        </w:ins>
      </w:hyperlink>
      <w:ins w:id="1010" w:author="PR Preview" w:date="2026-01-01T00:00:00Z">
        <w:r>
          <w:t xml:space="preserve">) still need to be verified</w:t>
        </w:r>
      </w:ins>
      <w:ins w:id="1011" w:author="PR Preview" w:date="2026-01-01T00:00:00Z">
        <w:r>
          <w:t xml:space="preserve"> </w:t>
        </w:r>
      </w:ins>
      <w:ins w:id="1012" w:author="PR Preview" w:date="2026-01-01T00:00:00Z">
        <w:r>
          <w:t xml:space="preserve">in each application.</w:t>
        </w:r>
      </w:ins>
      <w:ins w:id="1013" w:author="PR Preview" w:date="2026-01-01T00:00:00Z">
        <w:r>
          <w:t xml:space="preserve"> </w:t>
        </w:r>
      </w:ins>
      <w:ins w:id="1014" w:author="PR Preview" w:date="2026-01-01T00:00:00Z">
        <w:r>
          <w:t xml:space="preserve">For example,</w:t>
        </w:r>
      </w:ins>
      <w:ins w:id="1015" w:author="PR Preview" w:date="2026-01-01T00:00:00Z">
        <w:r>
          <w:t xml:space="preserve"> </w:t>
        </w:r>
      </w:ins>
      <w:hyperlink r:id="rId67">
        <w:ins w:id="1016" w:author="PR Preview" w:date="2026-01-01T00:00:00Z">
          <w:r>
            <w:rPr>
              <w:rStyle w:val="Hyperlink"/>
            </w:rPr>
            <w:t xml:space="preserve">Lebesgue measure</w:t>
          </w:r>
        </w:ins>
      </w:hyperlink>
      <w:ins w:id="1017" w:author="PR Preview" w:date="2026-01-01T00:00:00Z">
        <w:r>
          <w:t xml:space="preserve"> </w:t>
        </w:r>
      </w:ins>
      <w:ins w:id="1018" w:author="PR Preview" w:date="2026-01-01T00:00:00Z">
        <w:r>
          <w:t xml:space="preserve">(ordinary length) on</w:t>
        </w:r>
      </w:ins>
      <w:ins w:id="101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is a probability measure,</w:t>
        </w:r>
      </w:ins>
      <w:ins w:id="1022" w:author="PR Preview" w:date="2026-01-01T00:00:00Z">
        <w:r>
          <w:t xml:space="preserve"> </w:t>
        </w:r>
      </w:ins>
      <w:ins w:id="1023" w:author="PR Preview" w:date="2026-01-01T00:00:00Z">
        <w:r>
          <w:t xml:space="preserve">so the</w:t>
        </w:r>
      </w:ins>
      <w:ins w:id="1024" w:author="PR Preview" w:date="2026-01-01T00:00:00Z">
        <w:r>
          <w:t xml:space="preserve"> </w:t>
        </w:r>
      </w:ins>
      <m:oMath>
        <m:r>
          <m:t>σ</m:t>
        </m:r>
      </m:oMath>
      <w:ins w:id="1025" w:author="PR Preview" w:date="2026-01-01T00:00:00Z">
        <w:r>
          <w:t xml:space="preserve">-finiteness condition holds for both factors</w:t>
        </w:r>
      </w:ins>
      <w:ins w:id="102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027" w:author="PR Preview" w:date="2026-01-01T00:00:00Z">
        <w:r>
          <w:t xml:space="preserve">,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yet the two iterated integrals in</w:t>
        </w:r>
      </w:ins>
      <w:ins w:id="1030" w:author="PR Preview" w:date="2026-01-01T00:00:00Z">
        <w:r>
          <w:t xml:space="preserve"> </w:t>
        </w:r>
      </w:ins>
      <w:hyperlink w:anchor="exm-fubini-fail">
        <w:ins w:id="1031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are</w:t>
        </w:r>
      </w:ins>
      <w:ins w:id="1034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4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and</w:t>
        </w:r>
      </w:ins>
      <w:ins w:id="103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1038" w:author="PR Preview" w:date="2026-01-01T00:00:00Z">
        <w:r>
          <w:t xml:space="preserve">.</w:t>
        </w:r>
      </w:ins>
      <w:ins w:id="1039" w:author="PR Preview" w:date="2026-01-01T00:00:00Z">
        <w:r>
          <w:t xml:space="preserve"> </w:t>
        </w:r>
      </w:ins>
      <w:ins w:id="1040" w:author="PR Preview" w:date="2026-01-01T00:00:00Z">
        <w:r>
          <w:t xml:space="preserve">So</w:t>
        </w:r>
      </w:ins>
      <w:ins w:id="1041" w:author="PR Preview" w:date="2026-01-01T00:00:00Z">
        <w:r>
          <w:t xml:space="preserve"> </w:t>
        </w:r>
      </w:ins>
      <m:oMath>
        <m:r>
          <m:t>σ</m:t>
        </m:r>
      </m:oMath>
      <w:ins w:id="1042" w:author="PR Preview" w:date="2026-01-01T00:00:00Z">
        <w:r>
          <w:t xml:space="preserve">-finiteness alone does not make the iterated integrals agree.</w:t>
        </w:r>
      </w:ins>
    </w:p>
    <w:bookmarkEnd w:id="68"/>
    <w:bookmarkStart w:id="70" w:name="exm-fubini-tonelli-apply"/>
    <w:p>
      <w:pPr>
        <w:pStyle w:val="BodyText"/>
      </w:pPr>
      <w:ins w:id="1043" w:author="PR Preview" w:date="2026-01-01T00:00:00Z">
        <w:r>
          <w:rPr>
            <w:b/>
            <w:bCs/>
          </w:rPr>
          <w:t xml:space="preserve">Example 6 (Positive application of</w:t>
        </w:r>
      </w:ins>
      <w:ins w:id="1044" w:author="PR Preview" w:date="2026-01-01T00:00:00Z">
        <w:r>
          <w:rPr>
            <w:b/>
            <w:bCs/>
          </w:rPr>
          <w:t xml:space="preserve"> </w:t>
        </w:r>
      </w:ins>
      <w:hyperlink w:anchor="thm-fubini-tonelli">
        <w:ins w:id="1045" w:author="PR Preview" w:date="2026-01-01T00:00:00Z">
          <w:r>
            <w:rPr>
              <w:rStyle w:val="Hyperlink"/>
              <w:b/>
              <w:bCs/>
            </w:rPr>
            <w:t xml:space="preserve">Theorem 2</w:t>
          </w:r>
        </w:ins>
      </w:hyperlink>
      <w:ins w:id="1046" w:author="PR Preview" w:date="2026-01-01T00:00:00Z">
        <w:r>
          <w:rPr>
            <w:b/>
            <w:bCs/>
          </w:rPr>
          <w:t xml:space="preserve">)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Let</w:t>
        </w:r>
      </w:ins>
      <w:ins w:id="1049" w:author="PR Preview" w:date="2026-01-01T00:00:00Z">
        <w:r>
          <w:t xml:space="preserve"> </w:t>
        </w:r>
      </w:ins>
      <m:oMath>
        <m:r>
          <m:t>X</m:t>
        </m:r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and</w:t>
        </w:r>
      </w:ins>
      <w:ins w:id="1052" w:author="PR Preview" w:date="2026-01-01T00:00:00Z">
        <w:r>
          <w:t xml:space="preserve"> </w:t>
        </w:r>
      </w:ins>
      <m:oMath>
        <m:r>
          <m:t>Y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be</w:t>
        </w:r>
      </w:ins>
      <w:ins w:id="1055" w:author="PR Preview" w:date="2026-01-01T00:00:00Z">
        <w:r>
          <w:t xml:space="preserve"> </w:t>
        </w:r>
      </w:ins>
      <w:hyperlink r:id="rId16">
        <w:ins w:id="1056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1057" w:author="PR Preview" w:date="2026-01-01T00:00:00Z">
        <w:r>
          <w:t xml:space="preserve"> </w:t>
        </w:r>
      </w:ins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ins w:id="1058" w:author="PR Preview" w:date="2026-01-01T00:00:00Z">
        <w:r>
          <w:t xml:space="preserve"> </w:t>
        </w:r>
      </w:ins>
      <w:hyperlink r:id="rId18">
        <w:ins w:id="1059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1060" w:author="PR Preview" w:date="2026-01-01T00:00:00Z">
        <w:r>
          <w:t xml:space="preserve">,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with</w:t>
        </w:r>
      </w:ins>
      <w:ins w:id="1063" w:author="PR Preview" w:date="2026-01-01T00:00:00Z">
        <w:r>
          <w:t xml:space="preserve"> </w:t>
        </w:r>
      </w:ins>
      <w:hyperlink r:id="rId19">
        <w:ins w:id="1064" w:author="PR Preview" w:date="2026-01-01T00:00:00Z">
          <w:r>
            <w:rPr>
              <w:rStyle w:val="Hyperlink"/>
            </w:rPr>
            <w:t xml:space="preserve">joint density</w:t>
          </w:r>
        </w:ins>
      </w:hyperlink>
      <w:ins w:id="1065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for</w:t>
        </w:r>
      </w:ins>
      <w:ins w:id="106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ins w:id="1069" w:author="PR Preview" w:date="2026-01-01T00:00:00Z">
        <w:r>
          <w:t xml:space="preserve">.</w:t>
        </w:r>
      </w:ins>
    </w:p>
    <w:p>
      <w:pPr>
        <w:pStyle w:val="BodyText"/>
      </w:pPr>
      <w:ins w:id="1070" w:author="PR Preview" w:date="2026-01-01T00:00:00Z">
        <w:r>
          <w:t xml:space="preserve">The probability</w:t>
        </w:r>
      </w:ins>
      <w:ins w:id="107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is the integral of</w:t>
        </w:r>
      </w:ins>
      <w:ins w:id="1074" w:author="PR Preview" w:date="2026-01-01T00:00:00Z">
        <w:r>
          <w:t xml:space="preserve"> </w:t>
        </w:r>
      </w:ins>
      <m:oMath>
        <m:r>
          <m:t>f</m:t>
        </m:r>
      </m:oMath>
      <w:ins w:id="1075" w:author="PR Preview" w:date="2026-01-01T00:00:00Z">
        <w:r>
          <w:t xml:space="preserve"> </w:t>
        </w:r>
      </w:ins>
      <w:ins w:id="1076" w:author="PR Preview" w:date="2026-01-01T00:00:00Z">
        <w:r>
          <w:t xml:space="preserve">over</w:t>
        </w:r>
      </w:ins>
      <w:ins w:id="107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ins w:id="1078" w:author="PR Preview" w:date="2026-01-01T00:00:00Z">
        <w:r>
          <w:t xml:space="preserve"> </w:t>
        </w:r>
      </w:ins>
      <w:ins w:id="1079" w:author="PR Preview" w:date="2026-01-01T00:00:00Z">
        <w:r>
          <w:t xml:space="preserve">with respect to Lebesgue measure (ordinary length) in each coordinate.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Lebesgue measure on</w:t>
        </w:r>
      </w:ins>
      <w:ins w:id="108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is</w:t>
        </w:r>
      </w:ins>
      <w:ins w:id="1085" w:author="PR Preview" w:date="2026-01-01T00:00:00Z">
        <w:r>
          <w:t xml:space="preserve"> </w:t>
        </w:r>
      </w:ins>
      <m:oMath>
        <m:r>
          <m:t>σ</m:t>
        </m:r>
      </m:oMath>
      <w:ins w:id="1086" w:author="PR Preview" w:date="2026-01-01T00:00:00Z">
        <w:r>
          <w:t xml:space="preserve">-finite,</w:t>
        </w:r>
      </w:ins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because</w:t>
        </w:r>
      </w:ins>
      <w:ins w:id="108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is the union of the intervals</w:t>
        </w:r>
      </w:ins>
      <w:ins w:id="109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ins w:id="1093" w:author="PR Preview" w:date="2026-01-01T00:00:00Z">
        <w:r>
          <w:t xml:space="preserve">,</w:t>
        </w:r>
      </w:ins>
      <w:ins w:id="109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ins w:id="1095" w:author="PR Preview" w:date="2026-01-01T00:00:00Z">
        <w:r>
          <w:t xml:space="preserve">,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each of finite length</w:t>
        </w:r>
      </w:ins>
      <w:ins w:id="1098" w:author="PR Preview" w:date="2026-01-01T00:00:00Z">
        <w:r>
          <w:t xml:space="preserve"> </w:t>
        </w:r>
      </w:ins>
      <m:oMath>
        <m:r>
          <m:t>n</m:t>
        </m:r>
      </m:oMath>
      <w:ins w:id="1099" w:author="PR Preview" w:date="2026-01-01T00:00:00Z">
        <w:r>
          <w:t xml:space="preserve">;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so the</w:t>
        </w:r>
      </w:ins>
      <w:ins w:id="1102" w:author="PR Preview" w:date="2026-01-01T00:00:00Z">
        <w:r>
          <w:t xml:space="preserve"> </w:t>
        </w:r>
      </w:ins>
      <m:oMath>
        <m:r>
          <m:t>σ</m:t>
        </m:r>
      </m:oMath>
      <w:ins w:id="1103" w:author="PR Preview" w:date="2026-01-01T00:00:00Z">
        <w:r>
          <w:t xml:space="preserve">-finiteness condition of</w:t>
        </w:r>
      </w:ins>
      <w:ins w:id="1104" w:author="PR Preview" w:date="2026-01-01T00:00:00Z">
        <w:r>
          <w:t xml:space="preserve"> </w:t>
        </w:r>
      </w:ins>
      <w:hyperlink w:anchor="thm-fubini-tonelli">
        <w:ins w:id="110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holds.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Since</w:t>
        </w:r>
      </w:ins>
      <w:ins w:id="1110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ins w:id="1111" w:author="PR Preview" w:date="2026-01-01T00:00:00Z">
        <w:r>
          <w:t xml:space="preserve">,</w:t>
        </w:r>
      </w:ins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condition (a) (Tonelli’s theorem, nonnegativity) is also satisfied.</w:t>
        </w:r>
      </w:ins>
    </w:p>
    <w:p>
      <w:pPr>
        <w:pStyle w:val="BodyText"/>
      </w:pPr>
      <w:ins w:id="1114" w:author="PR Preview" w:date="2026-01-01T00:00:00Z">
        <w:r>
          <w:t xml:space="preserve">By</w:t>
        </w:r>
      </w:ins>
      <w:ins w:id="1115" w:author="PR Preview" w:date="2026-01-01T00:00:00Z">
        <w:r>
          <w:t xml:space="preserve"> </w:t>
        </w:r>
      </w:ins>
      <w:hyperlink w:anchor="thm-fubini-tonelli">
        <w:ins w:id="111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117" w:author="PR Preview" w:date="2026-01-01T00:00:00Z">
        <w:r>
          <w:t xml:space="preserve">, both iterated integrals exist and agree.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Integrating</w:t>
        </w:r>
      </w:ins>
      <w:ins w:id="1120" w:author="PR Preview" w:date="2026-01-01T00:00:00Z">
        <w:r>
          <w:t xml:space="preserve"> </w:t>
        </w:r>
      </w:ins>
      <m:oMath>
        <m:r>
          <m:t>y</m:t>
        </m:r>
      </m:oMath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first, then</w:t>
        </w:r>
      </w:ins>
      <w:ins w:id="1123" w:author="PR Preview" w:date="2026-01-01T00:00:00Z">
        <w:r>
          <w:t xml:space="preserve"> </w:t>
        </w:r>
      </w:ins>
      <m:oMath>
        <m:r>
          <m:t>x</m:t>
        </m:r>
      </m:oMath>
      <w:ins w:id="11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ins w:id="1125" w:author="PR Preview" w:date="2026-01-01T00:00:00Z">
        <w:r>
          <w:t xml:space="preserve">Integrating</w:t>
        </w:r>
      </w:ins>
      <w:ins w:id="1126" w:author="PR Preview" w:date="2026-01-01T00:00:00Z">
        <w:r>
          <w:t xml:space="preserve"> </w:t>
        </w:r>
      </w:ins>
      <m:oMath>
        <m:r>
          <m:t>x</m:t>
        </m:r>
      </m:oMath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first, then</w:t>
        </w:r>
      </w:ins>
      <w:ins w:id="1129" w:author="PR Preview" w:date="2026-01-01T00:00:00Z">
        <w:r>
          <w:t xml:space="preserve"> </w:t>
        </w:r>
      </w:ins>
      <m:oMath>
        <m:r>
          <m:t>y</m:t>
        </m:r>
      </m:oMath>
      <w:ins w:id="113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ins w:id="1131" w:author="PR Preview" w:date="2026-01-01T00:00:00Z">
        <w:r>
          <w:t xml:space="preserve">Both iterated integrals equal</w:t>
        </w:r>
      </w:ins>
      <w:ins w:id="113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ins w:id="1133" w:author="PR Preview" w:date="2026-01-01T00:00:00Z">
        <w:r>
          <w:t xml:space="preserve">,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as</w:t>
        </w:r>
      </w:ins>
      <w:ins w:id="1136" w:author="PR Preview" w:date="2026-01-01T00:00:00Z">
        <w:r>
          <w:t xml:space="preserve"> </w:t>
        </w:r>
      </w:ins>
      <w:hyperlink w:anchor="thm-fubini-tonelli">
        <w:ins w:id="113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guarantees when condition (a) holds.</w:t>
        </w:r>
      </w:ins>
    </w:p>
    <w:bookmarkEnd w:id="70"/>
    <w:bookmarkStart w:id="71" w:name="exm-fubini-fail-tonelli"/>
    <w:p>
      <w:pPr>
        <w:pStyle w:val="BodyText"/>
      </w:pPr>
      <w:ins w:id="1140" w:author="PR Preview" w:date="2026-01-01T00:00:00Z">
        <w:r>
          <w:rPr>
            <w:b/>
            <w:bCs/>
          </w:rPr>
          <w:t xml:space="preserve">Example 7 (When neither Fubini–Tonelli condition is satisfied)</w:t>
        </w:r>
      </w:ins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The same function</w:t>
        </w:r>
      </w:ins>
      <w:ins w:id="1143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from</w:t>
        </w:r>
      </w:ins>
      <w:ins w:id="1146" w:author="PR Preview" w:date="2026-01-01T00:00:00Z">
        <w:r>
          <w:t xml:space="preserve"> </w:t>
        </w:r>
      </w:ins>
      <w:hyperlink w:anchor="exm-fubini-fail">
        <w:ins w:id="1147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illustrates a case where neither condition of</w:t>
        </w:r>
      </w:ins>
      <w:ins w:id="1150" w:author="PR Preview" w:date="2026-01-01T00:00:00Z">
        <w:r>
          <w:t xml:space="preserve"> </w:t>
        </w:r>
      </w:ins>
      <w:hyperlink w:anchor="thm-fubini-tonelli">
        <w:ins w:id="115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is satisfied.</w:t>
        </w:r>
      </w:ins>
    </w:p>
    <w:p>
      <w:pPr>
        <w:pStyle w:val="BodyText"/>
      </w:pPr>
      <w:ins w:id="1154" w:author="PR Preview" w:date="2026-01-01T00:00:00Z">
        <w:r>
          <w:rPr>
            <w:b/>
            <w:bCs/>
          </w:rPr>
          <w:t xml:space="preserve">Why</w:t>
        </w:r>
      </w:ins>
      <w:ins w:id="1155" w:author="PR Preview" w:date="2026-01-01T00:00:00Z">
        <w:r>
          <w:rPr>
            <w:b/>
            <w:bCs/>
          </w:rPr>
          <w:t xml:space="preserve"> </w:t>
        </w:r>
      </w:ins>
      <w:hyperlink w:anchor="thm-fubini-tonelli">
        <w:ins w:id="1156" w:author="PR Preview" w:date="2026-01-01T00:00:00Z">
          <w:r>
            <w:rPr>
              <w:rStyle w:val="Hyperlink"/>
              <w:b/>
              <w:bCs/>
            </w:rPr>
            <w:t xml:space="preserve">Theorem 2</w:t>
          </w:r>
        </w:ins>
      </w:hyperlink>
      <w:ins w:id="1157" w:author="PR Preview" w:date="2026-01-01T00:00:00Z">
        <w:r>
          <w:rPr>
            <w:b/>
            <w:bCs/>
          </w:rPr>
          <w:t xml:space="preserve">’s conditions fail:</w:t>
        </w:r>
      </w:ins>
      <w:ins w:id="1158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159" w:author="PR Preview" w:date="2026-01-01T00:00:00Z">
        <w:r>
          <w:t xml:space="preserve">, which violates condition (b).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Switching to polar coordinates</w:t>
        </w:r>
      </w:ins>
      <w:ins w:id="116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near the origin, the</w:t>
        </w:r>
      </w:ins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integrand satisfies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167" w:author="PR Preview" w:date="2026-01-01T00:00:00Z">
        <w:r>
          <w:t xml:space="preserve">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1168" w:author="PR Preview" w:date="2026-01-01T00:00:00Z">
        <w:r>
          <w:t xml:space="preserve">since</w:t>
        </w:r>
      </w:ins>
      <w:ins w:id="1169" w:author="PR Preview" w:date="2026-01-01T00:00:00Z">
        <w:r>
          <w:t xml:space="preserve"> </w:t>
        </w:r>
      </w:ins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diverges.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Therefore</w:t>
        </w:r>
      </w:ins>
      <w:ins w:id="1174" w:author="PR Preview" w:date="2026-01-01T00:00:00Z">
        <w:r>
          <w:t xml:space="preserve"> </w:t>
        </w:r>
      </w:ins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ins w:id="1175" w:author="PR Preview" w:date="2026-01-01T00:00:00Z">
        <w:r>
          <w:t xml:space="preserve">,</w:t>
        </w:r>
      </w:ins>
      <w:ins w:id="1176" w:author="PR Preview" w:date="2026-01-01T00:00:00Z">
        <w:r>
          <w:t xml:space="preserve"> </w:t>
        </w:r>
      </w:ins>
      <w:ins w:id="1177" w:author="PR Preview" w:date="2026-01-01T00:00:00Z">
        <w:r>
          <w:t xml:space="preserve">and condition (b) of</w:t>
        </w:r>
      </w:ins>
      <w:ins w:id="1178" w:author="PR Preview" w:date="2026-01-01T00:00:00Z">
        <w:r>
          <w:t xml:space="preserve"> </w:t>
        </w:r>
      </w:ins>
      <w:hyperlink w:anchor="thm-fubini-tonelli">
        <w:ins w:id="1179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180" w:author="PR Preview" w:date="2026-01-01T00:00:00Z">
        <w:r>
          <w:t xml:space="preserve"> </w:t>
        </w:r>
      </w:ins>
      <w:ins w:id="1181" w:author="PR Preview" w:date="2026-01-01T00:00:00Z">
        <w:r>
          <w:t xml:space="preserve">is not satisfied.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t xml:space="preserve">(Condition (a) also fails:</w:t>
        </w:r>
      </w:ins>
      <w:ins w:id="1184" w:author="PR Preview" w:date="2026-01-01T00:00:00Z">
        <w:r>
          <w:t xml:space="preserve"> </w:t>
        </w:r>
      </w:ins>
      <m:oMath>
        <m:r>
          <m:t>f</m:t>
        </m:r>
      </m:oMath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takes both positive and negative values,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so it is not nonnegative a.e.)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The unequal iterated integrals from</w:t>
        </w:r>
      </w:ins>
      <w:ins w:id="1191" w:author="PR Preview" w:date="2026-01-01T00:00:00Z">
        <w:r>
          <w:t xml:space="preserve"> </w:t>
        </w:r>
      </w:ins>
      <w:hyperlink w:anchor="exm-fubini-fail">
        <w:ins w:id="1192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are thus consistent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with</w:t>
        </w:r>
      </w:ins>
      <w:ins w:id="1197" w:author="PR Preview" w:date="2026-01-01T00:00:00Z">
        <w:r>
          <w:t xml:space="preserve"> </w:t>
        </w:r>
      </w:ins>
      <w:hyperlink w:anchor="thm-fubini-tonelli">
        <w:ins w:id="1198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199" w:author="PR Preview" w:date="2026-01-01T00:00:00Z">
        <w:r>
          <w:t xml:space="preserve">: the theorem simply does not apply.</w:t>
        </w:r>
      </w:ins>
    </w:p>
    <w:p>
      <w:pPr>
        <w:pStyle w:val="BodyText"/>
      </w:pPr>
      <w:ins w:id="1200" w:author="PR Preview" w:date="2026-01-01T00:00:00Z">
        <w:r>
          <w:t xml:space="preserve">(Wikipedia contributors 2024)</w:t>
        </w:r>
      </w:ins>
    </w:p>
    <w:bookmarkEnd w:id="71"/>
    <w:bookmarkStart w:id="82" w:name="refs"/>
    <w:bookmarkStart w:id="72" w:name="ref-billingsley1995probability"/>
    <w:p>
      <w:pPr>
        <w:pStyle w:val="Bibliography"/>
      </w:pPr>
      <w:ins w:id="1201" w:author="PR Preview" w:date="2026-01-01T00:00:00Z">
        <w:r>
          <w:t xml:space="preserve">Billingsley, Patrick. 1995.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rPr>
            <w:i/>
            <w:iCs/>
          </w:rPr>
          <w:t xml:space="preserve">Probability and Measure</w:t>
        </w:r>
      </w:ins>
      <w:ins w:id="1204" w:author="PR Preview" w:date="2026-01-01T00:00:00Z">
        <w:r>
          <w:t xml:space="preserve">. 3rd ed. Wiley Series in Probability and Mathematical Statistics. Wiley.</w:t>
        </w:r>
      </w:ins>
    </w:p>
    <w:bookmarkEnd w:id="72"/>
    <w:bookmarkStart w:id="73" w:name="ref-fubini1907"/>
    <w:p>
      <w:pPr>
        <w:pStyle w:val="Bibliography"/>
      </w:pPr>
      <w:ins w:id="1205" w:author="PR Preview" w:date="2026-01-01T00:00:00Z">
        <w:r>
          <w:t xml:space="preserve">Fubini, Guido. 1907.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t xml:space="preserve">“Sugli Integrali Multipli.”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rPr>
            <w:i/>
            <w:iCs/>
          </w:rPr>
          <w:t xml:space="preserve">Rendiconti Della Reale Accademia Dei Lincei. Classe Di Scienze Fisiche, Matematiche e Naturali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16: 608–14.</w:t>
        </w:r>
      </w:ins>
    </w:p>
    <w:bookmarkEnd w:id="73"/>
    <w:bookmarkStart w:id="75" w:name="ref-gut2013"/>
    <w:p>
      <w:pPr>
        <w:pStyle w:val="Bibliography"/>
      </w:pPr>
      <w:ins w:id="1212" w:author="PR Preview" w:date="2026-01-01T00:00:00Z">
        <w:r>
          <w:t xml:space="preserve">Gut, Allan. 2013.</w:t>
        </w:r>
      </w:ins>
      <w:ins w:id="1213" w:author="PR Preview" w:date="2026-01-01T00:00:00Z">
        <w:r>
          <w:t xml:space="preserve"> </w:t>
        </w:r>
      </w:ins>
      <w:ins w:id="1214" w:author="PR Preview" w:date="2026-01-01T00:00:00Z">
        <w:r>
          <w:rPr>
            <w:i/>
            <w:iCs/>
          </w:rPr>
          <w:t xml:space="preserve">Probability: A Graduate Course</w:t>
        </w:r>
      </w:ins>
      <w:ins w:id="1215" w:author="PR Preview" w:date="2026-01-01T00:00:00Z">
        <w:r>
          <w:t xml:space="preserve">. 2nd ed. Springer Texts in Statistics. Springer.</w:t>
        </w:r>
      </w:ins>
      <w:ins w:id="1216" w:author="PR Preview" w:date="2026-01-01T00:00:00Z">
        <w:r>
          <w:t xml:space="preserve"> </w:t>
        </w:r>
      </w:ins>
      <w:hyperlink r:id="rId74">
        <w:ins w:id="1217" w:author="PR Preview" w:date="2026-01-01T00:00:00Z">
          <w:r>
            <w:rPr>
              <w:rStyle w:val="Hyperlink"/>
            </w:rPr>
            <w:t xml:space="preserve">https://doi.org/10.1007/978-1-4614-4708-5</w:t>
          </w:r>
        </w:ins>
      </w:hyperlink>
      <w:ins w:id="1218" w:author="PR Preview" w:date="2026-01-01T00:00:00Z">
        <w:r>
          <w:t xml:space="preserve">.</w:t>
        </w:r>
      </w:ins>
    </w:p>
    <w:bookmarkEnd w:id="75"/>
    <w:bookmarkStart w:id="77" w:name="ref-larsonCalc11e"/>
    <w:p>
      <w:pPr>
        <w:pStyle w:val="Bibliography"/>
      </w:pPr>
      <w:ins w:id="1219" w:author="PR Preview" w:date="2026-01-01T00:00:00Z">
        <w:r>
          <w:t xml:space="preserve">Larson, Ron, and Bruce H. Edwards. 2018.</w:t>
        </w:r>
      </w:ins>
      <w:ins w:id="1220" w:author="PR Preview" w:date="2026-01-01T00:00:00Z">
        <w:r>
          <w:t xml:space="preserve"> </w:t>
        </w:r>
      </w:ins>
      <w:ins w:id="1221" w:author="PR Preview" w:date="2026-01-01T00:00:00Z">
        <w:r>
          <w:rPr>
            <w:i/>
            <w:iCs/>
          </w:rPr>
          <w:t xml:space="preserve">Calculus</w:t>
        </w:r>
      </w:ins>
      <w:ins w:id="1222" w:author="PR Preview" w:date="2026-01-01T00:00:00Z">
        <w:r>
          <w:t xml:space="preserve">. 11th ed. Cengage Learning.</w:t>
        </w:r>
      </w:ins>
      <w:ins w:id="1223" w:author="PR Preview" w:date="2026-01-01T00:00:00Z">
        <w:r>
          <w:t xml:space="preserve"> </w:t>
        </w:r>
      </w:ins>
      <w:hyperlink r:id="rId76">
        <w:ins w:id="1224" w:author="PR Preview" w:date="2026-01-01T00:00:00Z">
          <w:r>
            <w:rPr>
              <w:rStyle w:val="Hyperlink"/>
            </w:rPr>
            <w:t xml:space="preserve">https://www.cengage.com/c/calculus-11e-larson/</w:t>
          </w:r>
        </w:ins>
      </w:hyperlink>
      <w:ins w:id="1225" w:author="PR Preview" w:date="2026-01-01T00:00:00Z">
        <w:r>
          <w:t xml:space="preserve">.</w:t>
        </w:r>
      </w:ins>
    </w:p>
    <w:bookmarkEnd w:id="77"/>
    <w:bookmarkStart w:id="79" w:name="ref-problifesavercalc"/>
    <w:p>
      <w:pPr>
        <w:pStyle w:val="Bibliography"/>
      </w:pPr>
      <w:ins w:id="1226" w:author="PR Preview" w:date="2026-01-01T00:00:00Z">
        <w:r>
          <w:t xml:space="preserve">Miller, Steven J. 2016.</w:t>
        </w:r>
      </w:ins>
      <w:ins w:id="1227" w:author="PR Preview" w:date="2026-01-01T00:00:00Z">
        <w:r>
          <w:t xml:space="preserve"> </w:t>
        </w:r>
      </w:ins>
      <w:ins w:id="1228" w:author="PR Preview" w:date="2026-01-01T00:00:00Z">
        <w:r>
          <w:rPr>
            <w:i/>
            <w:iCs/>
          </w:rPr>
          <w:t xml:space="preserve">The Probability Lifesaver: Calculus Review Problems</w:t>
        </w:r>
      </w:ins>
      <w:ins w:id="1229" w:author="PR Preview" w:date="2026-01-01T00:00:00Z">
        <w:r>
          <w:t xml:space="preserve">.</w:t>
        </w:r>
      </w:ins>
      <w:ins w:id="1230" w:author="PR Preview" w:date="2026-01-01T00:00:00Z">
        <w:r>
          <w:t xml:space="preserve"> </w:t>
        </w:r>
      </w:ins>
      <w:hyperlink r:id="rId78">
        <w:ins w:id="1231" w:author="PR Preview" w:date="2026-01-01T00:00:00Z">
          <w:r>
            <w:rPr>
              <w:rStyle w:val="Hyperlink"/>
            </w:rPr>
            <w:t xml:space="preserve">https://web.williams.edu/Mathematics/sjmiller/public_html/probabilitylifesaver/index.htm#:~:text=http%3A//web.williams.edu/Mathematics/sjmiller/public_html/probabilitylifesaver/supplementalchap_calcreview.pdf</w:t>
          </w:r>
        </w:ins>
      </w:hyperlink>
      <w:ins w:id="1232" w:author="PR Preview" w:date="2026-01-01T00:00:00Z">
        <w:r>
          <w:t xml:space="preserve">.</w:t>
        </w:r>
      </w:ins>
    </w:p>
    <w:bookmarkEnd w:id="79"/>
    <w:bookmarkStart w:id="81" w:name="ref-wp:fubini"/>
    <w:p>
      <w:pPr>
        <w:pStyle w:val="Bibliography"/>
      </w:pPr>
      <w:ins w:id="1233" w:author="PR Preview" w:date="2026-01-01T00:00:00Z">
        <w:r>
          <w:t xml:space="preserve">Wikipedia contributors. 2024.</w:t>
        </w:r>
      </w:ins>
      <w:ins w:id="1234" w:author="PR Preview" w:date="2026-01-01T00:00:00Z">
        <w:r>
          <w:t xml:space="preserve"> </w:t>
        </w:r>
      </w:ins>
      <w:ins w:id="1235" w:author="PR Preview" w:date="2026-01-01T00:00:00Z">
        <w:r>
          <w:rPr>
            <w:i/>
            <w:iCs/>
          </w:rPr>
          <w:t xml:space="preserve">Fubini’s Theorem —</w:t>
        </w:r>
      </w:ins>
      <w:ins w:id="1236" w:author="PR Preview" w:date="2026-01-01T00:00:00Z">
        <w:r>
          <w:rPr>
            <w:i/>
            <w:iCs/>
          </w:rPr>
          <w:t xml:space="preserve"> </w:t>
        </w:r>
      </w:ins>
      <w:ins w:id="1237" w:author="PR Preview" w:date="2026-01-01T00:00:00Z">
        <w:r>
          <w:rPr>
            <w:i/>
            <w:iCs/>
          </w:rPr>
          <w:t xml:space="preserve">Wikipedia</w:t>
        </w:r>
      </w:ins>
      <w:ins w:id="1238" w:author="PR Preview" w:date="2026-01-01T00:00:00Z">
        <w:r>
          <w:rPr>
            <w:i/>
            <w:iCs/>
          </w:rPr>
          <w:t xml:space="preserve">,</w:t>
        </w:r>
      </w:ins>
      <w:ins w:id="1239" w:author="PR Preview" w:date="2026-01-01T00:00:00Z">
        <w:r>
          <w:rPr>
            <w:i/>
            <w:iCs/>
          </w:rPr>
          <w:t xml:space="preserve"> </w:t>
        </w:r>
      </w:ins>
      <w:ins w:id="1240" w:author="PR Preview" w:date="2026-01-01T00:00:00Z">
        <w:r>
          <w:rPr>
            <w:i/>
            <w:iCs/>
          </w:rPr>
          <w:t xml:space="preserve">the Free Encyclopedia</w:t>
        </w:r>
      </w:ins>
      <w:ins w:id="1241" w:author="PR Preview" w:date="2026-01-01T00:00:00Z">
        <w:r>
          <w:t xml:space="preserve">.</w:t>
        </w:r>
      </w:ins>
      <w:ins w:id="1242" w:author="PR Preview" w:date="2026-01-01T00:00:00Z">
        <w:r>
          <w:t xml:space="preserve"> </w:t>
        </w:r>
      </w:ins>
      <w:hyperlink r:id="rId80">
        <w:ins w:id="1243" w:author="PR Preview" w:date="2026-01-01T00:00:00Z">
          <w:r>
            <w:rPr>
              <w:rStyle w:val="Hyperlink"/>
            </w:rPr>
            <w:t xml:space="preserve">https://en.wikipedia.org/wiki/Fubini%27s_theorem</w:t>
          </w:r>
        </w:ins>
      </w:hyperlink>
      <w:ins w:id="1244" w:author="PR Preview" w:date="2026-01-01T00:00:00Z">
        <w:r>
          <w:t xml:space="preserve">.</w:t>
        </w:r>
      </w:ins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.qmd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.qmd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4" Type="http://schemas.openxmlformats.org/officeDocument/2006/relationships/hyperlink" Target="https://doi.org/10.1007/978-1-4614-4708-5" TargetMode="External"/><Relationship Id="rId80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7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6" Type="http://schemas.openxmlformats.org/officeDocument/2006/relationships/hyperlink" Target="https://www.cengage.com/c/calculus-11e-larson/" TargetMode="External"/><Relationship Id="rId62" Type="http://schemas.openxmlformats.org/officeDocument/2006/relationships/hyperlink" Target="measures.qmd#def-absolutely-integrable" TargetMode="External"/><Relationship Id="rId60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7" Type="http://schemas.openxmlformats.org/officeDocument/2006/relationships/hyperlink" Target="measures.qmd#def-lebesgue-measure" TargetMode="External"/><Relationship Id="rId58" Type="http://schemas.openxmlformats.org/officeDocument/2006/relationships/hyperlink" Target="measures.qmd#def-measurable-function" TargetMode="External"/><Relationship Id="rId57" Type="http://schemas.openxmlformats.org/officeDocument/2006/relationships/hyperlink" Target="measures.qmd#def-measure-space" TargetMode="External"/><Relationship Id="rId65" Type="http://schemas.openxmlformats.org/officeDocument/2006/relationships/hyperlink" Target="measures.qmd#def-probability-measure" TargetMode="External"/><Relationship Id="rId61" Type="http://schemas.openxmlformats.org/officeDocument/2006/relationships/hyperlink" Target="measures.qmd#def-product-measure" TargetMode="External"/><Relationship Id="rId59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6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2026-10-10T17:49:59Z</dcterms:created>
  <dcterms:modified xsi:type="dcterms:W3CDTF">2026-10-10T17:49:59Z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