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2026-10-10 10:38:55 (PDT)</w:delText>
        </w:r>
      </w:del>
    </w:p>
    <w:p>
      <w:pPr>
        <w:pStyle w:val="Date"/>
      </w:pPr>
      <w:ins w:id="2" w:author="PR Preview" w:date="2026-01-01T00:00:00Z">
        <w:r>
          <w:t xml:space="preserve">Last modified: 2026-10-10 10:39:03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(@thm-add-ident)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127" Type="http://schemas.openxmlformats.org/officeDocument/2006/relationships/hyperlink" Target="algebra.qmd" TargetMode="External"/><Relationship Id="rId319"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16" Type="http://schemas.openxmlformats.org/officeDocument/2006/relationships/hyperlink" Target="algebra.qmd#def-complex-conjugate" TargetMode="External"/><Relationship Id="rId627" Type="http://schemas.openxmlformats.org/officeDocument/2006/relationships/hyperlink" Target="algebra.qmd#def-complex-modulus" TargetMode="External"/><Relationship Id="rId43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4"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26"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9"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16" Type="http://schemas.openxmlformats.org/officeDocument/2006/relationships/hyperlink" Target="algebra.qmd#def-complex-conjugate" TargetMode="External"/><Relationship Id="rId627" Type="http://schemas.openxmlformats.org/officeDocument/2006/relationships/hyperlink" Target="algebra.qmd#def-complex-modulus" TargetMode="External"/><Relationship Id="rId43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4"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26"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2026-10-10T18:07:14Z</dcterms:created>
  <dcterms:modified xsi:type="dcterms:W3CDTF">2026-10-10T18:07:14Z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10:39:03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