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del w:id="3" w:author="PR Preview" w:date="2026-01-01T00:00:00Z">
        <w:r>
          <w:delText xml:space="preserve">Miller (2016)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calculus review exercises and worked solutions across this page and in</w:delText>
        </w:r>
      </w:del>
      <w:del w:id="6" w:author="PR Preview" w:date="2026-01-01T00:00:00Z">
        <w:r>
          <w:delText xml:space="preserve"> </w:delText>
        </w:r>
      </w:del>
      <w:hyperlink r:id="rId334">
        <w:del w:id="7" w:author="PR Preview" w:date="2026-01-01T00:00:00Z">
          <w:r>
            <w:rPr>
              <w:rStyle w:val="Hyperlink"/>
            </w:rPr>
            <w:delText xml:space="preserve">Vector Calculus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are adapted from this supplemental review chapter.</w:delText>
        </w:r>
      </w:del>
    </w:p>
    <w:p>
      <w:pPr>
        <w:pStyle w:val="Compact"/>
        <w:numPr>
          <w:ilvl w:val="0"/>
          <w:numId w:val="1040"/>
        </w:numPr>
      </w:pPr>
      <w:ins w:id="10" w:author="PR Preview" w:date="2026-01-01T00:00:00Z">
        <w:r>
          <w:t xml:space="preserve">Miller (2016)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The calculus review exercises and worked solutions across these pages and in</w:t>
        </w:r>
      </w:ins>
      <w:ins w:id="13" w:author="PR Preview" w:date="2026-01-01T00:00:00Z">
        <w:r>
          <w:t xml:space="preserve"> </w:t>
        </w:r>
      </w:ins>
      <w:hyperlink r:id="rId334">
        <w:ins w:id="14" w:author="PR Preview" w:date="2026-01-01T00:00:00Z">
          <w:r>
            <w:rPr>
              <w:rStyle w:val="Hyperlink"/>
            </w:rPr>
            <w:t xml:space="preserve">Vector Calculus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are adapted from this supplemental review chapter.</w:t>
        </w:r>
      </w:ins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11" Type="http://schemas.openxmlformats.org/officeDocument/2006/relationships/hyperlink" Target="algebra.qmd#def-bounded" TargetMode="External"/><Relationship Id="rId216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21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9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201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11" Type="http://schemas.openxmlformats.org/officeDocument/2006/relationships/hyperlink" Target="algebra.qmd#def-bounded" TargetMode="External"/><Relationship Id="rId216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21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9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201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2026-10-10T17:52:58Z</dcterms:created>
  <dcterms:modified xsi:type="dcterms:W3CDTF">2026-10-10T17:52:58Z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