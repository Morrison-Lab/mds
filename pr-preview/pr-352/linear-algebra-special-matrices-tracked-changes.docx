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Remark 1</w:delText>
        </w:r>
      </w:del>
      <w:del w:id="4" w:author="PR Preview" w:date="2026-01-01T00:00:00Z">
        <w:r>
          <w:delText xml:space="preserve"> (Symmetric matrices in statistics). </w:delText>
        </w:r>
      </w:del>
      <w:del w:id="5" w:author="PR Preview" w:date="2026-01-01T00:00:00Z">
        <w:r>
          <w:delText xml:space="preserve">Covariance matrices are symmetric: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entry</w:delText>
        </w:r>
      </w:del>
      <w:del w:id="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of the covariance matrix of a random vector</w:delText>
        </w:r>
      </w:del>
      <w:del w:id="1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</w:delText>
        </w:r>
      </w:del>
      <w:del w:id="14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del w:id="15" w:author="PR Preview" w:date="2026-01-01T00:00:00Z">
        <w:r>
          <w:delText xml:space="preserve">,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</w:delText>
        </w:r>
      </w:del>
      <w:del w:id="18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19" w:author="PR Preview" w:date="2026-01-01T00:00:00Z">
        <w:r>
          <w:delText xml:space="preserve">.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For example, if</w:delText>
        </w:r>
      </w:del>
      <w:del w:id="22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del w:id="23" w:author="PR Preview" w:date="2026-01-01T00:00:00Z">
        <w:r>
          <w:delText xml:space="preserve">,</w:delText>
        </w:r>
      </w:del>
      <w:del w:id="24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del w:id="25" w:author="PR Preview" w:date="2026-01-01T00:00:00Z">
        <w:r>
          <w:delText xml:space="preserve">, and</w:delText>
        </w:r>
      </w:del>
      <w:del w:id="26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27" w:author="PR Preview" w:date="2026-01-01T00:00:00Z">
        <w:r>
          <w:delText xml:space="preserve">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the covariance matrix of</w:delText>
        </w:r>
      </w:del>
      <w:del w:id="3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is</w:delText>
        </w:r>
      </w:del>
    </w:p>
    <w:p>
      <w:pPr>
        <w:pStyle w:val="BodyText"/>
      </w:pPr>
      <w:ins w:id="33" w:author="PR Preview" w:date="2026-01-01T00:00:00Z">
        <w:r>
          <w:rPr>
            <w:i/>
            <w:iCs/>
          </w:rPr>
          <w:t xml:space="preserve">Remark 1</w:t>
        </w:r>
      </w:ins>
      <w:ins w:id="34" w:author="PR Preview" w:date="2026-01-01T00:00:00Z">
        <w:r>
          <w:t xml:space="preserve"> (Symmetric matrices in statistics). </w:t>
        </w:r>
      </w:ins>
      <w:ins w:id="35" w:author="PR Preview" w:date="2026-01-01T00:00:00Z">
        <w:r>
          <w:t xml:space="preserve">Covariance matrices are symmetric: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entry</w:t>
        </w:r>
      </w:ins>
      <w:ins w:id="3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of the covariance matrix of a random vector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$\mathord{\smash[b]{\underset{\raise.3ex\hbox{$\scriptstyle\sim$}}{Y}}\vphantom{Y}}$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is</w:t>
        </w:r>
      </w:ins>
      <w:ins w:id="45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ins w:id="46" w:author="PR Preview" w:date="2026-01-01T00:00:00Z">
        <w:r>
          <w:t xml:space="preserve">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and</w:t>
        </w:r>
      </w:ins>
      <w:ins w:id="49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50" w:author="PR Preview" w:date="2026-01-01T00:00:00Z">
        <w:r>
          <w:t xml:space="preserve">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For example, if</w:t>
        </w:r>
      </w:ins>
      <w:ins w:id="53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ins w:id="54" w:author="PR Preview" w:date="2026-01-01T00:00:00Z">
        <w:r>
          <w:t xml:space="preserve">,</w:t>
        </w:r>
      </w:ins>
      <w:ins w:id="55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ins w:id="56" w:author="PR Preview" w:date="2026-01-01T00:00:00Z">
        <w:r>
          <w:t xml:space="preserve">, and</w:t>
        </w:r>
      </w:ins>
      <w:ins w:id="57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58" w:author="PR Preview" w:date="2026-01-01T00:00:00Z">
        <w:r>
          <w:t xml:space="preserve">,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the covariance matrix of</w:t>
        </w:r>
      </w:ins>
      <w:ins w:id="6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ins w:id="64" w:author="PR Preview" w:date="2026-01-01T00:00:00Z">
        <w:r>
          <w:rPr>
            <w:b/>
            <w:bCs/>
          </w:rPr>
          <w:t xml:space="preserve">Theorem 3 (An invertible factor can be cancelled)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Let</w:t>
        </w:r>
      </w:ins>
      <w:ins w:id="6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be an invertible</w:t>
        </w:r>
      </w:ins>
      <w:ins w:id="7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matrix (</w:t>
        </w:r>
      </w:ins>
      <w:hyperlink w:anchor="def-invertible-matrix">
        <w:ins w:id="73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74" w:author="PR Preview" w:date="2026-01-01T00:00:00Z">
        <w:r>
          <w:t xml:space="preserve">),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and let</w:t>
        </w:r>
      </w:ins>
      <w:ins w:id="7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and</w:t>
        </w:r>
      </w:ins>
      <w:ins w:id="80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be</w:t>
        </w:r>
      </w:ins>
      <w:ins w:id="8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n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matrices.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If</w:t>
        </w:r>
      </w:ins>
      <w:ins w:id="8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ins w:id="89" w:author="PR Preview" w:date="2026-01-01T00:00:00Z">
        <w:r>
          <w:t xml:space="preserve">, then</w:t>
        </w:r>
      </w:ins>
      <w:ins w:id="90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ins w:id="91" w:author="PR Preview" w:date="2026-01-01T00:00:00Z">
        <w:r>
          <w:t xml:space="preserve">.</w:t>
        </w:r>
      </w:ins>
    </w:p>
    <w:bookmarkEnd w:id="36"/>
    <w:p>
      <w:pPr>
        <w:pStyle w:val="BodyText"/>
      </w:pPr>
      <w:ins w:id="92" w:author="PR Preview" w:date="2026-01-01T00:00:00Z">
        <w:r>
          <w:rPr>
            <w:i/>
            <w:iCs/>
          </w:rPr>
          <w:t xml:space="preserve">Proof</w:t>
        </w:r>
      </w:ins>
      <w:ins w:id="93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ins w:id="94" w:author="PR Preview" w:date="2026-01-01T00:00:00Z">
        <w:r>
          <w:t xml:space="preserve">​</w:t>
        </w:r>
      </w:ins>
    </w:p>
    <w:bookmarkStart w:id="37" w:name="cor-invertible-cancel-right"/>
    <w:p>
      <w:pPr>
        <w:pStyle w:val="BodyText"/>
      </w:pPr>
      <w:ins w:id="95" w:author="PR Preview" w:date="2026-01-01T00:00:00Z">
        <w:r>
          <w:rPr>
            <w:b/>
            <w:bCs/>
          </w:rPr>
          <w:t xml:space="preserve">Corollary 2 (An invertible factor can be cancelled on the right)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Let</w:t>
        </w:r>
      </w:ins>
      <w:ins w:id="9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be an invertible</w:t>
        </w:r>
      </w:ins>
      <w:ins w:id="10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matrix,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and let</w:t>
        </w:r>
      </w:ins>
      <w:ins w:id="10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and</w:t>
        </w:r>
      </w:ins>
      <w:ins w:id="109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be</w:t>
        </w:r>
      </w:ins>
      <w:ins w:id="11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matrices.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If</w:t>
        </w:r>
      </w:ins>
      <w:ins w:id="11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ins w:id="118" w:author="PR Preview" w:date="2026-01-01T00:00:00Z">
        <w:r>
          <w:t xml:space="preserve">, then</w:t>
        </w:r>
      </w:ins>
      <w:ins w:id="11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ins w:id="120" w:author="PR Preview" w:date="2026-01-01T00:00:00Z">
        <w:r>
          <w:t xml:space="preserve">.</w:t>
        </w:r>
      </w:ins>
    </w:p>
    <w:p>
      <w:pPr>
        <w:pStyle w:val="BodyText"/>
      </w:pPr>
      <w:ins w:id="121" w:author="PR Preview" w:date="2026-01-01T00:00:00Z">
        <w:r>
          <w:t xml:space="preserve">The proof of</w:t>
        </w:r>
      </w:ins>
      <w:ins w:id="122" w:author="PR Preview" w:date="2026-01-01T00:00:00Z">
        <w:r>
          <w:t xml:space="preserve"> </w:t>
        </w:r>
      </w:ins>
      <w:hyperlink w:anchor="thm-invertible-cancel">
        <w:ins w:id="123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works with every product reversed: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multiply both sides on the right by</w:t>
        </w:r>
      </w:ins>
      <w:ins w:id="12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29" w:author="PR Preview" w:date="2026-01-01T00:00:00Z">
        <w:r>
          <w:t xml:space="preserve">.</w:t>
        </w:r>
      </w:ins>
    </w:p>
    <w:bookmarkEnd w:id="37"/>
    <w:bookmarkStart w:id="38" w:name="exm-invertible-cancel"/>
    <w:p>
      <w:pPr>
        <w:pStyle w:val="BodyText"/>
      </w:pPr>
      <w:ins w:id="130" w:author="PR Preview" w:date="2026-01-01T00:00:00Z">
        <w:r>
          <w:rPr>
            <w:b/>
            <w:bCs/>
          </w:rPr>
          <w:t xml:space="preserve">Example 8 (Solving for a matrix by cancelling an invertible factor)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Let</w:t>
        </w:r>
      </w:ins>
      <w:ins w:id="13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34" w:author="PR Preview" w:date="2026-01-01T00:00:00Z">
        <w:r>
          <w:t xml:space="preserve">,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which is invertible with</w:t>
        </w:r>
      </w:ins>
      <w:ins w:id="13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(</w:t>
        </w:r>
      </w:ins>
      <w:hyperlink w:anchor="exm-invertible-matrix">
        <w:ins w:id="140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141" w:author="PR Preview" w:date="2026-01-01T00:00:00Z">
        <w:r>
          <w:t xml:space="preserve">).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If</w:t>
        </w:r>
      </w:ins>
      <w:ins w:id="14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for a</w:t>
        </w:r>
      </w:ins>
      <w:ins w:id="14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1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matrix</w:t>
        </w:r>
      </w:ins>
      <w:ins w:id="150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51" w:author="PR Preview" w:date="2026-01-01T00:00:00Z">
        <w:r>
          <w:t xml:space="preserve">,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then multiplying both sides on the left by</w:t>
        </w:r>
      </w:ins>
      <w:ins w:id="15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55" w:author="PR Preview" w:date="2026-01-01T00:00:00Z">
        <w:r>
          <w:t xml:space="preserve">,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as in the proof of</w:t>
        </w:r>
      </w:ins>
      <w:ins w:id="158" w:author="PR Preview" w:date="2026-01-01T00:00:00Z">
        <w:r>
          <w:t xml:space="preserve"> </w:t>
        </w:r>
      </w:ins>
      <w:hyperlink w:anchor="thm-invertible-cancel">
        <w:ins w:id="159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6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61" w:author="PR Preview" w:date="2026-01-01T00:00:00Z">
        <w:r>
          <w:t xml:space="preserve">Check:</w:t>
        </w:r>
      </w:ins>
      <w:ins w:id="16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ins w:id="163" w:author="PR Preview" w:date="2026-01-01T00:00:00Z">
        <w:r>
          <w:t xml:space="preserve">.</w:t>
        </w:r>
      </w:ins>
    </w:p>
    <w:bookmarkEnd w:id="38"/>
    <w:bookmarkStart w:id="39" w:name="exm-matmul-zero-divisors"/>
    <w:p>
      <w:pPr>
        <w:pStyle w:val="BodyText"/>
      </w:pPr>
      <w:ins w:id="164" w:author="PR Preview" w:date="2026-01-01T00:00:00Z">
        <w:r>
          <w:rPr>
            <w:b/>
            <w:bCs/>
          </w:rPr>
          <w:t xml:space="preserve">Example 9 (A product of two nonzero matrices can be the zero matrix)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67" w:author="PR Preview" w:date="2026-01-01T00:00:00Z">
        <w:r>
          <w:t xml:space="preserve">neither matrix is the zero matrix (</w:t>
        </w:r>
      </w:ins>
      <w:hyperlink r:id="rId9">
        <w:ins w:id="168" w:author="PR Preview" w:date="2026-01-01T00:00:00Z">
          <w:r>
            <w:rPr>
              <w:rStyle w:val="Hyperlink"/>
            </w:rPr>
            <w:t xml:space="preserve">Definition 4 in Matrices</w:t>
          </w:r>
        </w:ins>
      </w:hyperlink>
      <w:ins w:id="169" w:author="PR Preview" w:date="2026-01-01T00:00:00Z">
        <w:r>
          <w:t xml:space="preserve">), 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70" w:author="PR Preview" w:date="2026-01-01T00:00:00Z">
        <w:r>
          <w:t xml:space="preserve">For numbers,</w:t>
        </w:r>
      </w:ins>
      <w:ins w:id="171" w:author="PR Preview" w:date="2026-01-01T00:00:00Z">
        <w:r>
          <w:t xml:space="preserve"> </w:t>
        </w:r>
      </w:ins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forces</w:t>
        </w:r>
      </w:ins>
      <w:ins w:id="17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or</w:t>
        </w:r>
      </w:ins>
      <w:ins w:id="17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178" w:author="PR Preview" w:date="2026-01-01T00:00:00Z">
        <w:r>
          <w:t xml:space="preserve">.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For matrices it does not.</w:t>
        </w:r>
      </w:ins>
    </w:p>
    <w:p>
      <w:pPr>
        <w:pStyle w:val="BodyText"/>
      </w:pPr>
      <w:ins w:id="181" w:author="PR Preview" w:date="2026-01-01T00:00:00Z">
        <w:r>
          <w:t xml:space="preserve">Because</w:t>
        </w:r>
      </w:ins>
      <w:ins w:id="18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while</w:t>
        </w:r>
      </w:ins>
      <w:ins w:id="18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ins w:id="186" w:author="PR Preview" w:date="2026-01-01T00:00:00Z">
        <w:r>
          <w:t xml:space="preserve">,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the factor</w:t>
        </w:r>
      </w:ins>
      <w:ins w:id="18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cannot be cancelled from</w:t>
        </w:r>
      </w:ins>
      <w:ins w:id="19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ins w:id="193" w:author="PR Preview" w:date="2026-01-01T00:00:00Z">
        <w:r>
          <w:t xml:space="preserve">.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This does not contradict</w:t>
        </w:r>
      </w:ins>
      <w:ins w:id="196" w:author="PR Preview" w:date="2026-01-01T00:00:00Z">
        <w:r>
          <w:t xml:space="preserve"> </w:t>
        </w:r>
      </w:ins>
      <w:hyperlink w:anchor="thm-invertible-cancel">
        <w:ins w:id="197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98" w:author="PR Preview" w:date="2026-01-01T00:00:00Z">
        <w:r>
          <w:t xml:space="preserve">,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because</w:t>
        </w:r>
      </w:ins>
      <w:ins w:id="20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is singular: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its second row is zero, so</w:t>
        </w:r>
      </w:ins>
      <w:ins w:id="20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has a zero second row for every</w:t>
        </w:r>
      </w:ins>
      <w:ins w:id="20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matrix</w:t>
        </w:r>
      </w:ins>
      <w:ins w:id="212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213" w:author="PR Preview" w:date="2026-01-01T00:00:00Z">
        <w:r>
          <w:t xml:space="preserve">,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and</w:t>
        </w:r>
      </w:ins>
      <w:ins w:id="21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can never be</w:t>
        </w:r>
      </w:ins>
      <w:ins w:id="219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220" w:author="PR Preview" w:date="2026-01-01T00:00:00Z">
        <w:r>
          <w:t xml:space="preserve">.</w:t>
        </w:r>
      </w:ins>
    </w:p>
    <w:bookmarkEnd w:id="39"/>
    <w:bookmarkStart w:id="46" w:name="rem-matrix-vs-scalar-arithmetic"/>
    <w:p>
      <w:pPr>
        <w:pStyle w:val="BodyText"/>
      </w:pPr>
      <w:ins w:id="221" w:author="PR Preview" w:date="2026-01-01T00:00:00Z">
        <w:r>
          <w:rPr>
            <w:i/>
            <w:iCs/>
          </w:rPr>
          <w:t xml:space="preserve">Remark 4</w:t>
        </w:r>
      </w:ins>
      <w:ins w:id="222" w:author="PR Preview" w:date="2026-01-01T00:00:00Z">
        <w:r>
          <w:t xml:space="preserve"> (Matrix arithmetic compared with scalar arithmetic). </w:t>
        </w:r>
      </w:ins>
      <w:ins w:id="223" w:author="PR Preview" w:date="2026-01-01T00:00:00Z">
        <w:r>
          <w:rPr>
            <w:b/>
            <w:bCs/>
          </w:rPr>
          <w:t xml:space="preserve">Sums and differences.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Matrix addition has every property that addition of numbers has: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it is commutative (</w:t>
        </w:r>
      </w:ins>
      <w:hyperlink r:id="rId40">
        <w:ins w:id="228" w:author="PR Preview" w:date="2026-01-01T00:00:00Z">
          <w:r>
            <w:rPr>
              <w:rStyle w:val="Hyperlink"/>
            </w:rPr>
            <w:t xml:space="preserve">Theorem 1 in Matrices</w:t>
          </w:r>
        </w:ins>
      </w:hyperlink>
      <w:ins w:id="229" w:author="PR Preview" w:date="2026-01-01T00:00:00Z">
        <w:r>
          <w:t xml:space="preserve">),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associative (</w:t>
        </w:r>
      </w:ins>
      <w:hyperlink r:id="rId41">
        <w:ins w:id="232" w:author="PR Preview" w:date="2026-01-01T00:00:00Z">
          <w:r>
            <w:rPr>
              <w:rStyle w:val="Hyperlink"/>
            </w:rPr>
            <w:t xml:space="preserve">Theorem 2 in Matrices</w:t>
          </w:r>
        </w:ins>
      </w:hyperlink>
      <w:ins w:id="233" w:author="PR Preview" w:date="2026-01-01T00:00:00Z">
        <w:r>
          <w:t xml:space="preserve">),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has the zero matrix as its identity (</w:t>
        </w:r>
      </w:ins>
      <w:hyperlink r:id="rId42">
        <w:ins w:id="236" w:author="PR Preview" w:date="2026-01-01T00:00:00Z">
          <w:r>
            <w:rPr>
              <w:rStyle w:val="Hyperlink"/>
            </w:rPr>
            <w:t xml:space="preserve">Theorem 3 in Matrices</w:t>
          </w:r>
        </w:ins>
      </w:hyperlink>
      <w:ins w:id="237" w:author="PR Preview" w:date="2026-01-01T00:00:00Z">
        <w:r>
          <w:t xml:space="preserve">),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and gives each matrix a negative (</w:t>
        </w:r>
      </w:ins>
      <w:hyperlink r:id="rId43">
        <w:ins w:id="240" w:author="PR Preview" w:date="2026-01-01T00:00:00Z">
          <w:r>
            <w:rPr>
              <w:rStyle w:val="Hyperlink"/>
            </w:rPr>
            <w:t xml:space="preserve">Theorem 4 in Matrices</w:t>
          </w:r>
        </w:ins>
      </w:hyperlink>
      <w:ins w:id="241" w:author="PR Preview" w:date="2026-01-01T00:00:00Z">
        <w:r>
          <w:t xml:space="preserve">).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The only new condition is that</w:t>
        </w:r>
      </w:ins>
      <w:ins w:id="24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is defined only when</w:t>
        </w:r>
      </w:ins>
      <w:ins w:id="24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and</w:t>
        </w:r>
      </w:ins>
      <w:ins w:id="250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have the same dimensions.</w:t>
        </w:r>
      </w:ins>
    </w:p>
    <w:p>
      <w:pPr>
        <w:pStyle w:val="BodyText"/>
      </w:pPr>
      <w:ins w:id="253" w:author="PR Preview" w:date="2026-01-01T00:00:00Z">
        <w:r>
          <w:rPr>
            <w:b/>
            <w:bCs/>
          </w:rPr>
          <w:t xml:space="preserve">Products.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Matrix multiplication keeps three properties of multiplication of numbers: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it is associative (</w:t>
        </w:r>
      </w:ins>
      <w:hyperlink r:id="rId27">
        <w:ins w:id="258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259" w:author="PR Preview" w:date="2026-01-01T00:00:00Z">
        <w:r>
          <w:t xml:space="preserve">),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it is distributive over addition (</w:t>
        </w:r>
      </w:ins>
      <w:hyperlink r:id="rId44">
        <w:ins w:id="262" w:author="PR Preview" w:date="2026-01-01T00:00:00Z">
          <w:r>
            <w:rPr>
              <w:rStyle w:val="Hyperlink"/>
            </w:rPr>
            <w:t xml:space="preserve">Theorem 6 in Matrices</w:t>
          </w:r>
        </w:ins>
      </w:hyperlink>
      <w:ins w:id="263" w:author="PR Preview" w:date="2026-01-01T00:00:00Z">
        <w:r>
          <w:t xml:space="preserve">),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and it has an identity,</w:t>
        </w:r>
      </w:ins>
      <w:ins w:id="266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(</w:t>
        </w:r>
      </w:ins>
      <w:hyperlink r:id="rId28">
        <w:ins w:id="269" w:author="PR Preview" w:date="2026-01-01T00:00:00Z">
          <w:r>
            <w:rPr>
              <w:rStyle w:val="Hyperlink"/>
            </w:rPr>
            <w:t xml:space="preserve">Theorem 7 in Matrices</w:t>
          </w:r>
        </w:ins>
      </w:hyperlink>
      <w:ins w:id="270" w:author="PR Preview" w:date="2026-01-01T00:00:00Z">
        <w:r>
          <w:t xml:space="preserve">).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It differs from multiplication of numbers in four ways:</w:t>
        </w:r>
      </w:ins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is defined only when the number of columns of</w:t>
        </w:r>
      </w:ins>
      <w:ins w:id="27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equals the number of rows of</w:t>
        </w:r>
      </w:ins>
      <w:ins w:id="27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(</w:t>
        </w:r>
      </w:ins>
      <w:hyperlink r:id="rId16">
        <w:ins w:id="281" w:author="PR Preview" w:date="2026-01-01T00:00:00Z">
          <w:r>
            <w:rPr>
              <w:rStyle w:val="Hyperlink"/>
            </w:rPr>
            <w:t xml:space="preserve">Definition 7 in Matrices</w:t>
          </w:r>
        </w:ins>
      </w:hyperlink>
      <w:ins w:id="282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2"/>
        </w:numPr>
      </w:pPr>
      <w:ins w:id="283" w:author="PR Preview" w:date="2026-01-01T00:00:00Z">
        <w:r>
          <w:t xml:space="preserve">It is not commutative:</w:t>
        </w:r>
      </w:ins>
      <w:ins w:id="28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in general (</w:t>
        </w:r>
      </w:ins>
      <w:hyperlink r:id="rId45">
        <w:ins w:id="287" w:author="PR Preview" w:date="2026-01-01T00:00:00Z">
          <w:r>
            <w:rPr>
              <w:rStyle w:val="Hyperlink"/>
            </w:rPr>
            <w:t xml:space="preserve">Remark 2 in Matrices</w:t>
          </w:r>
        </w:ins>
      </w:hyperlink>
      <w:ins w:id="28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2"/>
        </w:numPr>
      </w:pPr>
      <w:ins w:id="289" w:author="PR Preview" w:date="2026-01-01T00:00:00Z">
        <w:r>
          <w:t xml:space="preserve">A nonzero square matrix need not have an inverse (</w:t>
        </w:r>
      </w:ins>
      <w:hyperlink w:anchor="exm-invertible-matrix">
        <w:ins w:id="290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291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can hold with</w:t>
        </w:r>
      </w:ins>
      <w:ins w:id="29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and</w:t>
        </w:r>
      </w:ins>
      <w:ins w:id="29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(</w:t>
        </w:r>
      </w:ins>
      <w:hyperlink w:anchor="exm-matmul-zero-divisors">
        <w:ins w:id="300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301" w:author="PR Preview" w:date="2026-01-01T00:00:00Z">
        <w:r>
          <w:t xml:space="preserve">),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so a factor cannot be cancelled from</w:t>
        </w:r>
      </w:ins>
      <w:ins w:id="30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unless it is invertible (</w:t>
        </w:r>
      </w:ins>
      <w:hyperlink w:anchor="thm-invertible-cancel">
        <w:ins w:id="307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308" w:author="PR Preview" w:date="2026-01-01T00:00:00Z">
        <w:r>
          <w:t xml:space="preserve">).</w:t>
        </w:r>
      </w:ins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del w:id="309" w:author="PR Preview" w:date="2026-01-01T00:00:00Z">
        <w:r>
          <w:rPr>
            <w:b/>
            <w:bCs/>
          </w:rPr>
          <w:delText xml:space="preserve">Example 8 (An idempotent matrix)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For</w:delText>
        </w:r>
      </w:del>
      <w:del w:id="312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313" w:author="PR Preview" w:date="2026-01-01T00:00:00Z">
        <w:r>
          <w:delText xml:space="preserve">,</w:delText>
        </w:r>
      </w:del>
    </w:p>
    <w:p>
      <w:pPr>
        <w:pStyle w:val="FirstParagraph"/>
      </w:pPr>
      <w:ins w:id="314" w:author="PR Preview" w:date="2026-01-01T00:00:00Z">
        <w:r>
          <w:rPr>
            <w:b/>
            <w:bCs/>
          </w:rPr>
          <w:t xml:space="preserve">Example 10 (An idempotent matrix)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For</w:t>
        </w:r>
      </w:ins>
      <w:ins w:id="317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31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del w:id="319" w:author="PR Preview" w:date="2026-01-01T00:00:00Z">
        <w:r>
          <w:rPr>
            <w:b/>
            <w:bCs/>
          </w:rPr>
          <w:delText xml:space="preserve">Example 9 (A matrix that is not idempotent)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For</w:delText>
        </w:r>
      </w:del>
      <w:del w:id="32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323" w:author="PR Preview" w:date="2026-01-01T00:00:00Z">
        <w:r>
          <w:delText xml:space="preserve">,</w:delText>
        </w:r>
      </w:del>
    </w:p>
    <w:p>
      <w:pPr>
        <w:pStyle w:val="BodyText"/>
      </w:pPr>
      <w:ins w:id="324" w:author="PR Preview" w:date="2026-01-01T00:00:00Z">
        <w:r>
          <w:rPr>
            <w:b/>
            <w:bCs/>
          </w:rPr>
          <w:t xml:space="preserve">Example 11 (A matrix that is not idempotent)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For</w:t>
        </w:r>
      </w:ins>
      <w:ins w:id="32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32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del w:id="329" w:author="PR Preview" w:date="2026-01-01T00:00:00Z">
        <w:r>
          <w:rPr>
            <w:b/>
            <w:bCs/>
          </w:rPr>
          <w:delText xml:space="preserve">Example 10 (An orthogonal projection and an oblique one)</w:delText>
        </w:r>
      </w:del>
      <w:del w:id="330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is symmetric, and</w:delText>
        </w:r>
      </w:del>
      <w:del w:id="33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del w:id="334" w:author="PR Preview" w:date="2026-01-01T00:00:00Z">
        <w:r>
          <w:delText xml:space="preserve">,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so</w:delText>
        </w:r>
      </w:del>
      <w:del w:id="337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</m:oMath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is an orthogonal projection matrix;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it maps</w:delText>
        </w:r>
      </w:del>
      <w:del w:id="34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to</w:delText>
        </w:r>
      </w:del>
      <w:del w:id="34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46" w:author="PR Preview" w:date="2026-01-01T00:00:00Z">
        <w:r>
          <w:delText xml:space="preserve">.</w:delText>
        </w:r>
      </w:del>
    </w:p>
    <w:p>
      <w:pPr>
        <w:pStyle w:val="BodyText"/>
      </w:pPr>
      <w:ins w:id="347" w:author="PR Preview" w:date="2026-01-01T00:00:00Z">
        <w:r>
          <w:rPr>
            <w:b/>
            <w:bCs/>
          </w:rPr>
          <w:t xml:space="preserve">Example 12 (An orthogonal projection and an oblique one)</w:t>
        </w:r>
      </w:ins>
      <w:ins w:id="348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is symmetric, and</w:t>
        </w:r>
      </w:ins>
      <w:ins w:id="35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ins w:id="352" w:author="PR Preview" w:date="2026-01-01T00:00:00Z">
        <w:r>
          <w:t xml:space="preserve">,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so</w:t>
        </w:r>
      </w:ins>
      <w:ins w:id="355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is an orthogonal projection matrix;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it maps</w:t>
        </w:r>
      </w:ins>
      <w:ins w:id="36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to</w:t>
        </w:r>
      </w:ins>
      <w:ins w:id="36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64" w:author="PR Preview" w:date="2026-01-01T00:00:00Z">
        <w:r>
          <w:t xml:space="preserve">.</w:t>
        </w:r>
      </w:ins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del w:id="365" w:author="PR Preview" w:date="2026-01-01T00:00:00Z">
        <w:r>
          <w:rPr>
            <w:i/>
            <w:iCs/>
          </w:rPr>
          <w:delText xml:space="preserve">Remark 4</w:delText>
        </w:r>
      </w:del>
      <w:del w:id="366" w:author="PR Preview" w:date="2026-01-01T00:00:00Z">
        <w:r>
          <w:delText xml:space="preserve"> (What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“projection matrix”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means in these notes). </w:delText>
        </w:r>
      </w:del>
      <w:del w:id="371" w:author="PR Preview" w:date="2026-01-01T00:00:00Z">
        <w:r>
          <w:delText xml:space="preserve">Some texts call any idempotent matrix a projection matrix,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so that both</w:delText>
        </w:r>
      </w:del>
      <w:del w:id="374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</m:oMath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and</w:delText>
        </w:r>
      </w:del>
      <w:del w:id="377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in</w:delText>
        </w:r>
      </w:del>
      <w:del w:id="380" w:author="PR Preview" w:date="2026-01-01T00:00:00Z">
        <w:r>
          <w:delText xml:space="preserve"> </w:delText>
        </w:r>
      </w:del>
      <w:hyperlink w:anchor="exm-projection-matrix">
        <w:del w:id="381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would count as one.</w:delText>
        </w:r>
      </w:del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Regression texts often say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“projection matrix”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when they mean an orthogonal one.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In these notes,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“projection matrix”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always means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an orthogonal projection matrix in the sense of</w:delText>
        </w:r>
      </w:del>
      <w:del w:id="398" w:author="PR Preview" w:date="2026-01-01T00:00:00Z">
        <w:r>
          <w:delText xml:space="preserve"> </w:delText>
        </w:r>
      </w:del>
      <w:hyperlink w:anchor="def-projection-matrix">
        <w:del w:id="399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400" w:author="PR Preview" w:date="2026-01-01T00:00:00Z">
        <w:r>
          <w:delText xml:space="preserve">,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such as</w:delText>
        </w:r>
      </w:del>
      <w:del w:id="403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</m:oMath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in</w:delText>
        </w:r>
      </w:del>
      <w:del w:id="406" w:author="PR Preview" w:date="2026-01-01T00:00:00Z">
        <w:r>
          <w:delText xml:space="preserve"> </w:delText>
        </w:r>
      </w:del>
      <w:hyperlink w:anchor="exm-projection-matrix">
        <w:del w:id="407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408" w:author="PR Preview" w:date="2026-01-01T00:00:00Z">
        <w:r>
          <w:delText xml:space="preserve">,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and never an oblique projection (</w:delText>
        </w:r>
      </w:del>
      <w:hyperlink w:anchor="def-oblique-projection">
        <w:del w:id="411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412" w:author="PR Preview" w:date="2026-01-01T00:00:00Z">
        <w:r>
          <w:delText xml:space="preserve">)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such as</w:delText>
        </w:r>
      </w:del>
      <w:del w:id="415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416" w:author="PR Preview" w:date="2026-01-01T00:00:00Z">
        <w:r>
          <w:delText xml:space="preserve">.</w:delText>
        </w:r>
      </w:del>
    </w:p>
    <w:p>
      <w:pPr>
        <w:pStyle w:val="BodyText"/>
      </w:pPr>
      <w:del w:id="417" w:author="PR Preview" w:date="2026-01-01T00:00:00Z">
        <w:r>
          <w:rPr>
            <w:b/>
            <w:bCs/>
          </w:rPr>
          <w:delText xml:space="preserve">Theorem 3 (Complement of a projection matrix)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If</w:delText>
        </w:r>
      </w:del>
      <w:del w:id="420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</m:oMath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is a</w:delText>
        </w:r>
      </w:del>
      <w:del w:id="42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orthogonal projection matrix (</w:delText>
        </w:r>
      </w:del>
      <w:hyperlink w:anchor="def-projection-matrix">
        <w:del w:id="426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427" w:author="PR Preview" w:date="2026-01-01T00:00:00Z">
        <w:r>
          <w:delText xml:space="preserve">),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then</w:delText>
        </w:r>
      </w:del>
      <w:del w:id="430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is also an orthogonal projection matrix.</w:delText>
        </w:r>
      </w:del>
    </w:p>
    <w:p>
      <w:pPr>
        <w:pStyle w:val="BodyText"/>
      </w:pPr>
      <w:ins w:id="433" w:author="PR Preview" w:date="2026-01-01T00:00:00Z">
        <w:r>
          <w:rPr>
            <w:i/>
            <w:iCs/>
          </w:rPr>
          <w:t xml:space="preserve">Remark 5</w:t>
        </w:r>
      </w:ins>
      <w:ins w:id="434" w:author="PR Preview" w:date="2026-01-01T00:00:00Z">
        <w:r>
          <w:t xml:space="preserve"> (What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“projection matrix”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means in these notes). </w:t>
        </w:r>
      </w:ins>
      <w:ins w:id="439" w:author="PR Preview" w:date="2026-01-01T00:00:00Z">
        <w:r>
          <w:t xml:space="preserve">Some texts call any idempotent matrix a projection matrix,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so that both</w:t>
        </w:r>
      </w:ins>
      <w:ins w:id="442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and</w:t>
        </w:r>
      </w:ins>
      <w:ins w:id="445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in</w:t>
        </w:r>
      </w:ins>
      <w:ins w:id="448" w:author="PR Preview" w:date="2026-01-01T00:00:00Z">
        <w:r>
          <w:t xml:space="preserve"> </w:t>
        </w:r>
      </w:ins>
      <w:hyperlink w:anchor="exm-projection-matrix">
        <w:ins w:id="449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would count as one.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Regression texts often say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“projection matrix”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when they mean an orthogonal one.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In these notes,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“projection matrix”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always means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an orthogonal projection matrix in the sense of</w:t>
        </w:r>
      </w:ins>
      <w:ins w:id="466" w:author="PR Preview" w:date="2026-01-01T00:00:00Z">
        <w:r>
          <w:t xml:space="preserve"> </w:t>
        </w:r>
      </w:ins>
      <w:hyperlink w:anchor="def-projection-matrix">
        <w:ins w:id="467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468" w:author="PR Preview" w:date="2026-01-01T00:00:00Z">
        <w:r>
          <w:t xml:space="preserve">,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such as</w:t>
        </w:r>
      </w:ins>
      <w:ins w:id="471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in</w:t>
        </w:r>
      </w:ins>
      <w:ins w:id="474" w:author="PR Preview" w:date="2026-01-01T00:00:00Z">
        <w:r>
          <w:t xml:space="preserve"> </w:t>
        </w:r>
      </w:ins>
      <w:hyperlink w:anchor="exm-projection-matrix">
        <w:ins w:id="475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476" w:author="PR Preview" w:date="2026-01-01T00:00:00Z">
        <w:r>
          <w:t xml:space="preserve">,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and never an oblique projection (</w:t>
        </w:r>
      </w:ins>
      <w:hyperlink w:anchor="def-oblique-projection">
        <w:ins w:id="479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480" w:author="PR Preview" w:date="2026-01-01T00:00:00Z">
        <w:r>
          <w:t xml:space="preserve">)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such as</w:t>
        </w:r>
      </w:ins>
      <w:ins w:id="483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484" w:author="PR Preview" w:date="2026-01-01T00:00:00Z">
        <w:r>
          <w:t xml:space="preserve">.</w:t>
        </w:r>
      </w:ins>
    </w:p>
    <w:bookmarkEnd w:id="53"/>
    <w:bookmarkStart w:id="54" w:name="thm-projection-complement"/>
    <w:p>
      <w:pPr>
        <w:pStyle w:val="BodyText"/>
      </w:pPr>
      <w:ins w:id="485" w:author="PR Preview" w:date="2026-01-01T00:00:00Z">
        <w:r>
          <w:rPr>
            <w:b/>
            <w:bCs/>
          </w:rPr>
          <w:t xml:space="preserve">Theorem 4 (Complement of a projection matrix)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If</w:t>
        </w:r>
      </w:ins>
      <w:ins w:id="488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is a</w:t>
        </w:r>
      </w:ins>
      <w:ins w:id="49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orthogonal projection matrix (</w:t>
        </w:r>
      </w:ins>
      <w:hyperlink w:anchor="def-projection-matrix">
        <w:ins w:id="494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495" w:author="PR Preview" w:date="2026-01-01T00:00:00Z">
        <w:r>
          <w:t xml:space="preserve">),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then</w:t>
        </w:r>
      </w:ins>
      <w:ins w:id="498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is also an orthogonal projection matrix.</w:t>
        </w:r>
      </w:ins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del w:id="501" w:author="PR Preview" w:date="2026-01-01T00:00:00Z">
        <w:r>
          <w:rPr>
            <w:b/>
            <w:bCs/>
          </w:rPr>
          <w:delText xml:space="preserve">Theorem 4 (Projection matrices produce orthogonal decompositions)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If</w:delText>
        </w:r>
      </w:del>
      <w:del w:id="504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</m:oMath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is a</w:delText>
        </w:r>
      </w:del>
      <w:del w:id="50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orthogonal projection matrix (</w:delText>
        </w:r>
      </w:del>
      <w:hyperlink w:anchor="def-projection-matrix">
        <w:del w:id="510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511" w:author="PR Preview" w:date="2026-01-01T00:00:00Z">
        <w:r>
          <w:delText xml:space="preserve">)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and</w:delText>
        </w:r>
      </w:del>
      <w:del w:id="514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is any vector of length</w:delText>
        </w:r>
      </w:del>
      <w:del w:id="517" w:author="PR Preview" w:date="2026-01-01T00:00:00Z">
        <w:r>
          <w:delText xml:space="preserve"> </w:delText>
        </w:r>
      </w:del>
      <m:oMath>
        <m:r>
          <m:t>p</m:t>
        </m:r>
      </m:oMath>
      <w:del w:id="518" w:author="PR Preview" w:date="2026-01-01T00:00:00Z">
        <w:r>
          <w:delText xml:space="preserve">, then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the two components of the decomposition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ins w:id="521" w:author="PR Preview" w:date="2026-01-01T00:00:00Z">
        <w:r>
          <w:rPr>
            <w:b/>
            <w:bCs/>
          </w:rPr>
          <w:t xml:space="preserve">Theorem 5 (Projection matrices produce orthogonal decompositions)</w:t>
        </w:r>
      </w:ins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If</w:t>
        </w:r>
      </w:ins>
      <w:ins w:id="524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is a</w:t>
        </w:r>
      </w:ins>
      <w:ins w:id="52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orthogonal projection matrix (</w:t>
        </w:r>
      </w:ins>
      <w:hyperlink w:anchor="def-projection-matrix">
        <w:ins w:id="530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31" w:author="PR Preview" w:date="2026-01-01T00:00:00Z">
        <w:r>
          <w:t xml:space="preserve">)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and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$\mathord{\smash[b]{\underset{\raise.3ex\hbox{$\scriptstyle\sim$}}{v}}\vphantom{v}}$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is any vector of length</w:t>
        </w:r>
      </w:ins>
      <w:ins w:id="538" w:author="PR Preview" w:date="2026-01-01T00:00:00Z">
        <w:r>
          <w:t xml:space="preserve"> </w:t>
        </w:r>
      </w:ins>
      <m:oMath>
        <m:r>
          <m:t>p</m:t>
        </m:r>
      </m:oMath>
      <w:ins w:id="539" w:author="PR Preview" w:date="2026-01-01T00:00:00Z">
        <w:r>
          <w:t xml:space="preserve">, then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the two components of the decomposition</w:t>
        </w:r>
      </w:ins>
    </w:p>
    <w:p>
      <w:pPr>
        <w:pStyle w:val="BodyText"/>
      </w:pPr>
      <w:ins w:id="542" w:author="PR Preview" w:date="2026-01-01T00:00:00Z">
        <w:r>
  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  </w:r>
      </w:ins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del w:id="543" w:author="PR Preview" w:date="2026-01-01T00:00:00Z">
        <w:r>
          <w:rPr>
            <w:i/>
            <w:iCs/>
          </w:rPr>
          <w:delText xml:space="preserve">Proof</w:delText>
        </w:r>
      </w:del>
      <w:del w:id="544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BodyText"/>
      </w:pPr>
      <w:ins w:id="545" w:author="PR Preview" w:date="2026-01-01T00:00:00Z">
        <w:r>
          <w:t xml:space="preserve">$$\mathbf{P}\mathord{\smash[b]{\underset{\raise.3ex\hbox{$\scriptstyle\sim$}}{v}}\vphantom{v}} \;\perp\; (\mathbf{I}_p - \mathbf{P})\mathord{\smash[b]{\underset{\raise.3ex\hbox{$\scriptstyle\sim$}}{v}}\vphantom{v}}$$</w:t>
        </w:r>
      </w:ins>
    </w:p>
    <w:bookmarkEnd w:id="55"/>
    <w:p>
      <w:pPr>
        <w:pStyle w:val="FirstParagraph"/>
      </w:pPr>
      <w:ins w:id="546" w:author="PR Preview" w:date="2026-01-01T00:00:00Z">
        <w:r>
          <w:rPr>
            <w:i/>
            <w:iCs/>
          </w:rPr>
          <w:t xml:space="preserve">Proof</w:t>
        </w:r>
      </w:ins>
      <w:ins w:id="547" w:author="PR Preview" w:date="2026-01-01T00:00:00Z">
        <w:r>
          <w:t xml:space="preserve">. </w:t>
        </w:r>
      </w:ins>
    </w:p>
    <w:p>
      <w:pPr>
        <w:pStyle w:val="BodyText"/>
      </w:pPr>
      <w:ins w:id="548" w:author="PR Preview" w:date="2026-01-01T00:00:00Z">
        <w:r>
  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  </w:r>
      </w:ins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del w:id="549" w:author="PR Preview" w:date="2026-01-01T00:00:00Z">
        <w:r>
          <w:rPr>
            <w:b/>
            <w:bCs/>
          </w:rPr>
          <w:delText xml:space="preserve">Example 11 (A rotation matrix)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The matrix</w:delText>
        </w:r>
      </w:del>
    </w:p>
    <w:p>
      <w:pPr>
        <w:pStyle w:val="FirstParagraph"/>
      </w:pPr>
      <w:ins w:id="552" w:author="PR Preview" w:date="2026-01-01T00:00:00Z">
        <w:r>
          <w:rPr>
            <w:b/>
            <w:bCs/>
          </w:rPr>
          <w:t xml:space="preserve">Example 13 (A rotation matrix)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The matrix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del w:id="555" w:author="PR Preview" w:date="2026-01-01T00:00:00Z">
        <w:r>
          <w:rPr>
            <w:b/>
            <w:bCs/>
          </w:rPr>
          <w:delText xml:space="preserve">Example 12 (Orthogonal columns are not enough)</w:delText>
        </w:r>
      </w:del>
      <w:del w:id="556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has orthogonal columns</w:delText>
        </w:r>
      </w:del>
      <w:del w:id="55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and</w:delText>
        </w:r>
      </w:del>
      <w:del w:id="56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563" w:author="PR Preview" w:date="2026-01-01T00:00:00Z">
        <w:r>
          <w:delText xml:space="preserve">, but</w:delText>
        </w:r>
      </w:del>
    </w:p>
    <w:p>
      <w:pPr>
        <w:pStyle w:val="FirstParagraph"/>
      </w:pPr>
      <w:ins w:id="564" w:author="PR Preview" w:date="2026-01-01T00:00:00Z">
        <w:r>
          <w:rPr>
            <w:b/>
            <w:bCs/>
          </w:rPr>
          <w:t xml:space="preserve">Example 14 (Orthogonal columns are not enough)</w:t>
        </w:r>
      </w:ins>
      <w:ins w:id="565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has orthogonal columns</w:t>
        </w:r>
      </w:ins>
      <w:ins w:id="5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and</w:t>
        </w:r>
      </w:ins>
      <w:ins w:id="5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572" w:author="PR Preview" w:date="2026-01-01T00:00:00Z">
        <w:r>
          <w:t xml:space="preserve">, 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del w:id="573" w:author="PR Preview" w:date="2026-01-01T00:00:00Z">
        <w:r>
          <w:rPr>
            <w:i/>
            <w:iCs/>
          </w:rPr>
          <w:delText xml:space="preserve">Remark 5</w:delText>
        </w:r>
      </w:del>
      <w:del w:id="574" w:author="PR Preview" w:date="2026-01-01T00:00:00Z">
        <w:r>
          <w:delText xml:space="preserve"> (The columns of an orthogonal matrix are orthonormal). </w:delText>
        </w:r>
      </w:del>
      <w:del w:id="575" w:author="PR Preview" w:date="2026-01-01T00:00:00Z">
        <w:r>
          <w:delText xml:space="preserve">Entry</w:delText>
        </w:r>
      </w:del>
      <w:del w:id="57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of</w:delText>
        </w:r>
      </w:del>
      <w:del w:id="57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is the dot product of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column</w:delText>
        </w:r>
      </w:del>
      <w:del w:id="584" w:author="PR Preview" w:date="2026-01-01T00:00:00Z">
        <w:r>
          <w:delText xml:space="preserve"> </w:delText>
        </w:r>
      </w:del>
      <m:oMath>
        <m:r>
          <m:t>i</m:t>
        </m:r>
      </m:oMath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and column</w:delText>
        </w:r>
      </w:del>
      <w:del w:id="587" w:author="PR Preview" w:date="2026-01-01T00:00:00Z">
        <w:r>
          <w:delText xml:space="preserve"> </w:delText>
        </w:r>
      </w:del>
      <m:oMath>
        <m:r>
          <m:t>j</m:t>
        </m:r>
      </m:oMath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of</w:delText>
        </w:r>
      </w:del>
      <w:del w:id="590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591" w:author="PR Preview" w:date="2026-01-01T00:00:00Z">
        <w:r>
          <w:delText xml:space="preserve">,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so</w:delText>
        </w:r>
      </w:del>
      <w:del w:id="59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says that</w:delText>
        </w:r>
      </w:del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the columns of</w:delText>
        </w:r>
      </w:del>
      <w:del w:id="599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are orthonormal (</w:delText>
        </w:r>
      </w:del>
      <w:hyperlink r:id="rId59">
        <w:del w:id="602" w:author="PR Preview" w:date="2026-01-01T00:00:00Z">
          <w:r>
            <w:rPr>
              <w:rStyle w:val="Hyperlink"/>
            </w:rPr>
            <w:delText xml:space="preserve">Definition 19 in Vectors</w:delText>
          </w:r>
        </w:del>
      </w:hyperlink>
      <w:del w:id="603" w:author="PR Preview" w:date="2026-01-01T00:00:00Z">
        <w:r>
          <w:delText xml:space="preserve">).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For a square matrix,</w:delText>
        </w:r>
      </w:del>
      <w:del w:id="60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also implies</w:delText>
        </w:r>
      </w:del>
      <w:del w:id="609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610" w:author="PR Preview" w:date="2026-01-01T00:00:00Z">
        <w:r>
          <w:delText xml:space="preserve">,</w:delText>
        </w:r>
      </w:del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so</w:delText>
        </w:r>
      </w:del>
      <w:del w:id="61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(</w:delText>
        </w:r>
      </w:del>
      <w:hyperlink w:anchor="def-matrix-inverse">
        <w:del w:id="616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617" w:author="PR Preview" w:date="2026-01-01T00:00:00Z">
        <w:r>
          <w:delText xml:space="preserve">)</w:delText>
        </w:r>
      </w:del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(Banerjee and Roy 2014, chap. 8, Theorem 8.1 and Definition 8.1, p. 209)</w:delText>
        </w:r>
      </w:del>
      <w:del w:id="620" w:author="PR Preview" w:date="2026-01-01T00:00:00Z">
        <w:r>
          <w:delText xml:space="preserve">.</w:delText>
        </w:r>
      </w:del>
    </w:p>
    <w:p>
      <w:pPr>
        <w:pStyle w:val="BodyText"/>
      </w:pPr>
      <w:del w:id="621" w:author="PR Preview" w:date="2026-01-01T00:00:00Z">
        <w:r>
          <w:delText xml:space="preserve">For example, the columns of</w:delText>
        </w:r>
      </w:del>
      <w:del w:id="622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in</w:delText>
        </w:r>
      </w:del>
      <w:del w:id="625" w:author="PR Preview" w:date="2026-01-01T00:00:00Z">
        <w:r>
          <w:delText xml:space="preserve"> </w:delText>
        </w:r>
      </w:del>
      <w:hyperlink w:anchor="exm-orthogonal-matrix">
        <w:del w:id="626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are</w:delText>
        </w:r>
      </w:del>
      <w:del w:id="62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and</w:delText>
        </w:r>
      </w:del>
      <w:del w:id="63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del w:id="633" w:author="PR Preview" w:date="2026-01-01T00:00:00Z">
        <w:r>
          <w:delText xml:space="preserve">.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The diagonal entries</w:delText>
        </w:r>
      </w:del>
      <w:del w:id="636" w:author="PR Preview" w:date="2026-01-01T00:00:00Z">
        <w:r>
          <w:delText xml:space="preserve"> </w:delText>
        </w:r>
      </w:del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of</w:delText>
        </w:r>
      </w:del>
      <w:del w:id="63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are their squared norms,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and the off-diagonal entries</w:delText>
        </w:r>
      </w:del>
      <w:del w:id="64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are their dot product.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Multiplying in the other order also gives</w:delText>
        </w:r>
      </w:del>
      <w:del w:id="649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650" w:author="PR Preview" w:date="2026-01-01T00:00:00Z">
        <w:r>
          <w:delText xml:space="preserve">:</w:delText>
        </w:r>
      </w:del>
    </w:p>
    <w:p>
      <w:pPr>
        <w:pStyle w:val="BodyText"/>
      </w:pPr>
      <w:ins w:id="651" w:author="PR Preview" w:date="2026-01-01T00:00:00Z">
        <w:r>
          <w:rPr>
            <w:i/>
            <w:iCs/>
          </w:rPr>
          <w:t xml:space="preserve">Remark 6</w:t>
        </w:r>
      </w:ins>
      <w:ins w:id="652" w:author="PR Preview" w:date="2026-01-01T00:00:00Z">
        <w:r>
          <w:t xml:space="preserve"> (The columns of an orthogonal matrix are orthonormal). </w:t>
        </w:r>
      </w:ins>
      <w:ins w:id="653" w:author="PR Preview" w:date="2026-01-01T00:00:00Z">
        <w:r>
          <w:t xml:space="preserve">Entry</w:t>
        </w:r>
      </w:ins>
      <w:ins w:id="65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of</w:t>
        </w:r>
      </w:ins>
      <w:ins w:id="65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is the dot product of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column</w:t>
        </w:r>
      </w:ins>
      <w:ins w:id="662" w:author="PR Preview" w:date="2026-01-01T00:00:00Z">
        <w:r>
          <w:t xml:space="preserve"> </w:t>
        </w:r>
      </w:ins>
      <m:oMath>
        <m:r>
          <m:t>i</m:t>
        </m:r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and column</w:t>
        </w:r>
      </w:ins>
      <w:ins w:id="665" w:author="PR Preview" w:date="2026-01-01T00:00:00Z">
        <w:r>
          <w:t xml:space="preserve"> </w:t>
        </w:r>
      </w:ins>
      <m:oMath>
        <m:r>
          <m:t>j</m:t>
        </m:r>
      </m:oMath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of</w:t>
        </w:r>
      </w:ins>
      <w:ins w:id="668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669" w:author="PR Preview" w:date="2026-01-01T00:00:00Z">
        <w:r>
          <w:t xml:space="preserve">,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so</w:t>
        </w:r>
      </w:ins>
      <w:ins w:id="67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says that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the columns of</w:t>
        </w:r>
      </w:ins>
      <w:ins w:id="677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are orthonormal (</w:t>
        </w:r>
      </w:ins>
      <w:hyperlink r:id="rId59">
        <w:ins w:id="680" w:author="PR Preview" w:date="2026-01-01T00:00:00Z">
          <w:r>
            <w:rPr>
              <w:rStyle w:val="Hyperlink"/>
            </w:rPr>
            <w:t xml:space="preserve">Definition 19 in Vectors</w:t>
          </w:r>
        </w:ins>
      </w:hyperlink>
      <w:ins w:id="681" w:author="PR Preview" w:date="2026-01-01T00:00:00Z">
        <w:r>
          <w:t xml:space="preserve">).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For a square matrix,</w:t>
        </w:r>
      </w:ins>
      <w:ins w:id="68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also implies</w:t>
        </w:r>
      </w:ins>
      <w:ins w:id="687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688" w:author="PR Preview" w:date="2026-01-01T00:00:00Z">
        <w:r>
          <w:t xml:space="preserve">,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so</w:t>
        </w:r>
      </w:ins>
      <w:ins w:id="69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(</w:t>
        </w:r>
      </w:ins>
      <w:hyperlink w:anchor="def-matrix-inverse">
        <w:ins w:id="694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695" w:author="PR Preview" w:date="2026-01-01T00:00:00Z">
        <w:r>
          <w:t xml:space="preserve">)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(Banerjee and Roy 2014, chap. 8, Theorem 8.1 and Definition 8.1, p. 209)</w:t>
        </w:r>
      </w:ins>
      <w:ins w:id="698" w:author="PR Preview" w:date="2026-01-01T00:00:00Z">
        <w:r>
          <w:t xml:space="preserve">.</w:t>
        </w:r>
      </w:ins>
    </w:p>
    <w:p>
      <w:pPr>
        <w:pStyle w:val="BodyText"/>
      </w:pPr>
      <w:ins w:id="699" w:author="PR Preview" w:date="2026-01-01T00:00:00Z">
        <w:r>
          <w:t xml:space="preserve">For example, the columns of</w:t>
        </w:r>
      </w:ins>
      <w:ins w:id="700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in</w:t>
        </w:r>
      </w:ins>
      <w:ins w:id="703" w:author="PR Preview" w:date="2026-01-01T00:00:00Z">
        <w:r>
          <w:t xml:space="preserve"> </w:t>
        </w:r>
      </w:ins>
      <w:hyperlink w:anchor="exm-orthogonal-matrix">
        <w:ins w:id="704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are</w:t>
        </w:r>
      </w:ins>
      <w:ins w:id="70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and</w:t>
        </w:r>
      </w:ins>
      <w:ins w:id="71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ins w:id="711" w:author="PR Preview" w:date="2026-01-01T00:00:00Z">
        <w:r>
          <w:t xml:space="preserve">.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The diagonal entries</w:t>
        </w:r>
      </w:ins>
      <w:ins w:id="714" w:author="PR Preview" w:date="2026-01-01T00:00:00Z">
        <w:r>
          <w:t xml:space="preserve"> </w:t>
        </w:r>
      </w:ins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of</w:t>
        </w:r>
      </w:ins>
      <w:ins w:id="71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are their squared norms,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and the off-diagonal entries</w:t>
        </w:r>
      </w:ins>
      <w:ins w:id="72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are their dot product.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Multiplying in the other order also gives</w:t>
        </w:r>
      </w:ins>
      <w:ins w:id="727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72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del w:id="729" w:author="PR Preview" w:date="2026-01-01T00:00:00Z">
        <w:r>
          <w:rPr>
            <w:b/>
            <w:bCs/>
          </w:rPr>
          <w:delText xml:space="preserve">Theorem 5 (Orthogonal matrices preserve length)</w:delText>
        </w:r>
      </w:del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If</w:delText>
        </w:r>
      </w:del>
      <w:del w:id="732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is a</w:delText>
        </w:r>
      </w:del>
      <w:del w:id="73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orthogonal matrix (</w:delText>
        </w:r>
      </w:del>
      <w:hyperlink w:anchor="def-orthogonal-matrix">
        <w:del w:id="738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739" w:author="PR Preview" w:date="2026-01-01T00:00:00Z">
        <w:r>
          <w:delText xml:space="preserve">)</w:delText>
        </w:r>
      </w:del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and</w:delText>
        </w:r>
      </w:del>
      <w:del w:id="74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is a vector of length</w:delText>
        </w:r>
      </w:del>
      <w:del w:id="745" w:author="PR Preview" w:date="2026-01-01T00:00:00Z">
        <w:r>
          <w:delText xml:space="preserve"> </w:delText>
        </w:r>
      </w:del>
      <m:oMath>
        <m:r>
          <m:t>p</m:t>
        </m:r>
      </m:oMath>
      <w:del w:id="746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del w:id="747" w:author="PR Preview" w:date="2026-01-01T00:00:00Z">
        <w:r>
          <w:rPr>
            <w:i/>
            <w:iCs/>
          </w:rPr>
          <w:delText xml:space="preserve">Proof</w:delText>
        </w:r>
      </w:del>
      <w:del w:id="748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del w:id="749" w:author="PR Preview" w:date="2026-01-01T00:00:00Z">
        <w:r>
          <w:delText xml:space="preserve">Both norms are nonnegative square roots,</w:delText>
        </w:r>
      </w:del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so equal squares give</w:delText>
        </w:r>
      </w:del>
      <w:del w:id="75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753" w:author="PR Preview" w:date="2026-01-01T00:00:00Z">
        <w:r>
          <w:delText xml:space="preserve">.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The second step is</w:delText>
        </w:r>
      </w:del>
      <w:del w:id="756" w:author="PR Preview" w:date="2026-01-01T00:00:00Z">
        <w:r>
          <w:delText xml:space="preserve"> </w:delText>
        </w:r>
      </w:del>
      <w:hyperlink r:id="rId62">
        <w:del w:id="757" w:author="PR Preview" w:date="2026-01-01T00:00:00Z">
          <w:r>
            <w:rPr>
              <w:rStyle w:val="Hyperlink"/>
            </w:rPr>
            <w:delText xml:space="preserve">Example 6 in Matrices</w:delText>
          </w:r>
        </w:del>
      </w:hyperlink>
      <w:del w:id="758" w:author="PR Preview" w:date="2026-01-01T00:00:00Z">
        <w:r>
          <w:delText xml:space="preserve">,</w:delText>
        </w:r>
      </w:del>
      <w:del w:id="759" w:author="PR Preview" w:date="2026-01-01T00:00:00Z">
        <w:r>
          <w:delText xml:space="preserve"> </w:delText>
        </w:r>
      </w:del>
      <w:del w:id="760" w:author="PR Preview" w:date="2026-01-01T00:00:00Z">
        <w:r>
          <w:delText xml:space="preserve">the third is</w:delText>
        </w:r>
      </w:del>
      <w:del w:id="761" w:author="PR Preview" w:date="2026-01-01T00:00:00Z">
        <w:r>
          <w:delText xml:space="preserve"> </w:delText>
        </w:r>
      </w:del>
      <w:hyperlink r:id="rId32">
        <w:del w:id="762" w:author="PR Preview" w:date="2026-01-01T00:00:00Z">
          <w:r>
            <w:rPr>
              <w:rStyle w:val="Hyperlink"/>
            </w:rPr>
            <w:delText xml:space="preserve">Theorem 16 in Matrices</w:delText>
          </w:r>
        </w:del>
      </w:hyperlink>
      <w:del w:id="763" w:author="PR Preview" w:date="2026-01-01T00:00:00Z">
        <w:r>
          <w:delText xml:space="preserve">,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and the fourth is</w:delText>
        </w:r>
      </w:del>
      <w:del w:id="766" w:author="PR Preview" w:date="2026-01-01T00:00:00Z">
        <w:r>
          <w:delText xml:space="preserve"> </w:delText>
        </w:r>
      </w:del>
      <w:hyperlink r:id="rId27">
        <w:del w:id="767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768" w:author="PR Preview" w:date="2026-01-01T00:00:00Z">
        <w:r>
          <w:delText xml:space="preserve">.</w:delText>
        </w:r>
      </w:del>
    </w:p>
    <w:p>
      <w:pPr>
        <w:pStyle w:val="BodyText"/>
      </w:pPr>
      <w:del w:id="769" w:author="PR Preview" w:date="2026-01-01T00:00:00Z">
        <w:r>
          <w:rPr>
            <w:b/>
            <w:bCs/>
          </w:rPr>
          <w:delText xml:space="preserve">Example 13 (Rotating a vector keeps its length)</w:delText>
        </w:r>
      </w:del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With</w:delText>
        </w:r>
      </w:del>
      <w:del w:id="772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from</w:delText>
        </w:r>
      </w:del>
      <w:del w:id="775" w:author="PR Preview" w:date="2026-01-01T00:00:00Z">
        <w:r>
          <w:delText xml:space="preserve"> </w:delText>
        </w:r>
      </w:del>
      <w:hyperlink w:anchor="exm-orthogonal-matrix">
        <w:del w:id="776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and</w:delText>
        </w:r>
      </w:del>
      <w:del w:id="77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from</w:delText>
        </w:r>
      </w:del>
      <w:del w:id="782" w:author="PR Preview" w:date="2026-01-01T00:00:00Z">
        <w:r>
          <w:delText xml:space="preserve"> </w:delText>
        </w:r>
      </w:del>
      <w:hyperlink r:id="rId63">
        <w:del w:id="783" w:author="PR Preview" w:date="2026-01-01T00:00:00Z">
          <w:r>
            <w:rPr>
              <w:rStyle w:val="Hyperlink"/>
            </w:rPr>
            <w:delText xml:space="preserve">Example 11 in Vectors</w:delText>
          </w:r>
        </w:del>
      </w:hyperlink>
      <w:del w:id="78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del w:id="785" w:author="PR Preview" w:date="2026-01-01T00:00:00Z">
        <w:r>
          <w:delText xml:space="preserve">which is</w:delText>
        </w:r>
      </w:del>
      <w:del w:id="78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787" w:author="PR Preview" w:date="2026-01-01T00:00:00Z">
        <w:r>
          <w:delText xml:space="preserve">.</w:delText>
        </w:r>
      </w:del>
    </w:p>
    <w:p>
      <w:pPr>
        <w:pStyle w:val="BodyText"/>
      </w:pPr>
      <w:ins w:id="788" w:author="PR Preview" w:date="2026-01-01T00:00:00Z">
        <w:r>
          <w:rPr>
            <w:b/>
            <w:bCs/>
          </w:rPr>
          <w:t xml:space="preserve">Theorem 6 (Orthogonal matrices preserve length)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If</w:t>
        </w:r>
      </w:ins>
      <w:ins w:id="791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is a</w:t>
        </w:r>
      </w:ins>
      <w:ins w:id="79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orthogonal matrix (</w:t>
        </w:r>
      </w:ins>
      <w:hyperlink w:anchor="def-orthogonal-matrix">
        <w:ins w:id="797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798" w:author="PR Preview" w:date="2026-01-01T00:00:00Z">
        <w:r>
          <w:t xml:space="preserve">)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and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$\mathord{\smash[b]{\underset{\raise.3ex\hbox{$\scriptstyle\sim$}}{x}}\vphantom{x}}$</w:t>
        </w:r>
      </w:ins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is a vector of length</w:t>
        </w:r>
      </w:ins>
      <w:ins w:id="805" w:author="PR Preview" w:date="2026-01-01T00:00:00Z">
        <w:r>
          <w:t xml:space="preserve"> </w:t>
        </w:r>
      </w:ins>
      <m:oMath>
        <m:r>
          <m:t>p</m:t>
        </m:r>
      </m:oMath>
      <w:ins w:id="806" w:author="PR Preview" w:date="2026-01-01T00:00:00Z">
        <w:r>
          <w:t xml:space="preserve">, then</w:t>
        </w:r>
      </w:ins>
    </w:p>
    <w:p>
      <w:pPr>
        <w:pStyle w:val="BodyText"/>
      </w:pPr>
      <w:ins w:id="807" w:author="PR Preview" w:date="2026-01-01T00:00:00Z">
        <w:r>
  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  </w:r>
      </w:ins>
    </w:p>
    <w:bookmarkEnd w:id="61"/>
    <w:p>
      <w:pPr>
        <w:pStyle w:val="FirstParagraph"/>
      </w:pPr>
      <w:ins w:id="808" w:author="PR Preview" w:date="2026-01-01T00:00:00Z">
        <w:r>
          <w:rPr>
            <w:i/>
            <w:iCs/>
          </w:rPr>
          <w:t xml:space="preserve">Proof</w:t>
        </w:r>
      </w:ins>
      <w:ins w:id="809" w:author="PR Preview" w:date="2026-01-01T00:00:00Z">
        <w:r>
          <w:t xml:space="preserve">. </w:t>
        </w:r>
      </w:ins>
    </w:p>
    <w:p>
      <w:pPr>
        <w:pStyle w:val="BodyText"/>
      </w:pPr>
      <w:ins w:id="810" w:author="PR Preview" w:date="2026-01-01T00:00:00Z">
        <w:r>
  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  </w:r>
      </w:ins>
    </w:p>
    <w:p>
      <w:pPr>
        <w:pStyle w:val="FirstParagraph"/>
      </w:pPr>
      <w:ins w:id="811" w:author="PR Preview" w:date="2026-01-01T00:00:00Z">
        <w:r>
          <w:t xml:space="preserve">Both norms are nonnegative square roots,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so equal squares give</w:t>
        </w:r>
      </w:ins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  </w:r>
      </w:ins>
      <w:ins w:id="816" w:author="PR Preview" w:date="2026-01-01T00:00:00Z">
        <w:r>
          <w:t xml:space="preserve">.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The second step is</w:t>
        </w:r>
      </w:ins>
      <w:ins w:id="819" w:author="PR Preview" w:date="2026-01-01T00:00:00Z">
        <w:r>
          <w:t xml:space="preserve"> </w:t>
        </w:r>
      </w:ins>
      <w:hyperlink r:id="rId62">
        <w:ins w:id="820" w:author="PR Preview" w:date="2026-01-01T00:00:00Z">
          <w:r>
            <w:rPr>
              <w:rStyle w:val="Hyperlink"/>
            </w:rPr>
            <w:t xml:space="preserve">Example 6 in Matrices</w:t>
          </w:r>
        </w:ins>
      </w:hyperlink>
      <w:ins w:id="821" w:author="PR Preview" w:date="2026-01-01T00:00:00Z">
        <w:r>
          <w:t xml:space="preserve">,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the third is</w:t>
        </w:r>
      </w:ins>
      <w:ins w:id="824" w:author="PR Preview" w:date="2026-01-01T00:00:00Z">
        <w:r>
          <w:t xml:space="preserve"> </w:t>
        </w:r>
      </w:ins>
      <w:hyperlink r:id="rId32">
        <w:ins w:id="825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826" w:author="PR Preview" w:date="2026-01-01T00:00:00Z">
        <w:r>
          <w:t xml:space="preserve">,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and the fourth is</w:t>
        </w:r>
      </w:ins>
      <w:ins w:id="829" w:author="PR Preview" w:date="2026-01-01T00:00:00Z">
        <w:r>
          <w:t xml:space="preserve"> </w:t>
        </w:r>
      </w:ins>
      <w:hyperlink r:id="rId27">
        <w:ins w:id="830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831" w:author="PR Preview" w:date="2026-01-01T00:00:00Z">
        <w:r>
          <w:t xml:space="preserve">.</w:t>
        </w:r>
      </w:ins>
    </w:p>
    <w:bookmarkStart w:id="64" w:name="exm-orthogonal-norm"/>
    <w:p>
      <w:pPr>
        <w:pStyle w:val="BodyText"/>
      </w:pPr>
      <w:ins w:id="832" w:author="PR Preview" w:date="2026-01-01T00:00:00Z">
        <w:r>
          <w:rPr>
            <w:b/>
            <w:bCs/>
          </w:rPr>
          <w:t xml:space="preserve">Example 15 (Rotating a vector keeps its length)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With</w:t>
        </w:r>
      </w:ins>
      <w:ins w:id="835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from</w:t>
        </w:r>
      </w:ins>
      <w:ins w:id="838" w:author="PR Preview" w:date="2026-01-01T00:00:00Z">
        <w:r>
          <w:t xml:space="preserve"> </w:t>
        </w:r>
      </w:ins>
      <w:hyperlink w:anchor="exm-orthogonal-matrix">
        <w:ins w:id="839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and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$\mathord{\smash[b]{\underset{\raise.3ex\hbox{$\scriptstyle\sim$}}{x}}\vphantom{x}}= (3, 4)$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from</w:t>
        </w:r>
      </w:ins>
      <w:ins w:id="846" w:author="PR Preview" w:date="2026-01-01T00:00:00Z">
        <w:r>
          <w:t xml:space="preserve"> </w:t>
        </w:r>
      </w:ins>
      <w:hyperlink r:id="rId63">
        <w:ins w:id="847" w:author="PR Preview" w:date="2026-01-01T00:00:00Z">
          <w:r>
            <w:rPr>
              <w:rStyle w:val="Hyperlink"/>
            </w:rPr>
            <w:t xml:space="preserve">Example 11 in Vectors</w:t>
          </w:r>
        </w:ins>
      </w:hyperlink>
      <w:ins w:id="848" w:author="PR Preview" w:date="2026-01-01T00:00:00Z">
        <w:r>
          <w:t xml:space="preserve">:</w:t>
        </w:r>
      </w:ins>
    </w:p>
    <w:p>
      <w:pPr>
        <w:pStyle w:val="BodyText"/>
      </w:pPr>
      <w:ins w:id="849" w:author="PR Preview" w:date="2026-01-01T00:00:00Z">
        <w:r>
  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  </w:r>
      </w:ins>
    </w:p>
    <w:p>
      <w:pPr>
        <w:pStyle w:val="FirstParagraph"/>
      </w:pPr>
      <w:ins w:id="850" w:author="PR Preview" w:date="2026-01-01T00:00:00Z">
        <w:r>
  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  </w:r>
      </w:ins>
    </w:p>
    <w:p>
      <w:pPr>
        <w:pStyle w:val="FirstParagraph"/>
      </w:pPr>
      <w:ins w:id="851" w:author="PR Preview" w:date="2026-01-01T00:00:00Z">
        <w:r>
          <w:t xml:space="preserve">which is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$\mathopen{}\left\lVert\mathord{\smash[b]{\underset{\raise.3ex\hbox{$\scriptstyle\sim$}}{x}}\vphantom{x}}\right\rVert\mathclose{} = 5$</w:t>
        </w:r>
      </w:ins>
      <w:ins w:id="854" w:author="PR Preview" w:date="2026-01-01T00:00:00Z">
        <w:r>
          <w:t xml:space="preserve">.</w:t>
        </w:r>
      </w:ins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del w:id="855" w:author="PR Preview" w:date="2026-01-01T00:00:00Z">
        <w:r>
          <w:delText xml:space="preserve">where</w:delText>
        </w:r>
      </w:del>
      <w:del w:id="85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is a</w:delText>
        </w:r>
      </w:del>
      <w:del w:id="85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vector</w:delText>
        </w:r>
      </w:del>
      <w:del w:id="862" w:author="PR Preview" w:date="2026-01-01T00:00:00Z">
        <w:r>
          <w:delText xml:space="preserve"> </w:delText>
        </w:r>
      </w:del>
      <w:del w:id="863" w:author="PR Preview" w:date="2026-01-01T00:00:00Z">
        <w:r>
          <w:delText xml:space="preserve">and</w:delText>
        </w:r>
      </w:del>
      <w:del w:id="864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865" w:author="PR Preview" w:date="2026-01-01T00:00:00Z">
        <w:r>
          <w:delText xml:space="preserve"> </w:delText>
        </w:r>
      </w:del>
      <w:del w:id="866" w:author="PR Preview" w:date="2026-01-01T00:00:00Z">
        <w:r>
          <w:delText xml:space="preserve">is a</w:delText>
        </w:r>
      </w:del>
      <w:del w:id="86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868" w:author="PR Preview" w:date="2026-01-01T00:00:00Z">
        <w:r>
          <w:delText xml:space="preserve"> </w:delText>
        </w:r>
      </w:del>
      <w:del w:id="869" w:author="PR Preview" w:date="2026-01-01T00:00:00Z">
        <w:r>
          <w:delText xml:space="preserve">matrix.</w:delText>
        </w:r>
      </w:del>
    </w:p>
    <w:p>
      <w:pPr>
        <w:pStyle w:val="BodyText"/>
      </w:pPr>
      <w:del w:id="870" w:author="PR Preview" w:date="2026-01-01T00:00:00Z">
        <w:r>
          <w:rPr>
            <w:i/>
            <w:iCs/>
          </w:rPr>
          <w:delText xml:space="preserve">Remark 6</w:delText>
        </w:r>
      </w:del>
      <w:del w:id="871" w:author="PR Preview" w:date="2026-01-01T00:00:00Z">
        <w:r>
          <w:delText xml:space="preserve"> (Quadratic forms in statistics). </w:delText>
        </w:r>
      </w:del>
      <w:del w:id="872" w:author="PR Preview" w:date="2026-01-01T00:00:00Z">
        <w:r>
          <w:delText xml:space="preserve">A quadratic form extends the scalar expression</w:delText>
        </w:r>
      </w:del>
      <w:del w:id="873" w:author="PR Preview" w:date="2026-01-01T00:00:00Z">
        <w:r>
          <w:delText xml:space="preserve"> </w:delText>
        </w:r>
      </w:del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to vectors:</w:delText>
        </w:r>
      </w:del>
      <w:del w:id="876" w:author="PR Preview" w:date="2026-01-01T00:00:00Z">
        <w:r>
          <w:delText xml:space="preserve"> </w:delText>
        </w:r>
      </w:del>
      <w:del w:id="877" w:author="PR Preview" w:date="2026-01-01T00:00:00Z">
        <w:r>
          <w:delText xml:space="preserve">with</w:delText>
        </w:r>
      </w:del>
      <w:del w:id="87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and</w:delText>
        </w:r>
      </w:del>
      <w:del w:id="881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del w:id="882" w:author="PR Preview" w:date="2026-01-01T00:00:00Z">
        <w:r>
          <w:delText xml:space="preserve">,</w:delText>
        </w:r>
      </w:del>
      <w:del w:id="883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884" w:author="PR Preview" w:date="2026-01-01T00:00:00Z">
        <w:r>
          <w:delText xml:space="preserve">.</w:delText>
        </w:r>
      </w:del>
      <w:del w:id="885" w:author="PR Preview" w:date="2026-01-01T00:00:00Z">
        <w:r>
          <w:delText xml:space="preserve"> </w:delText>
        </w:r>
      </w:del>
      <w:del w:id="886" w:author="PR Preview" w:date="2026-01-01T00:00:00Z">
        <w:r>
          <w:delText xml:space="preserve">With</w:delText>
        </w:r>
      </w:del>
      <w:del w:id="88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888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889" w:author="PR Preview" w:date="2026-01-01T00:00:00Z">
        <w:r>
          <w:delText xml:space="preserve">which is</w:delText>
        </w:r>
      </w:del>
      <w:del w:id="89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delText xml:space="preserve">at</w:delText>
        </w:r>
      </w:del>
      <w:del w:id="89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894" w:author="PR Preview" w:date="2026-01-01T00:00:00Z">
        <w:r>
          <w:delText xml:space="preserve">.</w:delText>
        </w:r>
      </w:del>
    </w:p>
    <w:p>
      <w:pPr>
        <w:pStyle w:val="BodyText"/>
      </w:pPr>
      <w:ins w:id="895" w:author="PR Preview" w:date="2026-01-01T00:00:00Z">
        <w:r>
          <w:t xml:space="preserve">$${\mathord{\smash[b]{\underset{\raise.3ex\hbox{$\scriptstyle\sim$}}{x}}\vphantom{x}}}^{\top}\, \mathbf{S}\, \mathord{\smash[b]{\underset{\raise.3ex\hbox{$\scriptstyle\sim$}}{x}}\vphantom{x}}$$</w:t>
        </w:r>
      </w:ins>
    </w:p>
    <w:p>
      <w:pPr>
        <w:pStyle w:val="FirstParagraph"/>
      </w:pPr>
      <w:ins w:id="896" w:author="PR Preview" w:date="2026-01-01T00:00:00Z">
        <w:r>
          <w:t xml:space="preserve">where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$\mathord{\smash[b]{\underset{\raise.3ex\hbox{$\scriptstyle\sim$}}{x}}\vphantom{x}}$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is a</w:t>
        </w:r>
      </w:ins>
      <w:ins w:id="90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vector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and</w:t>
        </w:r>
      </w:ins>
      <w:ins w:id="90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is a</w:t>
        </w:r>
      </w:ins>
      <w:ins w:id="90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matrix.</w:t>
        </w:r>
      </w:ins>
    </w:p>
    <w:bookmarkEnd w:id="66"/>
    <w:bookmarkStart w:id="69" w:name="rem-quadratic-forms-in-statistics"/>
    <w:p>
      <w:pPr>
        <w:pStyle w:val="BodyText"/>
      </w:pPr>
      <w:ins w:id="912" w:author="PR Preview" w:date="2026-01-01T00:00:00Z">
        <w:r>
          <w:rPr>
            <w:i/>
            <w:iCs/>
          </w:rPr>
          <w:t xml:space="preserve">Remark 7</w:t>
        </w:r>
      </w:ins>
      <w:ins w:id="913" w:author="PR Preview" w:date="2026-01-01T00:00:00Z">
        <w:r>
          <w:t xml:space="preserve"> (Quadratic forms in statistics). </w:t>
        </w:r>
      </w:ins>
      <w:ins w:id="914" w:author="PR Preview" w:date="2026-01-01T00:00:00Z">
        <w:r>
          <w:t xml:space="preserve">A quadratic form extends the scalar expression</w:t>
        </w:r>
      </w:ins>
      <w:ins w:id="915" w:author="PR Preview" w:date="2026-01-01T00:00:00Z">
        <w:r>
          <w:t xml:space="preserve"> </w:t>
        </w:r>
      </w:ins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to vectors: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with</w:t>
        </w:r>
      </w:ins>
      <w:ins w:id="92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and</w:t>
        </w:r>
      </w:ins>
      <w:ins w:id="923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ins w:id="924" w:author="PR Preview" w:date="2026-01-01T00:00:00Z">
        <w:r>
          <w:t xml:space="preserve">,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${\mathord{\smash[b]{\underset{\raise.3ex\hbox{$\scriptstyle\sim$}}{x}}\vphantom{x}}}^{\top}\,\mathbf{S}\,\mathord{\smash[b]{\underset{\raise.3ex\hbox{$\scriptstyle\sim$}}{x}}\vphantom{x}}= c x^2$</w:t>
        </w:r>
      </w:ins>
      <w:ins w:id="927" w:author="PR Preview" w:date="2026-01-01T00:00:00Z">
        <w:r>
          <w:t xml:space="preserve">.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With</w:t>
        </w:r>
      </w:ins>
      <w:ins w:id="93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931" w:author="PR Preview" w:date="2026-01-01T00:00:00Z">
        <w:r>
          <w:t xml:space="preserve">,</w:t>
        </w:r>
      </w:ins>
    </w:p>
    <w:p>
      <w:pPr>
        <w:pStyle w:val="BodyText"/>
      </w:pPr>
      <w:ins w:id="932" w:author="PR Preview" w:date="2026-01-01T00:00:00Z">
        <w:r>
  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  </w:r>
      </w:ins>
    </w:p>
    <w:p>
      <w:pPr>
        <w:pStyle w:val="FirstParagraph"/>
      </w:pPr>
      <w:ins w:id="933" w:author="PR Preview" w:date="2026-01-01T00:00:00Z">
        <w:r>
          <w:t xml:space="preserve">which is</w:t>
        </w:r>
      </w:ins>
      <w:ins w:id="93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at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$\mathord{\smash[b]{\underset{\raise.3ex\hbox{$\scriptstyle\sim$}}{x}}\vphantom{x}}= (1, 2)$</w:t>
        </w:r>
      </w:ins>
      <w:ins w:id="939" w:author="PR Preview" w:date="2026-01-01T00:00:00Z">
        <w:r>
          <w:t xml:space="preserve">.</w:t>
        </w:r>
      </w:ins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del w:id="940" w:author="PR Preview" w:date="2026-01-01T00:00:00Z">
        <w:r>
          <w:delText xml:space="preserve">The variance of a linear combination of estimates</w:delText>
        </w:r>
      </w:del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(see</w:delText>
        </w:r>
      </w:del>
      <w:del w:id="943" w:author="PR Preview" w:date="2026-01-01T00:00:00Z">
        <w:r>
          <w:delText xml:space="preserve"> </w:delText>
        </w:r>
      </w:del>
      <w:hyperlink r:id="rId68">
        <w:del w:id="944" w:author="PR Preview" w:date="2026-01-01T00:00:00Z">
          <w:r>
            <w:rPr>
              <w:rStyle w:val="Hyperlink"/>
            </w:rPr>
            <w:delText xml:space="preserve">Inference about Gaussian Linear Regression Models</w:delText>
          </w:r>
        </w:del>
      </w:hyperlink>
      <w:del w:id="945" w:author="PR Preview" w:date="2026-01-01T00:00:00Z">
        <w:r>
          <w:delText xml:space="preserve">)</w:delText>
        </w:r>
      </w:del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delText xml:space="preserve">is a quadratic form:</w:delText>
        </w:r>
      </w:del>
      <w:del w:id="948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49" w:author="PR Preview" w:date="2026-01-01T00:00:00Z">
        <w:r>
          <w:delText xml:space="preserve">.</w:delText>
        </w:r>
      </w:del>
    </w:p>
    <w:p>
      <w:pPr>
        <w:pStyle w:val="FirstParagraph"/>
      </w:pPr>
      <w:del w:id="950" w:author="PR Preview" w:date="2026-01-01T00:00:00Z">
        <w:r>
          <w:rPr>
            <w:b/>
            <w:bCs/>
          </w:rPr>
          <w:delText xml:space="preserve">Theorem 6 (A quadratic form is additive in its matrix)</w:delText>
        </w:r>
      </w:del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If</w:delText>
        </w:r>
      </w:del>
      <w:del w:id="95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54" w:author="PR Preview" w:date="2026-01-01T00:00:00Z">
        <w:r>
          <w:delText xml:space="preserve"> </w:delText>
        </w:r>
      </w:del>
      <w:del w:id="955" w:author="PR Preview" w:date="2026-01-01T00:00:00Z">
        <w:r>
          <w:delText xml:space="preserve">and</w:delText>
        </w:r>
      </w:del>
      <w:del w:id="956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are</w:delText>
        </w:r>
      </w:del>
      <w:del w:id="95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960" w:author="PR Preview" w:date="2026-01-01T00:00:00Z">
        <w:r>
          <w:delText xml:space="preserve"> </w:delText>
        </w:r>
      </w:del>
      <w:del w:id="961" w:author="PR Preview" w:date="2026-01-01T00:00:00Z">
        <w:r>
          <w:delText xml:space="preserve">matrices,</w:delText>
        </w:r>
      </w:del>
      <w:del w:id="962" w:author="PR Preview" w:date="2026-01-01T00:00:00Z">
        <w:r>
          <w:delText xml:space="preserve"> </w:delText>
        </w:r>
      </w:del>
      <m:oMath>
        <m:r>
          <m:t>c</m:t>
        </m:r>
      </m:oMath>
      <w:del w:id="963" w:author="PR Preview" w:date="2026-01-01T00:00:00Z">
        <w:r>
          <w:delText xml:space="preserve"> </w:delText>
        </w:r>
      </w:del>
      <w:del w:id="964" w:author="PR Preview" w:date="2026-01-01T00:00:00Z">
        <w:r>
          <w:delText xml:space="preserve">is a number and</w:delText>
        </w:r>
      </w:del>
      <w:del w:id="96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is a vector of length</w:delText>
        </w:r>
      </w:del>
      <w:del w:id="968" w:author="PR Preview" w:date="2026-01-01T00:00:00Z">
        <w:r>
          <w:delText xml:space="preserve"> </w:delText>
        </w:r>
      </w:del>
      <m:oMath>
        <m:r>
          <m:t>p</m:t>
        </m:r>
      </m:oMath>
      <w:del w:id="969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970" w:author="PR Preview" w:date="2026-01-01T00:00:00Z">
        <w:r>
          <w:delText xml:space="preserve">So for a fixed</w:delText>
        </w:r>
      </w:del>
      <w:del w:id="97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72" w:author="PR Preview" w:date="2026-01-01T00:00:00Z">
        <w:r>
          <w:delText xml:space="preserve">, the map</w:delText>
        </w:r>
      </w:del>
      <w:del w:id="973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74" w:author="PR Preview" w:date="2026-01-01T00:00:00Z">
        <w:r>
          <w:delText xml:space="preserve"> </w:delText>
        </w:r>
      </w:del>
      <w:del w:id="975" w:author="PR Preview" w:date="2026-01-01T00:00:00Z">
        <w:r>
          <w:delText xml:space="preserve">is linear in</w:delText>
        </w:r>
      </w:del>
      <w:del w:id="976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977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3"/>
        </w:numPr>
      </w:pPr>
      <w:ins w:id="978" w:author="PR Preview" w:date="2026-01-01T00:00:00Z">
        <w:r>
          <w:t xml:space="preserve">The variance of a linear combination of estimates</w:t>
        </w:r>
      </w:ins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(see</w:t>
        </w:r>
      </w:ins>
      <w:ins w:id="981" w:author="PR Preview" w:date="2026-01-01T00:00:00Z">
        <w:r>
          <w:t xml:space="preserve"> </w:t>
        </w:r>
      </w:ins>
      <w:hyperlink r:id="rId68">
        <w:ins w:id="982" w:author="PR Preview" w:date="2026-01-01T00:00:00Z">
          <w:r>
            <w:rPr>
              <w:rStyle w:val="Hyperlink"/>
            </w:rPr>
            <w:t xml:space="preserve">Inference about Gaussian Linear Regression Models</w:t>
          </w:r>
        </w:ins>
      </w:hyperlink>
      <w:ins w:id="983" w:author="PR Preview" w:date="2026-01-01T00:00:00Z">
        <w:r>
          <w:t xml:space="preserve">)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is a quadratic form: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  </w:r>
      </w:ins>
      <w:ins w:id="988" w:author="PR Preview" w:date="2026-01-01T00:00:00Z">
        <w:r>
          <w:t xml:space="preserve">.</w:t>
        </w:r>
      </w:ins>
    </w:p>
    <w:bookmarkEnd w:id="69"/>
    <w:bookmarkStart w:id="70" w:name="thm-quadratic-form-additive"/>
    <w:p>
      <w:pPr>
        <w:pStyle w:val="FirstParagraph"/>
      </w:pPr>
      <w:ins w:id="989" w:author="PR Preview" w:date="2026-01-01T00:00:00Z">
        <w:r>
          <w:rPr>
            <w:b/>
            <w:bCs/>
          </w:rPr>
          <w:t xml:space="preserve">Theorem 7 (A quadratic form is additive in its matrix)</w:t>
        </w:r>
      </w:ins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If</w:t>
        </w:r>
      </w:ins>
      <w:ins w:id="99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and</w:t>
        </w:r>
      </w:ins>
      <w:ins w:id="99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are</w:t>
        </w:r>
      </w:ins>
      <w:ins w:id="99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matrices,</w:t>
        </w:r>
      </w:ins>
      <w:ins w:id="1001" w:author="PR Preview" w:date="2026-01-01T00:00:00Z">
        <w:r>
          <w:t xml:space="preserve"> </w:t>
        </w:r>
      </w:ins>
      <m:oMath>
        <m:r>
          <m:t>c</m:t>
        </m:r>
      </m:oMath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is a number and</w:t>
        </w:r>
      </w:ins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$\mathord{\smash[b]{\underset{\raise.3ex\hbox{$\scriptstyle\sim$}}{x}}\vphantom{x}}$</w:t>
        </w:r>
      </w:ins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is a vector of length</w:t>
        </w:r>
      </w:ins>
      <w:ins w:id="1008" w:author="PR Preview" w:date="2026-01-01T00:00:00Z">
        <w:r>
          <w:t xml:space="preserve"> </w:t>
        </w:r>
      </w:ins>
      <m:oMath>
        <m:r>
          <m:t>p</m:t>
        </m:r>
      </m:oMath>
      <w:ins w:id="1009" w:author="PR Preview" w:date="2026-01-01T00:00:00Z">
        <w:r>
          <w:t xml:space="preserve">, then</w:t>
        </w:r>
      </w:ins>
    </w:p>
    <w:p>
      <w:pPr>
        <w:pStyle w:val="BodyText"/>
      </w:pPr>
      <w:ins w:id="1010" w:author="PR Preview" w:date="2026-01-01T00:00:00Z">
        <w:r>
  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  </w:r>
      </w:ins>
    </w:p>
    <w:p>
      <w:pPr>
        <w:pStyle w:val="FirstParagraph"/>
      </w:pPr>
      <w:ins w:id="1011" w:author="PR Preview" w:date="2026-01-01T00:00:00Z">
        <w:r>
          <w:t xml:space="preserve">So for a fixed</w:t>
        </w:r>
      </w:ins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$\mathord{\smash[b]{\underset{\raise.3ex\hbox{$\scriptstyle\sim$}}{x}}\vphantom{x}}$</w:t>
        </w:r>
      </w:ins>
      <w:ins w:id="1014" w:author="PR Preview" w:date="2026-01-01T00:00:00Z">
        <w:r>
          <w:t xml:space="preserve">, the map</w:t>
        </w:r>
      </w:ins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$\mathbf{S} \mapsto {\mathord{\smash[b]{\underset{\raise.3ex\hbox{$\scriptstyle\sim$}}{x}}\vphantom{x}}}^{\top} \mathbf{S} \mathord{\smash[b]{\underset{\raise.3ex\hbox{$\scriptstyle\sim$}}{x}}\vphantom{x}}$</w:t>
        </w:r>
      </w:ins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is linear in</w:t>
        </w:r>
      </w:ins>
      <w:ins w:id="1019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020" w:author="PR Preview" w:date="2026-01-01T00:00:00Z">
        <w:r>
          <w:t xml:space="preserve">.</w:t>
        </w:r>
      </w:ins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del w:id="1021" w:author="PR Preview" w:date="2026-01-01T00:00:00Z">
        <w:r>
          <w:delText xml:space="preserve">For the scalar, a number can be moved out of any product, so</w:delText>
        </w:r>
      </w:del>
      <w:del w:id="102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23" w:author="PR Preview" w:date="2026-01-01T00:00:00Z">
        <w:r>
          <w:delText xml:space="preserve">.</w:delText>
        </w:r>
      </w:del>
    </w:p>
    <w:p>
      <w:pPr>
        <w:pStyle w:val="BodyText"/>
      </w:pPr>
      <w:del w:id="1024" w:author="PR Preview" w:date="2026-01-01T00:00:00Z">
        <w:r>
          <w:rPr>
            <w:b/>
            <w:bCs/>
          </w:rPr>
          <w:delText xml:space="preserve">Example 14 (Combining two quadratic forms into one)</w:delText>
        </w:r>
      </w:del>
      <w:del w:id="1025" w:author="PR Preview" w:date="2026-01-01T00:00:00Z">
        <w:r>
          <w:delText xml:space="preserve"> </w:delText>
        </w:r>
      </w:del>
      <w:del w:id="1026" w:author="PR Preview" w:date="2026-01-01T00:00:00Z">
        <w:r>
          <w:delText xml:space="preserve">Take</w:delText>
        </w:r>
      </w:del>
      <w:del w:id="102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1028" w:author="PR Preview" w:date="2026-01-01T00:00:00Z">
        <w:r>
          <w:delText xml:space="preserve">,</w:delText>
        </w:r>
      </w:del>
      <w:del w:id="1029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and</w:delText>
        </w:r>
      </w:del>
      <w:del w:id="103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033" w:author="PR Preview" w:date="2026-01-01T00:00:00Z">
        <w:r>
          <w:delText xml:space="preserve">.</w:delText>
        </w:r>
      </w:del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036" w:author="PR Preview" w:date="2026-01-01T00:00:00Z">
        <w:r>
          <w:delText xml:space="preserve">which equals</w:delText>
        </w:r>
      </w:del>
      <w:del w:id="1037" w:author="PR Preview" w:date="2026-01-01T00:00:00Z">
        <w:r>
          <w:delText xml:space="preserve"> </w:delText>
        </w:r>
      </w:del>
      <m:oMath>
        <m:r>
          <m:t>17</m:t>
        </m:r>
        <m:r>
          <m:rPr>
            <m:sty m:val="p"/>
          </m:rPr>
          <m:t>+</m:t>
        </m:r>
        <m:r>
          <m:t>5</m:t>
        </m:r>
      </m:oMath>
      <w:del w:id="1038" w:author="PR Preview" w:date="2026-01-01T00:00:00Z">
        <w:r>
          <w:delText xml:space="preserve">.</w:delText>
        </w:r>
      </w:del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In particular,</w:delText>
        </w:r>
      </w:del>
      <w:del w:id="104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for every number</w:delText>
        </w:r>
      </w:del>
      <w:del w:id="1044" w:author="PR Preview" w:date="2026-01-01T00:00:00Z">
        <w:r>
          <w:delText xml:space="preserve"> </w:delText>
        </w:r>
      </w:del>
      <m:oMath>
        <m:r>
          <m:t>c</m:t>
        </m:r>
      </m:oMath>
      <w:del w:id="1045" w:author="PR Preview" w:date="2026-01-01T00:00:00Z">
        <w:r>
          <w:delText xml:space="preserve">, because</w:delText>
        </w:r>
      </w:del>
      <w:del w:id="1046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del w:id="1047" w:author="PR Preview" w:date="2026-01-01T00:00:00Z">
        <w:r>
          <w:delText xml:space="preserve">.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This is how two quadratic terms in the same vector combine into a single quadratic form.</w:delText>
        </w:r>
      </w:del>
    </w:p>
    <w:p>
      <w:pPr>
        <w:pStyle w:val="BodyText"/>
      </w:pPr>
      <w:ins w:id="1050" w:author="PR Preview" w:date="2026-01-01T00:00:00Z">
        <w:r>
  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  </w:r>
      </w:ins>
    </w:p>
    <w:p>
      <w:pPr>
        <w:pStyle w:val="FirstParagraph"/>
      </w:pPr>
      <w:ins w:id="1051" w:author="PR Preview" w:date="2026-01-01T00:00:00Z">
        <w:r>
          <w:t xml:space="preserve">For the scalar, a number can be moved out of any product, so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  </w:r>
      </w:ins>
      <w:ins w:id="1054" w:author="PR Preview" w:date="2026-01-01T00:00:00Z">
        <w:r>
          <w:t xml:space="preserve">.</w:t>
        </w:r>
      </w:ins>
    </w:p>
    <w:bookmarkStart w:id="71" w:name="exm-quadratic-form-additive"/>
    <w:p>
      <w:pPr>
        <w:pStyle w:val="BodyText"/>
      </w:pPr>
      <w:ins w:id="1055" w:author="PR Preview" w:date="2026-01-01T00:00:00Z">
        <w:r>
          <w:rPr>
            <w:b/>
            <w:bCs/>
          </w:rPr>
          <w:t xml:space="preserve">Example 16 (Combining two quadratic forms into one)</w:t>
        </w:r>
      </w:ins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Take</w:t>
        </w:r>
      </w:ins>
      <w:ins w:id="105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1059" w:author="PR Preview" w:date="2026-01-01T00:00:00Z">
        <w:r>
          <w:t xml:space="preserve">,</w:t>
        </w:r>
      </w:ins>
      <w:ins w:id="1060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and</w:t>
        </w:r>
      </w:ins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$\mathord{\smash[b]{\underset{\raise.3ex\hbox{$\scriptstyle\sim$}}{x}}\vphantom{x}}= (1, 2)$</w:t>
        </w:r>
      </w:ins>
      <w:ins w:id="1065" w:author="PR Preview" w:date="2026-01-01T00:00:00Z">
        <w:r>
          <w:t xml:space="preserve">.</w:t>
        </w:r>
      </w:ins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Then</w:t>
        </w:r>
      </w:ins>
    </w:p>
    <w:p>
      <w:pPr>
        <w:pStyle w:val="BodyText"/>
      </w:pPr>
      <w:ins w:id="1068" w:author="PR Preview" w:date="2026-01-01T00:00:00Z">
        <w:r>
  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  </w:r>
      </w:ins>
    </w:p>
    <w:p>
      <w:pPr>
        <w:pStyle w:val="FirstParagraph"/>
      </w:pPr>
      <w:ins w:id="1069" w:author="PR Preview" w:date="2026-01-01T00:00:00Z">
        <w:r>
          <w:t xml:space="preserve">which equals</w:t>
        </w:r>
      </w:ins>
      <w:ins w:id="1070" w:author="PR Preview" w:date="2026-01-01T00:00:00Z">
        <w:r>
          <w:t xml:space="preserve"> </w:t>
        </w:r>
      </w:ins>
      <m:oMath>
        <m:r>
          <m:t>17</m:t>
        </m:r>
        <m:r>
          <m:rPr>
            <m:sty m:val="p"/>
          </m:rPr>
          <m:t>+</m:t>
        </m:r>
        <m:r>
          <m:t>5</m:t>
        </m:r>
      </m:oMath>
      <w:ins w:id="1071" w:author="PR Preview" w:date="2026-01-01T00:00:00Z">
        <w:r>
          <w:t xml:space="preserve">.</w:t>
        </w:r>
      </w:ins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In particular,</w:t>
        </w:r>
      </w:ins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  </w:r>
      </w:ins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for every number</w:t>
        </w:r>
      </w:ins>
      <w:ins w:id="1078" w:author="PR Preview" w:date="2026-01-01T00:00:00Z">
        <w:r>
          <w:t xml:space="preserve"> </w:t>
        </w:r>
      </w:ins>
      <m:oMath>
        <m:r>
          <m:t>c</m:t>
        </m:r>
      </m:oMath>
      <w:ins w:id="1079" w:author="PR Preview" w:date="2026-01-01T00:00:00Z">
        <w:r>
          <w:t xml:space="preserve">, because</w:t>
        </w:r>
      </w:ins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  </w:r>
      </w:ins>
      <w:ins w:id="1082" w:author="PR Preview" w:date="2026-01-01T00:00:00Z">
        <w:r>
          <w:t xml:space="preserve">.</w:t>
        </w:r>
      </w:ins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This is how two quadratic terms in the same vector combine into a single quadratic form.</w:t>
        </w:r>
      </w:ins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del w:id="1085" w:author="PR Preview" w:date="2026-01-01T00:00:00Z">
        <w:r>
          <w:rPr>
            <w:b/>
            <w:bCs/>
          </w:rPr>
          <w:delText xml:space="preserve">Example 15 (The symmetric part of a</w:delText>
        </w:r>
      </w:del>
      <w:del w:id="1086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087" w:author="PR Preview" w:date="2026-01-01T00:00:00Z">
        <w:r>
          <w:rPr>
            <w:b/>
            <w:bCs/>
          </w:rPr>
          <w:delText xml:space="preserve"> </w:delText>
        </w:r>
      </w:del>
      <w:del w:id="1088" w:author="PR Preview" w:date="2026-01-01T00:00:00Z">
        <w:r>
          <w:rPr>
            <w:b/>
            <w:bCs/>
          </w:rPr>
          <w:delText xml:space="preserve">matrix)</w:delText>
        </w:r>
      </w:del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For</w:delText>
        </w:r>
      </w:del>
      <w:del w:id="1091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1092" w:author="PR Preview" w:date="2026-01-01T00:00:00Z">
        <w:r>
          <w:delText xml:space="preserve">,</w:delText>
        </w:r>
      </w:del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delText xml:space="preserve">the symmetric part is</w:delText>
        </w:r>
      </w:del>
    </w:p>
    <w:p>
      <w:pPr>
        <w:pStyle w:val="FirstParagraph"/>
      </w:pPr>
      <w:ins w:id="1095" w:author="PR Preview" w:date="2026-01-01T00:00:00Z">
        <w:r>
          <w:rPr>
            <w:b/>
            <w:bCs/>
          </w:rPr>
          <w:t xml:space="preserve">Example 17 (The symmetric part of a</w:t>
        </w:r>
      </w:ins>
      <w:ins w:id="1096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097" w:author="PR Preview" w:date="2026-01-01T00:00:00Z">
        <w:r>
          <w:rPr>
            <w:b/>
            <w:bCs/>
          </w:rPr>
          <w:t xml:space="preserve"> </w:t>
        </w:r>
      </w:ins>
      <w:ins w:id="1098" w:author="PR Preview" w:date="2026-01-01T00:00:00Z">
        <w:r>
          <w:rPr>
            <w:b/>
            <w:bCs/>
          </w:rPr>
          <w:t xml:space="preserve">matrix)</w:t>
        </w:r>
      </w:ins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For</w:t>
        </w:r>
      </w:ins>
      <w:ins w:id="1101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1102" w:author="PR Preview" w:date="2026-01-01T00:00:00Z">
        <w:r>
          <w:t xml:space="preserve">,</w:t>
        </w:r>
      </w:ins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the symmetric part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del w:id="1105" w:author="PR Preview" w:date="2026-01-01T00:00:00Z">
        <w:r>
          <w:rPr>
            <w:b/>
            <w:bCs/>
          </w:rPr>
          <w:delText xml:space="preserve">Theorem 7 (A quadratic form depends only on the symmetric part)</w:delText>
        </w:r>
      </w:del>
      <w:del w:id="1106" w:author="PR Preview" w:date="2026-01-01T00:00:00Z">
        <w:r>
          <w:delText xml:space="preserve"> </w:delText>
        </w:r>
      </w:del>
      <w:del w:id="1107" w:author="PR Preview" w:date="2026-01-01T00:00:00Z">
        <w:r>
          <w:delText xml:space="preserve">If</w:delText>
        </w:r>
      </w:del>
      <w:del w:id="1108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is a</w:delText>
        </w:r>
      </w:del>
      <w:del w:id="111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112" w:author="PR Preview" w:date="2026-01-01T00:00:00Z">
        <w:r>
          <w:delText xml:space="preserve"> </w:delText>
        </w:r>
      </w:del>
      <w:del w:id="1113" w:author="PR Preview" w:date="2026-01-01T00:00:00Z">
        <w:r>
          <w:delText xml:space="preserve">matrix and</w:delText>
        </w:r>
      </w:del>
      <w:del w:id="111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is a vector of length</w:delText>
        </w:r>
      </w:del>
      <w:del w:id="1117" w:author="PR Preview" w:date="2026-01-01T00:00:00Z">
        <w:r>
          <w:delText xml:space="preserve"> </w:delText>
        </w:r>
      </w:del>
      <m:oMath>
        <m:r>
          <m:t>p</m:t>
        </m:r>
      </m:oMath>
      <w:del w:id="1118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1119" w:author="PR Preview" w:date="2026-01-01T00:00:00Z">
        <w:r>
          <w:rPr>
            <w:b/>
            <w:bCs/>
          </w:rPr>
          <w:t xml:space="preserve">Theorem 8 (A quadratic form depends only on the symmetric part)</w:t>
        </w:r>
      </w:ins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If</w:t>
        </w:r>
      </w:ins>
      <w:ins w:id="1122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is a</w:t>
        </w:r>
      </w:ins>
      <w:ins w:id="112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matrix and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$\mathord{\smash[b]{\underset{\raise.3ex\hbox{$\scriptstyle\sim$}}{x}}\vphantom{x}}$</w:t>
        </w:r>
      </w:ins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is a vector of length</w:t>
        </w:r>
      </w:ins>
      <w:ins w:id="1132" w:author="PR Preview" w:date="2026-01-01T00:00:00Z">
        <w:r>
          <w:t xml:space="preserve"> </w:t>
        </w:r>
      </w:ins>
      <m:oMath>
        <m:r>
          <m:t>p</m:t>
        </m:r>
      </m:oMath>
      <w:ins w:id="1133" w:author="PR Preview" w:date="2026-01-01T00:00:00Z">
        <w:r>
          <w:t xml:space="preserve">, then</w:t>
        </w:r>
      </w:ins>
    </w:p>
    <w:p>
      <w:pPr>
        <w:pStyle w:val="BodyText"/>
      </w:pPr>
      <w:ins w:id="1134" w:author="PR Preview" w:date="2026-01-01T00:00:00Z">
        <w:r>
  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  </w:r>
      </w:ins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del w:id="1135" w:author="PR Preview" w:date="2026-01-01T00:00:00Z">
        <w:r>
          <w:rPr>
            <w:i/>
            <w:iCs/>
          </w:rPr>
          <w:delText xml:space="preserve">Proof</w:delText>
        </w:r>
      </w:del>
      <w:del w:id="1136" w:author="PR Preview" w:date="2026-01-01T00:00:00Z">
        <w:r>
          <w:delText xml:space="preserve">. </w:delText>
        </w:r>
      </w:del>
      <w:del w:id="1137" w:author="PR Preview" w:date="2026-01-01T00:00:00Z">
        <w:r>
          <w:delText xml:space="preserve">The quadratic form</w:delText>
        </w:r>
      </w:del>
      <w:del w:id="113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is a</w:delText>
        </w:r>
      </w:del>
      <w:del w:id="1141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1142" w:author="PR Preview" w:date="2026-01-01T00:00:00Z">
        <w:r>
          <w:delText xml:space="preserve"> </w:delText>
        </w:r>
      </w:del>
      <w:del w:id="1143" w:author="PR Preview" w:date="2026-01-01T00:00:00Z">
        <w:r>
          <w:delText xml:space="preserve">matrix,</w:delText>
        </w:r>
      </w:del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so it equals its own transpose: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del w:id="1146" w:author="PR Preview" w:date="2026-01-01T00:00:00Z">
        <w:r>
          <w:delText xml:space="preserve">Averaging the two expressions for</w:delText>
        </w:r>
      </w:del>
      <w:del w:id="1147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4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BodyText"/>
      </w:pPr>
      <w:ins w:id="1149" w:author="PR Preview" w:date="2026-01-01T00:00:00Z">
        <w:r>
          <w:rPr>
            <w:i/>
            <w:iCs/>
          </w:rPr>
          <w:t xml:space="preserve">Proof</w:t>
        </w:r>
      </w:ins>
      <w:ins w:id="1150" w:author="PR Preview" w:date="2026-01-01T00:00:00Z">
        <w:r>
          <w:t xml:space="preserve">. </w:t>
        </w:r>
      </w:ins>
      <w:ins w:id="1151" w:author="PR Preview" w:date="2026-01-01T00:00:00Z">
        <w:r>
          <w:t xml:space="preserve">The quadratic form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${\mathord{\smash[b]{\underset{\raise.3ex\hbox{$\scriptstyle\sim$}}{x}}\vphantom{x}}}^{\top} \mathbf{S} \mathord{\smash[b]{\underset{\raise.3ex\hbox{$\scriptstyle\sim$}}{x}}\vphantom{x}}$</w:t>
        </w:r>
      </w:ins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is a</w:t>
        </w:r>
      </w:ins>
      <w:ins w:id="115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matrix,</w:t>
        </w:r>
      </w:ins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so it equals its own transpose:</w:t>
        </w:r>
      </w:ins>
    </w:p>
    <w:p>
      <w:pPr>
        <w:pStyle w:val="BodyText"/>
      </w:pPr>
      <w:ins w:id="1161" w:author="PR Preview" w:date="2026-01-01T00:00:00Z">
        <w:r>
  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  </w:r>
      </w:ins>
    </w:p>
    <w:p>
      <w:pPr>
        <w:pStyle w:val="FirstParagraph"/>
      </w:pPr>
      <w:ins w:id="1162" w:author="PR Preview" w:date="2026-01-01T00:00:00Z">
        <w:r>
          <w:t xml:space="preserve">Averaging the two expressions for</w:t>
        </w:r>
      </w:ins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${\mathord{\smash[b]{\underset{\raise.3ex\hbox{$\scriptstyle\sim$}}{x}}\vphantom{x}}}^{\top} \mathbf{S} \mathord{\smash[b]{\underset{\raise.3ex\hbox{$\scriptstyle\sim$}}{x}}\vphantom{x}}$</w:t>
        </w:r>
      </w:ins>
      <w:ins w:id="1165" w:author="PR Preview" w:date="2026-01-01T00:00:00Z">
        <w:r>
          <w:t xml:space="preserve">:</w:t>
        </w:r>
      </w:ins>
    </w:p>
    <w:p>
      <w:pPr>
        <w:pStyle w:val="BodyText"/>
      </w:pPr>
      <w:ins w:id="1166" w:author="PR Preview" w:date="2026-01-01T00:00:00Z">
        <w:r>
  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  </w:r>
      </w:ins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del w:id="1167" w:author="PR Preview" w:date="2026-01-01T00:00:00Z">
        <w:r>
          <w:rPr>
            <w:b/>
            <w:bCs/>
          </w:rPr>
          <w:delText xml:space="preserve">Example 16 (Replacing a matrix by its symmetric part)</w:delText>
        </w:r>
      </w:del>
      <w:del w:id="1168" w:author="PR Preview" w:date="2026-01-01T00:00:00Z">
        <w:r>
          <w:delText xml:space="preserve"> </w:delText>
        </w:r>
      </w:del>
      <w:del w:id="1169" w:author="PR Preview" w:date="2026-01-01T00:00:00Z">
        <w:r>
          <w:delText xml:space="preserve">With</w:delText>
        </w:r>
      </w:del>
      <w:del w:id="1170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delText xml:space="preserve">from</w:delText>
        </w:r>
      </w:del>
      <w:del w:id="1173" w:author="PR Preview" w:date="2026-01-01T00:00:00Z">
        <w:r>
          <w:delText xml:space="preserve"> </w:delText>
        </w:r>
      </w:del>
      <w:hyperlink w:anchor="exm-symmetric-part">
        <w:del w:id="1174" w:author="PR Preview" w:date="2026-01-01T00:00:00Z">
          <w:r>
            <w:rPr>
              <w:rStyle w:val="Hyperlink"/>
            </w:rPr>
            <w:delText xml:space="preserve">Example 15</w:delText>
          </w:r>
        </w:del>
      </w:hyperlink>
      <w:del w:id="1175" w:author="PR Preview" w:date="2026-01-01T00:00:00Z">
        <w:r>
          <w:delText xml:space="preserve"> </w:delText>
        </w:r>
      </w:del>
      <w:del w:id="1176" w:author="PR Preview" w:date="2026-01-01T00:00:00Z">
        <w:r>
          <w:delText xml:space="preserve">and</w:delText>
        </w:r>
      </w:del>
      <w:del w:id="117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17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del w:id="1179" w:author="PR Preview" w:date="2026-01-01T00:00:00Z">
        <w:r>
          <w:delText xml:space="preserve">Both quadratic forms equal the sum of their matrix’s entries,</w:delText>
        </w:r>
      </w:del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because every entry of</w:delText>
        </w:r>
      </w:del>
      <w:del w:id="118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delText xml:space="preserve">is</w:delText>
        </w:r>
      </w:del>
      <w:del w:id="1185" w:author="PR Preview" w:date="2026-01-01T00:00:00Z">
        <w:r>
          <w:delText xml:space="preserve"> </w:delText>
        </w:r>
      </w:del>
      <m:oMath>
        <m:r>
          <m:t>1</m:t>
        </m:r>
      </m:oMath>
      <w:del w:id="1186" w:author="PR Preview" w:date="2026-01-01T00:00:00Z">
        <w:r>
          <w:delText xml:space="preserve">.</w:delText>
        </w:r>
      </w:del>
    </w:p>
    <w:p>
      <w:pPr>
        <w:pStyle w:val="BodyText"/>
      </w:pPr>
      <w:ins w:id="1187" w:author="PR Preview" w:date="2026-01-01T00:00:00Z">
        <w:r>
          <w:rPr>
            <w:b/>
            <w:bCs/>
          </w:rPr>
          <w:t xml:space="preserve">Example 18 (Replacing a matrix by its symmetric part)</w:t>
        </w:r>
      </w:ins>
      <w:ins w:id="1188" w:author="PR Preview" w:date="2026-01-01T00:00:00Z">
        <w:r>
          <w:t xml:space="preserve"> </w:t>
        </w:r>
      </w:ins>
      <w:ins w:id="1189" w:author="PR Preview" w:date="2026-01-01T00:00:00Z">
        <w:r>
          <w:t xml:space="preserve">With</w:t>
        </w:r>
      </w:ins>
      <w:ins w:id="1190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from</w:t>
        </w:r>
      </w:ins>
      <w:ins w:id="1193" w:author="PR Preview" w:date="2026-01-01T00:00:00Z">
        <w:r>
          <w:t xml:space="preserve"> </w:t>
        </w:r>
      </w:ins>
      <w:hyperlink w:anchor="exm-symmetric-part">
        <w:ins w:id="1194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and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$\mathord{\smash[b]{\underset{\raise.3ex\hbox{$\scriptstyle\sim$}}{x}}\vphantom{x}}= (1, 1)$</w:t>
        </w:r>
      </w:ins>
      <w:ins w:id="1199" w:author="PR Preview" w:date="2026-01-01T00:00:00Z">
        <w:r>
          <w:t xml:space="preserve">:</w:t>
        </w:r>
      </w:ins>
    </w:p>
    <w:p>
      <w:pPr>
        <w:pStyle w:val="BodyText"/>
      </w:pPr>
      <w:ins w:id="1200" w:author="PR Preview" w:date="2026-01-01T00:00:00Z">
        <w:r>
  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  </w:r>
      </w:ins>
    </w:p>
    <w:p>
      <w:pPr>
        <w:pStyle w:val="FirstParagraph"/>
      </w:pPr>
      <w:ins w:id="1201" w:author="PR Preview" w:date="2026-01-01T00:00:00Z">
        <w:r>
          <w:t xml:space="preserve">Both quadratic forms equal the sum of their matrix’s entries,</w:t>
        </w:r>
      </w:ins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because every entry of</w:t>
        </w:r>
      </w:ins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$\mathord{\smash[b]{\underset{\raise.3ex\hbox{$\scriptstyle\sim$}}{x}}\vphantom{x}}$</w:t>
        </w:r>
      </w:ins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is</w:t>
        </w:r>
      </w:ins>
      <w:ins w:id="1208" w:author="PR Preview" w:date="2026-01-01T00:00:00Z">
        <w:r>
          <w:t xml:space="preserve"> </w:t>
        </w:r>
      </w:ins>
      <m:oMath>
        <m:r>
          <m:t>1</m:t>
        </m:r>
      </m:oMath>
      <w:ins w:id="1209" w:author="PR Preview" w:date="2026-01-01T00:00:00Z">
        <w:r>
          <w:t xml:space="preserve">.</w:t>
        </w:r>
      </w:ins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del w:id="1210" w:author="PR Preview" w:date="2026-01-01T00:00:00Z">
        <w:r>
          <w:rPr>
            <w:b/>
            <w:bCs/>
          </w:rPr>
          <w:delText xml:space="preserve">Example 17 (The trace of a</w:delText>
        </w:r>
      </w:del>
      <w:del w:id="1211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212" w:author="PR Preview" w:date="2026-01-01T00:00:00Z">
        <w:r>
          <w:rPr>
            <w:b/>
            <w:bCs/>
          </w:rPr>
          <w:delText xml:space="preserve"> </w:delText>
        </w:r>
      </w:del>
      <w:del w:id="1213" w:author="PR Preview" w:date="2026-01-01T00:00:00Z">
        <w:r>
          <w:rPr>
            <w:b/>
            <w:bCs/>
          </w:rPr>
          <w:delText xml:space="preserve">matrix)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del w:id="1214" w:author="PR Preview" w:date="2026-01-01T00:00:00Z">
        <w:r>
          <w:rPr>
            <w:b/>
            <w:bCs/>
          </w:rPr>
          <w:delText xml:space="preserve">Theorem 8 (The trace of a product does not depend on the order)</w:delText>
        </w:r>
      </w:del>
      <w:del w:id="1215" w:author="PR Preview" w:date="2026-01-01T00:00:00Z">
        <w:r>
          <w:delText xml:space="preserve"> </w:delText>
        </w:r>
      </w:del>
      <w:del w:id="1216" w:author="PR Preview" w:date="2026-01-01T00:00:00Z">
        <w:r>
          <w:delText xml:space="preserve">For an</w:delText>
        </w:r>
      </w:del>
      <w:del w:id="1217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matrix</w:delText>
        </w:r>
      </w:del>
      <w:del w:id="122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221" w:author="PR Preview" w:date="2026-01-01T00:00:00Z">
        <w:r>
          <w:delText xml:space="preserve"> </w:delText>
        </w:r>
      </w:del>
      <w:del w:id="1222" w:author="PR Preview" w:date="2026-01-01T00:00:00Z">
        <w:r>
          <w:delText xml:space="preserve">and an</w:delText>
        </w:r>
      </w:del>
      <w:del w:id="122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m</m:t>
        </m:r>
      </m:oMath>
      <w:del w:id="1224" w:author="PR Preview" w:date="2026-01-01T00:00:00Z">
        <w:r>
          <w:delText xml:space="preserve"> </w:delText>
        </w:r>
      </w:del>
      <w:del w:id="1225" w:author="PR Preview" w:date="2026-01-01T00:00:00Z">
        <w:r>
          <w:delText xml:space="preserve">matrix</w:delText>
        </w:r>
      </w:del>
      <w:del w:id="1226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22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del w:id="1228" w:author="PR Preview" w:date="2026-01-01T00:00:00Z">
        <w:r>
          <w:rPr>
            <w:i/>
            <w:iCs/>
          </w:rPr>
          <w:delText xml:space="preserve">Proof</w:delText>
        </w:r>
      </w:del>
      <w:del w:id="1229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p>
      <w:pPr>
        <w:pStyle w:val="FirstParagraph"/>
      </w:pPr>
      <w:del w:id="1230" w:author="PR Preview" w:date="2026-01-01T00:00:00Z">
        <w:r>
          <w:rPr>
            <w:b/>
            <w:bCs/>
          </w:rPr>
          <w:delText xml:space="preserve">Example 18 (Traces of the two products of a</w:delText>
        </w:r>
      </w:del>
      <w:del w:id="1231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3</m:t>
        </m:r>
      </m:oMath>
      <w:del w:id="1232" w:author="PR Preview" w:date="2026-01-01T00:00:00Z">
        <w:r>
          <w:rPr>
            <w:b/>
            <w:bCs/>
          </w:rPr>
          <w:delText xml:space="preserve"> </w:delText>
        </w:r>
      </w:del>
      <w:del w:id="1233" w:author="PR Preview" w:date="2026-01-01T00:00:00Z">
        <w:r>
          <w:rPr>
            <w:b/>
            <w:bCs/>
          </w:rPr>
          <w:delText xml:space="preserve">and a</w:delText>
        </w:r>
      </w:del>
      <w:del w:id="1234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1235" w:author="PR Preview" w:date="2026-01-01T00:00:00Z">
        <w:r>
          <w:rPr>
            <w:b/>
            <w:bCs/>
          </w:rPr>
          <w:delText xml:space="preserve"> </w:delText>
        </w:r>
      </w:del>
      <w:del w:id="1236" w:author="PR Preview" w:date="2026-01-01T00:00:00Z">
        <w:r>
          <w:rPr>
            <w:b/>
            <w:bCs/>
          </w:rPr>
          <w:delText xml:space="preserve">matrix)</w:delText>
        </w:r>
      </w:del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Let</w:delText>
        </w:r>
      </w:del>
    </w:p>
    <w:p>
      <w:pPr>
        <w:pStyle w:val="FirstParagraph"/>
      </w:pPr>
      <w:ins w:id="1239" w:author="PR Preview" w:date="2026-01-01T00:00:00Z">
        <w:r>
          <w:rPr>
            <w:b/>
            <w:bCs/>
          </w:rPr>
          <w:t xml:space="preserve">Example 19 (The trace of a</w:t>
        </w:r>
      </w:ins>
      <w:ins w:id="1240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241" w:author="PR Preview" w:date="2026-01-01T00:00:00Z">
        <w:r>
          <w:rPr>
            <w:b/>
            <w:bCs/>
          </w:rPr>
          <w:t xml:space="preserve"> </w:t>
        </w:r>
      </w:ins>
      <w:ins w:id="1242" w:author="PR Preview" w:date="2026-01-01T00:00:00Z">
        <w:r>
          <w:rPr>
            <w:b/>
            <w:bCs/>
          </w:rPr>
          <w:t xml:space="preserve">matrix)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ins w:id="1243" w:author="PR Preview" w:date="2026-01-01T00:00:00Z">
        <w:r>
          <w:rPr>
            <w:b/>
            <w:bCs/>
          </w:rPr>
          <w:t xml:space="preserve">Theorem 9 (The trace of a product does not depend on the order)</w:t>
        </w:r>
      </w:ins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For an</w:t>
        </w:r>
      </w:ins>
      <w:ins w:id="124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matrix</w:t>
        </w:r>
      </w:ins>
      <w:ins w:id="124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and an</w:t>
        </w:r>
      </w:ins>
      <w:ins w:id="125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m</m:t>
        </m:r>
      </m:oMath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matrix</w:t>
        </w:r>
      </w:ins>
      <w:ins w:id="125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25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ins w:id="1257" w:author="PR Preview" w:date="2026-01-01T00:00:00Z">
        <w:r>
          <w:rPr>
            <w:i/>
            <w:iCs/>
          </w:rPr>
          <w:t xml:space="preserve">Proof</w:t>
        </w:r>
      </w:ins>
      <w:ins w:id="1258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ins w:id="1259" w:author="PR Preview" w:date="2026-01-01T00:00:00Z">
        <w:r>
          <w:rPr>
            <w:b/>
            <w:bCs/>
          </w:rPr>
          <w:t xml:space="preserve">Example 20 (Traces of the two products of a</w:t>
        </w:r>
      </w:ins>
      <w:ins w:id="1260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1261" w:author="PR Preview" w:date="2026-01-01T00:00:00Z">
        <w:r>
          <w:rPr>
            <w:b/>
            <w:bCs/>
          </w:rPr>
          <w:t xml:space="preserve"> </w:t>
        </w:r>
      </w:ins>
      <w:ins w:id="1262" w:author="PR Preview" w:date="2026-01-01T00:00:00Z">
        <w:r>
          <w:rPr>
            <w:b/>
            <w:bCs/>
          </w:rPr>
          <w:t xml:space="preserve">and a</w:t>
        </w:r>
      </w:ins>
      <w:ins w:id="1263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1264" w:author="PR Preview" w:date="2026-01-01T00:00:00Z">
        <w:r>
          <w:rPr>
            <w:b/>
            <w:bCs/>
          </w:rPr>
          <w:t xml:space="preserve"> </w:t>
        </w:r>
      </w:ins>
      <w:ins w:id="1265" w:author="PR Preview" w:date="2026-01-01T00:00:00Z">
        <w:r>
          <w:rPr>
            <w:b/>
            <w:bCs/>
          </w:rPr>
          <w:t xml:space="preserve">matrix)</w:t>
        </w:r>
      </w:ins>
      <w:ins w:id="1266" w:author="PR Preview" w:date="2026-01-01T00:00:00Z">
        <w:r>
          <w:t xml:space="preserve"> </w:t>
        </w:r>
      </w:ins>
      <w:ins w:id="1267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del w:id="1268" w:author="PR Preview" w:date="2026-01-01T00:00:00Z">
        <w:r>
          <w:rPr>
            <w:i/>
            <w:iCs/>
          </w:rPr>
          <w:delText xml:space="preserve">Remark 7</w:delText>
        </w:r>
      </w:del>
      <w:del w:id="1269" w:author="PR Preview" w:date="2026-01-01T00:00:00Z">
        <w:r>
          <w:delText xml:space="preserve"> (Moving a factor of a triple product). </w:delText>
        </w:r>
      </w:del>
      <w:del w:id="1270" w:author="PR Preview" w:date="2026-01-01T00:00:00Z">
        <w:r>
          <w:delText xml:space="preserve">Let</w:delText>
        </w:r>
      </w:del>
      <w:del w:id="127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272" w:author="PR Preview" w:date="2026-01-01T00:00:00Z">
        <w:r>
          <w:delText xml:space="preserve"> </w:delText>
        </w:r>
      </w:del>
      <w:del w:id="1273" w:author="PR Preview" w:date="2026-01-01T00:00:00Z">
        <w:r>
          <w:delText xml:space="preserve">be</w:delText>
        </w:r>
      </w:del>
      <w:del w:id="127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275" w:author="PR Preview" w:date="2026-01-01T00:00:00Z">
        <w:r>
          <w:delText xml:space="preserve">,</w:delText>
        </w:r>
      </w:del>
      <w:del w:id="1276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277" w:author="PR Preview" w:date="2026-01-01T00:00:00Z">
        <w:r>
          <w:delText xml:space="preserve"> </w:delText>
        </w:r>
      </w:del>
      <w:del w:id="1278" w:author="PR Preview" w:date="2026-01-01T00:00:00Z">
        <w:r>
          <w:delText xml:space="preserve">be</w:delText>
        </w:r>
      </w:del>
      <w:del w:id="127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k</m:t>
        </m:r>
      </m:oMath>
      <w:del w:id="1280" w:author="PR Preview" w:date="2026-01-01T00:00:00Z">
        <w:r>
          <w:delText xml:space="preserve">,</w:delText>
        </w:r>
      </w:del>
      <w:del w:id="1281" w:author="PR Preview" w:date="2026-01-01T00:00:00Z">
        <w:r>
          <w:delText xml:space="preserve"> </w:delText>
        </w:r>
      </w:del>
      <w:del w:id="1282" w:author="PR Preview" w:date="2026-01-01T00:00:00Z">
        <w:r>
          <w:delText xml:space="preserve">and</w:delText>
        </w:r>
      </w:del>
      <w:del w:id="1283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1284" w:author="PR Preview" w:date="2026-01-01T00:00:00Z">
        <w:r>
          <w:delText xml:space="preserve"> </w:delText>
        </w:r>
      </w:del>
      <w:del w:id="1285" w:author="PR Preview" w:date="2026-01-01T00:00:00Z">
        <w:r>
          <w:delText xml:space="preserve">be</w:delText>
        </w:r>
      </w:del>
      <w:del w:id="128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m</m:t>
        </m:r>
      </m:oMath>
      <w:del w:id="1287" w:author="PR Preview" w:date="2026-01-01T00:00:00Z">
        <w:r>
          <w:delText xml:space="preserve">,</w:delText>
        </w:r>
      </w:del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delText xml:space="preserve">so that</w:delText>
        </w:r>
      </w:del>
      <w:del w:id="129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del w:id="1291" w:author="PR Preview" w:date="2026-01-01T00:00:00Z">
        <w:r>
          <w:delText xml:space="preserve"> </w:delText>
        </w:r>
      </w:del>
      <w:del w:id="1292" w:author="PR Preview" w:date="2026-01-01T00:00:00Z">
        <w:r>
          <w:delText xml:space="preserve">is</w:delText>
        </w:r>
      </w:del>
      <w:del w:id="1293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k</m:t>
        </m:r>
      </m:oMath>
      <w:del w:id="1294" w:author="PR Preview" w:date="2026-01-01T00:00:00Z">
        <w:r>
          <w:delText xml:space="preserve"> </w:delText>
        </w:r>
      </w:del>
      <w:del w:id="1295" w:author="PR Preview" w:date="2026-01-01T00:00:00Z">
        <w:r>
          <w:delText xml:space="preserve">and</w:delText>
        </w:r>
      </w:del>
      <w:del w:id="129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del w:id="1297" w:author="PR Preview" w:date="2026-01-01T00:00:00Z">
        <w:r>
          <w:delText xml:space="preserve"> </w:delText>
        </w:r>
      </w:del>
      <w:del w:id="1298" w:author="PR Preview" w:date="2026-01-01T00:00:00Z">
        <w:r>
          <w:delText xml:space="preserve">is square.</w:delText>
        </w:r>
      </w:del>
      <w:del w:id="1299" w:author="PR Preview" w:date="2026-01-01T00:00:00Z">
        <w:r>
          <w:delText xml:space="preserve"> </w:delText>
        </w:r>
      </w:del>
      <w:del w:id="1300" w:author="PR Preview" w:date="2026-01-01T00:00:00Z">
        <w:r>
          <w:delText xml:space="preserve">Applying</w:delText>
        </w:r>
      </w:del>
      <w:del w:id="1301" w:author="PR Preview" w:date="2026-01-01T00:00:00Z">
        <w:r>
          <w:delText xml:space="preserve"> </w:delText>
        </w:r>
      </w:del>
      <w:hyperlink w:anchor="thm-trace-cyclic">
        <w:del w:id="1302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1303" w:author="PR Preview" w:date="2026-01-01T00:00:00Z">
        <w:r>
          <w:delText xml:space="preserve"> </w:delText>
        </w:r>
      </w:del>
      <w:del w:id="1304" w:author="PR Preview" w:date="2026-01-01T00:00:00Z">
        <w:r>
          <w:delText xml:space="preserve">to the</w:delText>
        </w:r>
      </w:del>
      <w:del w:id="130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k</m:t>
        </m:r>
      </m:oMath>
      <w:del w:id="1306" w:author="PR Preview" w:date="2026-01-01T00:00:00Z">
        <w:r>
          <w:delText xml:space="preserve"> </w:delText>
        </w:r>
      </w:del>
      <w:del w:id="1307" w:author="PR Preview" w:date="2026-01-01T00:00:00Z">
        <w:r>
          <w:delText xml:space="preserve">matrix</w:delText>
        </w:r>
      </w:del>
      <w:del w:id="130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del w:id="1309" w:author="PR Preview" w:date="2026-01-01T00:00:00Z">
        <w:r>
          <w:delText xml:space="preserve"> </w:delText>
        </w:r>
      </w:del>
      <w:del w:id="1310" w:author="PR Preview" w:date="2026-01-01T00:00:00Z">
        <w:r>
          <w:delText xml:space="preserve">and the</w:delText>
        </w:r>
      </w:del>
      <w:del w:id="131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m</m:t>
        </m:r>
      </m:oMath>
      <w:del w:id="1312" w:author="PR Preview" w:date="2026-01-01T00:00:00Z">
        <w:r>
          <w:delText xml:space="preserve"> </w:delText>
        </w:r>
      </w:del>
      <w:del w:id="1313" w:author="PR Preview" w:date="2026-01-01T00:00:00Z">
        <w:r>
          <w:delText xml:space="preserve">matrix</w:delText>
        </w:r>
      </w:del>
      <w:del w:id="1314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1315" w:author="PR Preview" w:date="2026-01-01T00:00:00Z">
        <w:r>
          <w:delText xml:space="preserve"> </w:delText>
        </w:r>
      </w:del>
      <w:del w:id="1316" w:author="PR Preview" w:date="2026-01-01T00:00:00Z">
        <w:r>
          <w:delText xml:space="preserve">moves the last factor of the triple product to the front</w:delText>
        </w:r>
      </w:del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(Banerjee and Roy 2014, chap. 1, Theorem 1.5 and eq. 1.17, p. 19)</w:delText>
        </w:r>
      </w:del>
      <w:del w:id="1319" w:author="PR Preview" w:date="2026-01-01T00:00:00Z">
        <w:r>
          <w:delText xml:space="preserve">:</w:delText>
        </w:r>
      </w:del>
    </w:p>
    <w:p>
      <w:pPr>
        <w:pStyle w:val="BodyText"/>
      </w:pPr>
      <w:ins w:id="1320" w:author="PR Preview" w:date="2026-01-01T00:00:00Z">
        <w:r>
          <w:rPr>
            <w:i/>
            <w:iCs/>
          </w:rPr>
          <w:t xml:space="preserve">Remark 8</w:t>
        </w:r>
      </w:ins>
      <w:ins w:id="1321" w:author="PR Preview" w:date="2026-01-01T00:00:00Z">
        <w:r>
          <w:t xml:space="preserve"> (Moving a factor of a triple product). </w:t>
        </w:r>
      </w:ins>
      <w:ins w:id="1322" w:author="PR Preview" w:date="2026-01-01T00:00:00Z">
        <w:r>
          <w:t xml:space="preserve">Let</w:t>
        </w:r>
      </w:ins>
      <w:ins w:id="132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be</w:t>
        </w:r>
      </w:ins>
      <w:ins w:id="132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327" w:author="PR Preview" w:date="2026-01-01T00:00:00Z">
        <w:r>
          <w:t xml:space="preserve">,</w:t>
        </w:r>
      </w:ins>
      <w:ins w:id="132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be</w:t>
        </w:r>
      </w:ins>
      <w:ins w:id="133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k</m:t>
        </m:r>
      </m:oMath>
      <w:ins w:id="1332" w:author="PR Preview" w:date="2026-01-01T00:00:00Z">
        <w:r>
          <w:t xml:space="preserve">,</w:t>
        </w:r>
      </w:ins>
      <w:ins w:id="1333" w:author="PR Preview" w:date="2026-01-01T00:00:00Z">
        <w:r>
          <w:t xml:space="preserve"> </w:t>
        </w:r>
      </w:ins>
      <w:ins w:id="1334" w:author="PR Preview" w:date="2026-01-01T00:00:00Z">
        <w:r>
          <w:t xml:space="preserve">and</w:t>
        </w:r>
      </w:ins>
      <w:ins w:id="1335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be</w:t>
        </w:r>
      </w:ins>
      <w:ins w:id="133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m</m:t>
        </m:r>
      </m:oMath>
      <w:ins w:id="1339" w:author="PR Preview" w:date="2026-01-01T00:00:00Z">
        <w:r>
          <w:t xml:space="preserve">,</w:t>
        </w:r>
      </w:ins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so that</w:t>
        </w:r>
      </w:ins>
      <w:ins w:id="134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1343" w:author="PR Preview" w:date="2026-01-01T00:00:00Z">
        <w:r>
          <w:t xml:space="preserve"> </w:t>
        </w:r>
      </w:ins>
      <w:ins w:id="1344" w:author="PR Preview" w:date="2026-01-01T00:00:00Z">
        <w:r>
          <w:t xml:space="preserve">is</w:t>
        </w:r>
      </w:ins>
      <w:ins w:id="134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k</m:t>
        </m:r>
      </m:oMath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and</w:t>
        </w:r>
      </w:ins>
      <w:ins w:id="134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ins w:id="1349" w:author="PR Preview" w:date="2026-01-01T00:00:00Z">
        <w:r>
          <w:t xml:space="preserve"> </w:t>
        </w:r>
      </w:ins>
      <w:ins w:id="1350" w:author="PR Preview" w:date="2026-01-01T00:00:00Z">
        <w:r>
          <w:t xml:space="preserve">is square.</w:t>
        </w:r>
      </w:ins>
      <w:ins w:id="1351" w:author="PR Preview" w:date="2026-01-01T00:00:00Z">
        <w:r>
          <w:t xml:space="preserve"> </w:t>
        </w:r>
      </w:ins>
      <w:ins w:id="1352" w:author="PR Preview" w:date="2026-01-01T00:00:00Z">
        <w:r>
          <w:t xml:space="preserve">Applying</w:t>
        </w:r>
      </w:ins>
      <w:ins w:id="1353" w:author="PR Preview" w:date="2026-01-01T00:00:00Z">
        <w:r>
          <w:t xml:space="preserve"> </w:t>
        </w:r>
      </w:ins>
      <w:hyperlink w:anchor="thm-trace-cyclic">
        <w:ins w:id="1354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to the</w:t>
        </w:r>
      </w:ins>
      <w:ins w:id="135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k</m:t>
        </m:r>
      </m:oMath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matrix</w:t>
        </w:r>
      </w:ins>
      <w:ins w:id="136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1361" w:author="PR Preview" w:date="2026-01-01T00:00:00Z">
        <w:r>
          <w:t xml:space="preserve"> </w:t>
        </w:r>
      </w:ins>
      <w:ins w:id="1362" w:author="PR Preview" w:date="2026-01-01T00:00:00Z">
        <w:r>
          <w:t xml:space="preserve">and the</w:t>
        </w:r>
      </w:ins>
      <w:ins w:id="136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m</m:t>
        </m:r>
      </m:oMath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matrix</w:t>
        </w:r>
      </w:ins>
      <w:ins w:id="1366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moves the last factor of the triple product to the front</w:t>
        </w:r>
      </w:ins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(Banerjee and Roy 2014, chap. 1, Theorem 1.5 and eq. 1.17, p. 19)</w:t>
        </w:r>
      </w:ins>
      <w:ins w:id="137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del w:id="1372" w:author="PR Preview" w:date="2026-01-01T00:00:00Z">
        <w:r>
          <w:rPr>
            <w:b/>
            <w:bCs/>
          </w:rPr>
          <w:delText xml:space="preserve">Theorem 9 (The matrix inner product multiplies matching entries)</w:delText>
        </w:r>
      </w:del>
      <w:del w:id="1373" w:author="PR Preview" w:date="2026-01-01T00:00:00Z">
        <w:r>
          <w:delText xml:space="preserve"> </w:delText>
        </w:r>
      </w:del>
      <w:del w:id="1374" w:author="PR Preview" w:date="2026-01-01T00:00:00Z">
        <w:r>
          <w:delText xml:space="preserve">For two</w:delText>
        </w:r>
      </w:del>
      <w:del w:id="137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1376" w:author="PR Preview" w:date="2026-01-01T00:00:00Z">
        <w:r>
          <w:delText xml:space="preserve"> </w:delText>
        </w:r>
      </w:del>
      <w:del w:id="1377" w:author="PR Preview" w:date="2026-01-01T00:00:00Z">
        <w:r>
          <w:delText xml:space="preserve">matrices</w:delText>
        </w:r>
      </w:del>
      <w:del w:id="137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79" w:author="PR Preview" w:date="2026-01-01T00:00:00Z">
        <w:r>
          <w:delText xml:space="preserve"> </w:delText>
        </w:r>
      </w:del>
      <w:del w:id="1380" w:author="PR Preview" w:date="2026-01-01T00:00:00Z">
        <w:r>
          <w:delText xml:space="preserve">and</w:delText>
        </w:r>
      </w:del>
      <w:del w:id="1381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38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del w:id="1383" w:author="PR Preview" w:date="2026-01-01T00:00:00Z">
        <w:r>
          <w:rPr>
            <w:i/>
            <w:iCs/>
          </w:rPr>
          <w:delText xml:space="preserve">Proof</w:delText>
        </w:r>
      </w:del>
      <w:del w:id="1384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p>
      <w:pPr>
        <w:pStyle w:val="FirstParagraph"/>
      </w:pPr>
      <w:del w:id="1385" w:author="PR Preview" w:date="2026-01-01T00:00:00Z">
        <w:r>
          <w:rPr>
            <w:b/>
            <w:bCs/>
          </w:rPr>
          <w:delText xml:space="preserve">Example 19 (The inner product of two</w:delText>
        </w:r>
      </w:del>
      <w:del w:id="1386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387" w:author="PR Preview" w:date="2026-01-01T00:00:00Z">
        <w:r>
          <w:rPr>
            <w:b/>
            <w:bCs/>
          </w:rPr>
          <w:delText xml:space="preserve"> </w:delText>
        </w:r>
      </w:del>
      <w:del w:id="1388" w:author="PR Preview" w:date="2026-01-01T00:00:00Z">
        <w:r>
          <w:rPr>
            <w:b/>
            <w:bCs/>
          </w:rPr>
          <w:delText xml:space="preserve">matrices)</w:delText>
        </w:r>
      </w:del>
      <w:del w:id="1389" w:author="PR Preview" w:date="2026-01-01T00:00:00Z">
        <w:r>
          <w:delText xml:space="preserve"> </w:delText>
        </w:r>
      </w:del>
      <w:del w:id="1390" w:author="PR Preview" w:date="2026-01-01T00:00:00Z">
        <w:r>
          <w:delText xml:space="preserve">Let</w:delText>
        </w:r>
      </w:del>
    </w:p>
    <w:p>
      <w:pPr>
        <w:pStyle w:val="BodyText"/>
      </w:pPr>
      <w:ins w:id="1391" w:author="PR Preview" w:date="2026-01-01T00:00:00Z">
        <w:r>
          <w:rPr>
            <w:b/>
            <w:bCs/>
          </w:rPr>
          <w:t xml:space="preserve">Theorem 10 (The matrix inner product multiplies matching entries)</w:t>
        </w:r>
      </w:ins>
      <w:ins w:id="1392" w:author="PR Preview" w:date="2026-01-01T00:00:00Z">
        <w:r>
          <w:t xml:space="preserve"> </w:t>
        </w:r>
      </w:ins>
      <w:ins w:id="1393" w:author="PR Preview" w:date="2026-01-01T00:00:00Z">
        <w:r>
          <w:t xml:space="preserve">For two</w:t>
        </w:r>
      </w:ins>
      <w:ins w:id="139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matrices</w:t>
        </w:r>
      </w:ins>
      <w:ins w:id="139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98" w:author="PR Preview" w:date="2026-01-01T00:00:00Z">
        <w:r>
          <w:t xml:space="preserve"> </w:t>
        </w:r>
      </w:ins>
      <w:ins w:id="1399" w:author="PR Preview" w:date="2026-01-01T00:00:00Z">
        <w:r>
          <w:t xml:space="preserve">and</w:t>
        </w:r>
      </w:ins>
      <w:ins w:id="1400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40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ins w:id="1402" w:author="PR Preview" w:date="2026-01-01T00:00:00Z">
        <w:r>
          <w:rPr>
            <w:i/>
            <w:iCs/>
          </w:rPr>
          <w:t xml:space="preserve">Proof</w:t>
        </w:r>
      </w:ins>
      <w:ins w:id="1403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ins w:id="1404" w:author="PR Preview" w:date="2026-01-01T00:00:00Z">
        <w:r>
          <w:rPr>
            <w:b/>
            <w:bCs/>
          </w:rPr>
          <w:t xml:space="preserve">Example 21 (The inner product of two</w:t>
        </w:r>
      </w:ins>
      <w:ins w:id="1405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406" w:author="PR Preview" w:date="2026-01-01T00:00:00Z">
        <w:r>
          <w:rPr>
            <w:b/>
            <w:bCs/>
          </w:rPr>
          <w:t xml:space="preserve"> </w:t>
        </w:r>
      </w:ins>
      <w:ins w:id="1407" w:author="PR Preview" w:date="2026-01-01T00:00:00Z">
        <w:r>
          <w:rPr>
            <w:b/>
            <w:bCs/>
          </w:rPr>
          <w:t xml:space="preserve">matrices)</w:t>
        </w:r>
      </w:ins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1410" w:author="PR Preview" w:date="2026-01-01T00:00:00Z">
        <w:r>
          <w:delText xml:space="preserve">From</w:delText>
        </w:r>
      </w:del>
      <w:del w:id="1411" w:author="PR Preview" w:date="2026-01-01T00:00:00Z">
        <w:r>
          <w:delText xml:space="preserve"> </w:delText>
        </w:r>
      </w:del>
      <w:hyperlink w:anchor="thm-matrix-inner-product-entries">
        <w:del w:id="1412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41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1414" w:author="PR Preview" w:date="2026-01-01T00:00:00Z">
        <w:r>
          <w:rPr>
            <w:i/>
            <w:iCs/>
          </w:rPr>
          <w:delText xml:space="preserve">Remark 8</w:delText>
        </w:r>
      </w:del>
      <w:del w:id="1415" w:author="PR Preview" w:date="2026-01-01T00:00:00Z">
        <w:r>
          <w:delText xml:space="preserve"> (The matrix inner product as a dot product). </w:delText>
        </w:r>
      </w:del>
      <w:hyperlink w:anchor="thm-matrix-inner-product-entries">
        <w:del w:id="1416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417" w:author="PR Preview" w:date="2026-01-01T00:00:00Z">
        <w:r>
          <w:delText xml:space="preserve"> </w:delText>
        </w:r>
      </w:del>
      <w:del w:id="1418" w:author="PR Preview" w:date="2026-01-01T00:00:00Z">
        <w:r>
          <w:delText xml:space="preserve">says that the matrix inner product</w:delText>
        </w:r>
      </w:del>
      <w:del w:id="1419" w:author="PR Preview" w:date="2026-01-01T00:00:00Z">
        <w:r>
          <w:delText xml:space="preserve"> </w:delText>
        </w:r>
      </w:del>
      <w:del w:id="1420" w:author="PR Preview" w:date="2026-01-01T00:00:00Z">
        <w:r>
          <w:delText xml:space="preserve">is the dot product (</w:delText>
        </w:r>
      </w:del>
      <w:hyperlink r:id="rId85">
        <w:del w:id="1421" w:author="PR Preview" w:date="2026-01-01T00:00:00Z">
          <w:r>
            <w:rPr>
              <w:rStyle w:val="Hyperlink"/>
            </w:rPr>
            <w:delText xml:space="preserve">Definition 8 in Vectors</w:delText>
          </w:r>
        </w:del>
      </w:hyperlink>
      <w:del w:id="1422" w:author="PR Preview" w:date="2026-01-01T00:00:00Z">
        <w:r>
          <w:delText xml:space="preserve">) of the two matrices’</w:delText>
        </w:r>
      </w:del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entries, each listed as one vector of length</w:delText>
        </w:r>
      </w:del>
      <w:del w:id="1425" w:author="PR Preview" w:date="2026-01-01T00:00:00Z">
        <w:r>
          <w:delText xml:space="preserve"> </w:delText>
        </w:r>
      </w:del>
      <m:oMath>
        <m:r>
          <m:t>n</m:t>
        </m:r>
        <m:r>
          <m:t>p</m:t>
        </m:r>
      </m:oMath>
      <w:del w:id="1426" w:author="PR Preview" w:date="2026-01-01T00:00:00Z">
        <w:r>
          <w:delText xml:space="preserve">,</w:delText>
        </w:r>
      </w:del>
      <w:del w:id="1427" w:author="PR Preview" w:date="2026-01-01T00:00:00Z">
        <w:r>
          <w:delText xml:space="preserve"> </w:delText>
        </w:r>
      </w:del>
      <w:del w:id="1428" w:author="PR Preview" w:date="2026-01-01T00:00:00Z">
        <w:r>
          <w:delText xml:space="preserve">with both matrices’ entries listed in the same order.</w:delText>
        </w:r>
      </w:del>
    </w:p>
    <w:p>
      <w:pPr>
        <w:pStyle w:val="BodyText"/>
      </w:pPr>
      <w:del w:id="1429" w:author="PR Preview" w:date="2026-01-01T00:00:00Z">
        <w:r>
          <w:delText xml:space="preserve">For example, listing the entries of</w:delText>
        </w:r>
      </w:del>
      <w:del w:id="143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31" w:author="PR Preview" w:date="2026-01-01T00:00:00Z">
        <w:r>
          <w:delText xml:space="preserve"> </w:delText>
        </w:r>
      </w:del>
      <w:del w:id="1432" w:author="PR Preview" w:date="2026-01-01T00:00:00Z">
        <w:r>
          <w:delText xml:space="preserve">and</w:delText>
        </w:r>
      </w:del>
      <w:del w:id="1433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434" w:author="PR Preview" w:date="2026-01-01T00:00:00Z">
        <w:r>
          <w:delText xml:space="preserve"> </w:delText>
        </w:r>
      </w:del>
      <w:del w:id="1435" w:author="PR Preview" w:date="2026-01-01T00:00:00Z">
        <w:r>
          <w:delText xml:space="preserve">in</w:delText>
        </w:r>
      </w:del>
      <w:del w:id="1436" w:author="PR Preview" w:date="2026-01-01T00:00:00Z">
        <w:r>
          <w:delText xml:space="preserve"> </w:delText>
        </w:r>
      </w:del>
      <w:hyperlink w:anchor="exm-matrix-inner-product">
        <w:del w:id="1437" w:author="PR Preview" w:date="2026-01-01T00:00:00Z">
          <w:r>
            <w:rPr>
              <w:rStyle w:val="Hyperlink"/>
            </w:rPr>
            <w:delText xml:space="preserve">Example 19</w:delText>
          </w:r>
        </w:del>
      </w:hyperlink>
      <w:del w:id="1438" w:author="PR Preview" w:date="2026-01-01T00:00:00Z">
        <w:r>
          <w:delText xml:space="preserve"> </w:delText>
        </w:r>
      </w:del>
      <w:del w:id="1439" w:author="PR Preview" w:date="2026-01-01T00:00:00Z">
        <w:r>
          <w:delText xml:space="preserve">row by row</w:delText>
        </w:r>
      </w:del>
      <w:del w:id="1440" w:author="PR Preview" w:date="2026-01-01T00:00:00Z">
        <w:r>
          <w:delText xml:space="preserve"> </w:delText>
        </w:r>
      </w:del>
      <w:del w:id="1441" w:author="PR Preview" w:date="2026-01-01T00:00:00Z">
        <w:r>
          <w:delText xml:space="preserve">gives</w:delText>
        </w:r>
      </w:del>
      <w:del w:id="144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1443" w:author="PR Preview" w:date="2026-01-01T00:00:00Z">
        <w:r>
          <w:delText xml:space="preserve"> </w:delText>
        </w:r>
      </w:del>
      <w:del w:id="1444" w:author="PR Preview" w:date="2026-01-01T00:00:00Z">
        <w:r>
          <w:delText xml:space="preserve">and</w:delText>
        </w:r>
      </w:del>
      <w:del w:id="144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446" w:author="PR Preview" w:date="2026-01-01T00:00:00Z">
        <w:r>
          <w:delText xml:space="preserve">,</w:delText>
        </w:r>
      </w:del>
      <w:del w:id="1447" w:author="PR Preview" w:date="2026-01-01T00:00:00Z">
        <w:r>
          <w:delText xml:space="preserve"> </w:delText>
        </w:r>
      </w:del>
      <w:del w:id="1448" w:author="PR Preview" w:date="2026-01-01T00:00:00Z">
        <w:r>
          <w:delText xml:space="preserve">and</w:delText>
        </w:r>
      </w:del>
    </w:p>
    <w:p>
      <w:pPr>
        <w:pStyle w:val="FirstParagraph"/>
      </w:pPr>
      <w:ins w:id="1449" w:author="PR Preview" w:date="2026-01-01T00:00:00Z">
        <w:r>
          <w:t xml:space="preserve">From</w:t>
        </w:r>
      </w:ins>
      <w:ins w:id="1450" w:author="PR Preview" w:date="2026-01-01T00:00:00Z">
        <w:r>
          <w:t xml:space="preserve"> </w:t>
        </w:r>
      </w:ins>
      <w:hyperlink w:anchor="thm-matrix-inner-product-entries">
        <w:ins w:id="1451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45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ins w:id="1453" w:author="PR Preview" w:date="2026-01-01T00:00:00Z">
        <w:r>
          <w:rPr>
            <w:i/>
            <w:iCs/>
          </w:rPr>
          <w:t xml:space="preserve">Remark 9</w:t>
        </w:r>
      </w:ins>
      <w:ins w:id="1454" w:author="PR Preview" w:date="2026-01-01T00:00:00Z">
        <w:r>
          <w:t xml:space="preserve"> (The matrix inner product as a dot product). </w:t>
        </w:r>
      </w:ins>
      <w:hyperlink w:anchor="thm-matrix-inner-product-entries">
        <w:ins w:id="1455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456" w:author="PR Preview" w:date="2026-01-01T00:00:00Z">
        <w:r>
          <w:t xml:space="preserve"> </w:t>
        </w:r>
      </w:ins>
      <w:ins w:id="1457" w:author="PR Preview" w:date="2026-01-01T00:00:00Z">
        <w:r>
          <w:t xml:space="preserve">says that the matrix inner product</w:t>
        </w:r>
      </w:ins>
      <w:ins w:id="1458" w:author="PR Preview" w:date="2026-01-01T00:00:00Z">
        <w:r>
          <w:t xml:space="preserve"> </w:t>
        </w:r>
      </w:ins>
      <w:ins w:id="1459" w:author="PR Preview" w:date="2026-01-01T00:00:00Z">
        <w:r>
          <w:t xml:space="preserve">is the dot product (</w:t>
        </w:r>
      </w:ins>
      <w:hyperlink r:id="rId85">
        <w:ins w:id="1460" w:author="PR Preview" w:date="2026-01-01T00:00:00Z">
          <w:r>
            <w:rPr>
              <w:rStyle w:val="Hyperlink"/>
            </w:rPr>
            <w:t xml:space="preserve">Definition 8 in Vectors</w:t>
          </w:r>
        </w:ins>
      </w:hyperlink>
      <w:ins w:id="1461" w:author="PR Preview" w:date="2026-01-01T00:00:00Z">
        <w:r>
          <w:t xml:space="preserve">) of the two matrices’</w:t>
        </w:r>
      </w:ins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entries, each listed as one vector of length</w:t>
        </w:r>
      </w:ins>
      <w:ins w:id="1464" w:author="PR Preview" w:date="2026-01-01T00:00:00Z">
        <w:r>
          <w:t xml:space="preserve"> </w:t>
        </w:r>
      </w:ins>
      <m:oMath>
        <m:r>
          <m:t>n</m:t>
        </m:r>
        <m:r>
          <m:t>p</m:t>
        </m:r>
      </m:oMath>
      <w:ins w:id="1465" w:author="PR Preview" w:date="2026-01-01T00:00:00Z">
        <w:r>
          <w:t xml:space="preserve">,</w:t>
        </w:r>
      </w:ins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with both matrices’ entries listed in the same order.</w:t>
        </w:r>
      </w:ins>
    </w:p>
    <w:p>
      <w:pPr>
        <w:pStyle w:val="BodyText"/>
      </w:pPr>
      <w:ins w:id="1468" w:author="PR Preview" w:date="2026-01-01T00:00:00Z">
        <w:r>
          <w:t xml:space="preserve">For example, listing the entries of</w:t>
        </w:r>
      </w:ins>
      <w:ins w:id="146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and</w:t>
        </w:r>
      </w:ins>
      <w:ins w:id="147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in</w:t>
        </w:r>
      </w:ins>
      <w:ins w:id="1475" w:author="PR Preview" w:date="2026-01-01T00:00:00Z">
        <w:r>
          <w:t xml:space="preserve"> </w:t>
        </w:r>
      </w:ins>
      <w:hyperlink w:anchor="exm-matrix-inner-product">
        <w:ins w:id="1476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row by row</w:t>
        </w:r>
      </w:ins>
      <w:ins w:id="1479" w:author="PR Preview" w:date="2026-01-01T00:00:00Z">
        <w:r>
          <w:t xml:space="preserve"> </w:t>
        </w:r>
      </w:ins>
      <w:ins w:id="1480" w:author="PR Preview" w:date="2026-01-01T00:00:00Z">
        <w:r>
          <w:t xml:space="preserve">gives</w:t>
        </w:r>
      </w:ins>
      <w:ins w:id="14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and</w:t>
        </w:r>
      </w:ins>
      <w:ins w:id="14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485" w:author="PR Preview" w:date="2026-01-01T00:00:00Z">
        <w:r>
          <w:t xml:space="preserve">,</w:t>
        </w:r>
      </w:ins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del w:id="1488" w:author="PR Preview" w:date="2026-01-01T00:00:00Z">
        <w:r>
          <w:rPr>
            <w:b/>
            <w:bCs/>
          </w:rPr>
          <w:delText xml:space="preserve">Example 20 (The Frobenius norm of a</w:delText>
        </w:r>
      </w:del>
      <w:del w:id="1489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490" w:author="PR Preview" w:date="2026-01-01T00:00:00Z">
        <w:r>
          <w:rPr>
            <w:b/>
            <w:bCs/>
          </w:rPr>
          <w:delText xml:space="preserve"> </w:delText>
        </w:r>
      </w:del>
      <w:del w:id="1491" w:author="PR Preview" w:date="2026-01-01T00:00:00Z">
        <w:r>
          <w:rPr>
            <w:b/>
            <w:bCs/>
          </w:rPr>
          <w:delText xml:space="preserve">matrix)</w:delText>
        </w:r>
      </w:del>
      <w:del w:id="1492" w:author="PR Preview" w:date="2026-01-01T00:00:00Z">
        <w:r>
          <w:delText xml:space="preserve"> </w:delText>
        </w:r>
      </w:del>
      <w:del w:id="1493" w:author="PR Preview" w:date="2026-01-01T00:00:00Z">
        <w:r>
          <w:delText xml:space="preserve">For</w:delText>
        </w:r>
      </w:del>
      <w:del w:id="149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del w:id="149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1496" w:author="PR Preview" w:date="2026-01-01T00:00:00Z">
        <w:r>
          <w:delText xml:space="preserve">The second step is</w:delText>
        </w:r>
      </w:del>
      <w:del w:id="1497" w:author="PR Preview" w:date="2026-01-01T00:00:00Z">
        <w:r>
          <w:delText xml:space="preserve"> </w:delText>
        </w:r>
      </w:del>
      <w:hyperlink w:anchor="thm-matrix-inner-product-entries">
        <w:del w:id="1498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499" w:author="PR Preview" w:date="2026-01-01T00:00:00Z">
        <w:r>
          <w:delText xml:space="preserve">.</w:delText>
        </w:r>
      </w:del>
    </w:p>
    <w:p>
      <w:pPr>
        <w:pStyle w:val="BodyText"/>
      </w:pPr>
      <w:del w:id="1500" w:author="PR Preview" w:date="2026-01-01T00:00:00Z">
        <w:r>
          <w:rPr>
            <w:i/>
            <w:iCs/>
          </w:rPr>
          <w:delText xml:space="preserve">Remark 9</w:delText>
        </w:r>
      </w:del>
      <w:del w:id="1501" w:author="PR Preview" w:date="2026-01-01T00:00:00Z">
        <w:r>
          <w:delText xml:space="preserve"> (The Frobenius norm is the Euclidean norm of the entries). </w:delText>
        </w:r>
      </w:del>
      <w:del w:id="1502" w:author="PR Preview" w:date="2026-01-01T00:00:00Z">
        <w:r>
          <w:delText xml:space="preserve">By</w:delText>
        </w:r>
      </w:del>
      <w:del w:id="1503" w:author="PR Preview" w:date="2026-01-01T00:00:00Z">
        <w:r>
          <w:delText xml:space="preserve"> </w:delText>
        </w:r>
      </w:del>
      <w:hyperlink w:anchor="thm-matrix-inner-product-entries">
        <w:del w:id="1504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505" w:author="PR Preview" w:date="2026-01-01T00:00:00Z">
        <w:r>
          <w:delText xml:space="preserve">,</w:delText>
        </w:r>
      </w:del>
      <w:del w:id="150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del w:id="1507" w:author="PR Preview" w:date="2026-01-01T00:00:00Z">
        <w:r>
          <w:delText xml:space="preserve">,</w:delText>
        </w:r>
      </w:del>
      <w:del w:id="1508" w:author="PR Preview" w:date="2026-01-01T00:00:00Z">
        <w:r>
          <w:delText xml:space="preserve"> </w:delText>
        </w:r>
      </w:del>
      <w:del w:id="1509" w:author="PR Preview" w:date="2026-01-01T00:00:00Z">
        <w:r>
          <w:delText xml:space="preserve">a sum of squares, so the square root is always defined.</w:delText>
        </w:r>
      </w:del>
      <w:del w:id="151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del w:id="1511" w:author="PR Preview" w:date="2026-01-01T00:00:00Z">
        <w:r>
          <w:delText xml:space="preserve"> </w:delText>
        </w:r>
      </w:del>
      <w:del w:id="1512" w:author="PR Preview" w:date="2026-01-01T00:00:00Z">
        <w:r>
          <w:delText xml:space="preserve">is the Euclidean norm (</w:delText>
        </w:r>
      </w:del>
      <w:hyperlink r:id="rId89">
        <w:del w:id="1513" w:author="PR Preview" w:date="2026-01-01T00:00:00Z">
          <w:r>
            <w:rPr>
              <w:rStyle w:val="Hyperlink"/>
            </w:rPr>
            <w:delText xml:space="preserve">Definition 16 in Vectors</w:delText>
          </w:r>
        </w:del>
      </w:hyperlink>
      <w:del w:id="1514" w:author="PR Preview" w:date="2026-01-01T00:00:00Z">
        <w:r>
          <w:delText xml:space="preserve">)</w:delText>
        </w:r>
      </w:del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of the entries of</w:delText>
        </w:r>
      </w:del>
      <w:del w:id="151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18" w:author="PR Preview" w:date="2026-01-01T00:00:00Z">
        <w:r>
          <w:delText xml:space="preserve">, listed as one vector of length</w:delText>
        </w:r>
      </w:del>
      <w:del w:id="1519" w:author="PR Preview" w:date="2026-01-01T00:00:00Z">
        <w:r>
          <w:delText xml:space="preserve"> </w:delText>
        </w:r>
      </w:del>
      <m:oMath>
        <m:r>
          <m:t>n</m:t>
        </m:r>
        <m:r>
          <m:t>p</m:t>
        </m:r>
      </m:oMath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(Banerjee and Roy 2014, chap. 15, Definition 15.4, p. 492)</w:delText>
        </w:r>
      </w:del>
      <w:del w:id="1522" w:author="PR Preview" w:date="2026-01-01T00:00:00Z">
        <w:r>
          <w:delText xml:space="preserve">.</w:delText>
        </w:r>
      </w:del>
    </w:p>
    <w:p>
      <w:pPr>
        <w:pStyle w:val="BodyText"/>
      </w:pPr>
      <w:del w:id="1523" w:author="PR Preview" w:date="2026-01-01T00:00:00Z">
        <w:r>
          <w:delText xml:space="preserve">For example, listing the entries of</w:delText>
        </w:r>
      </w:del>
      <w:del w:id="152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25" w:author="PR Preview" w:date="2026-01-01T00:00:00Z">
        <w:r>
          <w:delText xml:space="preserve"> </w:delText>
        </w:r>
      </w:del>
      <w:del w:id="1526" w:author="PR Preview" w:date="2026-01-01T00:00:00Z">
        <w:r>
          <w:delText xml:space="preserve">in</w:delText>
        </w:r>
      </w:del>
      <w:del w:id="1527" w:author="PR Preview" w:date="2026-01-01T00:00:00Z">
        <w:r>
          <w:delText xml:space="preserve"> </w:delText>
        </w:r>
      </w:del>
      <w:hyperlink w:anchor="exm-frobenius-norm">
        <w:del w:id="1528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1529" w:author="PR Preview" w:date="2026-01-01T00:00:00Z">
        <w:r>
          <w:delText xml:space="preserve"> </w:delText>
        </w:r>
      </w:del>
      <w:del w:id="1530" w:author="PR Preview" w:date="2026-01-01T00:00:00Z">
        <w:r>
          <w:delText xml:space="preserve">row by row gives the vector</w:delText>
        </w:r>
      </w:del>
      <w:del w:id="153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1532" w:author="PR Preview" w:date="2026-01-01T00:00:00Z">
        <w:r>
          <w:delText xml:space="preserve"> </w:delText>
        </w:r>
      </w:del>
      <w:del w:id="1533" w:author="PR Preview" w:date="2026-01-01T00:00:00Z">
        <w:r>
          <w:delText xml:space="preserve">of length</w:delText>
        </w:r>
      </w:del>
      <w:del w:id="1534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del w:id="1535" w:author="PR Preview" w:date="2026-01-01T00:00:00Z">
        <w:r>
          <w:delText xml:space="preserve">,</w:delText>
        </w:r>
      </w:del>
      <w:del w:id="1536" w:author="PR Preview" w:date="2026-01-01T00:00:00Z">
        <w:r>
          <w:delText xml:space="preserve"> </w:delText>
        </w:r>
      </w:del>
      <w:del w:id="1537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538" w:author="PR Preview" w:date="2026-01-01T00:00:00Z">
        <w:r>
          <w:rPr>
            <w:b/>
            <w:bCs/>
          </w:rPr>
          <w:delText xml:space="preserve">Theorem 10 (The squared Frobenius norm adds up the squared column norms)</w:delText>
        </w:r>
      </w:del>
      <w:del w:id="1539" w:author="PR Preview" w:date="2026-01-01T00:00:00Z">
        <w:r>
          <w:delText xml:space="preserve"> </w:delText>
        </w:r>
      </w:del>
      <w:del w:id="1540" w:author="PR Preview" w:date="2026-01-01T00:00:00Z">
        <w:r>
          <w:delText xml:space="preserve">If</w:delText>
        </w:r>
      </w:del>
      <w:del w:id="154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42" w:author="PR Preview" w:date="2026-01-01T00:00:00Z">
        <w:r>
          <w:delText xml:space="preserve"> </w:delText>
        </w:r>
      </w:del>
      <w:del w:id="1543" w:author="PR Preview" w:date="2026-01-01T00:00:00Z">
        <w:r>
          <w:delText xml:space="preserve">is an</w:delText>
        </w:r>
      </w:del>
      <w:del w:id="154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1545" w:author="PR Preview" w:date="2026-01-01T00:00:00Z">
        <w:r>
          <w:delText xml:space="preserve"> </w:delText>
        </w:r>
      </w:del>
      <w:del w:id="1546" w:author="PR Preview" w:date="2026-01-01T00:00:00Z">
        <w:r>
          <w:delText xml:space="preserve">matrix</w:delText>
        </w:r>
      </w:del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with columns</w:delText>
        </w:r>
      </w:del>
      <w:del w:id="154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1550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551" w:author="PR Preview" w:date="2026-01-01T00:00:00Z">
        <w:r>
          <w:rPr>
            <w:i/>
            <w:iCs/>
          </w:rPr>
          <w:delText xml:space="preserve">Proof</w:delText>
        </w:r>
      </w:del>
      <w:del w:id="1552" w:author="PR Preview" w:date="2026-01-01T00:00:00Z">
        <w:r>
          <w:delText xml:space="preserve">. </w:delText>
        </w:r>
      </w:del>
      <w:del w:id="1553" w:author="PR Preview" w:date="2026-01-01T00:00:00Z">
        <w:r>
          <w:delText xml:space="preserve">Entry</w:delText>
        </w:r>
      </w:del>
      <w:del w:id="1554" w:author="PR Preview" w:date="2026-01-01T00:00:00Z">
        <w:r>
          <w:delText xml:space="preserve"> </w:delText>
        </w:r>
      </w:del>
      <m:oMath>
        <m:r>
          <m:t>i</m:t>
        </m:r>
      </m:oMath>
      <w:del w:id="1555" w:author="PR Preview" w:date="2026-01-01T00:00:00Z">
        <w:r>
          <w:delText xml:space="preserve"> </w:delText>
        </w:r>
      </w:del>
      <w:del w:id="1556" w:author="PR Preview" w:date="2026-01-01T00:00:00Z">
        <w:r>
          <w:delText xml:space="preserve">of</w:delText>
        </w:r>
      </w:del>
      <w:del w:id="155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is</w:delText>
        </w:r>
      </w:del>
      <w:del w:id="156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del w:id="1561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p>
      <w:pPr>
        <w:pStyle w:val="FirstParagraph"/>
      </w:pPr>
      <w:del w:id="1562" w:author="PR Preview" w:date="2026-01-01T00:00:00Z">
        <w:r>
          <w:rPr>
            <w:b/>
            <w:bCs/>
          </w:rPr>
          <w:delText xml:space="preserve">Example 21 (The Frobenius norm of a</w:delText>
        </w:r>
      </w:del>
      <w:del w:id="1563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564" w:author="PR Preview" w:date="2026-01-01T00:00:00Z">
        <w:r>
          <w:rPr>
            <w:b/>
            <w:bCs/>
          </w:rPr>
          <w:delText xml:space="preserve"> </w:delText>
        </w:r>
      </w:del>
      <w:del w:id="1565" w:author="PR Preview" w:date="2026-01-01T00:00:00Z">
        <w:r>
          <w:rPr>
            <w:b/>
            <w:bCs/>
          </w:rPr>
          <w:delText xml:space="preserve">matrix, column by column)</w:delText>
        </w:r>
      </w:del>
      <w:del w:id="1566" w:author="PR Preview" w:date="2026-01-01T00:00:00Z">
        <w:r>
          <w:delText xml:space="preserve"> </w:delText>
        </w:r>
      </w:del>
      <w:del w:id="1567" w:author="PR Preview" w:date="2026-01-01T00:00:00Z">
        <w:r>
          <w:delText xml:space="preserve">The matrix</w:delText>
        </w:r>
      </w:del>
      <w:del w:id="156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del w:id="1569" w:author="PR Preview" w:date="2026-01-01T00:00:00Z">
        <w:r>
          <w:delText xml:space="preserve"> </w:delText>
        </w:r>
      </w:del>
      <w:del w:id="1570" w:author="PR Preview" w:date="2026-01-01T00:00:00Z">
        <w:r>
          <w:delText xml:space="preserve">in</w:delText>
        </w:r>
      </w:del>
      <w:del w:id="1571" w:author="PR Preview" w:date="2026-01-01T00:00:00Z">
        <w:r>
          <w:delText xml:space="preserve"> </w:delText>
        </w:r>
      </w:del>
      <w:hyperlink w:anchor="exm-frobenius-norm">
        <w:del w:id="1572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1573" w:author="PR Preview" w:date="2026-01-01T00:00:00Z">
        <w:r>
          <w:delText xml:space="preserve"> </w:delText>
        </w:r>
      </w:del>
      <w:del w:id="1574" w:author="PR Preview" w:date="2026-01-01T00:00:00Z">
        <w:r>
          <w:delText xml:space="preserve">has columns</w:delText>
        </w:r>
      </w:del>
      <w:del w:id="157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1576" w:author="PR Preview" w:date="2026-01-01T00:00:00Z">
        <w:r>
          <w:delText xml:space="preserve"> </w:delText>
        </w:r>
      </w:del>
      <w:del w:id="1577" w:author="PR Preview" w:date="2026-01-01T00:00:00Z">
        <w:r>
          <w:delText xml:space="preserve">and</w:delText>
        </w:r>
      </w:del>
      <w:del w:id="157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1579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1580" w:author="PR Preview" w:date="2026-01-01T00:00:00Z">
        <w:r>
          <w:delText xml:space="preserve">which matches</w:delText>
        </w:r>
      </w:del>
      <w:del w:id="158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del w:id="1582" w:author="PR Preview" w:date="2026-01-01T00:00:00Z">
        <w:r>
          <w:delText xml:space="preserve"> </w:delText>
        </w:r>
      </w:del>
      <w:del w:id="1583" w:author="PR Preview" w:date="2026-01-01T00:00:00Z">
        <w:r>
          <w:delText xml:space="preserve">from</w:delText>
        </w:r>
      </w:del>
      <w:del w:id="1584" w:author="PR Preview" w:date="2026-01-01T00:00:00Z">
        <w:r>
          <w:delText xml:space="preserve"> </w:delText>
        </w:r>
      </w:del>
      <w:hyperlink w:anchor="exm-frobenius-norm">
        <w:del w:id="1585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1586" w:author="PR Preview" w:date="2026-01-01T00:00:00Z">
        <w:r>
          <w:delText xml:space="preserve">.</w:delText>
        </w:r>
      </w:del>
    </w:p>
    <w:p>
      <w:pPr>
        <w:pStyle w:val="BodyText"/>
      </w:pPr>
      <w:ins w:id="1587" w:author="PR Preview" w:date="2026-01-01T00:00:00Z">
        <w:r>
          <w:rPr>
            <w:b/>
            <w:bCs/>
          </w:rPr>
          <w:t xml:space="preserve">Example 22 (The Frobenius norm of a</w:t>
        </w:r>
      </w:ins>
      <w:ins w:id="1588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589" w:author="PR Preview" w:date="2026-01-01T00:00:00Z">
        <w:r>
          <w:rPr>
            <w:b/>
            <w:bCs/>
          </w:rPr>
          <w:t xml:space="preserve"> </w:t>
        </w:r>
      </w:ins>
      <w:ins w:id="1590" w:author="PR Preview" w:date="2026-01-01T00:00:00Z">
        <w:r>
          <w:rPr>
            <w:b/>
            <w:bCs/>
          </w:rPr>
          <w:t xml:space="preserve">matrix)</w:t>
        </w:r>
      </w:ins>
      <w:ins w:id="1591" w:author="PR Preview" w:date="2026-01-01T00:00:00Z">
        <w:r>
          <w:t xml:space="preserve"> </w:t>
        </w:r>
      </w:ins>
      <w:ins w:id="1592" w:author="PR Preview" w:date="2026-01-01T00:00:00Z">
        <w:r>
          <w:t xml:space="preserve">For</w:t>
        </w:r>
      </w:ins>
      <w:ins w:id="159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ins w:id="159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1595" w:author="PR Preview" w:date="2026-01-01T00:00:00Z">
        <w:r>
          <w:t xml:space="preserve">The second step is</w:t>
        </w:r>
      </w:ins>
      <w:ins w:id="1596" w:author="PR Preview" w:date="2026-01-01T00:00:00Z">
        <w:r>
          <w:t xml:space="preserve"> </w:t>
        </w:r>
      </w:ins>
      <w:hyperlink w:anchor="thm-matrix-inner-product-entries">
        <w:ins w:id="1597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598" w:author="PR Preview" w:date="2026-01-01T00:00:00Z">
        <w:r>
          <w:t xml:space="preserve">.</w:t>
        </w:r>
      </w:ins>
    </w:p>
    <w:bookmarkEnd w:id="88"/>
    <w:bookmarkStart w:id="90" w:name="rem-frobenius-norm-entries"/>
    <w:p>
      <w:pPr>
        <w:pStyle w:val="BodyText"/>
      </w:pPr>
      <w:ins w:id="1599" w:author="PR Preview" w:date="2026-01-01T00:00:00Z">
        <w:r>
          <w:rPr>
            <w:i/>
            <w:iCs/>
          </w:rPr>
          <w:t xml:space="preserve">Remark 10</w:t>
        </w:r>
      </w:ins>
      <w:ins w:id="1600" w:author="PR Preview" w:date="2026-01-01T00:00:00Z">
        <w:r>
          <w:t xml:space="preserve"> (The Frobenius norm is the Euclidean norm of the entries). </w:t>
        </w:r>
      </w:ins>
      <w:ins w:id="1601" w:author="PR Preview" w:date="2026-01-01T00:00:00Z">
        <w:r>
          <w:t xml:space="preserve">By</w:t>
        </w:r>
      </w:ins>
      <w:ins w:id="1602" w:author="PR Preview" w:date="2026-01-01T00:00:00Z">
        <w:r>
          <w:t xml:space="preserve"> </w:t>
        </w:r>
      </w:ins>
      <w:hyperlink w:anchor="thm-matrix-inner-product-entries">
        <w:ins w:id="1603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604" w:author="PR Preview" w:date="2026-01-01T00:00:00Z">
        <w:r>
          <w:t xml:space="preserve">,</w:t>
        </w:r>
      </w:ins>
      <w:ins w:id="160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ins w:id="1606" w:author="PR Preview" w:date="2026-01-01T00:00:00Z">
        <w:r>
          <w:t xml:space="preserve">,</w:t>
        </w:r>
      </w:ins>
      <w:ins w:id="1607" w:author="PR Preview" w:date="2026-01-01T00:00:00Z">
        <w:r>
          <w:t xml:space="preserve"> </w:t>
        </w:r>
      </w:ins>
      <w:ins w:id="1608" w:author="PR Preview" w:date="2026-01-01T00:00:00Z">
        <w:r>
          <w:t xml:space="preserve">a sum of squares, so the square root is always defined.</w:t>
        </w:r>
      </w:ins>
      <w:ins w:id="1609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ins w:id="1610" w:author="PR Preview" w:date="2026-01-01T00:00:00Z">
        <w:r>
          <w:t xml:space="preserve"> </w:t>
        </w:r>
      </w:ins>
      <w:ins w:id="1611" w:author="PR Preview" w:date="2026-01-01T00:00:00Z">
        <w:r>
          <w:t xml:space="preserve">is the Euclidean norm (</w:t>
        </w:r>
      </w:ins>
      <w:hyperlink r:id="rId89">
        <w:ins w:id="1612" w:author="PR Preview" w:date="2026-01-01T00:00:00Z">
          <w:r>
            <w:rPr>
              <w:rStyle w:val="Hyperlink"/>
            </w:rPr>
            <w:t xml:space="preserve">Definition 16 in Vectors</w:t>
          </w:r>
        </w:ins>
      </w:hyperlink>
      <w:ins w:id="1613" w:author="PR Preview" w:date="2026-01-01T00:00:00Z">
        <w:r>
          <w:t xml:space="preserve">)</w:t>
        </w:r>
      </w:ins>
      <w:ins w:id="1614" w:author="PR Preview" w:date="2026-01-01T00:00:00Z">
        <w:r>
          <w:t xml:space="preserve"> </w:t>
        </w:r>
      </w:ins>
      <w:ins w:id="1615" w:author="PR Preview" w:date="2026-01-01T00:00:00Z">
        <w:r>
          <w:t xml:space="preserve">of the entries of</w:t>
        </w:r>
      </w:ins>
      <w:ins w:id="161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17" w:author="PR Preview" w:date="2026-01-01T00:00:00Z">
        <w:r>
          <w:t xml:space="preserve">, listed as one vector of length</w:t>
        </w:r>
      </w:ins>
      <w:ins w:id="1618" w:author="PR Preview" w:date="2026-01-01T00:00:00Z">
        <w:r>
          <w:t xml:space="preserve"> </w:t>
        </w:r>
      </w:ins>
      <m:oMath>
        <m:r>
          <m:t>n</m:t>
        </m:r>
        <m:r>
          <m:t>p</m:t>
        </m:r>
      </m:oMath>
      <w:ins w:id="1619" w:author="PR Preview" w:date="2026-01-01T00:00:00Z">
        <w:r>
          <w:t xml:space="preserve"> </w:t>
        </w:r>
      </w:ins>
      <w:ins w:id="1620" w:author="PR Preview" w:date="2026-01-01T00:00:00Z">
        <w:r>
          <w:t xml:space="preserve">(Banerjee and Roy 2014, chap. 15, Definition 15.4, p. 492)</w:t>
        </w:r>
      </w:ins>
      <w:ins w:id="1621" w:author="PR Preview" w:date="2026-01-01T00:00:00Z">
        <w:r>
          <w:t xml:space="preserve">.</w:t>
        </w:r>
      </w:ins>
    </w:p>
    <w:p>
      <w:pPr>
        <w:pStyle w:val="BodyText"/>
      </w:pPr>
      <w:ins w:id="1622" w:author="PR Preview" w:date="2026-01-01T00:00:00Z">
        <w:r>
          <w:t xml:space="preserve">For example, listing the entries of</w:t>
        </w:r>
      </w:ins>
      <w:ins w:id="162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in</w:t>
        </w:r>
      </w:ins>
      <w:ins w:id="1626" w:author="PR Preview" w:date="2026-01-01T00:00:00Z">
        <w:r>
          <w:t xml:space="preserve"> </w:t>
        </w:r>
      </w:ins>
      <w:hyperlink w:anchor="exm-frobenius-norm">
        <w:ins w:id="1627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1628" w:author="PR Preview" w:date="2026-01-01T00:00:00Z">
        <w:r>
          <w:t xml:space="preserve"> </w:t>
        </w:r>
      </w:ins>
      <w:ins w:id="1629" w:author="PR Preview" w:date="2026-01-01T00:00:00Z">
        <w:r>
          <w:t xml:space="preserve">row by row gives the vector</w:t>
        </w:r>
      </w:ins>
      <w:ins w:id="16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of length</w:t>
        </w:r>
      </w:ins>
      <w:ins w:id="1633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ins w:id="1634" w:author="PR Preview" w:date="2026-01-01T00:00:00Z">
        <w:r>
          <w:t xml:space="preserve">,</w:t>
        </w:r>
      </w:ins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ins w:id="1637" w:author="PR Preview" w:date="2026-01-01T00:00:00Z">
        <w:r>
          <w:rPr>
            <w:b/>
            <w:bCs/>
          </w:rPr>
          <w:t xml:space="preserve">Theorem 11 (The squared Frobenius norm adds up the squared column norms)</w:t>
        </w:r>
      </w:ins>
      <w:ins w:id="1638" w:author="PR Preview" w:date="2026-01-01T00:00:00Z">
        <w:r>
          <w:t xml:space="preserve"> </w:t>
        </w:r>
      </w:ins>
      <w:ins w:id="1639" w:author="PR Preview" w:date="2026-01-01T00:00:00Z">
        <w:r>
          <w:t xml:space="preserve">If</w:t>
        </w:r>
      </w:ins>
      <w:ins w:id="164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41" w:author="PR Preview" w:date="2026-01-01T00:00:00Z">
        <w:r>
          <w:t xml:space="preserve"> </w:t>
        </w:r>
      </w:ins>
      <w:ins w:id="1642" w:author="PR Preview" w:date="2026-01-01T00:00:00Z">
        <w:r>
          <w:t xml:space="preserve">is an</w:t>
        </w:r>
      </w:ins>
      <w:ins w:id="164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644" w:author="PR Preview" w:date="2026-01-01T00:00:00Z">
        <w:r>
          <w:t xml:space="preserve"> </w:t>
        </w:r>
      </w:ins>
      <w:ins w:id="1645" w:author="PR Preview" w:date="2026-01-01T00:00:00Z">
        <w:r>
          <w:t xml:space="preserve">matrix</w:t>
        </w:r>
      </w:ins>
      <w:ins w:id="1646" w:author="PR Preview" w:date="2026-01-01T00:00:00Z">
        <w:r>
          <w:t xml:space="preserve"> </w:t>
        </w:r>
      </w:ins>
      <w:ins w:id="1647" w:author="PR Preview" w:date="2026-01-01T00:00:00Z">
        <w:r>
          <w:t xml:space="preserve">with columns</w:t>
        </w:r>
      </w:ins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\mathord{\smash[b]{\underset{\raise.3ex\hbox{$\scriptstyle\sim$}}{a}}\vphantom{a}}_p$</w:t>
        </w:r>
      </w:ins>
      <w:ins w:id="1650" w:author="PR Preview" w:date="2026-01-01T00:00:00Z">
        <w:r>
          <w:t xml:space="preserve">, then</w:t>
        </w:r>
      </w:ins>
    </w:p>
    <w:p>
      <w:pPr>
        <w:pStyle w:val="BodyText"/>
      </w:pPr>
      <w:ins w:id="1651" w:author="PR Preview" w:date="2026-01-01T00:00:00Z">
        <w:r>
          <w:t xml:space="preserve">$$
    \mathopen{}\left\lVert\mathbf{A}\right\rVert\mathclose{}_F^2 = \sum_{j=1}^p\mathopen{}\left\lVert\mathord{\smash[b]{\underset{\raise.3ex\hbox{$\scriptstyle\sim$}}{a}}\vphantom{a}}_j\right\rVert\mathclose{}^2.
    $$</w:t>
        </w:r>
      </w:ins>
    </w:p>
    <w:bookmarkEnd w:id="91"/>
    <w:p>
      <w:pPr>
        <w:pStyle w:val="FirstParagraph"/>
      </w:pPr>
      <w:ins w:id="1652" w:author="PR Preview" w:date="2026-01-01T00:00:00Z">
        <w:r>
          <w:rPr>
            <w:i/>
            <w:iCs/>
          </w:rPr>
          <w:t xml:space="preserve">Proof</w:t>
        </w:r>
      </w:ins>
      <w:ins w:id="1653" w:author="PR Preview" w:date="2026-01-01T00:00:00Z">
        <w:r>
          <w:t xml:space="preserve">. </w:t>
        </w:r>
      </w:ins>
      <w:ins w:id="1654" w:author="PR Preview" w:date="2026-01-01T00:00:00Z">
        <w:r>
          <w:t xml:space="preserve">Entry</w:t>
        </w:r>
      </w:ins>
      <w:ins w:id="1655" w:author="PR Preview" w:date="2026-01-01T00:00:00Z">
        <w:r>
          <w:t xml:space="preserve"> </w:t>
        </w:r>
      </w:ins>
      <m:oMath>
        <m:r>
          <m:t>i</m:t>
        </m:r>
      </m:oMath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of</w:t>
        </w:r>
      </w:ins>
      <w:ins w:id="1658" w:author="PR Preview" w:date="2026-01-01T00:00:00Z">
        <w:r>
          <w:t xml:space="preserve"> </w:t>
        </w:r>
      </w:ins>
      <w:ins w:id="1659" w:author="PR Preview" w:date="2026-01-01T00:00:00Z">
        <w:r>
          <w:t xml:space="preserve">$\mathord{\smash[b]{\underset{\raise.3ex\hbox{$\scriptstyle\sim$}}{a}}\vphantom{a}}_j$</w:t>
        </w:r>
      </w:ins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is</w:t>
        </w:r>
      </w:ins>
      <w:ins w:id="166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ins w:id="1663" w:author="PR Preview" w:date="2026-01-01T00:00:00Z">
        <w:r>
          <w:t xml:space="preserve">, so</w:t>
        </w:r>
      </w:ins>
    </w:p>
    <w:p>
      <w:pPr>
        <w:pStyle w:val="BodyText"/>
      </w:pPr>
      <w:ins w:id="1664" w:author="PR Preview" w:date="2026-01-01T00:00:00Z">
        <w:r>
  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  </w:r>
      </w:ins>
    </w:p>
    <w:bookmarkStart w:id="92" w:name="exm-frobenius-norm-columns"/>
    <w:p>
      <w:pPr>
        <w:pStyle w:val="FirstParagraph"/>
      </w:pPr>
      <w:ins w:id="1665" w:author="PR Preview" w:date="2026-01-01T00:00:00Z">
        <w:r>
          <w:rPr>
            <w:b/>
            <w:bCs/>
          </w:rPr>
          <w:t xml:space="preserve">Example 23 (The Frobenius norm of a</w:t>
        </w:r>
      </w:ins>
      <w:ins w:id="1666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667" w:author="PR Preview" w:date="2026-01-01T00:00:00Z">
        <w:r>
          <w:rPr>
            <w:b/>
            <w:bCs/>
          </w:rPr>
          <w:t xml:space="preserve"> </w:t>
        </w:r>
      </w:ins>
      <w:ins w:id="1668" w:author="PR Preview" w:date="2026-01-01T00:00:00Z">
        <w:r>
          <w:rPr>
            <w:b/>
            <w:bCs/>
          </w:rPr>
          <w:t xml:space="preserve">matrix, column by column)</w:t>
        </w:r>
      </w:ins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The matrix</w:t>
        </w:r>
      </w:ins>
      <w:ins w:id="167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ins w:id="1672" w:author="PR Preview" w:date="2026-01-01T00:00:00Z">
        <w:r>
          <w:t xml:space="preserve"> </w:t>
        </w:r>
      </w:ins>
      <w:ins w:id="1673" w:author="PR Preview" w:date="2026-01-01T00:00:00Z">
        <w:r>
          <w:t xml:space="preserve">in</w:t>
        </w:r>
      </w:ins>
      <w:ins w:id="1674" w:author="PR Preview" w:date="2026-01-01T00:00:00Z">
        <w:r>
          <w:t xml:space="preserve"> </w:t>
        </w:r>
      </w:ins>
      <w:hyperlink w:anchor="exm-frobenius-norm">
        <w:ins w:id="1675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1676" w:author="PR Preview" w:date="2026-01-01T00:00:00Z">
        <w:r>
          <w:t xml:space="preserve"> </w:t>
        </w:r>
      </w:ins>
      <w:ins w:id="1677" w:author="PR Preview" w:date="2026-01-01T00:00:00Z">
        <w:r>
          <w:t xml:space="preserve">has columns</w:t>
        </w:r>
      </w:ins>
      <w:ins w:id="1678" w:author="PR Preview" w:date="2026-01-01T00:00:00Z">
        <w:r>
          <w:t xml:space="preserve"> </w:t>
        </w:r>
      </w:ins>
      <w:ins w:id="1679" w:author="PR Preview" w:date="2026-01-01T00:00:00Z">
        <w:r>
          <w:t xml:space="preserve">$\mathord{\smash[b]{\underset{\raise.3ex\hbox{$\scriptstyle\sim$}}{a}}\vphantom{a}}_1 = (1, 3)$</w:t>
        </w:r>
      </w:ins>
      <w:ins w:id="1680" w:author="PR Preview" w:date="2026-01-01T00:00:00Z">
        <w:r>
          <w:t xml:space="preserve"> </w:t>
        </w:r>
      </w:ins>
      <w:ins w:id="1681" w:author="PR Preview" w:date="2026-01-01T00:00:00Z">
        <w:r>
          <w:t xml:space="preserve">and</w:t>
        </w:r>
      </w:ins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$\mathord{\smash[b]{\underset{\raise.3ex\hbox{$\scriptstyle\sim$}}{a}}\vphantom{a}}_2 = (2, 4)$</w:t>
        </w:r>
      </w:ins>
      <w:ins w:id="1684" w:author="PR Preview" w:date="2026-01-01T00:00:00Z">
        <w:r>
          <w:t xml:space="preserve">, so</w:t>
        </w:r>
      </w:ins>
    </w:p>
    <w:p>
      <w:pPr>
        <w:pStyle w:val="BodyText"/>
      </w:pPr>
      <w:ins w:id="1685" w:author="PR Preview" w:date="2026-01-01T00:00:00Z">
        <w:r>
  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  </w:r>
      </w:ins>
    </w:p>
    <w:p>
      <w:pPr>
        <w:pStyle w:val="FirstParagraph"/>
      </w:pPr>
      <w:ins w:id="1686" w:author="PR Preview" w:date="2026-01-01T00:00:00Z">
        <w:r>
          <w:t xml:space="preserve">which matches</w:t>
        </w:r>
      </w:ins>
      <w:ins w:id="168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from</w:t>
        </w:r>
      </w:ins>
      <w:ins w:id="1690" w:author="PR Preview" w:date="2026-01-01T00:00:00Z">
        <w:r>
          <w:t xml:space="preserve"> </w:t>
        </w:r>
      </w:ins>
      <w:hyperlink w:anchor="exm-frobenius-norm">
        <w:ins w:id="1691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1692" w:author="PR Preview" w:date="2026-01-01T00:00:00Z">
        <w:r>
          <w:t xml:space="preserve">.</w:t>
        </w:r>
      </w:ins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del w:id="1693" w:author="PR Preview" w:date="2026-01-01T00:00:00Z">
        <w:r>
          <w:rPr>
            <w:b/>
            <w:bCs/>
          </w:rPr>
          <w:delText xml:space="preserve">Definition 16 (Eigenvalue)</w:delText>
        </w:r>
      </w:del>
      <w:del w:id="1694" w:author="PR Preview" w:date="2026-01-01T00:00:00Z">
        <w:r>
          <w:delText xml:space="preserve"> </w:delText>
        </w:r>
      </w:del>
      <w:del w:id="1695" w:author="PR Preview" w:date="2026-01-01T00:00:00Z">
        <w:r>
          <w:delText xml:space="preserve">Let</w:delText>
        </w:r>
      </w:del>
      <w:del w:id="169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697" w:author="PR Preview" w:date="2026-01-01T00:00:00Z">
        <w:r>
          <w:delText xml:space="preserve"> </w:delText>
        </w:r>
      </w:del>
      <w:del w:id="1698" w:author="PR Preview" w:date="2026-01-01T00:00:00Z">
        <w:r>
          <w:delText xml:space="preserve">be a</w:delText>
        </w:r>
      </w:del>
      <w:del w:id="169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700" w:author="PR Preview" w:date="2026-01-01T00:00:00Z">
        <w:r>
          <w:delText xml:space="preserve"> </w:delText>
        </w:r>
      </w:del>
      <w:del w:id="1701" w:author="PR Preview" w:date="2026-01-01T00:00:00Z">
        <w:r>
          <w:delText xml:space="preserve">matrix.</w:delText>
        </w:r>
      </w:del>
      <w:del w:id="1702" w:author="PR Preview" w:date="2026-01-01T00:00:00Z">
        <w:r>
          <w:delText xml:space="preserve"> </w:delText>
        </w:r>
      </w:del>
      <w:del w:id="1703" w:author="PR Preview" w:date="2026-01-01T00:00:00Z">
        <w:r>
          <w:delText xml:space="preserve">A real number</w:delText>
        </w:r>
      </w:del>
      <w:del w:id="1704" w:author="PR Preview" w:date="2026-01-01T00:00:00Z">
        <w:r>
          <w:delText xml:space="preserve"> </w:delText>
        </w:r>
      </w:del>
      <m:oMath>
        <m:r>
          <m:t>λ</m:t>
        </m:r>
      </m:oMath>
      <w:del w:id="1705" w:author="PR Preview" w:date="2026-01-01T00:00:00Z">
        <w:r>
          <w:delText xml:space="preserve"> </w:delText>
        </w:r>
      </w:del>
      <w:del w:id="1706" w:author="PR Preview" w:date="2026-01-01T00:00:00Z">
        <w:r>
          <w:delText xml:space="preserve">is an</w:delText>
        </w:r>
      </w:del>
      <w:del w:id="1707" w:author="PR Preview" w:date="2026-01-01T00:00:00Z">
        <w:r>
          <w:delText xml:space="preserve"> </w:delText>
        </w:r>
      </w:del>
      <w:del w:id="1708" w:author="PR Preview" w:date="2026-01-01T00:00:00Z">
        <w:r>
          <w:rPr>
            <w:b/>
            <w:bCs/>
          </w:rPr>
          <w:delText xml:space="preserve">eigenvalue</w:delText>
        </w:r>
      </w:del>
      <w:del w:id="1709" w:author="PR Preview" w:date="2026-01-01T00:00:00Z">
        <w:r>
          <w:delText xml:space="preserve"> </w:delText>
        </w:r>
      </w:del>
      <w:del w:id="1710" w:author="PR Preview" w:date="2026-01-01T00:00:00Z">
        <w:r>
          <w:delText xml:space="preserve">of</w:delText>
        </w:r>
      </w:del>
      <w:del w:id="171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712" w:author="PR Preview" w:date="2026-01-01T00:00:00Z">
        <w:r>
          <w:delText xml:space="preserve"> </w:delText>
        </w:r>
      </w:del>
      <w:del w:id="1713" w:author="PR Preview" w:date="2026-01-01T00:00:00Z">
        <w:r>
          <w:delText xml:space="preserve">if some real vector</w:delText>
        </w:r>
      </w:del>
      <w:del w:id="1714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15" w:author="PR Preview" w:date="2026-01-01T00:00:00Z">
        <w:r>
          <w:delText xml:space="preserve"> </w:delText>
        </w:r>
      </w:del>
      <w:del w:id="1716" w:author="PR Preview" w:date="2026-01-01T00:00:00Z">
        <w:r>
          <w:delText xml:space="preserve">of length</w:delText>
        </w:r>
      </w:del>
      <w:del w:id="1717" w:author="PR Preview" w:date="2026-01-01T00:00:00Z">
        <w:r>
          <w:delText xml:space="preserve"> </w:delText>
        </w:r>
      </w:del>
      <m:oMath>
        <m:r>
          <m:t>p</m:t>
        </m:r>
      </m:oMath>
      <w:del w:id="1718" w:author="PR Preview" w:date="2026-01-01T00:00:00Z">
        <w:r>
          <w:delText xml:space="preserve"> </w:delText>
        </w:r>
      </w:del>
      <w:del w:id="1719" w:author="PR Preview" w:date="2026-01-01T00:00:00Z">
        <w:r>
          <w:delText xml:space="preserve">satisfies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del w:id="1720" w:author="PR Preview" w:date="2026-01-01T00:00:00Z">
        <w:r>
          <w:rPr>
            <w:b/>
            <w:bCs/>
          </w:rPr>
          <w:delText xml:space="preserve">Definition 17 (Eigenvector)</w:delText>
        </w:r>
      </w:del>
      <w:del w:id="1721" w:author="PR Preview" w:date="2026-01-01T00:00:00Z">
        <w:r>
          <w:delText xml:space="preserve"> </w:delText>
        </w:r>
      </w:del>
      <w:del w:id="1722" w:author="PR Preview" w:date="2026-01-01T00:00:00Z">
        <w:r>
          <w:delText xml:space="preserve">In</w:delText>
        </w:r>
      </w:del>
      <w:del w:id="1723" w:author="PR Preview" w:date="2026-01-01T00:00:00Z">
        <w:r>
          <w:delText xml:space="preserve"> </w:delText>
        </w:r>
      </w:del>
      <w:hyperlink w:anchor="def-eigenvalue">
        <w:del w:id="1724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725" w:author="PR Preview" w:date="2026-01-01T00:00:00Z">
        <w:r>
          <w:delText xml:space="preserve">, any such</w:delText>
        </w:r>
      </w:del>
      <w:del w:id="1726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27" w:author="PR Preview" w:date="2026-01-01T00:00:00Z">
        <w:r>
          <w:delText xml:space="preserve"> </w:delText>
        </w:r>
      </w:del>
      <w:del w:id="1728" w:author="PR Preview" w:date="2026-01-01T00:00:00Z">
        <w:r>
          <w:delText xml:space="preserve">is an</w:delText>
        </w:r>
      </w:del>
      <w:del w:id="1729" w:author="PR Preview" w:date="2026-01-01T00:00:00Z">
        <w:r>
          <w:delText xml:space="preserve"> </w:delText>
        </w:r>
      </w:del>
      <w:del w:id="1730" w:author="PR Preview" w:date="2026-01-01T00:00:00Z">
        <w:r>
          <w:rPr>
            <w:b/>
            <w:bCs/>
          </w:rPr>
          <w:delText xml:space="preserve">eigenvector</w:delText>
        </w:r>
      </w:del>
      <w:del w:id="1731" w:author="PR Preview" w:date="2026-01-01T00:00:00Z">
        <w:r>
          <w:delText xml:space="preserve"> </w:delText>
        </w:r>
      </w:del>
      <w:del w:id="1732" w:author="PR Preview" w:date="2026-01-01T00:00:00Z">
        <w:r>
          <w:delText xml:space="preserve">of</w:delText>
        </w:r>
      </w:del>
      <w:del w:id="173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734" w:author="PR Preview" w:date="2026-01-01T00:00:00Z">
        <w:r>
          <w:delText xml:space="preserve"> </w:delText>
        </w:r>
      </w:del>
      <w:del w:id="1735" w:author="PR Preview" w:date="2026-01-01T00:00:00Z">
        <w:r>
          <w:delText xml:space="preserve">for</w:delText>
        </w:r>
      </w:del>
      <w:del w:id="1736" w:author="PR Preview" w:date="2026-01-01T00:00:00Z">
        <w:r>
          <w:delText xml:space="preserve"> </w:delText>
        </w:r>
      </w:del>
      <m:oMath>
        <m:r>
          <m:t>λ</m:t>
        </m:r>
      </m:oMath>
      <w:del w:id="1737" w:author="PR Preview" w:date="2026-01-01T00:00:00Z">
        <w:r>
          <w:delText xml:space="preserve">.</w:delText>
        </w:r>
      </w:del>
    </w:p>
    <w:p>
      <w:pPr>
        <w:pStyle w:val="BodyText"/>
      </w:pPr>
      <w:del w:id="1738" w:author="PR Preview" w:date="2026-01-01T00:00:00Z">
        <w:r>
          <w:rPr>
            <w:b/>
            <w:bCs/>
          </w:rPr>
          <w:delText xml:space="preserve">Example 22 (Eigenvectors of a</w:delText>
        </w:r>
      </w:del>
      <w:del w:id="1739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740" w:author="PR Preview" w:date="2026-01-01T00:00:00Z">
        <w:r>
          <w:rPr>
            <w:b/>
            <w:bCs/>
          </w:rPr>
          <w:delText xml:space="preserve"> </w:delText>
        </w:r>
      </w:del>
      <w:del w:id="1741" w:author="PR Preview" w:date="2026-01-01T00:00:00Z">
        <w:r>
          <w:rPr>
            <w:b/>
            <w:bCs/>
          </w:rPr>
          <w:delText xml:space="preserve">matrix)</w:delText>
        </w:r>
      </w:del>
      <w:del w:id="1742" w:author="PR Preview" w:date="2026-01-01T00:00:00Z">
        <w:r>
          <w:delText xml:space="preserve"> </w:delText>
        </w:r>
      </w:del>
      <w:del w:id="1743" w:author="PR Preview" w:date="2026-01-01T00:00:00Z">
        <w:r>
          <w:delText xml:space="preserve">Let</w:delText>
        </w:r>
      </w:del>
      <w:del w:id="174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745" w:author="PR Preview" w:date="2026-01-01T00:00:00Z">
        <w:r>
          <w:delText xml:space="preserve">.</w:delText>
        </w:r>
      </w:del>
    </w:p>
    <w:p>
      <w:pPr>
        <w:pStyle w:val="FirstParagraph"/>
      </w:pPr>
      <w:ins w:id="1746" w:author="PR Preview" w:date="2026-01-01T00:00:00Z">
        <w:r>
          <w:rPr>
            <w:b/>
            <w:bCs/>
          </w:rPr>
          <w:t xml:space="preserve">Definition 16 (Eigenvalue)</w:t>
        </w:r>
      </w:ins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Let</w:t>
        </w:r>
      </w:ins>
      <w:ins w:id="174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750" w:author="PR Preview" w:date="2026-01-01T00:00:00Z">
        <w:r>
          <w:t xml:space="preserve"> </w:t>
        </w:r>
      </w:ins>
      <w:ins w:id="1751" w:author="PR Preview" w:date="2026-01-01T00:00:00Z">
        <w:r>
          <w:t xml:space="preserve">be a</w:t>
        </w:r>
      </w:ins>
      <w:ins w:id="175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753" w:author="PR Preview" w:date="2026-01-01T00:00:00Z">
        <w:r>
          <w:t xml:space="preserve"> </w:t>
        </w:r>
      </w:ins>
      <w:ins w:id="1754" w:author="PR Preview" w:date="2026-01-01T00:00:00Z">
        <w:r>
          <w:t xml:space="preserve">matrix.</w:t>
        </w:r>
      </w:ins>
      <w:ins w:id="1755" w:author="PR Preview" w:date="2026-01-01T00:00:00Z">
        <w:r>
          <w:t xml:space="preserve"> </w:t>
        </w:r>
      </w:ins>
      <w:ins w:id="1756" w:author="PR Preview" w:date="2026-01-01T00:00:00Z">
        <w:r>
          <w:t xml:space="preserve">A real number</w:t>
        </w:r>
      </w:ins>
      <w:ins w:id="1757" w:author="PR Preview" w:date="2026-01-01T00:00:00Z">
        <w:r>
          <w:t xml:space="preserve"> </w:t>
        </w:r>
      </w:ins>
      <m:oMath>
        <m:r>
          <m:t>λ</m:t>
        </m:r>
      </m:oMath>
      <w:ins w:id="1758" w:author="PR Preview" w:date="2026-01-01T00:00:00Z">
        <w:r>
          <w:t xml:space="preserve"> </w:t>
        </w:r>
      </w:ins>
      <w:ins w:id="1759" w:author="PR Preview" w:date="2026-01-01T00:00:00Z">
        <w:r>
          <w:t xml:space="preserve">is an</w:t>
        </w:r>
      </w:ins>
      <w:ins w:id="1760" w:author="PR Preview" w:date="2026-01-01T00:00:00Z">
        <w:r>
          <w:t xml:space="preserve"> </w:t>
        </w:r>
      </w:ins>
      <w:ins w:id="1761" w:author="PR Preview" w:date="2026-01-01T00:00:00Z">
        <w:r>
          <w:rPr>
            <w:b/>
            <w:bCs/>
          </w:rPr>
          <w:t xml:space="preserve">eigenvalue</w:t>
        </w:r>
      </w:ins>
      <w:ins w:id="1762" w:author="PR Preview" w:date="2026-01-01T00:00:00Z">
        <w:r>
          <w:t xml:space="preserve"> </w:t>
        </w:r>
      </w:ins>
      <w:ins w:id="1763" w:author="PR Preview" w:date="2026-01-01T00:00:00Z">
        <w:r>
          <w:t xml:space="preserve">of</w:t>
        </w:r>
      </w:ins>
      <w:ins w:id="176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if some real vector</w:t>
        </w:r>
      </w:ins>
      <w:ins w:id="1767" w:author="PR Preview" w:date="2026-01-01T00:00:00Z">
        <w:r>
          <w:t xml:space="preserve"> </w:t>
        </w:r>
      </w:ins>
      <w:ins w:id="1768" w:author="PR Preview" w:date="2026-01-01T00:00:00Z">
        <w:r>
          <w:t xml:space="preserve">$\mathord{\smash[b]{\underset{\raise.3ex\hbox{$\scriptstyle\sim$}}{v}}\vphantom{v}} \neq \mathord{\smash[b]{\underset{\raise.3ex\hbox{$\scriptstyle\sim$}}{0}}\vphantom{0}}$</w:t>
        </w:r>
      </w:ins>
      <w:ins w:id="1769" w:author="PR Preview" w:date="2026-01-01T00:00:00Z">
        <w:r>
          <w:t xml:space="preserve"> </w:t>
        </w:r>
      </w:ins>
      <w:ins w:id="1770" w:author="PR Preview" w:date="2026-01-01T00:00:00Z">
        <w:r>
          <w:t xml:space="preserve">of length</w:t>
        </w:r>
      </w:ins>
      <w:ins w:id="1771" w:author="PR Preview" w:date="2026-01-01T00:00:00Z">
        <w:r>
          <w:t xml:space="preserve"> </w:t>
        </w:r>
      </w:ins>
      <m:oMath>
        <m:r>
          <m:t>p</m:t>
        </m:r>
      </m:oMath>
      <w:ins w:id="1772" w:author="PR Preview" w:date="2026-01-01T00:00:00Z">
        <w:r>
          <w:t xml:space="preserve"> </w:t>
        </w:r>
      </w:ins>
      <w:ins w:id="1773" w:author="PR Preview" w:date="2026-01-01T00:00:00Z">
        <w:r>
          <w:t xml:space="preserve">satisfies</w:t>
        </w:r>
      </w:ins>
    </w:p>
    <w:p>
      <w:pPr>
        <w:pStyle w:val="BodyText"/>
      </w:pPr>
      <w:ins w:id="1774" w:author="PR Preview" w:date="2026-01-01T00:00:00Z">
        <w:r>
  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  </w:r>
      </w:ins>
    </w:p>
    <w:bookmarkEnd w:id="94"/>
    <w:bookmarkStart w:id="95" w:name="def-eigenvector"/>
    <w:p>
      <w:pPr>
        <w:pStyle w:val="FirstParagraph"/>
      </w:pPr>
      <w:ins w:id="1775" w:author="PR Preview" w:date="2026-01-01T00:00:00Z">
        <w:r>
          <w:rPr>
            <w:b/>
            <w:bCs/>
          </w:rPr>
          <w:t xml:space="preserve">Definition 17 (Eigenvector)</w:t>
        </w:r>
      </w:ins>
      <w:ins w:id="1776" w:author="PR Preview" w:date="2026-01-01T00:00:00Z">
        <w:r>
          <w:t xml:space="preserve"> </w:t>
        </w:r>
      </w:ins>
      <w:ins w:id="1777" w:author="PR Preview" w:date="2026-01-01T00:00:00Z">
        <w:r>
          <w:t xml:space="preserve">In</w:t>
        </w:r>
      </w:ins>
      <w:ins w:id="1778" w:author="PR Preview" w:date="2026-01-01T00:00:00Z">
        <w:r>
          <w:t xml:space="preserve"> </w:t>
        </w:r>
      </w:ins>
      <w:hyperlink w:anchor="def-eigenvalue">
        <w:ins w:id="1779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1780" w:author="PR Preview" w:date="2026-01-01T00:00:00Z">
        <w:r>
          <w:t xml:space="preserve">, any such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$\mathord{\smash[b]{\underset{\raise.3ex\hbox{$\scriptstyle\sim$}}{v}}\vphantom{v}}$</w:t>
        </w:r>
      </w:ins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is an</w:t>
        </w:r>
      </w:ins>
      <w:ins w:id="1785" w:author="PR Preview" w:date="2026-01-01T00:00:00Z">
        <w:r>
          <w:t xml:space="preserve"> </w:t>
        </w:r>
      </w:ins>
      <w:ins w:id="1786" w:author="PR Preview" w:date="2026-01-01T00:00:00Z">
        <w:r>
          <w:rPr>
            <w:b/>
            <w:bCs/>
          </w:rPr>
          <w:t xml:space="preserve">eigenvector</w:t>
        </w:r>
      </w:ins>
      <w:ins w:id="1787" w:author="PR Preview" w:date="2026-01-01T00:00:00Z">
        <w:r>
          <w:t xml:space="preserve"> </w:t>
        </w:r>
      </w:ins>
      <w:ins w:id="1788" w:author="PR Preview" w:date="2026-01-01T00:00:00Z">
        <w:r>
          <w:t xml:space="preserve">of</w:t>
        </w:r>
      </w:ins>
      <w:ins w:id="178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790" w:author="PR Preview" w:date="2026-01-01T00:00:00Z">
        <w:r>
          <w:t xml:space="preserve"> </w:t>
        </w:r>
      </w:ins>
      <w:ins w:id="1791" w:author="PR Preview" w:date="2026-01-01T00:00:00Z">
        <w:r>
          <w:t xml:space="preserve">for</w:t>
        </w:r>
      </w:ins>
      <w:ins w:id="1792" w:author="PR Preview" w:date="2026-01-01T00:00:00Z">
        <w:r>
          <w:t xml:space="preserve"> </w:t>
        </w:r>
      </w:ins>
      <m:oMath>
        <m:r>
          <m:t>λ</m:t>
        </m:r>
      </m:oMath>
      <w:ins w:id="1793" w:author="PR Preview" w:date="2026-01-01T00:00:00Z">
        <w:r>
          <w:t xml:space="preserve">.</w:t>
        </w:r>
      </w:ins>
    </w:p>
    <w:bookmarkEnd w:id="95"/>
    <w:bookmarkStart w:id="96" w:name="exm-eigenvalue"/>
    <w:p>
      <w:pPr>
        <w:pStyle w:val="BodyText"/>
      </w:pPr>
      <w:ins w:id="1794" w:author="PR Preview" w:date="2026-01-01T00:00:00Z">
        <w:r>
          <w:rPr>
            <w:b/>
            <w:bCs/>
          </w:rPr>
          <w:t xml:space="preserve">Example 24 (Eigenvectors of a</w:t>
        </w:r>
      </w:ins>
      <w:ins w:id="1795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796" w:author="PR Preview" w:date="2026-01-01T00:00:00Z">
        <w:r>
          <w:rPr>
            <w:b/>
            <w:bCs/>
          </w:rPr>
          <w:t xml:space="preserve"> </w:t>
        </w:r>
      </w:ins>
      <w:ins w:id="1797" w:author="PR Preview" w:date="2026-01-01T00:00:00Z">
        <w:r>
          <w:rPr>
            <w:b/>
            <w:bCs/>
          </w:rPr>
          <w:t xml:space="preserve">matrix)</w:t>
        </w:r>
      </w:ins>
      <w:ins w:id="1798" w:author="PR Preview" w:date="2026-01-01T00:00:00Z">
        <w:r>
          <w:t xml:space="preserve"> </w:t>
        </w:r>
      </w:ins>
      <w:ins w:id="1799" w:author="PR Preview" w:date="2026-01-01T00:00:00Z">
        <w:r>
          <w:t xml:space="preserve">Let</w:t>
        </w:r>
      </w:ins>
      <w:ins w:id="180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801" w:author="PR Preview" w:date="2026-01-01T00:00:00Z">
        <w:r>
          <w:t xml:space="preserve">.</w:t>
        </w:r>
      </w:ins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del w:id="1802" w:author="PR Preview" w:date="2026-01-01T00:00:00Z">
        <w:r>
          <w:rPr>
            <w:i/>
            <w:iCs/>
          </w:rPr>
          <w:delText xml:space="preserve">Remark 10</w:delText>
        </w:r>
      </w:del>
      <w:del w:id="1803" w:author="PR Preview" w:date="2026-01-01T00:00:00Z">
        <w:r>
          <w:delText xml:space="preserve"> (Multiples of an eigenvector). </w:delText>
        </w:r>
      </w:del>
      <w:del w:id="1804" w:author="PR Preview" w:date="2026-01-01T00:00:00Z">
        <w:r>
          <w:delText xml:space="preserve">Multiplying by</w:delText>
        </w:r>
      </w:del>
      <w:del w:id="180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06" w:author="PR Preview" w:date="2026-01-01T00:00:00Z">
        <w:r>
          <w:delText xml:space="preserve"> </w:delText>
        </w:r>
      </w:del>
      <w:del w:id="1807" w:author="PR Preview" w:date="2026-01-01T00:00:00Z">
        <w:r>
          <w:delText xml:space="preserve">rescales an eigenvector by</w:delText>
        </w:r>
      </w:del>
      <w:del w:id="1808" w:author="PR Preview" w:date="2026-01-01T00:00:00Z">
        <w:r>
          <w:delText xml:space="preserve"> </w:delText>
        </w:r>
      </w:del>
      <m:oMath>
        <m:r>
          <m:t>λ</m:t>
        </m:r>
      </m:oMath>
      <w:del w:id="1809" w:author="PR Preview" w:date="2026-01-01T00:00:00Z">
        <w:r>
          <w:delText xml:space="preserve"> </w:delText>
        </w:r>
      </w:del>
      <w:del w:id="1810" w:author="PR Preview" w:date="2026-01-01T00:00:00Z">
        <w:r>
          <w:delText xml:space="preserve">and does not change the line it lies on.</w:delText>
        </w:r>
      </w:del>
      <w:del w:id="1811" w:author="PR Preview" w:date="2026-01-01T00:00:00Z">
        <w:r>
          <w:delText xml:space="preserve"> </w:delText>
        </w:r>
      </w:del>
      <w:del w:id="1812" w:author="PR Preview" w:date="2026-01-01T00:00:00Z">
        <w:r>
          <w:delText xml:space="preserve">Any nonzero multiple</w:delText>
        </w:r>
      </w:del>
      <w:del w:id="1813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14" w:author="PR Preview" w:date="2026-01-01T00:00:00Z">
        <w:r>
          <w:delText xml:space="preserve"> </w:delText>
        </w:r>
      </w:del>
      <w:del w:id="1815" w:author="PR Preview" w:date="2026-01-01T00:00:00Z">
        <w:r>
          <w:delText xml:space="preserve">of an eigenvector</w:delText>
        </w:r>
      </w:del>
      <w:del w:id="1816" w:author="PR Preview" w:date="2026-01-01T00:00:00Z">
        <w:r>
          <w:delText xml:space="preserve"> </w:delText>
        </w:r>
      </w:del>
      <w:del w:id="1817" w:author="PR Preview" w:date="2026-01-01T00:00:00Z">
        <w:r>
          <w:delText xml:space="preserve">is also an eigenvector for the same</w:delText>
        </w:r>
      </w:del>
      <w:del w:id="1818" w:author="PR Preview" w:date="2026-01-01T00:00:00Z">
        <w:r>
          <w:delText xml:space="preserve"> </w:delText>
        </w:r>
      </w:del>
      <m:oMath>
        <m:r>
          <m:t>λ</m:t>
        </m:r>
      </m:oMath>
      <w:del w:id="181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del w:id="1820" w:author="PR Preview" w:date="2026-01-01T00:00:00Z">
        <w:r>
          <w:delText xml:space="preserve">For example, in</w:delText>
        </w:r>
      </w:del>
      <w:del w:id="1821" w:author="PR Preview" w:date="2026-01-01T00:00:00Z">
        <w:r>
          <w:delText xml:space="preserve"> </w:delText>
        </w:r>
      </w:del>
      <w:hyperlink w:anchor="exm-eigenvalue">
        <w:del w:id="1822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1823" w:author="PR Preview" w:date="2026-01-01T00:00:00Z">
        <w:r>
          <w:delText xml:space="preserve">,</w:delText>
        </w:r>
      </w:del>
      <w:del w:id="1824" w:author="PR Preview" w:date="2026-01-01T00:00:00Z">
        <w:r>
          <w:delText xml:space="preserve"> </w:delText>
        </w:r>
      </w:del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825" w:author="PR Preview" w:date="2026-01-01T00:00:00Z">
        <w:r>
          <w:delText xml:space="preserve"> </w:delText>
        </w:r>
      </w:del>
      <w:del w:id="1826" w:author="PR Preview" w:date="2026-01-01T00:00:00Z">
        <w:r>
          <w:delText xml:space="preserve">is also an eigenvector for the eigenvalue</w:delText>
        </w:r>
      </w:del>
      <w:del w:id="1827" w:author="PR Preview" w:date="2026-01-01T00:00:00Z">
        <w:r>
          <w:delText xml:space="preserve"> </w:delText>
        </w:r>
      </w:del>
      <m:oMath>
        <m:r>
          <m:t>3</m:t>
        </m:r>
      </m:oMath>
      <w:del w:id="182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829" w:author="PR Preview" w:date="2026-01-01T00:00:00Z">
        <w:r>
          <w:rPr>
            <w:b/>
            <w:bCs/>
          </w:rPr>
          <w:delText xml:space="preserve">Example 23 (A vector that is not an eigenvector)</w:delText>
        </w:r>
      </w:del>
      <w:del w:id="1830" w:author="PR Preview" w:date="2026-01-01T00:00:00Z">
        <w:r>
          <w:delText xml:space="preserve"> </w:delText>
        </w:r>
      </w:del>
      <w:del w:id="1831" w:author="PR Preview" w:date="2026-01-01T00:00:00Z">
        <w:r>
          <w:delText xml:space="preserve">For the same</w:delText>
        </w:r>
      </w:del>
      <w:del w:id="183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33" w:author="PR Preview" w:date="2026-01-01T00:00:00Z">
        <w:r>
          <w:delText xml:space="preserve">,</w:delText>
        </w:r>
      </w:del>
      <w:del w:id="183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835" w:author="PR Preview" w:date="2026-01-01T00:00:00Z">
        <w:r>
          <w:delText xml:space="preserve"> </w:delText>
        </w:r>
      </w:del>
      <w:del w:id="1836" w:author="PR Preview" w:date="2026-01-01T00:00:00Z">
        <w:r>
          <w:delText xml:space="preserve">is not an eigenvector:</w:delText>
        </w:r>
      </w:del>
    </w:p>
    <w:p>
      <w:pPr>
        <w:pStyle w:val="FirstParagraph"/>
      </w:pPr>
      <w:ins w:id="1837" w:author="PR Preview" w:date="2026-01-01T00:00:00Z">
        <w:r>
          <w:rPr>
            <w:i/>
            <w:iCs/>
          </w:rPr>
          <w:t xml:space="preserve">Remark 11</w:t>
        </w:r>
      </w:ins>
      <w:ins w:id="1838" w:author="PR Preview" w:date="2026-01-01T00:00:00Z">
        <w:r>
          <w:t xml:space="preserve"> (Multiples of an eigenvector). </w:t>
        </w:r>
      </w:ins>
      <w:ins w:id="1839" w:author="PR Preview" w:date="2026-01-01T00:00:00Z">
        <w:r>
          <w:t xml:space="preserve">Multiplying by</w:t>
        </w:r>
      </w:ins>
      <w:ins w:id="184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41" w:author="PR Preview" w:date="2026-01-01T00:00:00Z">
        <w:r>
          <w:t xml:space="preserve"> </w:t>
        </w:r>
      </w:ins>
      <w:ins w:id="1842" w:author="PR Preview" w:date="2026-01-01T00:00:00Z">
        <w:r>
          <w:t xml:space="preserve">rescales an eigenvector by</w:t>
        </w:r>
      </w:ins>
      <w:ins w:id="1843" w:author="PR Preview" w:date="2026-01-01T00:00:00Z">
        <w:r>
          <w:t xml:space="preserve"> </w:t>
        </w:r>
      </w:ins>
      <m:oMath>
        <m:r>
          <m:t>λ</m:t>
        </m:r>
      </m:oMath>
      <w:ins w:id="1844" w:author="PR Preview" w:date="2026-01-01T00:00:00Z">
        <w:r>
          <w:t xml:space="preserve"> </w:t>
        </w:r>
      </w:ins>
      <w:ins w:id="1845" w:author="PR Preview" w:date="2026-01-01T00:00:00Z">
        <w:r>
          <w:t xml:space="preserve">and does not change the line it lies on.</w:t>
        </w:r>
      </w:ins>
      <w:ins w:id="1846" w:author="PR Preview" w:date="2026-01-01T00:00:00Z">
        <w:r>
          <w:t xml:space="preserve"> </w:t>
        </w:r>
      </w:ins>
      <w:ins w:id="1847" w:author="PR Preview" w:date="2026-01-01T00:00:00Z">
        <w:r>
          <w:t xml:space="preserve">Any nonzero multiple</w:t>
        </w:r>
      </w:ins>
      <w:ins w:id="1848" w:author="PR Preview" w:date="2026-01-01T00:00:00Z">
        <w:r>
          <w:t xml:space="preserve"> </w:t>
        </w:r>
      </w:ins>
      <w:ins w:id="1849" w:author="PR Preview" w:date="2026-01-01T00:00:00Z">
        <w:r>
          <w:t xml:space="preserve">$c\,\mathord{\smash[b]{\underset{\raise.3ex\hbox{$\scriptstyle\sim$}}{v}}\vphantom{v}}$</w:t>
        </w:r>
      </w:ins>
      <w:ins w:id="1850" w:author="PR Preview" w:date="2026-01-01T00:00:00Z">
        <w:r>
          <w:t xml:space="preserve"> </w:t>
        </w:r>
      </w:ins>
      <w:ins w:id="1851" w:author="PR Preview" w:date="2026-01-01T00:00:00Z">
        <w:r>
          <w:t xml:space="preserve">of an eigenvector</w:t>
        </w:r>
      </w:ins>
      <w:ins w:id="1852" w:author="PR Preview" w:date="2026-01-01T00:00:00Z">
        <w:r>
          <w:t xml:space="preserve"> </w:t>
        </w:r>
      </w:ins>
      <w:ins w:id="1853" w:author="PR Preview" w:date="2026-01-01T00:00:00Z">
        <w:r>
          <w:t xml:space="preserve">is also an eigenvector for the same</w:t>
        </w:r>
      </w:ins>
      <w:ins w:id="1854" w:author="PR Preview" w:date="2026-01-01T00:00:00Z">
        <w:r>
          <w:t xml:space="preserve"> </w:t>
        </w:r>
      </w:ins>
      <m:oMath>
        <m:r>
          <m:t>λ</m:t>
        </m:r>
      </m:oMath>
      <w:ins w:id="1855" w:author="PR Preview" w:date="2026-01-01T00:00:00Z">
        <w:r>
          <w:t xml:space="preserve">:</w:t>
        </w:r>
      </w:ins>
    </w:p>
    <w:p>
      <w:pPr>
        <w:pStyle w:val="BodyText"/>
      </w:pPr>
      <w:ins w:id="1856" w:author="PR Preview" w:date="2026-01-01T00:00:00Z">
        <w:r>
  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  </w:r>
      </w:ins>
    </w:p>
    <w:p>
      <w:pPr>
        <w:pStyle w:val="FirstParagraph"/>
      </w:pPr>
      <w:ins w:id="1857" w:author="PR Preview" w:date="2026-01-01T00:00:00Z">
        <w:r>
          <w:t xml:space="preserve">For example, in</w:t>
        </w:r>
      </w:ins>
      <w:ins w:id="1858" w:author="PR Preview" w:date="2026-01-01T00:00:00Z">
        <w:r>
          <w:t xml:space="preserve"> </w:t>
        </w:r>
      </w:ins>
      <w:hyperlink w:anchor="exm-eigenvalue">
        <w:ins w:id="1859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1860" w:author="PR Preview" w:date="2026-01-01T00:00:00Z">
        <w:r>
          <w:t xml:space="preserve">,</w:t>
        </w:r>
      </w:ins>
      <w:ins w:id="1861" w:author="PR Preview" w:date="2026-01-01T00:00:00Z">
        <w:r>
          <w:t xml:space="preserve"> </w:t>
        </w:r>
      </w:ins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862" w:author="PR Preview" w:date="2026-01-01T00:00:00Z">
        <w:r>
          <w:t xml:space="preserve"> </w:t>
        </w:r>
      </w:ins>
      <w:ins w:id="1863" w:author="PR Preview" w:date="2026-01-01T00:00:00Z">
        <w:r>
          <w:t xml:space="preserve">is also an eigenvector for the eigenvalue</w:t>
        </w:r>
      </w:ins>
      <w:ins w:id="1864" w:author="PR Preview" w:date="2026-01-01T00:00:00Z">
        <w:r>
          <w:t xml:space="preserve"> </w:t>
        </w:r>
      </w:ins>
      <m:oMath>
        <m:r>
          <m:t>3</m:t>
        </m:r>
      </m:oMath>
      <w:ins w:id="186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ins w:id="1866" w:author="PR Preview" w:date="2026-01-01T00:00:00Z">
        <w:r>
          <w:rPr>
            <w:b/>
            <w:bCs/>
          </w:rPr>
          <w:t xml:space="preserve">Example 25 (A vector that is not an eigenvector)</w:t>
        </w:r>
      </w:ins>
      <w:ins w:id="1867" w:author="PR Preview" w:date="2026-01-01T00:00:00Z">
        <w:r>
          <w:t xml:space="preserve"> </w:t>
        </w:r>
      </w:ins>
      <w:ins w:id="1868" w:author="PR Preview" w:date="2026-01-01T00:00:00Z">
        <w:r>
          <w:t xml:space="preserve">For the same</w:t>
        </w:r>
      </w:ins>
      <w:ins w:id="186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70" w:author="PR Preview" w:date="2026-01-01T00:00:00Z">
        <w:r>
          <w:t xml:space="preserve">,</w:t>
        </w:r>
      </w:ins>
      <w:ins w:id="18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872" w:author="PR Preview" w:date="2026-01-01T00:00:00Z">
        <w:r>
          <w:t xml:space="preserve"> </w:t>
        </w:r>
      </w:ins>
      <w:ins w:id="1873" w:author="PR Preview" w:date="2026-01-01T00:00:00Z">
        <w:r>
          <w:t xml:space="preserve">is not an eigenvector:</w:t>
        </w:r>
      </w:ins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del w:id="1874" w:author="PR Preview" w:date="2026-01-01T00:00:00Z">
        <w:r>
          <w:rPr>
            <w:i/>
            <w:iCs/>
          </w:rPr>
          <w:delText xml:space="preserve">Remark 11</w:delText>
        </w:r>
      </w:del>
      <w:del w:id="1875" w:author="PR Preview" w:date="2026-01-01T00:00:00Z">
        <w:r>
          <w:delText xml:space="preserve"> (Real and complex eigenvalues). </w:delText>
        </w:r>
      </w:del>
      <w:del w:id="1876" w:author="PR Preview" w:date="2026-01-01T00:00:00Z">
        <w:r>
          <w:delText xml:space="preserve">These notes take</w:delText>
        </w:r>
      </w:del>
      <w:del w:id="1877" w:author="PR Preview" w:date="2026-01-01T00:00:00Z">
        <w:r>
          <w:delText xml:space="preserve"> </w:delText>
        </w:r>
      </w:del>
      <m:oMath>
        <m:r>
          <m:t>λ</m:t>
        </m:r>
      </m:oMath>
      <w:del w:id="1878" w:author="PR Preview" w:date="2026-01-01T00:00:00Z">
        <w:r>
          <w:delText xml:space="preserve"> </w:delText>
        </w:r>
      </w:del>
      <w:del w:id="1879" w:author="PR Preview" w:date="2026-01-01T00:00:00Z">
        <w:r>
          <w:delText xml:space="preserve">and</w:delText>
        </w:r>
      </w:del>
      <w:del w:id="1880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81" w:author="PR Preview" w:date="2026-01-01T00:00:00Z">
        <w:r>
          <w:delText xml:space="preserve"> </w:delText>
        </w:r>
      </w:del>
      <w:del w:id="1882" w:author="PR Preview" w:date="2026-01-01T00:00:00Z">
        <w:r>
          <w:delText xml:space="preserve">to be real.</w:delText>
        </w:r>
      </w:del>
      <w:del w:id="1883" w:author="PR Preview" w:date="2026-01-01T00:00:00Z">
        <w:r>
          <w:delText xml:space="preserve"> </w:delText>
        </w:r>
      </w:del>
      <w:del w:id="1884" w:author="PR Preview" w:date="2026-01-01T00:00:00Z">
        <w:r>
          <w:delText xml:space="preserve">Banerjee and Roy (2014, chap. 11, Definition 11.1, pp. 312-313)</w:delText>
        </w:r>
      </w:del>
      <w:del w:id="1885" w:author="PR Preview" w:date="2026-01-01T00:00:00Z">
        <w:r>
          <w:delText xml:space="preserve"> </w:delText>
        </w:r>
      </w:del>
      <w:del w:id="1886" w:author="PR Preview" w:date="2026-01-01T00:00:00Z">
        <w:r>
          <w:delText xml:space="preserve">also allows</w:delText>
        </w:r>
      </w:del>
      <w:del w:id="1887" w:author="PR Preview" w:date="2026-01-01T00:00:00Z">
        <w:r>
          <w:delText xml:space="preserve"> </w:delText>
        </w:r>
      </w:del>
      <w:hyperlink r:id="rId99">
        <w:del w:id="1888" w:author="PR Preview" w:date="2026-01-01T00:00:00Z">
          <w:r>
            <w:rPr>
              <w:rStyle w:val="Hyperlink"/>
            </w:rPr>
            <w:delText xml:space="preserve">complex</w:delText>
          </w:r>
        </w:del>
      </w:hyperlink>
      <w:del w:id="1889" w:author="PR Preview" w:date="2026-01-01T00:00:00Z">
        <w:r>
          <w:delText xml:space="preserve"> </w:delText>
        </w:r>
      </w:del>
      <w:del w:id="1890" w:author="PR Preview" w:date="2026-01-01T00:00:00Z">
        <w:r>
          <w:delText xml:space="preserve">eigenvalues and eigenvectors,</w:delText>
        </w:r>
      </w:del>
      <w:del w:id="1891" w:author="PR Preview" w:date="2026-01-01T00:00:00Z">
        <w:r>
          <w:delText xml:space="preserve"> </w:delText>
        </w:r>
      </w:del>
      <w:del w:id="1892" w:author="PR Preview" w:date="2026-01-01T00:00:00Z">
        <w:r>
          <w:delText xml:space="preserve">because some real matrices, such as a rotation by</w:delText>
        </w:r>
      </w:del>
      <w:del w:id="1893" w:author="PR Preview" w:date="2026-01-01T00:00:00Z">
        <w:r>
          <w:delText xml:space="preserve"> </w:delText>
        </w:r>
      </w:del>
      <m:oMath>
        <m:r>
          <m:t>90</m:t>
        </m:r>
      </m:oMath>
      <w:del w:id="1894" w:author="PR Preview" w:date="2026-01-01T00:00:00Z">
        <w:r>
          <w:delText xml:space="preserve"> </w:delText>
        </w:r>
      </w:del>
      <w:del w:id="1895" w:author="PR Preview" w:date="2026-01-01T00:00:00Z">
        <w:r>
          <w:delText xml:space="preserve">degrees,</w:delText>
        </w:r>
      </w:del>
      <w:del w:id="1896" w:author="PR Preview" w:date="2026-01-01T00:00:00Z">
        <w:r>
          <w:delText xml:space="preserve"> </w:delText>
        </w:r>
      </w:del>
      <w:del w:id="1897" w:author="PR Preview" w:date="2026-01-01T00:00:00Z">
        <w:r>
          <w:delText xml:space="preserve">have no real eigenvalues</w:delText>
        </w:r>
      </w:del>
      <w:del w:id="1898" w:author="PR Preview" w:date="2026-01-01T00:00:00Z">
        <w:r>
          <w:delText xml:space="preserve"> </w:delText>
        </w:r>
      </w:del>
      <w:del w:id="1899" w:author="PR Preview" w:date="2026-01-01T00:00:00Z">
        <w:r>
          <w:delText xml:space="preserve">(Banerjee and Roy 2014, chap. 11, Example 11.2, p. 312)</w:delText>
        </w:r>
      </w:del>
      <w:del w:id="1900" w:author="PR Preview" w:date="2026-01-01T00:00:00Z">
        <w:r>
          <w:delText xml:space="preserve">.</w:delText>
        </w:r>
      </w:del>
    </w:p>
    <w:p>
      <w:pPr>
        <w:pStyle w:val="BodyText"/>
      </w:pPr>
      <w:del w:id="1901" w:author="PR Preview" w:date="2026-01-01T00:00:00Z">
        <w:r>
          <w:delText xml:space="preserve">For example,</w:delText>
        </w:r>
      </w:del>
      <w:del w:id="1902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1903" w:author="PR Preview" w:date="2026-01-01T00:00:00Z">
        <w:r>
          <w:delText xml:space="preserve"> </w:delText>
        </w:r>
      </w:del>
      <w:del w:id="1904" w:author="PR Preview" w:date="2026-01-01T00:00:00Z">
        <w:r>
          <w:delText xml:space="preserve">rotates each vector in the plane counterclockwise by</w:delText>
        </w:r>
      </w:del>
      <w:del w:id="1905" w:author="PR Preview" w:date="2026-01-01T00:00:00Z">
        <w:r>
          <w:delText xml:space="preserve"> </w:delText>
        </w:r>
      </w:del>
      <m:oMath>
        <m:r>
          <m:t>90</m:t>
        </m:r>
      </m:oMath>
      <w:del w:id="1906" w:author="PR Preview" w:date="2026-01-01T00:00:00Z">
        <w:r>
          <w:delText xml:space="preserve"> </w:delText>
        </w:r>
      </w:del>
      <w:del w:id="1907" w:author="PR Preview" w:date="2026-01-01T00:00:00Z">
        <w:r>
          <w:delText xml:space="preserve">degrees:</w:delText>
        </w:r>
      </w:del>
      <w:del w:id="1908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1909" w:author="PR Preview" w:date="2026-01-01T00:00:00Z">
        <w:r>
          <w:delText xml:space="preserve">.</w:delText>
        </w:r>
      </w:del>
      <w:del w:id="1910" w:author="PR Preview" w:date="2026-01-01T00:00:00Z">
        <w:r>
          <w:delText xml:space="preserve"> </w:delText>
        </w:r>
      </w:del>
      <w:del w:id="1911" w:author="PR Preview" w:date="2026-01-01T00:00:00Z">
        <w:r>
          <w:delText xml:space="preserve">Suppose</w:delText>
        </w:r>
      </w:del>
      <w:del w:id="1912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13" w:author="PR Preview" w:date="2026-01-01T00:00:00Z">
        <w:r>
          <w:delText xml:space="preserve"> </w:delText>
        </w:r>
      </w:del>
      <w:del w:id="1914" w:author="PR Preview" w:date="2026-01-01T00:00:00Z">
        <w:r>
          <w:delText xml:space="preserve">for a real number</w:delText>
        </w:r>
      </w:del>
      <w:del w:id="1915" w:author="PR Preview" w:date="2026-01-01T00:00:00Z">
        <w:r>
          <w:delText xml:space="preserve"> </w:delText>
        </w:r>
      </w:del>
      <m:oMath>
        <m:r>
          <m:t>λ</m:t>
        </m:r>
      </m:oMath>
      <w:del w:id="1916" w:author="PR Preview" w:date="2026-01-01T00:00:00Z">
        <w:r>
          <w:delText xml:space="preserve">.</w:delText>
        </w:r>
      </w:del>
      <w:del w:id="1917" w:author="PR Preview" w:date="2026-01-01T00:00:00Z">
        <w:r>
          <w:delText xml:space="preserve"> </w:delText>
        </w:r>
      </w:del>
      <w:del w:id="1918" w:author="PR Preview" w:date="2026-01-01T00:00:00Z">
        <w:r>
          <w:delText xml:space="preserve">Matching entries gives</w:delText>
        </w:r>
      </w:del>
      <w:del w:id="191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del w:id="1920" w:author="PR Preview" w:date="2026-01-01T00:00:00Z">
        <w:r>
          <w:delText xml:space="preserve"> </w:delText>
        </w:r>
      </w:del>
      <w:del w:id="1921" w:author="PR Preview" w:date="2026-01-01T00:00:00Z">
        <w:r>
          <w:delText xml:space="preserve">and</w:delText>
        </w:r>
      </w:del>
      <w:del w:id="1922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del w:id="1923" w:author="PR Preview" w:date="2026-01-01T00:00:00Z">
        <w:r>
          <w:delText xml:space="preserve">.</w:delText>
        </w:r>
      </w:del>
      <w:del w:id="1924" w:author="PR Preview" w:date="2026-01-01T00:00:00Z">
        <w:r>
          <w:delText xml:space="preserve"> </w:delText>
        </w:r>
      </w:del>
      <w:del w:id="1925" w:author="PR Preview" w:date="2026-01-01T00:00:00Z">
        <w:r>
          <w:delText xml:space="preserve">Substituting the second equation into the first gives</w:delText>
        </w:r>
      </w:del>
      <w:del w:id="192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del w:id="1927" w:author="PR Preview" w:date="2026-01-01T00:00:00Z">
        <w:r>
          <w:delText xml:space="preserve">,</w:delText>
        </w:r>
      </w:del>
      <w:del w:id="1928" w:author="PR Preview" w:date="2026-01-01T00:00:00Z">
        <w:r>
          <w:delText xml:space="preserve"> </w:delText>
        </w:r>
      </w:del>
      <w:del w:id="1929" w:author="PR Preview" w:date="2026-01-01T00:00:00Z">
        <w:r>
          <w:delText xml:space="preserve">so</w:delText>
        </w:r>
      </w:del>
      <w:del w:id="193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1931" w:author="PR Preview" w:date="2026-01-01T00:00:00Z">
        <w:r>
          <w:delText xml:space="preserve">.</w:delText>
        </w:r>
      </w:del>
      <w:del w:id="1932" w:author="PR Preview" w:date="2026-01-01T00:00:00Z">
        <w:r>
          <w:delText xml:space="preserve"> </w:delText>
        </w:r>
      </w:del>
      <w:del w:id="1933" w:author="PR Preview" w:date="2026-01-01T00:00:00Z">
        <w:r>
          <w:delText xml:space="preserve">Since</w:delText>
        </w:r>
      </w:del>
      <w:del w:id="193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935" w:author="PR Preview" w:date="2026-01-01T00:00:00Z">
        <w:r>
          <w:delText xml:space="preserve">,</w:delText>
        </w:r>
      </w:del>
      <w:del w:id="1936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1937" w:author="PR Preview" w:date="2026-01-01T00:00:00Z">
        <w:r>
          <w:delText xml:space="preserve">,</w:delText>
        </w:r>
      </w:del>
      <w:del w:id="1938" w:author="PR Preview" w:date="2026-01-01T00:00:00Z">
        <w:r>
          <w:delText xml:space="preserve"> </w:delText>
        </w:r>
      </w:del>
      <w:del w:id="1939" w:author="PR Preview" w:date="2026-01-01T00:00:00Z">
        <w:r>
          <w:delText xml:space="preserve">and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940" w:author="PR Preview" w:date="2026-01-01T00:00:00Z">
        <w:r>
          <w:delText xml:space="preserve">So the only solution is</w:delText>
        </w:r>
      </w:del>
      <w:del w:id="1941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42" w:author="PR Preview" w:date="2026-01-01T00:00:00Z">
        <w:r>
          <w:delText xml:space="preserve">,</w:delText>
        </w:r>
      </w:del>
      <w:del w:id="1943" w:author="PR Preview" w:date="2026-01-01T00:00:00Z">
        <w:r>
          <w:delText xml:space="preserve"> </w:delText>
        </w:r>
      </w:del>
      <w:del w:id="1944" w:author="PR Preview" w:date="2026-01-01T00:00:00Z">
        <w:r>
          <w:delText xml:space="preserve">and</w:delText>
        </w:r>
      </w:del>
      <w:del w:id="1945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1946" w:author="PR Preview" w:date="2026-01-01T00:00:00Z">
        <w:r>
          <w:delText xml:space="preserve"> </w:delText>
        </w:r>
      </w:del>
      <w:del w:id="1947" w:author="PR Preview" w:date="2026-01-01T00:00:00Z">
        <w:r>
          <w:delText xml:space="preserve">has no real eigenvalue.</w:delText>
        </w:r>
      </w:del>
    </w:p>
    <w:p>
      <w:pPr>
        <w:pStyle w:val="FirstParagraph"/>
      </w:pPr>
      <w:del w:id="1948" w:author="PR Preview" w:date="2026-01-01T00:00:00Z">
        <w:r>
          <w:rPr>
            <w:b/>
            <w:bCs/>
          </w:rPr>
          <w:delText xml:space="preserve">Theorem 11 (Spectral theorem for symmetric matrices)</w:delText>
        </w:r>
      </w:del>
      <w:del w:id="1949" w:author="PR Preview" w:date="2026-01-01T00:00:00Z">
        <w:r>
          <w:delText xml:space="preserve"> </w:delText>
        </w:r>
      </w:del>
      <w:del w:id="1950" w:author="PR Preview" w:date="2026-01-01T00:00:00Z">
        <w:r>
          <w:delText xml:space="preserve">If</w:delText>
        </w:r>
      </w:del>
      <w:del w:id="195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952" w:author="PR Preview" w:date="2026-01-01T00:00:00Z">
        <w:r>
          <w:delText xml:space="preserve"> </w:delText>
        </w:r>
      </w:del>
      <w:del w:id="1953" w:author="PR Preview" w:date="2026-01-01T00:00:00Z">
        <w:r>
          <w:delText xml:space="preserve">is a</w:delText>
        </w:r>
      </w:del>
      <w:del w:id="195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955" w:author="PR Preview" w:date="2026-01-01T00:00:00Z">
        <w:r>
          <w:delText xml:space="preserve"> </w:delText>
        </w:r>
      </w:del>
      <w:del w:id="1956" w:author="PR Preview" w:date="2026-01-01T00:00:00Z">
        <w:r>
          <w:delText xml:space="preserve">symmetric matrix (</w:delText>
        </w:r>
      </w:del>
      <w:hyperlink w:anchor="def-symmetric-matrix">
        <w:del w:id="1957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958" w:author="PR Preview" w:date="2026-01-01T00:00:00Z">
        <w:r>
          <w:delText xml:space="preserve">)</w:delText>
        </w:r>
      </w:del>
      <w:del w:id="1959" w:author="PR Preview" w:date="2026-01-01T00:00:00Z">
        <w:r>
          <w:delText xml:space="preserve"> </w:delText>
        </w:r>
      </w:del>
      <w:del w:id="1960" w:author="PR Preview" w:date="2026-01-01T00:00:00Z">
        <w:r>
          <w:delText xml:space="preserve">with real entries,</w:delText>
        </w:r>
      </w:del>
      <w:del w:id="1961" w:author="PR Preview" w:date="2026-01-01T00:00:00Z">
        <w:r>
          <w:delText xml:space="preserve"> </w:delText>
        </w:r>
      </w:del>
      <w:del w:id="1962" w:author="PR Preview" w:date="2026-01-01T00:00:00Z">
        <w:r>
          <w:delText xml:space="preserve">then there are a</w:delText>
        </w:r>
      </w:del>
      <w:del w:id="196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964" w:author="PR Preview" w:date="2026-01-01T00:00:00Z">
        <w:r>
          <w:delText xml:space="preserve"> </w:delText>
        </w:r>
      </w:del>
      <w:del w:id="1965" w:author="PR Preview" w:date="2026-01-01T00:00:00Z">
        <w:r>
          <w:delText xml:space="preserve">orthogonal matrix</w:delText>
        </w:r>
      </w:del>
      <w:del w:id="1966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967" w:author="PR Preview" w:date="2026-01-01T00:00:00Z">
        <w:r>
          <w:delText xml:space="preserve"> </w:delText>
        </w:r>
      </w:del>
      <w:del w:id="1968" w:author="PR Preview" w:date="2026-01-01T00:00:00Z">
        <w:r>
          <w:delText xml:space="preserve">(</w:delText>
        </w:r>
      </w:del>
      <w:hyperlink w:anchor="def-orthogonal-matrix">
        <w:del w:id="1969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970" w:author="PR Preview" w:date="2026-01-01T00:00:00Z">
        <w:r>
          <w:delText xml:space="preserve">)</w:delText>
        </w:r>
      </w:del>
      <w:del w:id="1971" w:author="PR Preview" w:date="2026-01-01T00:00:00Z">
        <w:r>
          <w:delText xml:space="preserve"> </w:delText>
        </w:r>
      </w:del>
      <w:del w:id="1972" w:author="PR Preview" w:date="2026-01-01T00:00:00Z">
        <w:r>
          <w:delText xml:space="preserve">and a</w:delText>
        </w:r>
      </w:del>
      <w:del w:id="197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974" w:author="PR Preview" w:date="2026-01-01T00:00:00Z">
        <w:r>
          <w:delText xml:space="preserve"> </w:delText>
        </w:r>
      </w:del>
      <w:del w:id="1975" w:author="PR Preview" w:date="2026-01-01T00:00:00Z">
        <w:r>
          <w:delText xml:space="preserve">diagonal matrix</w:delText>
        </w:r>
      </w:del>
      <w:del w:id="1976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1977" w:author="PR Preview" w:date="2026-01-01T00:00:00Z">
        <w:r>
          <w:delText xml:space="preserve"> </w:delText>
        </w:r>
      </w:del>
      <w:del w:id="1978" w:author="PR Preview" w:date="2026-01-01T00:00:00Z">
        <w:r>
          <w:delText xml:space="preserve">(</w:delText>
        </w:r>
      </w:del>
      <w:hyperlink w:anchor="def-diagonal-matrix">
        <w:del w:id="1979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980" w:author="PR Preview" w:date="2026-01-01T00:00:00Z">
        <w:r>
          <w:delText xml:space="preserve">)</w:delText>
        </w:r>
      </w:del>
      <w:del w:id="1981" w:author="PR Preview" w:date="2026-01-01T00:00:00Z">
        <w:r>
          <w:delText xml:space="preserve"> </w:delText>
        </w:r>
      </w:del>
      <w:del w:id="1982" w:author="PR Preview" w:date="2026-01-01T00:00:00Z">
        <w:r>
          <w:delText xml:space="preserve">with real diagonal entries</w:delText>
        </w:r>
      </w:del>
      <w:del w:id="1983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1984" w:author="PR Preview" w:date="2026-01-01T00:00:00Z">
        <w:r>
          <w:delText xml:space="preserve"> </w:delText>
        </w:r>
      </w:del>
      <w:del w:id="1985" w:author="PR Preview" w:date="2026-01-01T00:00:00Z">
        <w:r>
          <w:delText xml:space="preserve">such that</w:delText>
        </w:r>
      </w:del>
    </w:p>
    <w:p>
      <w:pPr>
        <w:pStyle w:val="BodyText"/>
      </w:pPr>
      <w:ins w:id="1986" w:author="PR Preview" w:date="2026-01-01T00:00:00Z">
        <w:r>
          <w:rPr>
            <w:i/>
            <w:iCs/>
          </w:rPr>
          <w:t xml:space="preserve">Remark 12</w:t>
        </w:r>
      </w:ins>
      <w:ins w:id="1987" w:author="PR Preview" w:date="2026-01-01T00:00:00Z">
        <w:r>
          <w:t xml:space="preserve"> (Real and complex eigenvalues). </w:t>
        </w:r>
      </w:ins>
      <w:ins w:id="1988" w:author="PR Preview" w:date="2026-01-01T00:00:00Z">
        <w:r>
          <w:t xml:space="preserve">These notes take</w:t>
        </w:r>
      </w:ins>
      <w:ins w:id="1989" w:author="PR Preview" w:date="2026-01-01T00:00:00Z">
        <w:r>
          <w:t xml:space="preserve"> </w:t>
        </w:r>
      </w:ins>
      <m:oMath>
        <m:r>
          <m:t>λ</m:t>
        </m:r>
      </m:oMath>
      <w:ins w:id="1990" w:author="PR Preview" w:date="2026-01-01T00:00:00Z">
        <w:r>
          <w:t xml:space="preserve"> </w:t>
        </w:r>
      </w:ins>
      <w:ins w:id="1991" w:author="PR Preview" w:date="2026-01-01T00:00:00Z">
        <w:r>
          <w:t xml:space="preserve">and</w:t>
        </w:r>
      </w:ins>
      <w:ins w:id="1992" w:author="PR Preview" w:date="2026-01-01T00:00:00Z">
        <w:r>
          <w:t xml:space="preserve"> </w:t>
        </w:r>
      </w:ins>
      <w:ins w:id="1993" w:author="PR Preview" w:date="2026-01-01T00:00:00Z">
        <w:r>
          <w:t xml:space="preserve">$\mathord{\smash[b]{\underset{\raise.3ex\hbox{$\scriptstyle\sim$}}{v}}\vphantom{v}}$</w:t>
        </w:r>
      </w:ins>
      <w:ins w:id="1994" w:author="PR Preview" w:date="2026-01-01T00:00:00Z">
        <w:r>
          <w:t xml:space="preserve"> </w:t>
        </w:r>
      </w:ins>
      <w:ins w:id="1995" w:author="PR Preview" w:date="2026-01-01T00:00:00Z">
        <w:r>
          <w:t xml:space="preserve">to be real.</w:t>
        </w:r>
      </w:ins>
      <w:ins w:id="1996" w:author="PR Preview" w:date="2026-01-01T00:00:00Z">
        <w:r>
          <w:t xml:space="preserve"> </w:t>
        </w:r>
      </w:ins>
      <w:ins w:id="1997" w:author="PR Preview" w:date="2026-01-01T00:00:00Z">
        <w:r>
          <w:t xml:space="preserve">Banerjee and Roy (2014, chap. 11, Definition 11.1, pp. 312-313)</w:t>
        </w:r>
      </w:ins>
      <w:ins w:id="1998" w:author="PR Preview" w:date="2026-01-01T00:00:00Z">
        <w:r>
          <w:t xml:space="preserve"> </w:t>
        </w:r>
      </w:ins>
      <w:ins w:id="1999" w:author="PR Preview" w:date="2026-01-01T00:00:00Z">
        <w:r>
          <w:t xml:space="preserve">also allows</w:t>
        </w:r>
      </w:ins>
      <w:ins w:id="2000" w:author="PR Preview" w:date="2026-01-01T00:00:00Z">
        <w:r>
          <w:t xml:space="preserve"> </w:t>
        </w:r>
      </w:ins>
      <w:hyperlink r:id="rId99">
        <w:ins w:id="2001" w:author="PR Preview" w:date="2026-01-01T00:00:00Z">
          <w:r>
            <w:rPr>
              <w:rStyle w:val="Hyperlink"/>
            </w:rPr>
            <w:t xml:space="preserve">complex</w:t>
          </w:r>
        </w:ins>
      </w:hyperlink>
      <w:ins w:id="2002" w:author="PR Preview" w:date="2026-01-01T00:00:00Z">
        <w:r>
          <w:t xml:space="preserve"> </w:t>
        </w:r>
      </w:ins>
      <w:ins w:id="2003" w:author="PR Preview" w:date="2026-01-01T00:00:00Z">
        <w:r>
          <w:t xml:space="preserve">eigenvalues and eigenvectors,</w:t>
        </w:r>
      </w:ins>
      <w:ins w:id="2004" w:author="PR Preview" w:date="2026-01-01T00:00:00Z">
        <w:r>
          <w:t xml:space="preserve"> </w:t>
        </w:r>
      </w:ins>
      <w:ins w:id="2005" w:author="PR Preview" w:date="2026-01-01T00:00:00Z">
        <w:r>
          <w:t xml:space="preserve">because some real matrices, such as a rotation by</w:t>
        </w:r>
      </w:ins>
      <w:ins w:id="2006" w:author="PR Preview" w:date="2026-01-01T00:00:00Z">
        <w:r>
          <w:t xml:space="preserve"> </w:t>
        </w:r>
      </w:ins>
      <m:oMath>
        <m:r>
          <m:t>90</m:t>
        </m:r>
      </m:oMath>
      <w:ins w:id="2007" w:author="PR Preview" w:date="2026-01-01T00:00:00Z">
        <w:r>
          <w:t xml:space="preserve"> </w:t>
        </w:r>
      </w:ins>
      <w:ins w:id="2008" w:author="PR Preview" w:date="2026-01-01T00:00:00Z">
        <w:r>
          <w:t xml:space="preserve">degrees,</w:t>
        </w:r>
      </w:ins>
      <w:ins w:id="2009" w:author="PR Preview" w:date="2026-01-01T00:00:00Z">
        <w:r>
          <w:t xml:space="preserve"> </w:t>
        </w:r>
      </w:ins>
      <w:ins w:id="2010" w:author="PR Preview" w:date="2026-01-01T00:00:00Z">
        <w:r>
          <w:t xml:space="preserve">have no real eigenvalues</w:t>
        </w:r>
      </w:ins>
      <w:ins w:id="2011" w:author="PR Preview" w:date="2026-01-01T00:00:00Z">
        <w:r>
          <w:t xml:space="preserve"> </w:t>
        </w:r>
      </w:ins>
      <w:ins w:id="2012" w:author="PR Preview" w:date="2026-01-01T00:00:00Z">
        <w:r>
          <w:t xml:space="preserve">(Banerjee and Roy 2014, chap. 11, Example 11.2, p. 312)</w:t>
        </w:r>
      </w:ins>
      <w:ins w:id="2013" w:author="PR Preview" w:date="2026-01-01T00:00:00Z">
        <w:r>
          <w:t xml:space="preserve">.</w:t>
        </w:r>
      </w:ins>
    </w:p>
    <w:p>
      <w:pPr>
        <w:pStyle w:val="BodyText"/>
      </w:pPr>
      <w:ins w:id="2014" w:author="PR Preview" w:date="2026-01-01T00:00:00Z">
        <w:r>
          <w:t xml:space="preserve">For example,</w:t>
        </w:r>
      </w:ins>
      <w:ins w:id="2015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016" w:author="PR Preview" w:date="2026-01-01T00:00:00Z">
        <w:r>
          <w:t xml:space="preserve"> </w:t>
        </w:r>
      </w:ins>
      <w:ins w:id="2017" w:author="PR Preview" w:date="2026-01-01T00:00:00Z">
        <w:r>
          <w:t xml:space="preserve">rotates each vector in the plane counterclockwise by</w:t>
        </w:r>
      </w:ins>
      <w:ins w:id="2018" w:author="PR Preview" w:date="2026-01-01T00:00:00Z">
        <w:r>
          <w:t xml:space="preserve"> </w:t>
        </w:r>
      </w:ins>
      <m:oMath>
        <m:r>
          <m:t>90</m:t>
        </m:r>
      </m:oMath>
      <w:ins w:id="2019" w:author="PR Preview" w:date="2026-01-01T00:00:00Z">
        <w:r>
          <w:t xml:space="preserve"> </w:t>
        </w:r>
      </w:ins>
      <w:ins w:id="2020" w:author="PR Preview" w:date="2026-01-01T00:00:00Z">
        <w:r>
          <w:t xml:space="preserve">degrees:</w:t>
        </w:r>
      </w:ins>
      <w:ins w:id="2021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2022" w:author="PR Preview" w:date="2026-01-01T00:00:00Z">
        <w:r>
          <w:t xml:space="preserve">.</w:t>
        </w:r>
      </w:ins>
      <w:ins w:id="2023" w:author="PR Preview" w:date="2026-01-01T00:00:00Z">
        <w:r>
          <w:t xml:space="preserve"> </w:t>
        </w:r>
      </w:ins>
      <w:ins w:id="2024" w:author="PR Preview" w:date="2026-01-01T00:00:00Z">
        <w:r>
          <w:t xml:space="preserve">Suppose</w:t>
        </w:r>
      </w:ins>
      <w:ins w:id="2025" w:author="PR Preview" w:date="2026-01-01T00:00:00Z">
        <w:r>
          <w:t xml:space="preserve"> </w:t>
        </w:r>
      </w:ins>
      <w:ins w:id="2026" w:author="PR Preview" w:date="2026-01-01T00:00:00Z">
        <w:r>
          <w:t xml:space="preserve">$\mathbf{R}\mathord{\smash[b]{\underset{\raise.3ex\hbox{$\scriptstyle\sim$}}{v}}\vphantom{v}} = \lambda\mathord{\smash[b]{\underset{\raise.3ex\hbox{$\scriptstyle\sim$}}{v}}\vphantom{v}}$</w:t>
        </w:r>
      </w:ins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for a real number</w:t>
        </w:r>
      </w:ins>
      <w:ins w:id="2029" w:author="PR Preview" w:date="2026-01-01T00:00:00Z">
        <w:r>
          <w:t xml:space="preserve"> </w:t>
        </w:r>
      </w:ins>
      <m:oMath>
        <m:r>
          <m:t>λ</m:t>
        </m:r>
      </m:oMath>
      <w:ins w:id="2030" w:author="PR Preview" w:date="2026-01-01T00:00:00Z">
        <w:r>
          <w:t xml:space="preserve">.</w:t>
        </w:r>
      </w:ins>
      <w:ins w:id="2031" w:author="PR Preview" w:date="2026-01-01T00:00:00Z">
        <w:r>
          <w:t xml:space="preserve"> </w:t>
        </w:r>
      </w:ins>
      <w:ins w:id="2032" w:author="PR Preview" w:date="2026-01-01T00:00:00Z">
        <w:r>
          <w:t xml:space="preserve">Matching entries gives</w:t>
        </w:r>
      </w:ins>
      <w:ins w:id="203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ins w:id="2034" w:author="PR Preview" w:date="2026-01-01T00:00:00Z">
        <w:r>
          <w:t xml:space="preserve"> </w:t>
        </w:r>
      </w:ins>
      <w:ins w:id="2035" w:author="PR Preview" w:date="2026-01-01T00:00:00Z">
        <w:r>
          <w:t xml:space="preserve">and</w:t>
        </w:r>
      </w:ins>
      <w:ins w:id="2036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ins w:id="2037" w:author="PR Preview" w:date="2026-01-01T00:00:00Z">
        <w:r>
          <w:t xml:space="preserve">.</w:t>
        </w:r>
      </w:ins>
      <w:ins w:id="2038" w:author="PR Preview" w:date="2026-01-01T00:00:00Z">
        <w:r>
          <w:t xml:space="preserve"> </w:t>
        </w:r>
      </w:ins>
      <w:ins w:id="2039" w:author="PR Preview" w:date="2026-01-01T00:00:00Z">
        <w:r>
          <w:t xml:space="preserve">Substituting the second equation into the first gives</w:t>
        </w:r>
      </w:ins>
      <w:ins w:id="204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ins w:id="2041" w:author="PR Preview" w:date="2026-01-01T00:00:00Z">
        <w:r>
          <w:t xml:space="preserve">,</w:t>
        </w:r>
      </w:ins>
      <w:ins w:id="2042" w:author="PR Preview" w:date="2026-01-01T00:00:00Z">
        <w:r>
          <w:t xml:space="preserve"> </w:t>
        </w:r>
      </w:ins>
      <w:ins w:id="2043" w:author="PR Preview" w:date="2026-01-01T00:00:00Z">
        <w:r>
          <w:t xml:space="preserve">so</w:t>
        </w:r>
      </w:ins>
      <w:ins w:id="204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2045" w:author="PR Preview" w:date="2026-01-01T00:00:00Z">
        <w:r>
          <w:t xml:space="preserve">.</w:t>
        </w:r>
      </w:ins>
      <w:ins w:id="2046" w:author="PR Preview" w:date="2026-01-01T00:00:00Z">
        <w:r>
          <w:t xml:space="preserve"> </w:t>
        </w:r>
      </w:ins>
      <w:ins w:id="2047" w:author="PR Preview" w:date="2026-01-01T00:00:00Z">
        <w:r>
          <w:t xml:space="preserve">Since</w:t>
        </w:r>
      </w:ins>
      <w:ins w:id="204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2049" w:author="PR Preview" w:date="2026-01-01T00:00:00Z">
        <w:r>
          <w:t xml:space="preserve">,</w:t>
        </w:r>
      </w:ins>
      <w:ins w:id="2050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2051" w:author="PR Preview" w:date="2026-01-01T00:00:00Z">
        <w:r>
          <w:t xml:space="preserve">,</w:t>
        </w:r>
      </w:ins>
      <w:ins w:id="2052" w:author="PR Preview" w:date="2026-01-01T00:00:00Z">
        <w:r>
          <w:t xml:space="preserve"> </w:t>
        </w:r>
      </w:ins>
      <w:ins w:id="2053" w:author="PR Preview" w:date="2026-01-01T00:00:00Z">
        <w:r>
          <w:t xml:space="preserve">and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054" w:author="PR Preview" w:date="2026-01-01T00:00:00Z">
        <w:r>
          <w:t xml:space="preserve">So the only solution is</w:t>
        </w:r>
      </w:ins>
      <w:ins w:id="2055" w:author="PR Preview" w:date="2026-01-01T00:00:00Z">
        <w:r>
          <w:t xml:space="preserve"> </w:t>
        </w:r>
      </w:ins>
      <w:ins w:id="2056" w:author="PR Preview" w:date="2026-01-01T00:00:00Z">
        <w:r>
          <w:t xml:space="preserve">$\mathord{\smash[b]{\underset{\raise.3ex\hbox{$\scriptstyle\sim$}}{v}}\vphantom{v}} = \mathord{\smash[b]{\underset{\raise.3ex\hbox{$\scriptstyle\sim$}}{0}}\vphantom{0}}$</w:t>
        </w:r>
      </w:ins>
      <w:ins w:id="2057" w:author="PR Preview" w:date="2026-01-01T00:00:00Z">
        <w:r>
          <w:t xml:space="preserve">,</w:t>
        </w:r>
      </w:ins>
      <w:ins w:id="2058" w:author="PR Preview" w:date="2026-01-01T00:00:00Z">
        <w:r>
          <w:t xml:space="preserve"> </w:t>
        </w:r>
      </w:ins>
      <w:ins w:id="2059" w:author="PR Preview" w:date="2026-01-01T00:00:00Z">
        <w:r>
          <w:t xml:space="preserve">and</w:t>
        </w:r>
      </w:ins>
      <w:ins w:id="2060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2061" w:author="PR Preview" w:date="2026-01-01T00:00:00Z">
        <w:r>
          <w:t xml:space="preserve"> </w:t>
        </w:r>
      </w:ins>
      <w:ins w:id="2062" w:author="PR Preview" w:date="2026-01-01T00:00:00Z">
        <w:r>
          <w:t xml:space="preserve">has no real eigenvalue.</w:t>
        </w:r>
      </w:ins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ins w:id="2063" w:author="PR Preview" w:date="2026-01-01T00:00:00Z">
        <w:r>
          <w:rPr>
            <w:b/>
            <w:bCs/>
          </w:rPr>
          <w:t xml:space="preserve">Theorem 12 (Spectral theorem for symmetric matrices)</w:t>
        </w:r>
      </w:ins>
      <w:ins w:id="2064" w:author="PR Preview" w:date="2026-01-01T00:00:00Z">
        <w:r>
          <w:t xml:space="preserve"> </w:t>
        </w:r>
      </w:ins>
      <w:ins w:id="2065" w:author="PR Preview" w:date="2026-01-01T00:00:00Z">
        <w:r>
          <w:t xml:space="preserve">If</w:t>
        </w:r>
      </w:ins>
      <w:ins w:id="206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67" w:author="PR Preview" w:date="2026-01-01T00:00:00Z">
        <w:r>
          <w:t xml:space="preserve"> </w:t>
        </w:r>
      </w:ins>
      <w:ins w:id="2068" w:author="PR Preview" w:date="2026-01-01T00:00:00Z">
        <w:r>
          <w:t xml:space="preserve">is a</w:t>
        </w:r>
      </w:ins>
      <w:ins w:id="206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070" w:author="PR Preview" w:date="2026-01-01T00:00:00Z">
        <w:r>
          <w:t xml:space="preserve"> </w:t>
        </w:r>
      </w:ins>
      <w:ins w:id="2071" w:author="PR Preview" w:date="2026-01-01T00:00:00Z">
        <w:r>
          <w:t xml:space="preserve">symmetric matrix (</w:t>
        </w:r>
      </w:ins>
      <w:hyperlink w:anchor="def-symmetric-matrix">
        <w:ins w:id="2072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073" w:author="PR Preview" w:date="2026-01-01T00:00:00Z">
        <w:r>
          <w:t xml:space="preserve">)</w:t>
        </w:r>
      </w:ins>
      <w:ins w:id="2074" w:author="PR Preview" w:date="2026-01-01T00:00:00Z">
        <w:r>
          <w:t xml:space="preserve"> </w:t>
        </w:r>
      </w:ins>
      <w:ins w:id="2075" w:author="PR Preview" w:date="2026-01-01T00:00:00Z">
        <w:r>
          <w:t xml:space="preserve">with real entries,</w:t>
        </w:r>
      </w:ins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then there are a</w:t>
        </w:r>
      </w:ins>
      <w:ins w:id="207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079" w:author="PR Preview" w:date="2026-01-01T00:00:00Z">
        <w:r>
          <w:t xml:space="preserve"> </w:t>
        </w:r>
      </w:ins>
      <w:ins w:id="2080" w:author="PR Preview" w:date="2026-01-01T00:00:00Z">
        <w:r>
          <w:t xml:space="preserve">orthogonal matrix</w:t>
        </w:r>
      </w:ins>
      <w:ins w:id="2081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2082" w:author="PR Preview" w:date="2026-01-01T00:00:00Z">
        <w:r>
          <w:t xml:space="preserve"> </w:t>
        </w:r>
      </w:ins>
      <w:ins w:id="2083" w:author="PR Preview" w:date="2026-01-01T00:00:00Z">
        <w:r>
          <w:t xml:space="preserve">(</w:t>
        </w:r>
      </w:ins>
      <w:hyperlink w:anchor="def-orthogonal-matrix">
        <w:ins w:id="2084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085" w:author="PR Preview" w:date="2026-01-01T00:00:00Z">
        <w:r>
          <w:t xml:space="preserve">)</w:t>
        </w:r>
      </w:ins>
      <w:ins w:id="2086" w:author="PR Preview" w:date="2026-01-01T00:00:00Z">
        <w:r>
          <w:t xml:space="preserve"> </w:t>
        </w:r>
      </w:ins>
      <w:ins w:id="2087" w:author="PR Preview" w:date="2026-01-01T00:00:00Z">
        <w:r>
          <w:t xml:space="preserve">and a</w:t>
        </w:r>
      </w:ins>
      <w:ins w:id="208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089" w:author="PR Preview" w:date="2026-01-01T00:00:00Z">
        <w:r>
          <w:t xml:space="preserve"> </w:t>
        </w:r>
      </w:ins>
      <w:ins w:id="2090" w:author="PR Preview" w:date="2026-01-01T00:00:00Z">
        <w:r>
          <w:t xml:space="preserve">diagonal matrix</w:t>
        </w:r>
      </w:ins>
      <w:ins w:id="2091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2092" w:author="PR Preview" w:date="2026-01-01T00:00:00Z">
        <w:r>
          <w:t xml:space="preserve"> </w:t>
        </w:r>
      </w:ins>
      <w:ins w:id="2093" w:author="PR Preview" w:date="2026-01-01T00:00:00Z">
        <w:r>
          <w:t xml:space="preserve">(</w:t>
        </w:r>
      </w:ins>
      <w:hyperlink w:anchor="def-diagonal-matrix">
        <w:ins w:id="2094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095" w:author="PR Preview" w:date="2026-01-01T00:00:00Z">
        <w:r>
          <w:t xml:space="preserve">)</w:t>
        </w:r>
      </w:ins>
      <w:ins w:id="2096" w:author="PR Preview" w:date="2026-01-01T00:00:00Z">
        <w:r>
          <w:t xml:space="preserve"> </w:t>
        </w:r>
      </w:ins>
      <w:ins w:id="2097" w:author="PR Preview" w:date="2026-01-01T00:00:00Z">
        <w:r>
          <w:t xml:space="preserve">with real diagonal entries</w:t>
        </w:r>
      </w:ins>
      <w:ins w:id="2098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2099" w:author="PR Preview" w:date="2026-01-01T00:00:00Z">
        <w:r>
          <w:t xml:space="preserve"> </w:t>
        </w:r>
      </w:ins>
      <w:ins w:id="2100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del w:id="2101" w:author="PR Preview" w:date="2026-01-01T00:00:00Z">
        <w:r>
          <w:rPr>
            <w:i/>
            <w:iCs/>
          </w:rPr>
          <w:delText xml:space="preserve">Remark 12</w:delText>
        </w:r>
      </w:del>
      <w:del w:id="2102" w:author="PR Preview" w:date="2026-01-01T00:00:00Z">
        <w:r>
          <w:delText xml:space="preserve"> (An equivalent form of the spectral theorem). </w:delText>
        </w:r>
      </w:del>
      <w:del w:id="2103" w:author="PR Preview" w:date="2026-01-01T00:00:00Z">
        <w:r>
          <w:delText xml:space="preserve">The proof, by</w:delText>
        </w:r>
      </w:del>
      <w:del w:id="2104" w:author="PR Preview" w:date="2026-01-01T00:00:00Z">
        <w:r>
          <w:delText xml:space="preserve"> </w:delText>
        </w:r>
      </w:del>
      <w:hyperlink r:id="rId107">
        <w:del w:id="2105" w:author="PR Preview" w:date="2026-01-01T00:00:00Z">
          <w:r>
            <w:rPr>
              <w:rStyle w:val="Hyperlink"/>
            </w:rPr>
            <w:delText xml:space="preserve">induction</w:delText>
          </w:r>
        </w:del>
      </w:hyperlink>
      <w:del w:id="2106" w:author="PR Preview" w:date="2026-01-01T00:00:00Z">
        <w:r>
          <w:delText xml:space="preserve"> </w:delText>
        </w:r>
      </w:del>
      <w:del w:id="2107" w:author="PR Preview" w:date="2026-01-01T00:00:00Z">
        <w:r>
          <w:delText xml:space="preserve">on</w:delText>
        </w:r>
      </w:del>
      <w:del w:id="2108" w:author="PR Preview" w:date="2026-01-01T00:00:00Z">
        <w:r>
          <w:delText xml:space="preserve"> </w:delText>
        </w:r>
      </w:del>
      <m:oMath>
        <m:r>
          <m:t>p</m:t>
        </m:r>
      </m:oMath>
      <w:del w:id="2109" w:author="PR Preview" w:date="2026-01-01T00:00:00Z">
        <w:r>
          <w:delText xml:space="preserve">, is outside the scope of these notes;</w:delText>
        </w:r>
      </w:del>
      <w:del w:id="2110" w:author="PR Preview" w:date="2026-01-01T00:00:00Z">
        <w:r>
          <w:delText xml:space="preserve"> </w:delText>
        </w:r>
      </w:del>
      <w:del w:id="2111" w:author="PR Preview" w:date="2026-01-01T00:00:00Z">
        <w:r>
          <w:delText xml:space="preserve">see</w:delText>
        </w:r>
      </w:del>
      <w:del w:id="2112" w:author="PR Preview" w:date="2026-01-01T00:00:00Z">
        <w:r>
          <w:delText xml:space="preserve"> </w:delText>
        </w:r>
      </w:del>
      <w:del w:id="2113" w:author="PR Preview" w:date="2026-01-01T00:00:00Z">
        <w:r>
          <w:delText xml:space="preserve">Banerjee and Roy (2014, chap. 11, Theorem 11.27, p. 349)</w:delText>
        </w:r>
      </w:del>
      <w:del w:id="2114" w:author="PR Preview" w:date="2026-01-01T00:00:00Z">
        <w:r>
          <w:delText xml:space="preserve">,</w:delText>
        </w:r>
      </w:del>
      <w:del w:id="2115" w:author="PR Preview" w:date="2026-01-01T00:00:00Z">
        <w:r>
          <w:delText xml:space="preserve"> </w:delText>
        </w:r>
      </w:del>
      <w:del w:id="2116" w:author="PR Preview" w:date="2026-01-01T00:00:00Z">
        <w:r>
          <w:delText xml:space="preserve">which states the result in the equivalent form</w:delText>
        </w:r>
      </w:del>
      <w:del w:id="211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del w:id="2118" w:author="PR Preview" w:date="2026-01-01T00:00:00Z">
        <w:r>
          <w:delText xml:space="preserve">.</w:delText>
        </w:r>
      </w:del>
      <w:del w:id="2119" w:author="PR Preview" w:date="2026-01-01T00:00:00Z">
        <w:r>
          <w:delText xml:space="preserve"> </w:delText>
        </w:r>
      </w:del>
      <w:del w:id="2120" w:author="PR Preview" w:date="2026-01-01T00:00:00Z">
        <w:r>
          <w:delText xml:space="preserve">The two forms are equivalent because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del w:id="2121" w:author="PR Preview" w:date="2026-01-01T00:00:00Z">
        <w:r>
          <w:delText xml:space="preserve">(</w:delText>
        </w:r>
      </w:del>
      <w:hyperlink w:anchor="rem-orthogonal-matrix-columns">
        <w:del w:id="2122" w:author="PR Preview" w:date="2026-01-01T00:00:00Z">
          <w:r>
            <w:rPr>
              <w:rStyle w:val="Hyperlink"/>
            </w:rPr>
            <w:delText xml:space="preserve">Remark 5</w:delText>
          </w:r>
        </w:del>
      </w:hyperlink>
      <w:del w:id="2123" w:author="PR Preview" w:date="2026-01-01T00:00:00Z">
        <w:r>
          <w:delText xml:space="preserve">).</w:delText>
        </w:r>
      </w:del>
      <w:del w:id="2124" w:author="PR Preview" w:date="2026-01-01T00:00:00Z">
        <w:r>
          <w:delText xml:space="preserve"> </w:delText>
        </w:r>
      </w:del>
      <w:del w:id="2125" w:author="PR Preview" w:date="2026-01-01T00:00:00Z">
        <w:r>
          <w:delText xml:space="preserve">Multiplying</w:delText>
        </w:r>
      </w:del>
      <w:del w:id="212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127" w:author="PR Preview" w:date="2026-01-01T00:00:00Z">
        <w:r>
          <w:delText xml:space="preserve"> </w:delText>
        </w:r>
      </w:del>
      <w:del w:id="2128" w:author="PR Preview" w:date="2026-01-01T00:00:00Z">
        <w:r>
          <w:delText xml:space="preserve">by</w:delText>
        </w:r>
      </w:del>
      <w:del w:id="212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130" w:author="PR Preview" w:date="2026-01-01T00:00:00Z">
        <w:r>
          <w:delText xml:space="preserve"> </w:delText>
        </w:r>
      </w:del>
      <w:del w:id="2131" w:author="PR Preview" w:date="2026-01-01T00:00:00Z">
        <w:r>
          <w:delText xml:space="preserve">on the left and by</w:delText>
        </w:r>
      </w:del>
      <w:del w:id="2132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2133" w:author="PR Preview" w:date="2026-01-01T00:00:00Z">
        <w:r>
          <w:delText xml:space="preserve"> </w:delText>
        </w:r>
      </w:del>
      <w:del w:id="2134" w:author="PR Preview" w:date="2026-01-01T00:00:00Z">
        <w:r>
          <w:delText xml:space="preserve">on the right gives</w:delText>
        </w:r>
      </w:del>
    </w:p>
    <w:p>
      <w:pPr>
        <w:pStyle w:val="BodyText"/>
      </w:pPr>
      <w:ins w:id="2135" w:author="PR Preview" w:date="2026-01-01T00:00:00Z">
        <w:r>
          <w:rPr>
            <w:i/>
            <w:iCs/>
          </w:rPr>
          <w:t xml:space="preserve">Remark 13</w:t>
        </w:r>
      </w:ins>
      <w:ins w:id="2136" w:author="PR Preview" w:date="2026-01-01T00:00:00Z">
        <w:r>
          <w:t xml:space="preserve"> (An equivalent form of the spectral theorem). </w:t>
        </w:r>
      </w:ins>
      <w:ins w:id="2137" w:author="PR Preview" w:date="2026-01-01T00:00:00Z">
        <w:r>
          <w:t xml:space="preserve">The proof, by</w:t>
        </w:r>
      </w:ins>
      <w:ins w:id="2138" w:author="PR Preview" w:date="2026-01-01T00:00:00Z">
        <w:r>
          <w:t xml:space="preserve"> </w:t>
        </w:r>
      </w:ins>
      <w:hyperlink r:id="rId107">
        <w:ins w:id="2139" w:author="PR Preview" w:date="2026-01-01T00:00:00Z">
          <w:r>
            <w:rPr>
              <w:rStyle w:val="Hyperlink"/>
            </w:rPr>
            <w:t xml:space="preserve">induction</w:t>
          </w:r>
        </w:ins>
      </w:hyperlink>
      <w:ins w:id="2140" w:author="PR Preview" w:date="2026-01-01T00:00:00Z">
        <w:r>
          <w:t xml:space="preserve"> </w:t>
        </w:r>
      </w:ins>
      <w:ins w:id="2141" w:author="PR Preview" w:date="2026-01-01T00:00:00Z">
        <w:r>
          <w:t xml:space="preserve">on</w:t>
        </w:r>
      </w:ins>
      <w:ins w:id="2142" w:author="PR Preview" w:date="2026-01-01T00:00:00Z">
        <w:r>
          <w:t xml:space="preserve"> </w:t>
        </w:r>
      </w:ins>
      <m:oMath>
        <m:r>
          <m:t>p</m:t>
        </m:r>
      </m:oMath>
      <w:ins w:id="2143" w:author="PR Preview" w:date="2026-01-01T00:00:00Z">
        <w:r>
          <w:t xml:space="preserve">, is outside the scope of these notes;</w:t>
        </w:r>
      </w:ins>
      <w:ins w:id="2144" w:author="PR Preview" w:date="2026-01-01T00:00:00Z">
        <w:r>
          <w:t xml:space="preserve"> </w:t>
        </w:r>
      </w:ins>
      <w:ins w:id="2145" w:author="PR Preview" w:date="2026-01-01T00:00:00Z">
        <w:r>
          <w:t xml:space="preserve">see</w:t>
        </w:r>
      </w:ins>
      <w:ins w:id="2146" w:author="PR Preview" w:date="2026-01-01T00:00:00Z">
        <w:r>
          <w:t xml:space="preserve"> </w:t>
        </w:r>
      </w:ins>
      <w:ins w:id="2147" w:author="PR Preview" w:date="2026-01-01T00:00:00Z">
        <w:r>
          <w:t xml:space="preserve">Banerjee and Roy (2014, chap. 11, Theorem 11.27, p. 349)</w:t>
        </w:r>
      </w:ins>
      <w:ins w:id="2148" w:author="PR Preview" w:date="2026-01-01T00:00:00Z">
        <w:r>
          <w:t xml:space="preserve">,</w:t>
        </w:r>
      </w:ins>
      <w:ins w:id="2149" w:author="PR Preview" w:date="2026-01-01T00:00:00Z">
        <w:r>
          <w:t xml:space="preserve"> </w:t>
        </w:r>
      </w:ins>
      <w:ins w:id="2150" w:author="PR Preview" w:date="2026-01-01T00:00:00Z">
        <w:r>
          <w:t xml:space="preserve">which states the result in the equivalent form</w:t>
        </w:r>
      </w:ins>
      <w:ins w:id="215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ins w:id="2152" w:author="PR Preview" w:date="2026-01-01T00:00:00Z">
        <w:r>
          <w:t xml:space="preserve">.</w:t>
        </w:r>
      </w:ins>
      <w:ins w:id="2153" w:author="PR Preview" w:date="2026-01-01T00:00:00Z">
        <w:r>
          <w:t xml:space="preserve"> </w:t>
        </w:r>
      </w:ins>
      <w:ins w:id="2154" w:author="PR Preview" w:date="2026-01-01T00:00:00Z">
        <w:r>
          <w:t xml:space="preserve">The two forms are equivalent because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ins w:id="2155" w:author="PR Preview" w:date="2026-01-01T00:00:00Z">
        <w:r>
          <w:t xml:space="preserve">(</w:t>
        </w:r>
      </w:ins>
      <w:hyperlink w:anchor="rem-orthogonal-matrix-columns">
        <w:ins w:id="2156" w:author="PR Preview" w:date="2026-01-01T00:00:00Z">
          <w:r>
            <w:rPr>
              <w:rStyle w:val="Hyperlink"/>
            </w:rPr>
            <w:t xml:space="preserve">Remark 6</w:t>
          </w:r>
        </w:ins>
      </w:hyperlink>
      <w:ins w:id="2157" w:author="PR Preview" w:date="2026-01-01T00:00:00Z">
        <w:r>
          <w:t xml:space="preserve">).</w:t>
        </w:r>
      </w:ins>
      <w:ins w:id="2158" w:author="PR Preview" w:date="2026-01-01T00:00:00Z">
        <w:r>
          <w:t xml:space="preserve"> </w:t>
        </w:r>
      </w:ins>
      <w:ins w:id="2159" w:author="PR Preview" w:date="2026-01-01T00:00:00Z">
        <w:r>
          <w:t xml:space="preserve">Multiplying</w:t>
        </w:r>
      </w:ins>
      <w:ins w:id="216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161" w:author="PR Preview" w:date="2026-01-01T00:00:00Z">
        <w:r>
          <w:t xml:space="preserve"> </w:t>
        </w:r>
      </w:ins>
      <w:ins w:id="2162" w:author="PR Preview" w:date="2026-01-01T00:00:00Z">
        <w:r>
          <w:t xml:space="preserve">by</w:t>
        </w:r>
      </w:ins>
      <w:ins w:id="216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164" w:author="PR Preview" w:date="2026-01-01T00:00:00Z">
        <w:r>
          <w:t xml:space="preserve"> </w:t>
        </w:r>
      </w:ins>
      <w:ins w:id="2165" w:author="PR Preview" w:date="2026-01-01T00:00:00Z">
        <w:r>
          <w:t xml:space="preserve">on the left and by</w:t>
        </w:r>
      </w:ins>
      <w:ins w:id="2166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2167" w:author="PR Preview" w:date="2026-01-01T00:00:00Z">
        <w:r>
          <w:t xml:space="preserve"> </w:t>
        </w:r>
      </w:ins>
      <w:ins w:id="2168" w:author="PR Preview" w:date="2026-01-01T00:00:00Z">
        <w:r>
          <w:t xml:space="preserve">on the right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169" w:author="PR Preview" w:date="2026-01-01T00:00:00Z">
        <w:r>
          <w:delText xml:space="preserve">a diagonal matrix with the eigenvalues</w:delText>
        </w:r>
      </w:del>
      <w:del w:id="2170" w:author="PR Preview" w:date="2026-01-01T00:00:00Z">
        <w:r>
          <w:delText xml:space="preserve"> </w:delText>
        </w:r>
      </w:del>
      <m:oMath>
        <m:r>
          <m:t>3</m:t>
        </m:r>
      </m:oMath>
      <w:del w:id="2171" w:author="PR Preview" w:date="2026-01-01T00:00:00Z">
        <w:r>
          <w:delText xml:space="preserve"> </w:delText>
        </w:r>
      </w:del>
      <w:del w:id="2172" w:author="PR Preview" w:date="2026-01-01T00:00:00Z">
        <w:r>
          <w:delText xml:space="preserve">and</w:delText>
        </w:r>
      </w:del>
      <w:del w:id="2173" w:author="PR Preview" w:date="2026-01-01T00:00:00Z">
        <w:r>
          <w:delText xml:space="preserve"> </w:delText>
        </w:r>
      </w:del>
      <m:oMath>
        <m:r>
          <m:t>1</m:t>
        </m:r>
      </m:oMath>
      <w:del w:id="2174" w:author="PR Preview" w:date="2026-01-01T00:00:00Z">
        <w:r>
          <w:delText xml:space="preserve"> </w:delText>
        </w:r>
      </w:del>
      <w:del w:id="2175" w:author="PR Preview" w:date="2026-01-01T00:00:00Z">
        <w:r>
          <w:delText xml:space="preserve">of</w:delText>
        </w:r>
      </w:del>
      <w:del w:id="217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177" w:author="PR Preview" w:date="2026-01-01T00:00:00Z">
        <w:r>
          <w:delText xml:space="preserve"> </w:delText>
        </w:r>
      </w:del>
      <w:del w:id="2178" w:author="PR Preview" w:date="2026-01-01T00:00:00Z">
        <w:r>
          <w:delText xml:space="preserve">from</w:delText>
        </w:r>
      </w:del>
      <w:del w:id="2179" w:author="PR Preview" w:date="2026-01-01T00:00:00Z">
        <w:r>
          <w:delText xml:space="preserve"> </w:delText>
        </w:r>
      </w:del>
      <w:hyperlink w:anchor="exm-eigenvalue">
        <w:del w:id="2180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2181" w:author="PR Preview" w:date="2026-01-01T00:00:00Z">
        <w:r>
          <w:delText xml:space="preserve"> </w:delText>
        </w:r>
      </w:del>
      <w:del w:id="2182" w:author="PR Preview" w:date="2026-01-01T00:00:00Z">
        <w:r>
          <w:delText xml:space="preserve">on its diagonal.</w:delText>
        </w:r>
      </w:del>
    </w:p>
    <w:p>
      <w:pPr>
        <w:pStyle w:val="FirstParagraph"/>
      </w:pPr>
      <w:ins w:id="2183" w:author="PR Preview" w:date="2026-01-01T00:00:00Z">
        <w:r>
          <w:t xml:space="preserve">a diagonal matrix with the eigenvalues</w:t>
        </w:r>
      </w:ins>
      <w:ins w:id="2184" w:author="PR Preview" w:date="2026-01-01T00:00:00Z">
        <w:r>
          <w:t xml:space="preserve"> </w:t>
        </w:r>
      </w:ins>
      <m:oMath>
        <m:r>
          <m:t>3</m:t>
        </m:r>
      </m:oMath>
      <w:ins w:id="2185" w:author="PR Preview" w:date="2026-01-01T00:00:00Z">
        <w:r>
          <w:t xml:space="preserve"> </w:t>
        </w:r>
      </w:ins>
      <w:ins w:id="2186" w:author="PR Preview" w:date="2026-01-01T00:00:00Z">
        <w:r>
          <w:t xml:space="preserve">and</w:t>
        </w:r>
      </w:ins>
      <w:ins w:id="2187" w:author="PR Preview" w:date="2026-01-01T00:00:00Z">
        <w:r>
          <w:t xml:space="preserve"> </w:t>
        </w:r>
      </w:ins>
      <m:oMath>
        <m:r>
          <m:t>1</m:t>
        </m:r>
      </m:oMath>
      <w:ins w:id="2188" w:author="PR Preview" w:date="2026-01-01T00:00:00Z">
        <w:r>
          <w:t xml:space="preserve"> </w:t>
        </w:r>
      </w:ins>
      <w:ins w:id="2189" w:author="PR Preview" w:date="2026-01-01T00:00:00Z">
        <w:r>
          <w:t xml:space="preserve">of</w:t>
        </w:r>
      </w:ins>
      <w:ins w:id="219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191" w:author="PR Preview" w:date="2026-01-01T00:00:00Z">
        <w:r>
          <w:t xml:space="preserve"> </w:t>
        </w:r>
      </w:ins>
      <w:ins w:id="2192" w:author="PR Preview" w:date="2026-01-01T00:00:00Z">
        <w:r>
          <w:t xml:space="preserve">from</w:t>
        </w:r>
      </w:ins>
      <w:ins w:id="2193" w:author="PR Preview" w:date="2026-01-01T00:00:00Z">
        <w:r>
          <w:t xml:space="preserve"> </w:t>
        </w:r>
      </w:ins>
      <w:hyperlink w:anchor="exm-eigenvalue">
        <w:ins w:id="2194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2195" w:author="PR Preview" w:date="2026-01-01T00:00:00Z">
        <w:r>
          <w:t xml:space="preserve"> </w:t>
        </w:r>
      </w:ins>
      <w:ins w:id="2196" w:author="PR Preview" w:date="2026-01-01T00:00:00Z">
        <w:r>
          <w:t xml:space="preserve">on its diagonal.</w:t>
        </w:r>
      </w:ins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del w:id="2197" w:author="PR Preview" w:date="2026-01-01T00:00:00Z">
        <w:r>
          <w:rPr>
            <w:b/>
            <w:bCs/>
          </w:rPr>
          <w:delText xml:space="preserve">Example 24 (An eigendecomposition of a</w:delText>
        </w:r>
      </w:del>
      <w:del w:id="2198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2199" w:author="PR Preview" w:date="2026-01-01T00:00:00Z">
        <w:r>
          <w:rPr>
            <w:b/>
            <w:bCs/>
          </w:rPr>
          <w:delText xml:space="preserve"> </w:delText>
        </w:r>
      </w:del>
      <w:del w:id="2200" w:author="PR Preview" w:date="2026-01-01T00:00:00Z">
        <w:r>
          <w:rPr>
            <w:b/>
            <w:bCs/>
          </w:rPr>
          <w:delText xml:space="preserve">symmetric matrix)</w:delText>
        </w:r>
      </w:del>
      <w:del w:id="2201" w:author="PR Preview" w:date="2026-01-01T00:00:00Z">
        <w:r>
          <w:delText xml:space="preserve"> </w:delText>
        </w:r>
      </w:del>
      <w:del w:id="2202" w:author="PR Preview" w:date="2026-01-01T00:00:00Z">
        <w:r>
          <w:delText xml:space="preserve">For</w:delText>
        </w:r>
      </w:del>
      <w:del w:id="220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2204" w:author="PR Preview" w:date="2026-01-01T00:00:00Z">
        <w:r>
          <w:delText xml:space="preserve">,</w:delText>
        </w:r>
      </w:del>
      <w:del w:id="2205" w:author="PR Preview" w:date="2026-01-01T00:00:00Z">
        <w:r>
          <w:delText xml:space="preserve"> </w:delText>
        </w:r>
      </w:del>
      <w:hyperlink w:anchor="exm-eigenvalue">
        <w:del w:id="2206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2207" w:author="PR Preview" w:date="2026-01-01T00:00:00Z">
        <w:r>
          <w:delText xml:space="preserve"> </w:delText>
        </w:r>
      </w:del>
      <w:del w:id="2208" w:author="PR Preview" w:date="2026-01-01T00:00:00Z">
        <w:r>
          <w:delText xml:space="preserve">found the eigenvectors</w:delText>
        </w:r>
      </w:del>
      <w:del w:id="220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210" w:author="PR Preview" w:date="2026-01-01T00:00:00Z">
        <w:r>
          <w:delText xml:space="preserve"> </w:delText>
        </w:r>
      </w:del>
      <w:del w:id="2211" w:author="PR Preview" w:date="2026-01-01T00:00:00Z">
        <w:r>
          <w:delText xml:space="preserve">for</w:delText>
        </w:r>
      </w:del>
      <w:del w:id="2212" w:author="PR Preview" w:date="2026-01-01T00:00:00Z">
        <w:r>
          <w:delText xml:space="preserve"> </w:delText>
        </w:r>
      </w:del>
      <m:oMath>
        <m:r>
          <m:t>3</m:t>
        </m:r>
      </m:oMath>
      <w:del w:id="2213" w:author="PR Preview" w:date="2026-01-01T00:00:00Z">
        <w:r>
          <w:delText xml:space="preserve"> </w:delText>
        </w:r>
      </w:del>
      <w:del w:id="2214" w:author="PR Preview" w:date="2026-01-01T00:00:00Z">
        <w:r>
          <w:delText xml:space="preserve">and</w:delText>
        </w:r>
      </w:del>
      <w:del w:id="221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2216" w:author="PR Preview" w:date="2026-01-01T00:00:00Z">
        <w:r>
          <w:delText xml:space="preserve"> </w:delText>
        </w:r>
      </w:del>
      <w:del w:id="2217" w:author="PR Preview" w:date="2026-01-01T00:00:00Z">
        <w:r>
          <w:delText xml:space="preserve">for</w:delText>
        </w:r>
      </w:del>
      <w:del w:id="2218" w:author="PR Preview" w:date="2026-01-01T00:00:00Z">
        <w:r>
          <w:delText xml:space="preserve"> </w:delText>
        </w:r>
      </w:del>
      <m:oMath>
        <m:r>
          <m:t>1</m:t>
        </m:r>
      </m:oMath>
      <w:del w:id="2219" w:author="PR Preview" w:date="2026-01-01T00:00:00Z">
        <w:r>
          <w:delText xml:space="preserve">.</w:delText>
        </w:r>
      </w:del>
      <w:del w:id="2220" w:author="PR Preview" w:date="2026-01-01T00:00:00Z">
        <w:r>
          <w:delText xml:space="preserve"> </w:delText>
        </w:r>
      </w:del>
      <w:del w:id="2221" w:author="PR Preview" w:date="2026-01-01T00:00:00Z">
        <w:r>
          <w:delText xml:space="preserve">They are orthogonal (</w:delText>
        </w:r>
      </w:del>
      <w:hyperlink r:id="rId110">
        <w:del w:id="2222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2223" w:author="PR Preview" w:date="2026-01-01T00:00:00Z">
        <w:r>
          <w:delText xml:space="preserve">):</w:delText>
        </w:r>
      </w:del>
    </w:p>
    <w:p>
      <w:pPr>
        <w:pStyle w:val="BodyText"/>
      </w:pPr>
      <w:ins w:id="2224" w:author="PR Preview" w:date="2026-01-01T00:00:00Z">
        <w:r>
          <w:rPr>
            <w:b/>
            <w:bCs/>
          </w:rPr>
          <w:t xml:space="preserve">Example 26 (An eigendecomposition of a</w:t>
        </w:r>
      </w:ins>
      <w:ins w:id="2225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2226" w:author="PR Preview" w:date="2026-01-01T00:00:00Z">
        <w:r>
          <w:rPr>
            <w:b/>
            <w:bCs/>
          </w:rPr>
          <w:t xml:space="preserve"> </w:t>
        </w:r>
      </w:ins>
      <w:ins w:id="2227" w:author="PR Preview" w:date="2026-01-01T00:00:00Z">
        <w:r>
          <w:rPr>
            <w:b/>
            <w:bCs/>
          </w:rPr>
          <w:t xml:space="preserve">symmetric matrix)</w:t>
        </w:r>
      </w:ins>
      <w:ins w:id="2228" w:author="PR Preview" w:date="2026-01-01T00:00:00Z">
        <w:r>
          <w:t xml:space="preserve"> </w:t>
        </w:r>
      </w:ins>
      <w:ins w:id="2229" w:author="PR Preview" w:date="2026-01-01T00:00:00Z">
        <w:r>
          <w:t xml:space="preserve">For</w:t>
        </w:r>
      </w:ins>
      <w:ins w:id="223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231" w:author="PR Preview" w:date="2026-01-01T00:00:00Z">
        <w:r>
          <w:t xml:space="preserve">,</w:t>
        </w:r>
      </w:ins>
      <w:ins w:id="2232" w:author="PR Preview" w:date="2026-01-01T00:00:00Z">
        <w:r>
          <w:t xml:space="preserve"> </w:t>
        </w:r>
      </w:ins>
      <w:hyperlink w:anchor="exm-eigenvalue">
        <w:ins w:id="2233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2234" w:author="PR Preview" w:date="2026-01-01T00:00:00Z">
        <w:r>
          <w:t xml:space="preserve"> </w:t>
        </w:r>
      </w:ins>
      <w:ins w:id="2235" w:author="PR Preview" w:date="2026-01-01T00:00:00Z">
        <w:r>
          <w:t xml:space="preserve">found the eigenvectors</w:t>
        </w:r>
      </w:ins>
      <w:ins w:id="223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237" w:author="PR Preview" w:date="2026-01-01T00:00:00Z">
        <w:r>
          <w:t xml:space="preserve"> </w:t>
        </w:r>
      </w:ins>
      <w:ins w:id="2238" w:author="PR Preview" w:date="2026-01-01T00:00:00Z">
        <w:r>
          <w:t xml:space="preserve">for</w:t>
        </w:r>
      </w:ins>
      <w:ins w:id="2239" w:author="PR Preview" w:date="2026-01-01T00:00:00Z">
        <w:r>
          <w:t xml:space="preserve"> </w:t>
        </w:r>
      </w:ins>
      <m:oMath>
        <m:r>
          <m:t>3</m:t>
        </m:r>
      </m:oMath>
      <w:ins w:id="2240" w:author="PR Preview" w:date="2026-01-01T00:00:00Z">
        <w:r>
          <w:t xml:space="preserve"> </w:t>
        </w:r>
      </w:ins>
      <w:ins w:id="2241" w:author="PR Preview" w:date="2026-01-01T00:00:00Z">
        <w:r>
          <w:t xml:space="preserve">and</w:t>
        </w:r>
      </w:ins>
      <w:ins w:id="22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2243" w:author="PR Preview" w:date="2026-01-01T00:00:00Z">
        <w:r>
          <w:t xml:space="preserve"> </w:t>
        </w:r>
      </w:ins>
      <w:ins w:id="2244" w:author="PR Preview" w:date="2026-01-01T00:00:00Z">
        <w:r>
          <w:t xml:space="preserve">for</w:t>
        </w:r>
      </w:ins>
      <w:ins w:id="2245" w:author="PR Preview" w:date="2026-01-01T00:00:00Z">
        <w:r>
          <w:t xml:space="preserve"> </w:t>
        </w:r>
      </w:ins>
      <m:oMath>
        <m:r>
          <m:t>1</m:t>
        </m:r>
      </m:oMath>
      <w:ins w:id="2246" w:author="PR Preview" w:date="2026-01-01T00:00:00Z">
        <w:r>
          <w:t xml:space="preserve">.</w:t>
        </w:r>
      </w:ins>
      <w:ins w:id="2247" w:author="PR Preview" w:date="2026-01-01T00:00:00Z">
        <w:r>
          <w:t xml:space="preserve"> </w:t>
        </w:r>
      </w:ins>
      <w:ins w:id="2248" w:author="PR Preview" w:date="2026-01-01T00:00:00Z">
        <w:r>
          <w:t xml:space="preserve">They are orthogonal (</w:t>
        </w:r>
      </w:ins>
      <w:hyperlink r:id="rId110">
        <w:ins w:id="2249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2250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del w:id="2251" w:author="PR Preview" w:date="2026-01-01T00:00:00Z">
        <w:r>
          <w:rPr>
            <w:i/>
            <w:iCs/>
          </w:rPr>
          <w:delText xml:space="preserve">Remark 13</w:delText>
        </w:r>
      </w:del>
      <w:del w:id="2252" w:author="PR Preview" w:date="2026-01-01T00:00:00Z">
        <w:r>
          <w:delText xml:space="preserve"> (An eigendecomposition is not unique). </w:delText>
        </w:r>
      </w:del>
      <w:del w:id="2253" w:author="PR Preview" w:date="2026-01-01T00:00:00Z">
        <w:r>
          <w:delText xml:space="preserve">A symmetric matrix can have more than one eigendecomposition.</w:delText>
        </w:r>
      </w:del>
      <w:del w:id="2254" w:author="PR Preview" w:date="2026-01-01T00:00:00Z">
        <w:r>
          <w:delText xml:space="preserve"> </w:delText>
        </w:r>
      </w:del>
      <w:del w:id="2255" w:author="PR Preview" w:date="2026-01-01T00:00:00Z">
        <w:r>
          <w:delText xml:space="preserve">Reordering the eigenvalues on the diagonal of</w:delText>
        </w:r>
      </w:del>
      <w:del w:id="2256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2257" w:author="PR Preview" w:date="2026-01-01T00:00:00Z">
        <w:r>
          <w:delText xml:space="preserve">,</w:delText>
        </w:r>
      </w:del>
      <w:del w:id="2258" w:author="PR Preview" w:date="2026-01-01T00:00:00Z">
        <w:r>
          <w:delText xml:space="preserve"> </w:delText>
        </w:r>
      </w:del>
      <w:del w:id="2259" w:author="PR Preview" w:date="2026-01-01T00:00:00Z">
        <w:r>
          <w:delText xml:space="preserve">and the columns of</w:delText>
        </w:r>
      </w:del>
      <w:del w:id="2260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2261" w:author="PR Preview" w:date="2026-01-01T00:00:00Z">
        <w:r>
          <w:delText xml:space="preserve"> </w:delText>
        </w:r>
      </w:del>
      <w:del w:id="2262" w:author="PR Preview" w:date="2026-01-01T00:00:00Z">
        <w:r>
          <w:delText xml:space="preserve">with them, gives another one,</w:delText>
        </w:r>
      </w:del>
      <w:del w:id="2263" w:author="PR Preview" w:date="2026-01-01T00:00:00Z">
        <w:r>
          <w:delText xml:space="preserve"> </w:delText>
        </w:r>
      </w:del>
      <w:del w:id="2264" w:author="PR Preview" w:date="2026-01-01T00:00:00Z">
        <w:r>
          <w:delText xml:space="preserve">and so does multiplying a column of</w:delText>
        </w:r>
      </w:del>
      <w:del w:id="2265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2266" w:author="PR Preview" w:date="2026-01-01T00:00:00Z">
        <w:r>
          <w:delText xml:space="preserve"> </w:delText>
        </w:r>
      </w:del>
      <w:del w:id="2267" w:author="PR Preview" w:date="2026-01-01T00:00:00Z">
        <w:r>
          <w:delText xml:space="preserve">by</w:delText>
        </w:r>
      </w:del>
      <w:del w:id="226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269" w:author="PR Preview" w:date="2026-01-01T00:00:00Z">
        <w:r>
          <w:delText xml:space="preserve">.</w:delText>
        </w:r>
      </w:del>
    </w:p>
    <w:p>
      <w:pPr>
        <w:pStyle w:val="BodyText"/>
      </w:pPr>
      <w:del w:id="2270" w:author="PR Preview" w:date="2026-01-01T00:00:00Z">
        <w:r>
          <w:delText xml:space="preserve">For example, take</w:delText>
        </w:r>
      </w:del>
      <w:del w:id="227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272" w:author="PR Preview" w:date="2026-01-01T00:00:00Z">
        <w:r>
          <w:delText xml:space="preserve"> </w:delText>
        </w:r>
      </w:del>
      <w:del w:id="2273" w:author="PR Preview" w:date="2026-01-01T00:00:00Z">
        <w:r>
          <w:delText xml:space="preserve">from</w:delText>
        </w:r>
      </w:del>
      <w:del w:id="2274" w:author="PR Preview" w:date="2026-01-01T00:00:00Z">
        <w:r>
          <w:delText xml:space="preserve"> </w:delText>
        </w:r>
      </w:del>
      <w:hyperlink w:anchor="exm-spectral">
        <w:del w:id="2275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2276" w:author="PR Preview" w:date="2026-01-01T00:00:00Z">
        <w:r>
          <w:delText xml:space="preserve">.</w:delText>
        </w:r>
      </w:del>
      <w:del w:id="2277" w:author="PR Preview" w:date="2026-01-01T00:00:00Z">
        <w:r>
          <w:delText xml:space="preserve"> </w:delText>
        </w:r>
      </w:del>
      <w:del w:id="2278" w:author="PR Preview" w:date="2026-01-01T00:00:00Z">
        <w:r>
          <w:delText xml:space="preserve">Swapping the two eigenvalues and the two columns gives</w:delText>
        </w:r>
      </w:del>
    </w:p>
    <w:p>
      <w:pPr>
        <w:pStyle w:val="BodyText"/>
      </w:pPr>
      <w:ins w:id="2279" w:author="PR Preview" w:date="2026-01-01T00:00:00Z">
        <w:r>
          <w:rPr>
            <w:i/>
            <w:iCs/>
          </w:rPr>
          <w:t xml:space="preserve">Remark 14</w:t>
        </w:r>
      </w:ins>
      <w:ins w:id="2280" w:author="PR Preview" w:date="2026-01-01T00:00:00Z">
        <w:r>
          <w:t xml:space="preserve"> (An eigendecomposition is not unique). </w:t>
        </w:r>
      </w:ins>
      <w:ins w:id="2281" w:author="PR Preview" w:date="2026-01-01T00:00:00Z">
        <w:r>
          <w:t xml:space="preserve">A symmetric matrix can have more than one eigendecomposition.</w:t>
        </w:r>
      </w:ins>
      <w:ins w:id="2282" w:author="PR Preview" w:date="2026-01-01T00:00:00Z">
        <w:r>
          <w:t xml:space="preserve"> </w:t>
        </w:r>
      </w:ins>
      <w:ins w:id="2283" w:author="PR Preview" w:date="2026-01-01T00:00:00Z">
        <w:r>
          <w:t xml:space="preserve">Reordering the eigenvalues on the diagonal of</w:t>
        </w:r>
      </w:ins>
      <w:ins w:id="2284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2285" w:author="PR Preview" w:date="2026-01-01T00:00:00Z">
        <w:r>
          <w:t xml:space="preserve">,</w:t>
        </w:r>
      </w:ins>
      <w:ins w:id="2286" w:author="PR Preview" w:date="2026-01-01T00:00:00Z">
        <w:r>
          <w:t xml:space="preserve"> </w:t>
        </w:r>
      </w:ins>
      <w:ins w:id="2287" w:author="PR Preview" w:date="2026-01-01T00:00:00Z">
        <w:r>
          <w:t xml:space="preserve">and the columns of</w:t>
        </w:r>
      </w:ins>
      <w:ins w:id="2288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2289" w:author="PR Preview" w:date="2026-01-01T00:00:00Z">
        <w:r>
          <w:t xml:space="preserve"> </w:t>
        </w:r>
      </w:ins>
      <w:ins w:id="2290" w:author="PR Preview" w:date="2026-01-01T00:00:00Z">
        <w:r>
          <w:t xml:space="preserve">with them, gives another one,</w:t>
        </w:r>
      </w:ins>
      <w:ins w:id="2291" w:author="PR Preview" w:date="2026-01-01T00:00:00Z">
        <w:r>
          <w:t xml:space="preserve"> </w:t>
        </w:r>
      </w:ins>
      <w:ins w:id="2292" w:author="PR Preview" w:date="2026-01-01T00:00:00Z">
        <w:r>
          <w:t xml:space="preserve">and so does multiplying a column of</w:t>
        </w:r>
      </w:ins>
      <w:ins w:id="2293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2294" w:author="PR Preview" w:date="2026-01-01T00:00:00Z">
        <w:r>
          <w:t xml:space="preserve"> </w:t>
        </w:r>
      </w:ins>
      <w:ins w:id="2295" w:author="PR Preview" w:date="2026-01-01T00:00:00Z">
        <w:r>
          <w:t xml:space="preserve">by</w:t>
        </w:r>
      </w:ins>
      <w:ins w:id="229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297" w:author="PR Preview" w:date="2026-01-01T00:00:00Z">
        <w:r>
          <w:t xml:space="preserve">.</w:t>
        </w:r>
      </w:ins>
    </w:p>
    <w:p>
      <w:pPr>
        <w:pStyle w:val="BodyText"/>
      </w:pPr>
      <w:ins w:id="2298" w:author="PR Preview" w:date="2026-01-01T00:00:00Z">
        <w:r>
          <w:t xml:space="preserve">For example, take</w:t>
        </w:r>
      </w:ins>
      <w:ins w:id="229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300" w:author="PR Preview" w:date="2026-01-01T00:00:00Z">
        <w:r>
          <w:t xml:space="preserve"> </w:t>
        </w:r>
      </w:ins>
      <w:ins w:id="2301" w:author="PR Preview" w:date="2026-01-01T00:00:00Z">
        <w:r>
          <w:t xml:space="preserve">from</w:t>
        </w:r>
      </w:ins>
      <w:ins w:id="2302" w:author="PR Preview" w:date="2026-01-01T00:00:00Z">
        <w:r>
          <w:t xml:space="preserve"> </w:t>
        </w:r>
      </w:ins>
      <w:hyperlink w:anchor="exm-spectral">
        <w:ins w:id="2303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2304" w:author="PR Preview" w:date="2026-01-01T00:00:00Z">
        <w:r>
          <w:t xml:space="preserve">.</w:t>
        </w:r>
      </w:ins>
      <w:ins w:id="2305" w:author="PR Preview" w:date="2026-01-01T00:00:00Z">
        <w:r>
          <w:t xml:space="preserve"> </w:t>
        </w:r>
      </w:ins>
      <w:ins w:id="2306" w:author="PR Preview" w:date="2026-01-01T00:00:00Z">
        <w:r>
          <w:t xml:space="preserve">Swapping the two eigenvalues and the two columns gives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del w:id="2307" w:author="PR Preview" w:date="2026-01-01T00:00:00Z">
        <w:r>
          <w:rPr>
            <w:b/>
            <w:bCs/>
          </w:rPr>
          <w:delText xml:space="preserve">Theorem 12 (Singular value decomposition)</w:delText>
        </w:r>
      </w:del>
      <w:del w:id="2308" w:author="PR Preview" w:date="2026-01-01T00:00:00Z">
        <w:r>
          <w:delText xml:space="preserve"> </w:delText>
        </w:r>
      </w:del>
      <w:del w:id="2309" w:author="PR Preview" w:date="2026-01-01T00:00:00Z">
        <w:r>
          <w:delText xml:space="preserve">Let</w:delText>
        </w:r>
      </w:del>
      <w:del w:id="231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311" w:author="PR Preview" w:date="2026-01-01T00:00:00Z">
        <w:r>
          <w:delText xml:space="preserve"> </w:delText>
        </w:r>
      </w:del>
      <w:del w:id="2312" w:author="PR Preview" w:date="2026-01-01T00:00:00Z">
        <w:r>
          <w:delText xml:space="preserve">be an</w:delText>
        </w:r>
      </w:del>
      <w:del w:id="231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2314" w:author="PR Preview" w:date="2026-01-01T00:00:00Z">
        <w:r>
          <w:delText xml:space="preserve"> </w:delText>
        </w:r>
      </w:del>
      <w:del w:id="2315" w:author="PR Preview" w:date="2026-01-01T00:00:00Z">
        <w:r>
          <w:delText xml:space="preserve">matrix with real entries</w:delText>
        </w:r>
      </w:del>
      <w:del w:id="2316" w:author="PR Preview" w:date="2026-01-01T00:00:00Z">
        <w:r>
          <w:delText xml:space="preserve"> </w:delText>
        </w:r>
      </w:del>
      <w:del w:id="2317" w:author="PR Preview" w:date="2026-01-01T00:00:00Z">
        <w:r>
          <w:delText xml:space="preserve">and</w:delText>
        </w:r>
      </w:del>
      <w:del w:id="2318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del w:id="2319" w:author="PR Preview" w:date="2026-01-01T00:00:00Z">
        <w:r>
          <w:delText xml:space="preserve"> </w:delText>
        </w:r>
      </w:del>
      <w:del w:id="2320" w:author="PR Preview" w:date="2026-01-01T00:00:00Z">
        <w:r>
          <w:delText xml:space="preserve">(</w:delText>
        </w:r>
      </w:del>
      <w:hyperlink r:id="rId113">
        <w:del w:id="2321" w:author="PR Preview" w:date="2026-01-01T00:00:00Z">
          <w:r>
            <w:rPr>
              <w:rStyle w:val="Hyperlink"/>
            </w:rPr>
            <w:delText xml:space="preserve">Definition 2 in Subspaces and Rank</w:delText>
          </w:r>
        </w:del>
      </w:hyperlink>
      <w:del w:id="2322" w:author="PR Preview" w:date="2026-01-01T00:00:00Z">
        <w:r>
          <w:delText xml:space="preserve">).</w:delText>
        </w:r>
      </w:del>
      <w:del w:id="2323" w:author="PR Preview" w:date="2026-01-01T00:00:00Z">
        <w:r>
          <w:delText xml:space="preserve"> </w:delText>
        </w:r>
      </w:del>
      <w:del w:id="2324" w:author="PR Preview" w:date="2026-01-01T00:00:00Z">
        <w:r>
          <w:delText xml:space="preserve">Then there are</w:delText>
        </w:r>
      </w:del>
      <w:del w:id="2325" w:author="PR Preview" w:date="2026-01-01T00:00:00Z">
        <w:r>
          <w:delText xml:space="preserve"> </w:delText>
        </w:r>
      </w:del>
      <w:del w:id="2326" w:author="PR Preview" w:date="2026-01-01T00:00:00Z">
        <w:r>
          <w:delText xml:space="preserve">an</w:delText>
        </w:r>
      </w:del>
      <w:del w:id="232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n</m:t>
        </m:r>
      </m:oMath>
      <w:del w:id="2328" w:author="PR Preview" w:date="2026-01-01T00:00:00Z">
        <w:r>
          <w:delText xml:space="preserve"> </w:delText>
        </w:r>
      </w:del>
      <w:del w:id="2329" w:author="PR Preview" w:date="2026-01-01T00:00:00Z">
        <w:r>
          <w:delText xml:space="preserve">orthogonal matrix</w:delText>
        </w:r>
      </w:del>
      <w:del w:id="2330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2331" w:author="PR Preview" w:date="2026-01-01T00:00:00Z">
        <w:r>
          <w:delText xml:space="preserve">,</w:delText>
        </w:r>
      </w:del>
      <w:del w:id="2332" w:author="PR Preview" w:date="2026-01-01T00:00:00Z">
        <w:r>
          <w:delText xml:space="preserve"> </w:delText>
        </w:r>
      </w:del>
      <w:del w:id="2333" w:author="PR Preview" w:date="2026-01-01T00:00:00Z">
        <w:r>
          <w:delText xml:space="preserve">a</w:delText>
        </w:r>
      </w:del>
      <w:del w:id="233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335" w:author="PR Preview" w:date="2026-01-01T00:00:00Z">
        <w:r>
          <w:delText xml:space="preserve"> </w:delText>
        </w:r>
      </w:del>
      <w:del w:id="2336" w:author="PR Preview" w:date="2026-01-01T00:00:00Z">
        <w:r>
          <w:delText xml:space="preserve">orthogonal matrix</w:delText>
        </w:r>
      </w:del>
      <w:del w:id="2337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2338" w:author="PR Preview" w:date="2026-01-01T00:00:00Z">
        <w:r>
          <w:delText xml:space="preserve"> </w:delText>
        </w:r>
      </w:del>
      <w:del w:id="2339" w:author="PR Preview" w:date="2026-01-01T00:00:00Z">
        <w:r>
          <w:delText xml:space="preserve">(</w:delText>
        </w:r>
      </w:del>
      <w:hyperlink w:anchor="def-orthogonal-matrix">
        <w:del w:id="2340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2341" w:author="PR Preview" w:date="2026-01-01T00:00:00Z">
        <w:r>
          <w:delText xml:space="preserve">),</w:delText>
        </w:r>
      </w:del>
      <w:del w:id="2342" w:author="PR Preview" w:date="2026-01-01T00:00:00Z">
        <w:r>
          <w:delText xml:space="preserve"> </w:delText>
        </w:r>
      </w:del>
      <w:del w:id="2343" w:author="PR Preview" w:date="2026-01-01T00:00:00Z">
        <w:r>
          <w:delText xml:space="preserve">and numbers</w:delText>
        </w:r>
      </w:del>
      <w:del w:id="2344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del w:id="2345" w:author="PR Preview" w:date="2026-01-01T00:00:00Z">
        <w:r>
          <w:delText xml:space="preserve"> </w:delText>
        </w:r>
      </w:del>
      <w:del w:id="2346" w:author="PR Preview" w:date="2026-01-01T00:00:00Z">
        <w:r>
          <w:delText xml:space="preserve">such that</w:delText>
        </w:r>
      </w:del>
    </w:p>
    <w:p>
      <w:pPr>
        <w:pStyle w:val="FirstParagraph"/>
      </w:pPr>
      <w:ins w:id="2347" w:author="PR Preview" w:date="2026-01-01T00:00:00Z">
        <w:r>
          <w:rPr>
            <w:b/>
            <w:bCs/>
          </w:rPr>
          <w:t xml:space="preserve">Theorem 13 (Singular value decomposition)</w:t>
        </w:r>
      </w:ins>
      <w:ins w:id="2348" w:author="PR Preview" w:date="2026-01-01T00:00:00Z">
        <w:r>
          <w:t xml:space="preserve"> </w:t>
        </w:r>
      </w:ins>
      <w:ins w:id="2349" w:author="PR Preview" w:date="2026-01-01T00:00:00Z">
        <w:r>
          <w:t xml:space="preserve">Let</w:t>
        </w:r>
      </w:ins>
      <w:ins w:id="235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351" w:author="PR Preview" w:date="2026-01-01T00:00:00Z">
        <w:r>
          <w:t xml:space="preserve"> </w:t>
        </w:r>
      </w:ins>
      <w:ins w:id="2352" w:author="PR Preview" w:date="2026-01-01T00:00:00Z">
        <w:r>
          <w:t xml:space="preserve">be an</w:t>
        </w:r>
      </w:ins>
      <w:ins w:id="235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2354" w:author="PR Preview" w:date="2026-01-01T00:00:00Z">
        <w:r>
          <w:t xml:space="preserve"> </w:t>
        </w:r>
      </w:ins>
      <w:ins w:id="2355" w:author="PR Preview" w:date="2026-01-01T00:00:00Z">
        <w:r>
          <w:t xml:space="preserve">matrix with real entries</w:t>
        </w:r>
      </w:ins>
      <w:ins w:id="2356" w:author="PR Preview" w:date="2026-01-01T00:00:00Z">
        <w:r>
          <w:t xml:space="preserve"> </w:t>
        </w:r>
      </w:ins>
      <w:ins w:id="2357" w:author="PR Preview" w:date="2026-01-01T00:00:00Z">
        <w:r>
          <w:t xml:space="preserve">and</w:t>
        </w:r>
      </w:ins>
      <w:ins w:id="2358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ins w:id="2359" w:author="PR Preview" w:date="2026-01-01T00:00:00Z">
        <w:r>
          <w:t xml:space="preserve"> </w:t>
        </w:r>
      </w:ins>
      <w:ins w:id="2360" w:author="PR Preview" w:date="2026-01-01T00:00:00Z">
        <w:r>
          <w:t xml:space="preserve">(</w:t>
        </w:r>
      </w:ins>
      <w:hyperlink r:id="rId113">
        <w:ins w:id="2361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2362" w:author="PR Preview" w:date="2026-01-01T00:00:00Z">
        <w:r>
          <w:t xml:space="preserve">).</w:t>
        </w:r>
      </w:ins>
      <w:ins w:id="2363" w:author="PR Preview" w:date="2026-01-01T00:00:00Z">
        <w:r>
          <w:t xml:space="preserve"> </w:t>
        </w:r>
      </w:ins>
      <w:ins w:id="2364" w:author="PR Preview" w:date="2026-01-01T00:00:00Z">
        <w:r>
          <w:t xml:space="preserve">Then there are</w:t>
        </w:r>
      </w:ins>
      <w:ins w:id="2365" w:author="PR Preview" w:date="2026-01-01T00:00:00Z">
        <w:r>
          <w:t xml:space="preserve"> </w:t>
        </w:r>
      </w:ins>
      <w:ins w:id="2366" w:author="PR Preview" w:date="2026-01-01T00:00:00Z">
        <w:r>
          <w:t xml:space="preserve">an</w:t>
        </w:r>
      </w:ins>
      <w:ins w:id="236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2368" w:author="PR Preview" w:date="2026-01-01T00:00:00Z">
        <w:r>
          <w:t xml:space="preserve"> </w:t>
        </w:r>
      </w:ins>
      <w:ins w:id="2369" w:author="PR Preview" w:date="2026-01-01T00:00:00Z">
        <w:r>
          <w:t xml:space="preserve">orthogonal matrix</w:t>
        </w:r>
      </w:ins>
      <w:ins w:id="2370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2371" w:author="PR Preview" w:date="2026-01-01T00:00:00Z">
        <w:r>
          <w:t xml:space="preserve">,</w:t>
        </w:r>
      </w:ins>
      <w:ins w:id="2372" w:author="PR Preview" w:date="2026-01-01T00:00:00Z">
        <w:r>
          <w:t xml:space="preserve"> </w:t>
        </w:r>
      </w:ins>
      <w:ins w:id="2373" w:author="PR Preview" w:date="2026-01-01T00:00:00Z">
        <w:r>
          <w:t xml:space="preserve">a</w:t>
        </w:r>
      </w:ins>
      <w:ins w:id="237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375" w:author="PR Preview" w:date="2026-01-01T00:00:00Z">
        <w:r>
          <w:t xml:space="preserve"> </w:t>
        </w:r>
      </w:ins>
      <w:ins w:id="2376" w:author="PR Preview" w:date="2026-01-01T00:00:00Z">
        <w:r>
          <w:t xml:space="preserve">orthogonal matrix</w:t>
        </w:r>
      </w:ins>
      <w:ins w:id="2377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2378" w:author="PR Preview" w:date="2026-01-01T00:00:00Z">
        <w:r>
          <w:t xml:space="preserve"> </w:t>
        </w:r>
      </w:ins>
      <w:ins w:id="2379" w:author="PR Preview" w:date="2026-01-01T00:00:00Z">
        <w:r>
          <w:t xml:space="preserve">(</w:t>
        </w:r>
      </w:ins>
      <w:hyperlink w:anchor="def-orthogonal-matrix">
        <w:ins w:id="2380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381" w:author="PR Preview" w:date="2026-01-01T00:00:00Z">
        <w:r>
          <w:t xml:space="preserve">),</w:t>
        </w:r>
      </w:ins>
      <w:ins w:id="2382" w:author="PR Preview" w:date="2026-01-01T00:00:00Z">
        <w:r>
          <w:t xml:space="preserve"> </w:t>
        </w:r>
      </w:ins>
      <w:ins w:id="2383" w:author="PR Preview" w:date="2026-01-01T00:00:00Z">
        <w:r>
          <w:t xml:space="preserve">and numbers</w:t>
        </w:r>
      </w:ins>
      <w:ins w:id="2384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ins w:id="2385" w:author="PR Preview" w:date="2026-01-01T00:00:00Z">
        <w:r>
          <w:t xml:space="preserve"> </w:t>
        </w:r>
      </w:ins>
      <w:ins w:id="2386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del w:id="2387" w:author="PR Preview" w:date="2026-01-01T00:00:00Z">
        <w:r>
          <w:rPr>
            <w:i/>
            <w:iCs/>
          </w:rPr>
          <w:delText xml:space="preserve">Remark 14</w:delText>
        </w:r>
      </w:del>
      <w:del w:id="2388" w:author="PR Preview" w:date="2026-01-01T00:00:00Z">
        <w:r>
          <w:delText xml:space="preserve"> (The SVD applies to every real matrix). </w:delText>
        </w:r>
      </w:del>
      <w:del w:id="2389" w:author="PR Preview" w:date="2026-01-01T00:00:00Z">
        <w:r>
          <w:delText xml:space="preserve">The proof is outside the scope of these notes;</w:delText>
        </w:r>
      </w:del>
      <w:del w:id="2390" w:author="PR Preview" w:date="2026-01-01T00:00:00Z">
        <w:r>
          <w:delText xml:space="preserve"> </w:delText>
        </w:r>
      </w:del>
      <w:del w:id="2391" w:author="PR Preview" w:date="2026-01-01T00:00:00Z">
        <w:r>
          <w:delText xml:space="preserve">see</w:delText>
        </w:r>
      </w:del>
      <w:del w:id="2392" w:author="PR Preview" w:date="2026-01-01T00:00:00Z">
        <w:r>
          <w:delText xml:space="preserve"> </w:delText>
        </w:r>
      </w:del>
      <w:del w:id="2393" w:author="PR Preview" w:date="2026-01-01T00:00:00Z">
        <w:r>
          <w:delText xml:space="preserve">Banerjee and Roy (2014, chap. 12, Theorem 12.1, p. 373)</w:delText>
        </w:r>
      </w:del>
      <w:del w:id="2394" w:author="PR Preview" w:date="2026-01-01T00:00:00Z">
        <w:r>
          <w:delText xml:space="preserve">.</w:delText>
        </w:r>
      </w:del>
      <w:del w:id="2395" w:author="PR Preview" w:date="2026-01-01T00:00:00Z">
        <w:r>
          <w:delText xml:space="preserve"> </w:delText>
        </w:r>
      </w:del>
      <w:del w:id="2396" w:author="PR Preview" w:date="2026-01-01T00:00:00Z">
        <w:r>
          <w:delText xml:space="preserve">Unlike the spectral theorem (</w:delText>
        </w:r>
      </w:del>
      <w:hyperlink w:anchor="thm-spectral">
        <w:del w:id="2397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2398" w:author="PR Preview" w:date="2026-01-01T00:00:00Z">
        <w:r>
          <w:delText xml:space="preserve">),</w:delText>
        </w:r>
      </w:del>
      <w:del w:id="2399" w:author="PR Preview" w:date="2026-01-01T00:00:00Z">
        <w:r>
          <w:delText xml:space="preserve"> </w:delText>
        </w:r>
      </w:del>
      <w:hyperlink w:anchor="thm-svd">
        <w:del w:id="2400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2401" w:author="PR Preview" w:date="2026-01-01T00:00:00Z">
        <w:r>
          <w:delText xml:space="preserve"> </w:delText>
        </w:r>
      </w:del>
      <w:del w:id="2402" w:author="PR Preview" w:date="2026-01-01T00:00:00Z">
        <w:r>
          <w:delText xml:space="preserve">applies to every real matrix,</w:delText>
        </w:r>
      </w:del>
      <w:del w:id="2403" w:author="PR Preview" w:date="2026-01-01T00:00:00Z">
        <w:r>
          <w:delText xml:space="preserve"> </w:delText>
        </w:r>
      </w:del>
      <w:del w:id="2404" w:author="PR Preview" w:date="2026-01-01T00:00:00Z">
        <w:r>
          <w:delText xml:space="preserve">including one that is not square or not symmetric.</w:delText>
        </w:r>
      </w:del>
    </w:p>
    <w:p>
      <w:pPr>
        <w:pStyle w:val="BodyText"/>
      </w:pPr>
      <w:del w:id="2405" w:author="PR Preview" w:date="2026-01-01T00:00:00Z">
        <w:r>
          <w:delText xml:space="preserve">For example, the</w:delText>
        </w:r>
      </w:del>
      <w:del w:id="240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2</m:t>
        </m:r>
      </m:oMath>
      <w:del w:id="2407" w:author="PR Preview" w:date="2026-01-01T00:00:00Z">
        <w:r>
          <w:delText xml:space="preserve"> </w:delText>
        </w:r>
      </w:del>
      <w:del w:id="2408" w:author="PR Preview" w:date="2026-01-01T00:00:00Z">
        <w:r>
          <w:delText xml:space="preserve">matrix</w:delText>
        </w:r>
      </w:del>
      <w:del w:id="240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2410" w:author="PR Preview" w:date="2026-01-01T00:00:00Z">
        <w:r>
          <w:delText xml:space="preserve"> </w:delText>
        </w:r>
      </w:del>
      <w:del w:id="2411" w:author="PR Preview" w:date="2026-01-01T00:00:00Z">
        <w:r>
          <w:delText xml:space="preserve">is not square, so</w:delText>
        </w:r>
      </w:del>
      <w:del w:id="2412" w:author="PR Preview" w:date="2026-01-01T00:00:00Z">
        <w:r>
          <w:delText xml:space="preserve"> </w:delText>
        </w:r>
      </w:del>
      <w:hyperlink w:anchor="thm-spectral">
        <w:del w:id="2413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2414" w:author="PR Preview" w:date="2026-01-01T00:00:00Z">
        <w:r>
          <w:delText xml:space="preserve"> </w:delText>
        </w:r>
      </w:del>
      <w:del w:id="2415" w:author="PR Preview" w:date="2026-01-01T00:00:00Z">
        <w:r>
          <w:delText xml:space="preserve">does not apply to it.</w:delText>
        </w:r>
      </w:del>
      <w:del w:id="2416" w:author="PR Preview" w:date="2026-01-01T00:00:00Z">
        <w:r>
          <w:delText xml:space="preserve"> </w:delText>
        </w:r>
      </w:del>
      <w:del w:id="2417" w:author="PR Preview" w:date="2026-01-01T00:00:00Z">
        <w:r>
          <w:delText xml:space="preserve">It has rank</w:delText>
        </w:r>
      </w:del>
      <w:del w:id="2418" w:author="PR Preview" w:date="2026-01-01T00:00:00Z">
        <w:r>
          <w:delText xml:space="preserve"> </w:delText>
        </w:r>
      </w:del>
      <m:oMath>
        <m:r>
          <m:t>1</m:t>
        </m:r>
      </m:oMath>
      <w:del w:id="2419" w:author="PR Preview" w:date="2026-01-01T00:00:00Z">
        <w:r>
          <w:delText xml:space="preserve">, and</w:delText>
        </w:r>
      </w:del>
      <w:del w:id="2420" w:author="PR Preview" w:date="2026-01-01T00:00:00Z">
        <w:r>
          <w:delText xml:space="preserve"> </w:delText>
        </w:r>
      </w:del>
      <w:hyperlink w:anchor="thm-svd">
        <w:del w:id="2421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2422" w:author="PR Preview" w:date="2026-01-01T00:00:00Z">
        <w:r>
          <w:delText xml:space="preserve"> </w:delText>
        </w:r>
      </w:del>
      <w:del w:id="2423" w:author="PR Preview" w:date="2026-01-01T00:00:00Z">
        <w:r>
          <w:delText xml:space="preserve">holds with</w:delText>
        </w:r>
      </w:del>
      <w:del w:id="2424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del w:id="2425" w:author="PR Preview" w:date="2026-01-01T00:00:00Z">
        <w:r>
          <w:delText xml:space="preserve">,</w:delText>
        </w:r>
      </w:del>
      <w:del w:id="2426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del w:id="2427" w:author="PR Preview" w:date="2026-01-01T00:00:00Z">
        <w:r>
          <w:delText xml:space="preserve">,</w:delText>
        </w:r>
      </w:del>
      <w:del w:id="2428" w:author="PR Preview" w:date="2026-01-01T00:00:00Z">
        <w:r>
          <w:delText xml:space="preserve"> </w:delText>
        </w:r>
      </w:del>
      <w:del w:id="2429" w:author="PR Preview" w:date="2026-01-01T00:00:00Z">
        <w:r>
          <w:delText xml:space="preserve">and</w:delText>
        </w:r>
      </w:del>
      <w:del w:id="2430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2431" w:author="PR Preview" w:date="2026-01-01T00:00:00Z">
        <w:r>
          <w:delText xml:space="preserve"> </w:delText>
        </w:r>
      </w:del>
      <w:del w:id="2432" w:author="PR Preview" w:date="2026-01-01T00:00:00Z">
        <w:r>
          <w:delText xml:space="preserve">the orthogonal matrix</w:delText>
        </w:r>
      </w:del>
      <w:del w:id="2433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2434" w:author="PR Preview" w:date="2026-01-01T00:00:00Z">
        <w:r>
          <w:delText xml:space="preserve"> </w:delText>
        </w:r>
      </w:del>
      <w:del w:id="2435" w:author="PR Preview" w:date="2026-01-01T00:00:00Z">
        <w:r>
          <w:delText xml:space="preserve">from</w:delText>
        </w:r>
      </w:del>
      <w:del w:id="2436" w:author="PR Preview" w:date="2026-01-01T00:00:00Z">
        <w:r>
          <w:delText xml:space="preserve"> </w:delText>
        </w:r>
      </w:del>
      <w:hyperlink w:anchor="exm-spectral">
        <w:del w:id="2437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2438" w:author="PR Preview" w:date="2026-01-01T00:00:00Z">
        <w:r>
          <w:delText xml:space="preserve">,</w:delText>
        </w:r>
      </w:del>
      <w:del w:id="2439" w:author="PR Preview" w:date="2026-01-01T00:00:00Z">
        <w:r>
          <w:delText xml:space="preserve"> </w:delText>
        </w:r>
      </w:del>
      <w:del w:id="2440" w:author="PR Preview" w:date="2026-01-01T00:00:00Z">
        <w:r>
          <w:delText xml:space="preserve">which is symmetric, so</w:delText>
        </w:r>
      </w:del>
      <w:del w:id="244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del w:id="2442" w:author="PR Preview" w:date="2026-01-01T00:00:00Z">
        <w:r>
          <w:delText xml:space="preserve">:</w:delText>
        </w:r>
      </w:del>
    </w:p>
    <w:p>
      <w:pPr>
        <w:pStyle w:val="BodyText"/>
      </w:pPr>
      <w:ins w:id="2443" w:author="PR Preview" w:date="2026-01-01T00:00:00Z">
        <w:r>
          <w:rPr>
            <w:i/>
            <w:iCs/>
          </w:rPr>
          <w:t xml:space="preserve">Remark 15</w:t>
        </w:r>
      </w:ins>
      <w:ins w:id="2444" w:author="PR Preview" w:date="2026-01-01T00:00:00Z">
        <w:r>
          <w:t xml:space="preserve"> (The SVD applies to every real matrix). </w:t>
        </w:r>
      </w:ins>
      <w:ins w:id="2445" w:author="PR Preview" w:date="2026-01-01T00:00:00Z">
        <w:r>
          <w:t xml:space="preserve">The proof is outside the scope of these notes;</w:t>
        </w:r>
      </w:ins>
      <w:ins w:id="2446" w:author="PR Preview" w:date="2026-01-01T00:00:00Z">
        <w:r>
          <w:t xml:space="preserve"> </w:t>
        </w:r>
      </w:ins>
      <w:ins w:id="2447" w:author="PR Preview" w:date="2026-01-01T00:00:00Z">
        <w:r>
          <w:t xml:space="preserve">see</w:t>
        </w:r>
      </w:ins>
      <w:ins w:id="2448" w:author="PR Preview" w:date="2026-01-01T00:00:00Z">
        <w:r>
          <w:t xml:space="preserve"> </w:t>
        </w:r>
      </w:ins>
      <w:ins w:id="2449" w:author="PR Preview" w:date="2026-01-01T00:00:00Z">
        <w:r>
          <w:t xml:space="preserve">Banerjee and Roy (2014, chap. 12, Theorem 12.1, p. 373)</w:t>
        </w:r>
      </w:ins>
      <w:ins w:id="2450" w:author="PR Preview" w:date="2026-01-01T00:00:00Z">
        <w:r>
          <w:t xml:space="preserve">.</w:t>
        </w:r>
      </w:ins>
      <w:ins w:id="2451" w:author="PR Preview" w:date="2026-01-01T00:00:00Z">
        <w:r>
          <w:t xml:space="preserve"> </w:t>
        </w:r>
      </w:ins>
      <w:ins w:id="2452" w:author="PR Preview" w:date="2026-01-01T00:00:00Z">
        <w:r>
          <w:t xml:space="preserve">Unlike the spectral theorem (</w:t>
        </w:r>
      </w:ins>
      <w:hyperlink w:anchor="thm-spectral">
        <w:ins w:id="2453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2454" w:author="PR Preview" w:date="2026-01-01T00:00:00Z">
        <w:r>
          <w:t xml:space="preserve">),</w:t>
        </w:r>
      </w:ins>
      <w:ins w:id="2455" w:author="PR Preview" w:date="2026-01-01T00:00:00Z">
        <w:r>
          <w:t xml:space="preserve"> </w:t>
        </w:r>
      </w:ins>
      <w:hyperlink w:anchor="thm-svd">
        <w:ins w:id="2456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2457" w:author="PR Preview" w:date="2026-01-01T00:00:00Z">
        <w:r>
          <w:t xml:space="preserve"> </w:t>
        </w:r>
      </w:ins>
      <w:ins w:id="2458" w:author="PR Preview" w:date="2026-01-01T00:00:00Z">
        <w:r>
          <w:t xml:space="preserve">applies to every real matrix,</w:t>
        </w:r>
      </w:ins>
      <w:ins w:id="2459" w:author="PR Preview" w:date="2026-01-01T00:00:00Z">
        <w:r>
          <w:t xml:space="preserve"> </w:t>
        </w:r>
      </w:ins>
      <w:ins w:id="2460" w:author="PR Preview" w:date="2026-01-01T00:00:00Z">
        <w:r>
          <w:t xml:space="preserve">including one that is not square or not symmetric.</w:t>
        </w:r>
      </w:ins>
    </w:p>
    <w:p>
      <w:pPr>
        <w:pStyle w:val="BodyText"/>
      </w:pPr>
      <w:ins w:id="2461" w:author="PR Preview" w:date="2026-01-01T00:00:00Z">
        <w:r>
          <w:t xml:space="preserve">For example, the</w:t>
        </w:r>
      </w:ins>
      <w:ins w:id="246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2</m:t>
        </m:r>
      </m:oMath>
      <w:ins w:id="2463" w:author="PR Preview" w:date="2026-01-01T00:00:00Z">
        <w:r>
          <w:t xml:space="preserve"> </w:t>
        </w:r>
      </w:ins>
      <w:ins w:id="2464" w:author="PR Preview" w:date="2026-01-01T00:00:00Z">
        <w:r>
          <w:t xml:space="preserve">matrix</w:t>
        </w:r>
      </w:ins>
      <w:ins w:id="246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466" w:author="PR Preview" w:date="2026-01-01T00:00:00Z">
        <w:r>
          <w:t xml:space="preserve"> </w:t>
        </w:r>
      </w:ins>
      <w:ins w:id="2467" w:author="PR Preview" w:date="2026-01-01T00:00:00Z">
        <w:r>
          <w:t xml:space="preserve">is not square, so</w:t>
        </w:r>
      </w:ins>
      <w:ins w:id="2468" w:author="PR Preview" w:date="2026-01-01T00:00:00Z">
        <w:r>
          <w:t xml:space="preserve"> </w:t>
        </w:r>
      </w:ins>
      <w:hyperlink w:anchor="thm-spectral">
        <w:ins w:id="2469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2470" w:author="PR Preview" w:date="2026-01-01T00:00:00Z">
        <w:r>
          <w:t xml:space="preserve"> </w:t>
        </w:r>
      </w:ins>
      <w:ins w:id="2471" w:author="PR Preview" w:date="2026-01-01T00:00:00Z">
        <w:r>
          <w:t xml:space="preserve">does not apply to it.</w:t>
        </w:r>
      </w:ins>
      <w:ins w:id="2472" w:author="PR Preview" w:date="2026-01-01T00:00:00Z">
        <w:r>
          <w:t xml:space="preserve"> </w:t>
        </w:r>
      </w:ins>
      <w:ins w:id="2473" w:author="PR Preview" w:date="2026-01-01T00:00:00Z">
        <w:r>
          <w:t xml:space="preserve">It has rank</w:t>
        </w:r>
      </w:ins>
      <w:ins w:id="2474" w:author="PR Preview" w:date="2026-01-01T00:00:00Z">
        <w:r>
          <w:t xml:space="preserve"> </w:t>
        </w:r>
      </w:ins>
      <m:oMath>
        <m:r>
          <m:t>1</m:t>
        </m:r>
      </m:oMath>
      <w:ins w:id="2475" w:author="PR Preview" w:date="2026-01-01T00:00:00Z">
        <w:r>
          <w:t xml:space="preserve">, and</w:t>
        </w:r>
      </w:ins>
      <w:ins w:id="2476" w:author="PR Preview" w:date="2026-01-01T00:00:00Z">
        <w:r>
          <w:t xml:space="preserve"> </w:t>
        </w:r>
      </w:ins>
      <w:hyperlink w:anchor="thm-svd">
        <w:ins w:id="2477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2478" w:author="PR Preview" w:date="2026-01-01T00:00:00Z">
        <w:r>
          <w:t xml:space="preserve"> </w:t>
        </w:r>
      </w:ins>
      <w:ins w:id="2479" w:author="PR Preview" w:date="2026-01-01T00:00:00Z">
        <w:r>
          <w:t xml:space="preserve">holds with</w:t>
        </w:r>
      </w:ins>
      <w:ins w:id="2480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ins w:id="2481" w:author="PR Preview" w:date="2026-01-01T00:00:00Z">
        <w:r>
          <w:t xml:space="preserve">,</w:t>
        </w:r>
      </w:ins>
      <w:ins w:id="2482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ins w:id="2483" w:author="PR Preview" w:date="2026-01-01T00:00:00Z">
        <w:r>
          <w:t xml:space="preserve">,</w:t>
        </w:r>
      </w:ins>
      <w:ins w:id="2484" w:author="PR Preview" w:date="2026-01-01T00:00:00Z">
        <w:r>
          <w:t xml:space="preserve"> </w:t>
        </w:r>
      </w:ins>
      <w:ins w:id="2485" w:author="PR Preview" w:date="2026-01-01T00:00:00Z">
        <w:r>
          <w:t xml:space="preserve">and</w:t>
        </w:r>
      </w:ins>
      <w:ins w:id="2486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2487" w:author="PR Preview" w:date="2026-01-01T00:00:00Z">
        <w:r>
          <w:t xml:space="preserve"> </w:t>
        </w:r>
      </w:ins>
      <w:ins w:id="2488" w:author="PR Preview" w:date="2026-01-01T00:00:00Z">
        <w:r>
          <w:t xml:space="preserve">the orthogonal matrix</w:t>
        </w:r>
      </w:ins>
      <w:ins w:id="2489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2490" w:author="PR Preview" w:date="2026-01-01T00:00:00Z">
        <w:r>
          <w:t xml:space="preserve"> </w:t>
        </w:r>
      </w:ins>
      <w:ins w:id="2491" w:author="PR Preview" w:date="2026-01-01T00:00:00Z">
        <w:r>
          <w:t xml:space="preserve">from</w:t>
        </w:r>
      </w:ins>
      <w:ins w:id="2492" w:author="PR Preview" w:date="2026-01-01T00:00:00Z">
        <w:r>
          <w:t xml:space="preserve"> </w:t>
        </w:r>
      </w:ins>
      <w:hyperlink w:anchor="exm-spectral">
        <w:ins w:id="2493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2494" w:author="PR Preview" w:date="2026-01-01T00:00:00Z">
        <w:r>
          <w:t xml:space="preserve">,</w:t>
        </w:r>
      </w:ins>
      <w:ins w:id="2495" w:author="PR Preview" w:date="2026-01-01T00:00:00Z">
        <w:r>
          <w:t xml:space="preserve"> </w:t>
        </w:r>
      </w:ins>
      <w:ins w:id="2496" w:author="PR Preview" w:date="2026-01-01T00:00:00Z">
        <w:r>
          <w:t xml:space="preserve">which is symmetric, so</w:t>
        </w:r>
      </w:ins>
      <w:ins w:id="249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ins w:id="249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del w:id="2499" w:author="PR Preview" w:date="2026-01-01T00:00:00Z">
        <w:r>
          <w:rPr>
            <w:b/>
            <w:bCs/>
          </w:rPr>
          <w:delText xml:space="preserve">Definition 19 (Singular value decomposition)</w:delText>
        </w:r>
      </w:del>
      <w:del w:id="2500" w:author="PR Preview" w:date="2026-01-01T00:00:00Z">
        <w:r>
          <w:delText xml:space="preserve"> </w:delText>
        </w:r>
      </w:del>
      <w:del w:id="2501" w:author="PR Preview" w:date="2026-01-01T00:00:00Z">
        <w:r>
          <w:delText xml:space="preserve">Let</w:delText>
        </w:r>
      </w:del>
      <w:del w:id="250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503" w:author="PR Preview" w:date="2026-01-01T00:00:00Z">
        <w:r>
          <w:delText xml:space="preserve"> </w:delText>
        </w:r>
      </w:del>
      <w:del w:id="2504" w:author="PR Preview" w:date="2026-01-01T00:00:00Z">
        <w:r>
          <w:delText xml:space="preserve">be an</w:delText>
        </w:r>
      </w:del>
      <w:del w:id="250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2506" w:author="PR Preview" w:date="2026-01-01T00:00:00Z">
        <w:r>
          <w:delText xml:space="preserve"> </w:delText>
        </w:r>
      </w:del>
      <w:del w:id="2507" w:author="PR Preview" w:date="2026-01-01T00:00:00Z">
        <w:r>
          <w:delText xml:space="preserve">matrix with real entries</w:delText>
        </w:r>
      </w:del>
      <w:del w:id="2508" w:author="PR Preview" w:date="2026-01-01T00:00:00Z">
        <w:r>
          <w:delText xml:space="preserve"> </w:delText>
        </w:r>
      </w:del>
      <w:del w:id="2509" w:author="PR Preview" w:date="2026-01-01T00:00:00Z">
        <w:r>
          <w:delText xml:space="preserve">and</w:delText>
        </w:r>
      </w:del>
      <w:del w:id="2510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del w:id="2511" w:author="PR Preview" w:date="2026-01-01T00:00:00Z">
        <w:r>
          <w:delText xml:space="preserve">.</w:delText>
        </w:r>
      </w:del>
      <w:del w:id="2512" w:author="PR Preview" w:date="2026-01-01T00:00:00Z">
        <w:r>
          <w:delText xml:space="preserve"> </w:delText>
        </w:r>
      </w:del>
      <w:del w:id="2513" w:author="PR Preview" w:date="2026-01-01T00:00:00Z">
        <w:r>
          <w:delText xml:space="preserve">A</w:delText>
        </w:r>
      </w:del>
      <w:del w:id="2514" w:author="PR Preview" w:date="2026-01-01T00:00:00Z">
        <w:r>
          <w:delText xml:space="preserve"> </w:delText>
        </w:r>
      </w:del>
      <w:del w:id="2515" w:author="PR Preview" w:date="2026-01-01T00:00:00Z">
        <w:r>
          <w:rPr>
            <w:b/>
            <w:bCs/>
          </w:rPr>
          <w:delText xml:space="preserve">singular value decomposition</w:delText>
        </w:r>
      </w:del>
      <w:del w:id="2516" w:author="PR Preview" w:date="2026-01-01T00:00:00Z">
        <w:r>
          <w:delText xml:space="preserve"> </w:delText>
        </w:r>
      </w:del>
      <w:del w:id="2517" w:author="PR Preview" w:date="2026-01-01T00:00:00Z">
        <w:r>
          <w:delText xml:space="preserve">(SVD) of</w:delText>
        </w:r>
      </w:del>
      <w:del w:id="251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519" w:author="PR Preview" w:date="2026-01-01T00:00:00Z">
        <w:r>
          <w:delText xml:space="preserve"> </w:delText>
        </w:r>
      </w:del>
      <w:del w:id="2520" w:author="PR Preview" w:date="2026-01-01T00:00:00Z">
        <w:r>
          <w:delText xml:space="preserve">is a factorization</w:delText>
        </w:r>
      </w:del>
      <w:del w:id="252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522" w:author="PR Preview" w:date="2026-01-01T00:00:00Z">
        <w:r>
          <w:delText xml:space="preserve"> </w:delText>
        </w:r>
      </w:del>
      <w:del w:id="2523" w:author="PR Preview" w:date="2026-01-01T00:00:00Z">
        <w:r>
          <w:delText xml:space="preserve">with</w:delText>
        </w:r>
      </w:del>
      <w:del w:id="2524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2525" w:author="PR Preview" w:date="2026-01-01T00:00:00Z">
        <w:r>
          <w:delText xml:space="preserve">,</w:delText>
        </w:r>
      </w:del>
      <w:del w:id="2526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</m:oMath>
      <w:del w:id="2527" w:author="PR Preview" w:date="2026-01-01T00:00:00Z">
        <w:r>
          <w:delText xml:space="preserve"> </w:delText>
        </w:r>
      </w:del>
      <w:del w:id="2528" w:author="PR Preview" w:date="2026-01-01T00:00:00Z">
        <w:r>
          <w:delText xml:space="preserve">and</w:delText>
        </w:r>
      </w:del>
      <w:del w:id="2529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2530" w:author="PR Preview" w:date="2026-01-01T00:00:00Z">
        <w:r>
          <w:delText xml:space="preserve"> </w:delText>
        </w:r>
      </w:del>
      <w:del w:id="2531" w:author="PR Preview" w:date="2026-01-01T00:00:00Z">
        <w:r>
          <w:delText xml:space="preserve">as in</w:delText>
        </w:r>
      </w:del>
      <w:del w:id="2532" w:author="PR Preview" w:date="2026-01-01T00:00:00Z">
        <w:r>
          <w:delText xml:space="preserve"> </w:delText>
        </w:r>
      </w:del>
      <w:hyperlink w:anchor="thm-svd">
        <w:del w:id="2533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2534" w:author="PR Preview" w:date="2026-01-01T00:00:00Z">
        <w:r>
          <w:delText xml:space="preserve">.</w:delText>
        </w:r>
      </w:del>
    </w:p>
    <w:p>
      <w:pPr>
        <w:pStyle w:val="BodyText"/>
      </w:pPr>
      <w:ins w:id="2535" w:author="PR Preview" w:date="2026-01-01T00:00:00Z">
        <w:r>
          <w:rPr>
            <w:b/>
            <w:bCs/>
          </w:rPr>
          <w:t xml:space="preserve">Definition 19 (Singular value decomposition)</w:t>
        </w:r>
      </w:ins>
      <w:ins w:id="2536" w:author="PR Preview" w:date="2026-01-01T00:00:00Z">
        <w:r>
          <w:t xml:space="preserve"> </w:t>
        </w:r>
      </w:ins>
      <w:ins w:id="2537" w:author="PR Preview" w:date="2026-01-01T00:00:00Z">
        <w:r>
          <w:t xml:space="preserve">Let</w:t>
        </w:r>
      </w:ins>
      <w:ins w:id="253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539" w:author="PR Preview" w:date="2026-01-01T00:00:00Z">
        <w:r>
          <w:t xml:space="preserve"> </w:t>
        </w:r>
      </w:ins>
      <w:ins w:id="2540" w:author="PR Preview" w:date="2026-01-01T00:00:00Z">
        <w:r>
          <w:t xml:space="preserve">be an</w:t>
        </w:r>
      </w:ins>
      <w:ins w:id="254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2542" w:author="PR Preview" w:date="2026-01-01T00:00:00Z">
        <w:r>
          <w:t xml:space="preserve"> </w:t>
        </w:r>
      </w:ins>
      <w:ins w:id="2543" w:author="PR Preview" w:date="2026-01-01T00:00:00Z">
        <w:r>
          <w:t xml:space="preserve">matrix with real entries</w:t>
        </w:r>
      </w:ins>
      <w:ins w:id="2544" w:author="PR Preview" w:date="2026-01-01T00:00:00Z">
        <w:r>
          <w:t xml:space="preserve"> </w:t>
        </w:r>
      </w:ins>
      <w:ins w:id="2545" w:author="PR Preview" w:date="2026-01-01T00:00:00Z">
        <w:r>
          <w:t xml:space="preserve">and</w:t>
        </w:r>
      </w:ins>
      <w:ins w:id="2546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ins w:id="2547" w:author="PR Preview" w:date="2026-01-01T00:00:00Z">
        <w:r>
          <w:t xml:space="preserve">.</w:t>
        </w:r>
      </w:ins>
      <w:ins w:id="2548" w:author="PR Preview" w:date="2026-01-01T00:00:00Z">
        <w:r>
          <w:t xml:space="preserve"> </w:t>
        </w:r>
      </w:ins>
      <w:ins w:id="2549" w:author="PR Preview" w:date="2026-01-01T00:00:00Z">
        <w:r>
          <w:t xml:space="preserve">A</w:t>
        </w:r>
      </w:ins>
      <w:ins w:id="2550" w:author="PR Preview" w:date="2026-01-01T00:00:00Z">
        <w:r>
          <w:t xml:space="preserve"> </w:t>
        </w:r>
      </w:ins>
      <w:ins w:id="2551" w:author="PR Preview" w:date="2026-01-01T00:00:00Z">
        <w:r>
          <w:rPr>
            <w:b/>
            <w:bCs/>
          </w:rPr>
          <w:t xml:space="preserve">singular value decomposition</w:t>
        </w:r>
      </w:ins>
      <w:ins w:id="2552" w:author="PR Preview" w:date="2026-01-01T00:00:00Z">
        <w:r>
          <w:t xml:space="preserve"> </w:t>
        </w:r>
      </w:ins>
      <w:ins w:id="2553" w:author="PR Preview" w:date="2026-01-01T00:00:00Z">
        <w:r>
          <w:t xml:space="preserve">(SVD) of</w:t>
        </w:r>
      </w:ins>
      <w:ins w:id="255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555" w:author="PR Preview" w:date="2026-01-01T00:00:00Z">
        <w:r>
          <w:t xml:space="preserve"> </w:t>
        </w:r>
      </w:ins>
      <w:ins w:id="2556" w:author="PR Preview" w:date="2026-01-01T00:00:00Z">
        <w:r>
          <w:t xml:space="preserve">is a factorization</w:t>
        </w:r>
      </w:ins>
      <w:ins w:id="255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558" w:author="PR Preview" w:date="2026-01-01T00:00:00Z">
        <w:r>
          <w:t xml:space="preserve"> </w:t>
        </w:r>
      </w:ins>
      <w:ins w:id="2559" w:author="PR Preview" w:date="2026-01-01T00:00:00Z">
        <w:r>
          <w:t xml:space="preserve">with</w:t>
        </w:r>
      </w:ins>
      <w:ins w:id="2560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2561" w:author="PR Preview" w:date="2026-01-01T00:00:00Z">
        <w:r>
          <w:t xml:space="preserve">,</w:t>
        </w:r>
      </w:ins>
      <w:ins w:id="2562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</m:oMath>
      <w:ins w:id="2563" w:author="PR Preview" w:date="2026-01-01T00:00:00Z">
        <w:r>
          <w:t xml:space="preserve"> </w:t>
        </w:r>
      </w:ins>
      <w:ins w:id="2564" w:author="PR Preview" w:date="2026-01-01T00:00:00Z">
        <w:r>
          <w:t xml:space="preserve">and</w:t>
        </w:r>
      </w:ins>
      <w:ins w:id="2565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2566" w:author="PR Preview" w:date="2026-01-01T00:00:00Z">
        <w:r>
          <w:t xml:space="preserve"> </w:t>
        </w:r>
      </w:ins>
      <w:ins w:id="2567" w:author="PR Preview" w:date="2026-01-01T00:00:00Z">
        <w:r>
          <w:t xml:space="preserve">as in</w:t>
        </w:r>
      </w:ins>
      <w:ins w:id="2568" w:author="PR Preview" w:date="2026-01-01T00:00:00Z">
        <w:r>
          <w:t xml:space="preserve"> </w:t>
        </w:r>
      </w:ins>
      <w:hyperlink w:anchor="thm-svd">
        <w:ins w:id="2569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2570" w:author="PR Preview" w:date="2026-01-01T00:00:00Z">
        <w:r>
          <w:t xml:space="preserve">.</w:t>
        </w:r>
      </w:ins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del w:id="2571" w:author="PR Preview" w:date="2026-01-01T00:00:00Z">
        <w:r>
          <w:rPr>
            <w:b/>
            <w:bCs/>
          </w:rPr>
          <w:delText xml:space="preserve">Example 25 (An SVD of a</w:delText>
        </w:r>
      </w:del>
      <w:del w:id="2572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2573" w:author="PR Preview" w:date="2026-01-01T00:00:00Z">
        <w:r>
          <w:rPr>
            <w:b/>
            <w:bCs/>
          </w:rPr>
          <w:delText xml:space="preserve"> </w:delText>
        </w:r>
      </w:del>
      <w:del w:id="2574" w:author="PR Preview" w:date="2026-01-01T00:00:00Z">
        <w:r>
          <w:rPr>
            <w:b/>
            <w:bCs/>
          </w:rPr>
          <w:delText xml:space="preserve">matrix)</w:delText>
        </w:r>
      </w:del>
      <w:del w:id="2575" w:author="PR Preview" w:date="2026-01-01T00:00:00Z">
        <w:r>
          <w:delText xml:space="preserve"> </w:delText>
        </w:r>
      </w:del>
      <w:del w:id="2576" w:author="PR Preview" w:date="2026-01-01T00:00:00Z">
        <w:r>
          <w:delText xml:space="preserve">Let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del w:id="2577" w:author="PR Preview" w:date="2026-01-01T00:00:00Z">
        <w:r>
          <w:delText xml:space="preserve"> </w:delText>
        </w:r>
      </w:del>
      <w:del w:id="2578" w:author="PR Preview" w:date="2026-01-01T00:00:00Z">
        <w:r>
          <w:delText xml:space="preserve">is the orthogonal matrix</w:delText>
        </w:r>
      </w:del>
      <w:del w:id="2579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2580" w:author="PR Preview" w:date="2026-01-01T00:00:00Z">
        <w:r>
          <w:delText xml:space="preserve"> </w:delText>
        </w:r>
      </w:del>
      <w:del w:id="2581" w:author="PR Preview" w:date="2026-01-01T00:00:00Z">
        <w:r>
          <w:delText xml:space="preserve">from</w:delText>
        </w:r>
      </w:del>
      <w:del w:id="2582" w:author="PR Preview" w:date="2026-01-01T00:00:00Z">
        <w:r>
          <w:delText xml:space="preserve"> </w:delText>
        </w:r>
      </w:del>
      <w:hyperlink w:anchor="exm-spectral">
        <w:del w:id="2583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2584" w:author="PR Preview" w:date="2026-01-01T00:00:00Z">
        <w:r>
          <w:delText xml:space="preserve">.</w:delText>
        </w:r>
      </w:del>
      <w:del w:id="2585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2586" w:author="PR Preview" w:date="2026-01-01T00:00:00Z">
        <w:r>
          <w:delText xml:space="preserve"> </w:delText>
        </w:r>
      </w:del>
      <w:del w:id="2587" w:author="PR Preview" w:date="2026-01-01T00:00:00Z">
        <w:r>
          <w:delText xml:space="preserve">is orthogonal too.</w:delText>
        </w:r>
      </w:del>
      <w:del w:id="2588" w:author="PR Preview" w:date="2026-01-01T00:00:00Z">
        <w:r>
          <w:delText xml:space="preserve"> </w:delText>
        </w:r>
      </w:del>
      <w:del w:id="2589" w:author="PR Preview" w:date="2026-01-01T00:00:00Z">
        <w:r>
          <w:delText xml:space="preserve">Entry</w:delText>
        </w:r>
      </w:del>
      <w:del w:id="259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2591" w:author="PR Preview" w:date="2026-01-01T00:00:00Z">
        <w:r>
          <w:delText xml:space="preserve"> </w:delText>
        </w:r>
      </w:del>
      <w:del w:id="2592" w:author="PR Preview" w:date="2026-01-01T00:00:00Z">
        <w:r>
          <w:delText xml:space="preserve">of</w:delText>
        </w:r>
      </w:del>
      <w:del w:id="259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del w:id="2594" w:author="PR Preview" w:date="2026-01-01T00:00:00Z">
        <w:r>
          <w:delText xml:space="preserve"> </w:delText>
        </w:r>
      </w:del>
      <w:del w:id="2595" w:author="PR Preview" w:date="2026-01-01T00:00:00Z">
        <w:r>
          <w:delText xml:space="preserve">is the dot product of columns</w:delText>
        </w:r>
      </w:del>
      <w:del w:id="2596" w:author="PR Preview" w:date="2026-01-01T00:00:00Z">
        <w:r>
          <w:delText xml:space="preserve"> </w:delText>
        </w:r>
      </w:del>
      <m:oMath>
        <m:r>
          <m:t>i</m:t>
        </m:r>
      </m:oMath>
      <w:del w:id="2597" w:author="PR Preview" w:date="2026-01-01T00:00:00Z">
        <w:r>
          <w:delText xml:space="preserve"> </w:delText>
        </w:r>
      </w:del>
      <w:del w:id="2598" w:author="PR Preview" w:date="2026-01-01T00:00:00Z">
        <w:r>
          <w:delText xml:space="preserve">and</w:delText>
        </w:r>
      </w:del>
      <w:del w:id="2599" w:author="PR Preview" w:date="2026-01-01T00:00:00Z">
        <w:r>
          <w:delText xml:space="preserve"> </w:delText>
        </w:r>
      </w:del>
      <m:oMath>
        <m:r>
          <m:t>j</m:t>
        </m:r>
      </m:oMath>
      <w:del w:id="2600" w:author="PR Preview" w:date="2026-01-01T00:00:00Z">
        <w:r>
          <w:delText xml:space="preserve"> </w:delText>
        </w:r>
      </w:del>
      <w:del w:id="2601" w:author="PR Preview" w:date="2026-01-01T00:00:00Z">
        <w:r>
          <w:delText xml:space="preserve">of</w:delText>
        </w:r>
      </w:del>
      <w:del w:id="2602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2603" w:author="PR Preview" w:date="2026-01-01T00:00:00Z">
        <w:r>
          <w:delText xml:space="preserve">,</w:delText>
        </w:r>
      </w:del>
      <w:del w:id="2604" w:author="PR Preview" w:date="2026-01-01T00:00:00Z">
        <w:r>
          <w:delText xml:space="preserve"> </w:delText>
        </w:r>
      </w:del>
      <w:del w:id="2605" w:author="PR Preview" w:date="2026-01-01T00:00:00Z">
        <w:r>
          <w:delText xml:space="preserve">and those columns are</w:delText>
        </w:r>
      </w:del>
      <w:del w:id="260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del w:id="2607" w:author="PR Preview" w:date="2026-01-01T00:00:00Z">
        <w:r>
          <w:delText xml:space="preserve">,</w:delText>
        </w:r>
      </w:del>
      <w:del w:id="260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609" w:author="PR Preview" w:date="2026-01-01T00:00:00Z">
        <w:r>
          <w:delText xml:space="preserve"> </w:delText>
        </w:r>
      </w:del>
      <w:del w:id="2610" w:author="PR Preview" w:date="2026-01-01T00:00:00Z">
        <w:r>
          <w:delText xml:space="preserve">and</w:delText>
        </w:r>
      </w:del>
      <w:del w:id="261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del w:id="261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BodyText"/>
      </w:pPr>
      <w:ins w:id="2613" w:author="PR Preview" w:date="2026-01-01T00:00:00Z">
        <w:r>
          <w:rPr>
            <w:b/>
            <w:bCs/>
          </w:rPr>
          <w:t xml:space="preserve">Example 27 (An SVD of a</w:t>
        </w:r>
      </w:ins>
      <w:ins w:id="2614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2615" w:author="PR Preview" w:date="2026-01-01T00:00:00Z">
        <w:r>
          <w:rPr>
            <w:b/>
            <w:bCs/>
          </w:rPr>
          <w:t xml:space="preserve"> </w:t>
        </w:r>
      </w:ins>
      <w:ins w:id="2616" w:author="PR Preview" w:date="2026-01-01T00:00:00Z">
        <w:r>
          <w:rPr>
            <w:b/>
            <w:bCs/>
          </w:rPr>
          <w:t xml:space="preserve">matrix)</w:t>
        </w:r>
      </w:ins>
      <w:ins w:id="2617" w:author="PR Preview" w:date="2026-01-01T00:00:00Z">
        <w:r>
          <w:t xml:space="preserve"> </w:t>
        </w:r>
      </w:ins>
      <w:ins w:id="2618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ins w:id="2619" w:author="PR Preview" w:date="2026-01-01T00:00:00Z">
        <w:r>
          <w:t xml:space="preserve"> </w:t>
        </w:r>
      </w:ins>
      <w:ins w:id="2620" w:author="PR Preview" w:date="2026-01-01T00:00:00Z">
        <w:r>
          <w:t xml:space="preserve">is the orthogonal matrix</w:t>
        </w:r>
      </w:ins>
      <w:ins w:id="2621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2622" w:author="PR Preview" w:date="2026-01-01T00:00:00Z">
        <w:r>
          <w:t xml:space="preserve"> </w:t>
        </w:r>
      </w:ins>
      <w:ins w:id="2623" w:author="PR Preview" w:date="2026-01-01T00:00:00Z">
        <w:r>
          <w:t xml:space="preserve">from</w:t>
        </w:r>
      </w:ins>
      <w:ins w:id="2624" w:author="PR Preview" w:date="2026-01-01T00:00:00Z">
        <w:r>
          <w:t xml:space="preserve"> </w:t>
        </w:r>
      </w:ins>
      <w:hyperlink w:anchor="exm-spectral">
        <w:ins w:id="2625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2626" w:author="PR Preview" w:date="2026-01-01T00:00:00Z">
        <w:r>
          <w:t xml:space="preserve">.</w:t>
        </w:r>
      </w:ins>
      <w:ins w:id="2627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2628" w:author="PR Preview" w:date="2026-01-01T00:00:00Z">
        <w:r>
          <w:t xml:space="preserve"> </w:t>
        </w:r>
      </w:ins>
      <w:ins w:id="2629" w:author="PR Preview" w:date="2026-01-01T00:00:00Z">
        <w:r>
          <w:t xml:space="preserve">is orthogonal too.</w:t>
        </w:r>
      </w:ins>
      <w:ins w:id="2630" w:author="PR Preview" w:date="2026-01-01T00:00:00Z">
        <w:r>
          <w:t xml:space="preserve"> </w:t>
        </w:r>
      </w:ins>
      <w:ins w:id="2631" w:author="PR Preview" w:date="2026-01-01T00:00:00Z">
        <w:r>
          <w:t xml:space="preserve">Entry</w:t>
        </w:r>
      </w:ins>
      <w:ins w:id="263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2633" w:author="PR Preview" w:date="2026-01-01T00:00:00Z">
        <w:r>
          <w:t xml:space="preserve"> </w:t>
        </w:r>
      </w:ins>
      <w:ins w:id="2634" w:author="PR Preview" w:date="2026-01-01T00:00:00Z">
        <w:r>
          <w:t xml:space="preserve">of</w:t>
        </w:r>
      </w:ins>
      <w:ins w:id="263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ins w:id="2636" w:author="PR Preview" w:date="2026-01-01T00:00:00Z">
        <w:r>
          <w:t xml:space="preserve"> </w:t>
        </w:r>
      </w:ins>
      <w:ins w:id="2637" w:author="PR Preview" w:date="2026-01-01T00:00:00Z">
        <w:r>
          <w:t xml:space="preserve">is the dot product of columns</w:t>
        </w:r>
      </w:ins>
      <w:ins w:id="2638" w:author="PR Preview" w:date="2026-01-01T00:00:00Z">
        <w:r>
          <w:t xml:space="preserve"> </w:t>
        </w:r>
      </w:ins>
      <m:oMath>
        <m:r>
          <m:t>i</m:t>
        </m:r>
      </m:oMath>
      <w:ins w:id="2639" w:author="PR Preview" w:date="2026-01-01T00:00:00Z">
        <w:r>
          <w:t xml:space="preserve"> </w:t>
        </w:r>
      </w:ins>
      <w:ins w:id="2640" w:author="PR Preview" w:date="2026-01-01T00:00:00Z">
        <w:r>
          <w:t xml:space="preserve">and</w:t>
        </w:r>
      </w:ins>
      <w:ins w:id="2641" w:author="PR Preview" w:date="2026-01-01T00:00:00Z">
        <w:r>
          <w:t xml:space="preserve"> </w:t>
        </w:r>
      </w:ins>
      <m:oMath>
        <m:r>
          <m:t>j</m:t>
        </m:r>
      </m:oMath>
      <w:ins w:id="2642" w:author="PR Preview" w:date="2026-01-01T00:00:00Z">
        <w:r>
          <w:t xml:space="preserve"> </w:t>
        </w:r>
      </w:ins>
      <w:ins w:id="2643" w:author="PR Preview" w:date="2026-01-01T00:00:00Z">
        <w:r>
          <w:t xml:space="preserve">of</w:t>
        </w:r>
      </w:ins>
      <w:ins w:id="2644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2645" w:author="PR Preview" w:date="2026-01-01T00:00:00Z">
        <w:r>
          <w:t xml:space="preserve">,</w:t>
        </w:r>
      </w:ins>
      <w:ins w:id="2646" w:author="PR Preview" w:date="2026-01-01T00:00:00Z">
        <w:r>
          <w:t xml:space="preserve"> </w:t>
        </w:r>
      </w:ins>
      <w:ins w:id="2647" w:author="PR Preview" w:date="2026-01-01T00:00:00Z">
        <w:r>
          <w:t xml:space="preserve">and those columns are</w:t>
        </w:r>
      </w:ins>
      <w:ins w:id="2648" w:author="PR Preview" w:date="2026-01-01T00:00:00Z">
        <w:r>
          <w:t xml:space="preserve"> </w:t>
        </w:r>
      </w:ins>
      <w:ins w:id="2649" w:author="PR Preview" w:date="2026-01-01T00:00:00Z">
        <w:r>
          <w:t xml:space="preserve">$\mathord{\smash[b]{\underset{\raise.3ex\hbox{$\scriptstyle\sim$}}{u}}\vphantom{u}}_1 = (\frac{1}{\sqrt{2}}, 0, \frac{1}{\sqrt{2}})$</w:t>
        </w:r>
      </w:ins>
      <w:ins w:id="2650" w:author="PR Preview" w:date="2026-01-01T00:00:00Z">
        <w:r>
          <w:t xml:space="preserve">,</w:t>
        </w:r>
      </w:ins>
      <w:ins w:id="2651" w:author="PR Preview" w:date="2026-01-01T00:00:00Z">
        <w:r>
          <w:t xml:space="preserve"> </w:t>
        </w:r>
      </w:ins>
      <w:ins w:id="2652" w:author="PR Preview" w:date="2026-01-01T00:00:00Z">
        <w:r>
          <w:t xml:space="preserve">$\mathord{\smash[b]{\underset{\raise.3ex\hbox{$\scriptstyle\sim$}}{u}}\vphantom{u}}_2 = (0, 1, 0)$</w:t>
        </w:r>
      </w:ins>
      <w:ins w:id="2653" w:author="PR Preview" w:date="2026-01-01T00:00:00Z">
        <w:r>
          <w:t xml:space="preserve"> </w:t>
        </w:r>
      </w:ins>
      <w:ins w:id="2654" w:author="PR Preview" w:date="2026-01-01T00:00:00Z">
        <w:r>
          <w:t xml:space="preserve">and</w:t>
        </w:r>
      </w:ins>
      <w:ins w:id="2655" w:author="PR Preview" w:date="2026-01-01T00:00:00Z">
        <w:r>
          <w:t xml:space="preserve"> </w:t>
        </w:r>
      </w:ins>
      <w:ins w:id="2656" w:author="PR Preview" w:date="2026-01-01T00:00:00Z">
        <w:r>
          <w:t xml:space="preserve">$\mathord{\smash[b]{\underset{\raise.3ex\hbox{$\scriptstyle\sim$}}{u}}\vphantom{u}}_3 = (\frac{1}{\sqrt{2}}, 0, -\frac{1}{\sqrt{2}})$</w:t>
        </w:r>
      </w:ins>
      <w:ins w:id="2657" w:author="PR Preview" w:date="2026-01-01T00:00:00Z">
        <w:r>
          <w:t xml:space="preserve">:</w:t>
        </w:r>
      </w:ins>
    </w:p>
    <w:p>
      <w:pPr>
        <w:pStyle w:val="BodyText"/>
      </w:pPr>
      <w:ins w:id="2658" w:author="PR Preview" w:date="2026-01-01T00:00:00Z">
        <w:r>
  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  </w:r>
      </w:ins>
    </w:p>
    <w:p>
      <w:pPr>
        <w:pStyle w:val="FirstParagraph"/>
      </w:pPr>
      <w:ins w:id="2659" w:author="PR Preview" w:date="2026-01-01T00:00:00Z">
        <w:r>
  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  </w:r>
      </w:ins>
    </w:p>
    <w:p>
      <w:pPr>
        <w:pStyle w:val="FirstParagraph"/>
      </w:pPr>
      <w:ins w:id="2660" w:author="PR Preview" w:date="2026-01-01T00:00:00Z">
        <w:r>
  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  </w:r>
      </w:ins>
    </w:p>
    <w:p>
      <w:pPr>
        <w:pStyle w:val="FirstParagraph"/>
      </w:pPr>
      <w:ins w:id="2661" w:author="PR Preview" w:date="2026-01-01T00:00:00Z">
        <w:r>
  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  </w:r>
      </w:ins>
    </w:p>
    <w:p>
      <w:pPr>
        <w:pStyle w:val="FirstParagraph"/>
      </w:pPr>
      <w:ins w:id="2662" w:author="PR Preview" w:date="2026-01-01T00:00:00Z">
        <w:r>
  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  </w:r>
      </w:ins>
    </w:p>
    <w:p>
      <w:pPr>
        <w:pStyle w:val="FirstParagraph"/>
      </w:pPr>
      <w:ins w:id="2663" w:author="PR Preview" w:date="2026-01-01T00:00:00Z">
        <w:r>
  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  </w:r>
      </w:ins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del w:id="2664" w:author="PR Preview" w:date="2026-01-01T00:00:00Z">
        <w:r>
          <w:rPr>
            <w:i/>
            <w:iCs/>
          </w:rPr>
          <w:delText xml:space="preserve">Remark 15</w:delText>
        </w:r>
      </w:del>
      <w:del w:id="2665" w:author="PR Preview" w:date="2026-01-01T00:00:00Z">
        <w:r>
          <w:delText xml:space="preserve"> (An SVD is not unique). </w:delText>
        </w:r>
      </w:del>
      <w:del w:id="2666" w:author="PR Preview" w:date="2026-01-01T00:00:00Z">
        <w:r>
          <w:delText xml:space="preserve">An SVD is not unique</w:delText>
        </w:r>
      </w:del>
      <w:del w:id="2667" w:author="PR Preview" w:date="2026-01-01T00:00:00Z">
        <w:r>
          <w:delText xml:space="preserve"> </w:delText>
        </w:r>
      </w:del>
      <w:del w:id="2668" w:author="PR Preview" w:date="2026-01-01T00:00:00Z">
        <w:r>
          <w:delText xml:space="preserve">(Banerjee and Roy 2014, chap. 12, Examples 12.2 and 12.3, p. 378)</w:delText>
        </w:r>
      </w:del>
      <w:del w:id="2669" w:author="PR Preview" w:date="2026-01-01T00:00:00Z">
        <w:r>
          <w:delText xml:space="preserve">.</w:delText>
        </w:r>
      </w:del>
      <w:del w:id="2670" w:author="PR Preview" w:date="2026-01-01T00:00:00Z">
        <w:r>
          <w:delText xml:space="preserve"> </w:delText>
        </w:r>
      </w:del>
      <w:del w:id="2671" w:author="PR Preview" w:date="2026-01-01T00:00:00Z">
        <w:r>
          <w:delText xml:space="preserve">For any</w:delText>
        </w:r>
      </w:del>
      <w:del w:id="267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≤</m:t>
        </m:r>
        <m:r>
          <m:t>r</m:t>
        </m:r>
      </m:oMath>
      <w:del w:id="2673" w:author="PR Preview" w:date="2026-01-01T00:00:00Z">
        <w:r>
          <w:delText xml:space="preserve">,</w:delText>
        </w:r>
      </w:del>
      <w:del w:id="2674" w:author="PR Preview" w:date="2026-01-01T00:00:00Z">
        <w:r>
          <w:delText xml:space="preserve"> </w:delText>
        </w:r>
      </w:del>
      <w:del w:id="2675" w:author="PR Preview" w:date="2026-01-01T00:00:00Z">
        <w:r>
          <w:delText xml:space="preserve">multiplying column</w:delText>
        </w:r>
      </w:del>
      <w:del w:id="2676" w:author="PR Preview" w:date="2026-01-01T00:00:00Z">
        <w:r>
          <w:delText xml:space="preserve"> </w:delText>
        </w:r>
      </w:del>
      <m:oMath>
        <m:r>
          <m:t>i</m:t>
        </m:r>
      </m:oMath>
      <w:del w:id="2677" w:author="PR Preview" w:date="2026-01-01T00:00:00Z">
        <w:r>
          <w:delText xml:space="preserve"> </w:delText>
        </w:r>
      </w:del>
      <w:del w:id="2678" w:author="PR Preview" w:date="2026-01-01T00:00:00Z">
        <w:r>
          <w:delText xml:space="preserve">of both</w:delText>
        </w:r>
      </w:del>
      <w:del w:id="2679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2680" w:author="PR Preview" w:date="2026-01-01T00:00:00Z">
        <w:r>
          <w:delText xml:space="preserve"> </w:delText>
        </w:r>
      </w:del>
      <w:del w:id="2681" w:author="PR Preview" w:date="2026-01-01T00:00:00Z">
        <w:r>
          <w:delText xml:space="preserve">and</w:delText>
        </w:r>
      </w:del>
      <w:del w:id="2682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2683" w:author="PR Preview" w:date="2026-01-01T00:00:00Z">
        <w:r>
          <w:delText xml:space="preserve"> </w:delText>
        </w:r>
      </w:del>
      <w:del w:id="2684" w:author="PR Preview" w:date="2026-01-01T00:00:00Z">
        <w:r>
          <w:delText xml:space="preserve">by</w:delText>
        </w:r>
      </w:del>
      <w:del w:id="268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686" w:author="PR Preview" w:date="2026-01-01T00:00:00Z">
        <w:r>
          <w:delText xml:space="preserve"> </w:delText>
        </w:r>
      </w:del>
      <w:del w:id="2687" w:author="PR Preview" w:date="2026-01-01T00:00:00Z">
        <w:r>
          <w:delText xml:space="preserve">gives another one.</w:delText>
        </w:r>
      </w:del>
      <w:del w:id="2688" w:author="PR Preview" w:date="2026-01-01T00:00:00Z">
        <w:r>
          <w:delText xml:space="preserve"> </w:delText>
        </w:r>
      </w:del>
      <w:del w:id="2689" w:author="PR Preview" w:date="2026-01-01T00:00:00Z">
        <w:r>
          <w:delText xml:space="preserve">The singular values do not depend on which SVD is chosen</w:delText>
        </w:r>
      </w:del>
      <w:del w:id="2690" w:author="PR Preview" w:date="2026-01-01T00:00:00Z">
        <w:r>
          <w:delText xml:space="preserve"> </w:delText>
        </w:r>
      </w:del>
      <w:del w:id="2691" w:author="PR Preview" w:date="2026-01-01T00:00:00Z">
        <w:r>
          <w:delText xml:space="preserve">(Banerjee and Roy 2014, chap. 12, pp. 371 and 378)</w:delText>
        </w:r>
      </w:del>
      <w:del w:id="2692" w:author="PR Preview" w:date="2026-01-01T00:00:00Z">
        <w:r>
          <w:delText xml:space="preserve">.</w:delText>
        </w:r>
      </w:del>
    </w:p>
    <w:p>
      <w:pPr>
        <w:pStyle w:val="BodyText"/>
      </w:pPr>
      <w:del w:id="2693" w:author="PR Preview" w:date="2026-01-01T00:00:00Z">
        <w:r>
          <w:delText xml:space="preserve">For example, in</w:delText>
        </w:r>
      </w:del>
      <w:del w:id="2694" w:author="PR Preview" w:date="2026-01-01T00:00:00Z">
        <w:r>
          <w:delText xml:space="preserve"> </w:delText>
        </w:r>
      </w:del>
      <w:hyperlink w:anchor="exm-svd">
        <w:del w:id="2695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2696" w:author="PR Preview" w:date="2026-01-01T00:00:00Z">
        <w:r>
          <w:delText xml:space="preserve">,</w:delText>
        </w:r>
      </w:del>
      <w:del w:id="2697" w:author="PR Preview" w:date="2026-01-01T00:00:00Z">
        <w:r>
          <w:delText xml:space="preserve"> </w:delText>
        </w:r>
      </w:del>
      <w:del w:id="2698" w:author="PR Preview" w:date="2026-01-01T00:00:00Z">
        <w:r>
          <w:delText xml:space="preserve">multiplying the first columns of</w:delText>
        </w:r>
      </w:del>
      <w:del w:id="2699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2700" w:author="PR Preview" w:date="2026-01-01T00:00:00Z">
        <w:r>
          <w:delText xml:space="preserve"> </w:delText>
        </w:r>
      </w:del>
      <w:del w:id="2701" w:author="PR Preview" w:date="2026-01-01T00:00:00Z">
        <w:r>
          <w:delText xml:space="preserve">and</w:delText>
        </w:r>
      </w:del>
      <w:del w:id="2702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2703" w:author="PR Preview" w:date="2026-01-01T00:00:00Z">
        <w:r>
          <w:delText xml:space="preserve"> </w:delText>
        </w:r>
      </w:del>
      <w:del w:id="2704" w:author="PR Preview" w:date="2026-01-01T00:00:00Z">
        <w:r>
          <w:delText xml:space="preserve">by</w:delText>
        </w:r>
      </w:del>
      <w:del w:id="270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706" w:author="PR Preview" w:date="2026-01-01T00:00:00Z">
        <w:r>
          <w:delText xml:space="preserve"> </w:delText>
        </w:r>
      </w:del>
      <w:del w:id="2707" w:author="PR Preview" w:date="2026-01-01T00:00:00Z">
        <w:r>
          <w:delText xml:space="preserve">gives</w:delText>
        </w:r>
      </w:del>
    </w:p>
    <w:p>
      <w:pPr>
        <w:pStyle w:val="BodyText"/>
      </w:pPr>
      <w:ins w:id="2708" w:author="PR Preview" w:date="2026-01-01T00:00:00Z">
        <w:r>
          <w:rPr>
            <w:i/>
            <w:iCs/>
          </w:rPr>
          <w:t xml:space="preserve">Remark 16</w:t>
        </w:r>
      </w:ins>
      <w:ins w:id="2709" w:author="PR Preview" w:date="2026-01-01T00:00:00Z">
        <w:r>
          <w:t xml:space="preserve"> (An SVD is not unique). </w:t>
        </w:r>
      </w:ins>
      <w:ins w:id="2710" w:author="PR Preview" w:date="2026-01-01T00:00:00Z">
        <w:r>
          <w:t xml:space="preserve">An SVD is not unique</w:t>
        </w:r>
      </w:ins>
      <w:ins w:id="2711" w:author="PR Preview" w:date="2026-01-01T00:00:00Z">
        <w:r>
          <w:t xml:space="preserve"> </w:t>
        </w:r>
      </w:ins>
      <w:ins w:id="2712" w:author="PR Preview" w:date="2026-01-01T00:00:00Z">
        <w:r>
          <w:t xml:space="preserve">(Banerjee and Roy 2014, chap. 12, Examples 12.2 and 12.3, p. 378)</w:t>
        </w:r>
      </w:ins>
      <w:ins w:id="2713" w:author="PR Preview" w:date="2026-01-01T00:00:00Z">
        <w:r>
          <w:t xml:space="preserve">.</w:t>
        </w:r>
      </w:ins>
      <w:ins w:id="2714" w:author="PR Preview" w:date="2026-01-01T00:00:00Z">
        <w:r>
          <w:t xml:space="preserve"> </w:t>
        </w:r>
      </w:ins>
      <w:ins w:id="2715" w:author="PR Preview" w:date="2026-01-01T00:00:00Z">
        <w:r>
          <w:t xml:space="preserve">For any</w:t>
        </w:r>
      </w:ins>
      <w:ins w:id="271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r</m:t>
        </m:r>
      </m:oMath>
      <w:ins w:id="2717" w:author="PR Preview" w:date="2026-01-01T00:00:00Z">
        <w:r>
          <w:t xml:space="preserve">,</w:t>
        </w:r>
      </w:ins>
      <w:ins w:id="2718" w:author="PR Preview" w:date="2026-01-01T00:00:00Z">
        <w:r>
          <w:t xml:space="preserve"> </w:t>
        </w:r>
      </w:ins>
      <w:ins w:id="2719" w:author="PR Preview" w:date="2026-01-01T00:00:00Z">
        <w:r>
          <w:t xml:space="preserve">multiplying column</w:t>
        </w:r>
      </w:ins>
      <w:ins w:id="2720" w:author="PR Preview" w:date="2026-01-01T00:00:00Z">
        <w:r>
          <w:t xml:space="preserve"> </w:t>
        </w:r>
      </w:ins>
      <m:oMath>
        <m:r>
          <m:t>i</m:t>
        </m:r>
      </m:oMath>
      <w:ins w:id="2721" w:author="PR Preview" w:date="2026-01-01T00:00:00Z">
        <w:r>
          <w:t xml:space="preserve"> </w:t>
        </w:r>
      </w:ins>
      <w:ins w:id="2722" w:author="PR Preview" w:date="2026-01-01T00:00:00Z">
        <w:r>
          <w:t xml:space="preserve">of both</w:t>
        </w:r>
      </w:ins>
      <w:ins w:id="2723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2724" w:author="PR Preview" w:date="2026-01-01T00:00:00Z">
        <w:r>
          <w:t xml:space="preserve"> </w:t>
        </w:r>
      </w:ins>
      <w:ins w:id="2725" w:author="PR Preview" w:date="2026-01-01T00:00:00Z">
        <w:r>
          <w:t xml:space="preserve">and</w:t>
        </w:r>
      </w:ins>
      <w:ins w:id="2726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2727" w:author="PR Preview" w:date="2026-01-01T00:00:00Z">
        <w:r>
          <w:t xml:space="preserve"> </w:t>
        </w:r>
      </w:ins>
      <w:ins w:id="2728" w:author="PR Preview" w:date="2026-01-01T00:00:00Z">
        <w:r>
          <w:t xml:space="preserve">by</w:t>
        </w:r>
      </w:ins>
      <w:ins w:id="272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730" w:author="PR Preview" w:date="2026-01-01T00:00:00Z">
        <w:r>
          <w:t xml:space="preserve"> </w:t>
        </w:r>
      </w:ins>
      <w:ins w:id="2731" w:author="PR Preview" w:date="2026-01-01T00:00:00Z">
        <w:r>
          <w:t xml:space="preserve">gives another one.</w:t>
        </w:r>
      </w:ins>
      <w:ins w:id="2732" w:author="PR Preview" w:date="2026-01-01T00:00:00Z">
        <w:r>
          <w:t xml:space="preserve"> </w:t>
        </w:r>
      </w:ins>
      <w:ins w:id="2733" w:author="PR Preview" w:date="2026-01-01T00:00:00Z">
        <w:r>
          <w:t xml:space="preserve">The singular values do not depend on which SVD is chosen</w:t>
        </w:r>
      </w:ins>
      <w:ins w:id="2734" w:author="PR Preview" w:date="2026-01-01T00:00:00Z">
        <w:r>
          <w:t xml:space="preserve"> </w:t>
        </w:r>
      </w:ins>
      <w:ins w:id="2735" w:author="PR Preview" w:date="2026-01-01T00:00:00Z">
        <w:r>
          <w:t xml:space="preserve">(Banerjee and Roy 2014, chap. 12, pp. 371 and 378)</w:t>
        </w:r>
      </w:ins>
      <w:ins w:id="2736" w:author="PR Preview" w:date="2026-01-01T00:00:00Z">
        <w:r>
          <w:t xml:space="preserve">.</w:t>
        </w:r>
      </w:ins>
    </w:p>
    <w:p>
      <w:pPr>
        <w:pStyle w:val="BodyText"/>
      </w:pPr>
      <w:ins w:id="2737" w:author="PR Preview" w:date="2026-01-01T00:00:00Z">
        <w:r>
          <w:t xml:space="preserve">For example, in</w:t>
        </w:r>
      </w:ins>
      <w:ins w:id="2738" w:author="PR Preview" w:date="2026-01-01T00:00:00Z">
        <w:r>
          <w:t xml:space="preserve"> </w:t>
        </w:r>
      </w:ins>
      <w:hyperlink w:anchor="exm-svd">
        <w:ins w:id="2739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2740" w:author="PR Preview" w:date="2026-01-01T00:00:00Z">
        <w:r>
          <w:t xml:space="preserve">,</w:t>
        </w:r>
      </w:ins>
      <w:ins w:id="2741" w:author="PR Preview" w:date="2026-01-01T00:00:00Z">
        <w:r>
          <w:t xml:space="preserve"> </w:t>
        </w:r>
      </w:ins>
      <w:ins w:id="2742" w:author="PR Preview" w:date="2026-01-01T00:00:00Z">
        <w:r>
          <w:t xml:space="preserve">multiplying the first columns of</w:t>
        </w:r>
      </w:ins>
      <w:ins w:id="2743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2744" w:author="PR Preview" w:date="2026-01-01T00:00:00Z">
        <w:r>
          <w:t xml:space="preserve"> </w:t>
        </w:r>
      </w:ins>
      <w:ins w:id="2745" w:author="PR Preview" w:date="2026-01-01T00:00:00Z">
        <w:r>
          <w:t xml:space="preserve">and</w:t>
        </w:r>
      </w:ins>
      <w:ins w:id="2746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2747" w:author="PR Preview" w:date="2026-01-01T00:00:00Z">
        <w:r>
          <w:t xml:space="preserve"> </w:t>
        </w:r>
      </w:ins>
      <w:ins w:id="2748" w:author="PR Preview" w:date="2026-01-01T00:00:00Z">
        <w:r>
          <w:t xml:space="preserve">by</w:t>
        </w:r>
      </w:ins>
      <w:ins w:id="274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750" w:author="PR Preview" w:date="2026-01-01T00:00:00Z">
        <w:r>
          <w:t xml:space="preserve"> </w:t>
        </w:r>
      </w:ins>
      <w:ins w:id="2751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del w:id="2752" w:author="PR Preview" w:date="2026-01-01T00:00:00Z">
        <w:r>
          <w:rPr>
            <w:i/>
            <w:iCs/>
          </w:rPr>
          <w:delText xml:space="preserve">Remark 16</w:delText>
        </w:r>
      </w:del>
      <w:del w:id="2753" w:author="PR Preview" w:date="2026-01-01T00:00:00Z">
        <w:r>
          <w:delText xml:space="preserve"> (Counting zero singular values). </w:delText>
        </w:r>
      </w:del>
      <w:del w:id="2754" w:author="PR Preview" w:date="2026-01-01T00:00:00Z">
        <w:r>
          <w:delText xml:space="preserve">Some texts, and R’s</w:delText>
        </w:r>
      </w:del>
      <w:del w:id="2755" w:author="PR Preview" w:date="2026-01-01T00:00:00Z">
        <w:r>
          <w:delText xml:space="preserve"> </w:delText>
        </w:r>
      </w:del>
      <w:del w:id="2756" w:author="PR Preview" w:date="2026-01-01T00:00:00Z">
        <w:r>
          <w:rPr>
            <w:rStyle w:val="VerbatimChar"/>
          </w:rPr>
          <w:delText xml:space="preserve">svd()</w:delText>
        </w:r>
      </w:del>
      <w:del w:id="2757" w:author="PR Preview" w:date="2026-01-01T00:00:00Z">
        <w:r>
          <w:delText xml:space="preserve">,</w:delText>
        </w:r>
      </w:del>
      <w:del w:id="2758" w:author="PR Preview" w:date="2026-01-01T00:00:00Z">
        <w:r>
          <w:delText xml:space="preserve"> </w:delText>
        </w:r>
      </w:del>
      <w:del w:id="2759" w:author="PR Preview" w:date="2026-01-01T00:00:00Z">
        <w:r>
          <w:delText xml:space="preserve">also count</w:delText>
        </w:r>
      </w:del>
      <w:del w:id="2760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del w:id="2761" w:author="PR Preview" w:date="2026-01-01T00:00:00Z">
        <w:r>
          <w:delText xml:space="preserve"> </w:delText>
        </w:r>
      </w:del>
      <w:del w:id="2762" w:author="PR Preview" w:date="2026-01-01T00:00:00Z">
        <w:r>
          <w:delText xml:space="preserve">singular values equal to</w:delText>
        </w:r>
      </w:del>
      <w:del w:id="2763" w:author="PR Preview" w:date="2026-01-01T00:00:00Z">
        <w:r>
          <w:delText xml:space="preserve"> </w:delText>
        </w:r>
      </w:del>
      <m:oMath>
        <m:r>
          <m:t>0</m:t>
        </m:r>
      </m:oMath>
      <w:del w:id="2764" w:author="PR Preview" w:date="2026-01-01T00:00:00Z">
        <w:r>
          <w:delText xml:space="preserve">,</w:delText>
        </w:r>
      </w:del>
      <w:del w:id="2765" w:author="PR Preview" w:date="2026-01-01T00:00:00Z">
        <w:r>
          <w:delText xml:space="preserve"> </w:delText>
        </w:r>
      </w:del>
      <w:del w:id="2766" w:author="PR Preview" w:date="2026-01-01T00:00:00Z">
        <w:r>
          <w:delText xml:space="preserve">so that every</w:delText>
        </w:r>
      </w:del>
      <w:del w:id="276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2768" w:author="PR Preview" w:date="2026-01-01T00:00:00Z">
        <w:r>
          <w:delText xml:space="preserve"> </w:delText>
        </w:r>
      </w:del>
      <w:del w:id="2769" w:author="PR Preview" w:date="2026-01-01T00:00:00Z">
        <w:r>
          <w:delText xml:space="preserve">matrix has</w:delText>
        </w:r>
      </w:del>
      <w:del w:id="2770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del w:id="2771" w:author="PR Preview" w:date="2026-01-01T00:00:00Z">
        <w:r>
          <w:delText xml:space="preserve"> </w:delText>
        </w:r>
      </w:del>
      <w:del w:id="2772" w:author="PR Preview" w:date="2026-01-01T00:00:00Z">
        <w:r>
          <w:delText xml:space="preserve">singular values.</w:delText>
        </w:r>
      </w:del>
    </w:p>
    <w:p>
      <w:pPr>
        <w:pStyle w:val="BodyText"/>
      </w:pPr>
      <w:ins w:id="2773" w:author="PR Preview" w:date="2026-01-01T00:00:00Z">
        <w:r>
          <w:rPr>
            <w:i/>
            <w:iCs/>
          </w:rPr>
          <w:t xml:space="preserve">Remark 17</w:t>
        </w:r>
      </w:ins>
      <w:ins w:id="2774" w:author="PR Preview" w:date="2026-01-01T00:00:00Z">
        <w:r>
          <w:t xml:space="preserve"> (Counting zero singular values). </w:t>
        </w:r>
      </w:ins>
      <w:ins w:id="2775" w:author="PR Preview" w:date="2026-01-01T00:00:00Z">
        <w:r>
          <w:t xml:space="preserve">Some texts, and R’s</w:t>
        </w:r>
      </w:ins>
      <w:ins w:id="2776" w:author="PR Preview" w:date="2026-01-01T00:00:00Z">
        <w:r>
          <w:t xml:space="preserve"> </w:t>
        </w:r>
      </w:ins>
      <w:ins w:id="2777" w:author="PR Preview" w:date="2026-01-01T00:00:00Z">
        <w:r>
          <w:rPr>
            <w:rStyle w:val="VerbatimChar"/>
          </w:rPr>
          <w:t xml:space="preserve">svd()</w:t>
        </w:r>
      </w:ins>
      <w:ins w:id="2778" w:author="PR Preview" w:date="2026-01-01T00:00:00Z">
        <w:r>
          <w:t xml:space="preserve">,</w:t>
        </w:r>
      </w:ins>
      <w:ins w:id="2779" w:author="PR Preview" w:date="2026-01-01T00:00:00Z">
        <w:r>
          <w:t xml:space="preserve"> </w:t>
        </w:r>
      </w:ins>
      <w:ins w:id="2780" w:author="PR Preview" w:date="2026-01-01T00:00:00Z">
        <w:r>
          <w:t xml:space="preserve">also count</w:t>
        </w:r>
      </w:ins>
      <w:ins w:id="2781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ins w:id="2782" w:author="PR Preview" w:date="2026-01-01T00:00:00Z">
        <w:r>
          <w:t xml:space="preserve"> </w:t>
        </w:r>
      </w:ins>
      <w:ins w:id="2783" w:author="PR Preview" w:date="2026-01-01T00:00:00Z">
        <w:r>
          <w:t xml:space="preserve">singular values equal to</w:t>
        </w:r>
      </w:ins>
      <w:ins w:id="2784" w:author="PR Preview" w:date="2026-01-01T00:00:00Z">
        <w:r>
          <w:t xml:space="preserve"> </w:t>
        </w:r>
      </w:ins>
      <m:oMath>
        <m:r>
          <m:t>0</m:t>
        </m:r>
      </m:oMath>
      <w:ins w:id="2785" w:author="PR Preview" w:date="2026-01-01T00:00:00Z">
        <w:r>
          <w:t xml:space="preserve">,</w:t>
        </w:r>
      </w:ins>
      <w:ins w:id="2786" w:author="PR Preview" w:date="2026-01-01T00:00:00Z">
        <w:r>
          <w:t xml:space="preserve"> </w:t>
        </w:r>
      </w:ins>
      <w:ins w:id="2787" w:author="PR Preview" w:date="2026-01-01T00:00:00Z">
        <w:r>
          <w:t xml:space="preserve">so that every</w:t>
        </w:r>
      </w:ins>
      <w:ins w:id="278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2789" w:author="PR Preview" w:date="2026-01-01T00:00:00Z">
        <w:r>
          <w:t xml:space="preserve"> </w:t>
        </w:r>
      </w:ins>
      <w:ins w:id="2790" w:author="PR Preview" w:date="2026-01-01T00:00:00Z">
        <w:r>
          <w:t xml:space="preserve">matrix has</w:t>
        </w:r>
      </w:ins>
      <w:ins w:id="2791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ins w:id="2792" w:author="PR Preview" w:date="2026-01-01T00:00:00Z">
        <w:r>
          <w:t xml:space="preserve"> </w:t>
        </w:r>
      </w:ins>
      <w:ins w:id="2793" w:author="PR Preview" w:date="2026-01-01T00:00:00Z">
        <w:r>
          <w:t xml:space="preserve">singular values.</w:t>
        </w:r>
      </w:ins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del w:id="2794" w:author="PR Preview" w:date="2026-01-01T00:00:00Z">
        <w:r>
          <w:rPr>
            <w:b/>
            <w:bCs/>
          </w:rPr>
          <w:delText xml:space="preserve">Theorem 13 (An SVD gives an eigendecomposition of</w:delText>
        </w:r>
      </w:del>
      <w:del w:id="2795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2796" w:author="PR Preview" w:date="2026-01-01T00:00:00Z">
        <w:r>
          <w:rPr>
            <w:b/>
            <w:bCs/>
          </w:rPr>
          <w:delText xml:space="preserve">)</w:delText>
        </w:r>
      </w:del>
      <w:del w:id="2797" w:author="PR Preview" w:date="2026-01-01T00:00:00Z">
        <w:r>
          <w:delText xml:space="preserve"> </w:delText>
        </w:r>
      </w:del>
      <w:del w:id="2798" w:author="PR Preview" w:date="2026-01-01T00:00:00Z">
        <w:r>
          <w:delText xml:space="preserve">Let</w:delText>
        </w:r>
      </w:del>
      <w:del w:id="279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800" w:author="PR Preview" w:date="2026-01-01T00:00:00Z">
        <w:r>
          <w:delText xml:space="preserve"> </w:delText>
        </w:r>
      </w:del>
      <w:del w:id="2801" w:author="PR Preview" w:date="2026-01-01T00:00:00Z">
        <w:r>
          <w:delText xml:space="preserve">be a singular value decomposition (</w:delText>
        </w:r>
      </w:del>
      <w:hyperlink w:anchor="def-svd">
        <w:del w:id="2802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2803" w:author="PR Preview" w:date="2026-01-01T00:00:00Z">
        <w:r>
          <w:delText xml:space="preserve">) of an</w:delText>
        </w:r>
      </w:del>
      <w:del w:id="280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2805" w:author="PR Preview" w:date="2026-01-01T00:00:00Z">
        <w:r>
          <w:delText xml:space="preserve"> </w:delText>
        </w:r>
      </w:del>
      <w:del w:id="2806" w:author="PR Preview" w:date="2026-01-01T00:00:00Z">
        <w:r>
          <w:delText xml:space="preserve">matrix</w:delText>
        </w:r>
      </w:del>
      <w:del w:id="280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808" w:author="PR Preview" w:date="2026-01-01T00:00:00Z">
        <w:r>
          <w:delText xml:space="preserve"> </w:delText>
        </w:r>
      </w:del>
      <w:del w:id="2809" w:author="PR Preview" w:date="2026-01-01T00:00:00Z">
        <w:r>
          <w:delText xml:space="preserve">with singular values</w:delText>
        </w:r>
      </w:del>
      <w:del w:id="2810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del w:id="2811" w:author="PR Preview" w:date="2026-01-01T00:00:00Z">
        <w:r>
          <w:delText xml:space="preserve">.</w:delText>
        </w:r>
      </w:del>
      <w:del w:id="2812" w:author="PR Preview" w:date="2026-01-01T00:00:00Z">
        <w:r>
          <w:delText xml:space="preserve"> </w:delText>
        </w:r>
      </w:del>
      <w:del w:id="2813" w:author="PR Preview" w:date="2026-01-01T00:00:00Z">
        <w:r>
          <w:delText xml:space="preserve">Then</w:delText>
        </w:r>
      </w:del>
      <w:del w:id="281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2815" w:author="PR Preview" w:date="2026-01-01T00:00:00Z">
        <w:r>
          <w:delText xml:space="preserve"> </w:delText>
        </w:r>
      </w:del>
      <w:del w:id="2816" w:author="PR Preview" w:date="2026-01-01T00:00:00Z">
        <w:r>
          <w:delText xml:space="preserve">is symmetric (</w:delText>
        </w:r>
      </w:del>
      <w:hyperlink w:anchor="def-symmetric-matrix">
        <w:del w:id="2817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818" w:author="PR Preview" w:date="2026-01-01T00:00:00Z">
        <w:r>
          <w:delText xml:space="preserve">), and</w:delText>
        </w:r>
      </w:del>
    </w:p>
    <w:p>
      <w:pPr>
        <w:pStyle w:val="BodyText"/>
      </w:pPr>
      <w:ins w:id="2819" w:author="PR Preview" w:date="2026-01-01T00:00:00Z">
        <w:r>
          <w:rPr>
            <w:b/>
            <w:bCs/>
          </w:rPr>
          <w:t xml:space="preserve">Theorem 14 (An SVD gives an eigendecomposition of</w:t>
        </w:r>
      </w:ins>
      <w:ins w:id="2820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2821" w:author="PR Preview" w:date="2026-01-01T00:00:00Z">
        <w:r>
          <w:rPr>
            <w:b/>
            <w:bCs/>
          </w:rPr>
          <w:t xml:space="preserve">)</w:t>
        </w:r>
      </w:ins>
      <w:ins w:id="2822" w:author="PR Preview" w:date="2026-01-01T00:00:00Z">
        <w:r>
          <w:t xml:space="preserve"> </w:t>
        </w:r>
      </w:ins>
      <w:ins w:id="2823" w:author="PR Preview" w:date="2026-01-01T00:00:00Z">
        <w:r>
          <w:t xml:space="preserve">Let</w:t>
        </w:r>
      </w:ins>
      <w:ins w:id="282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825" w:author="PR Preview" w:date="2026-01-01T00:00:00Z">
        <w:r>
          <w:t xml:space="preserve"> </w:t>
        </w:r>
      </w:ins>
      <w:ins w:id="2826" w:author="PR Preview" w:date="2026-01-01T00:00:00Z">
        <w:r>
          <w:t xml:space="preserve">be a singular value decomposition (</w:t>
        </w:r>
      </w:ins>
      <w:hyperlink w:anchor="def-svd">
        <w:ins w:id="2827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2828" w:author="PR Preview" w:date="2026-01-01T00:00:00Z">
        <w:r>
          <w:t xml:space="preserve">) of an</w:t>
        </w:r>
      </w:ins>
      <w:ins w:id="282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2830" w:author="PR Preview" w:date="2026-01-01T00:00:00Z">
        <w:r>
          <w:t xml:space="preserve"> </w:t>
        </w:r>
      </w:ins>
      <w:ins w:id="2831" w:author="PR Preview" w:date="2026-01-01T00:00:00Z">
        <w:r>
          <w:t xml:space="preserve">matrix</w:t>
        </w:r>
      </w:ins>
      <w:ins w:id="283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833" w:author="PR Preview" w:date="2026-01-01T00:00:00Z">
        <w:r>
          <w:t xml:space="preserve"> </w:t>
        </w:r>
      </w:ins>
      <w:ins w:id="2834" w:author="PR Preview" w:date="2026-01-01T00:00:00Z">
        <w:r>
          <w:t xml:space="preserve">with singular values</w:t>
        </w:r>
      </w:ins>
      <w:ins w:id="2835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ins w:id="2836" w:author="PR Preview" w:date="2026-01-01T00:00:00Z">
        <w:r>
          <w:t xml:space="preserve">.</w:t>
        </w:r>
      </w:ins>
      <w:ins w:id="2837" w:author="PR Preview" w:date="2026-01-01T00:00:00Z">
        <w:r>
          <w:t xml:space="preserve"> </w:t>
        </w:r>
      </w:ins>
      <w:ins w:id="2838" w:author="PR Preview" w:date="2026-01-01T00:00:00Z">
        <w:r>
          <w:t xml:space="preserve">Then</w:t>
        </w:r>
      </w:ins>
      <w:ins w:id="283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2840" w:author="PR Preview" w:date="2026-01-01T00:00:00Z">
        <w:r>
          <w:t xml:space="preserve"> </w:t>
        </w:r>
      </w:ins>
      <w:ins w:id="2841" w:author="PR Preview" w:date="2026-01-01T00:00:00Z">
        <w:r>
          <w:t xml:space="preserve">is symmetric (</w:t>
        </w:r>
      </w:ins>
      <w:hyperlink w:anchor="def-symmetric-matrix">
        <w:ins w:id="2842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843" w:author="PR Preview" w:date="2026-01-01T00:00:00Z">
        <w:r>
          <w:t xml:space="preserve">), and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del w:id="2844" w:author="PR Preview" w:date="2026-01-01T00:00:00Z">
        <w:r>
          <w:rPr>
            <w:b/>
            <w:bCs/>
          </w:rPr>
          <w:delText xml:space="preserve">The eigenvectors.</w:delText>
        </w:r>
      </w:del>
      <w:del w:id="2845" w:author="PR Preview" w:date="2026-01-01T00:00:00Z">
        <w:r>
          <w:delText xml:space="preserve"> </w:delText>
        </w:r>
      </w:del>
      <w:del w:id="2846" w:author="PR Preview" w:date="2026-01-01T00:00:00Z">
        <w:r>
          <w:delText xml:space="preserve">Write</w:delText>
        </w:r>
      </w:del>
      <w:del w:id="284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2848" w:author="PR Preview" w:date="2026-01-01T00:00:00Z">
        <w:r>
          <w:delText xml:space="preserve"> </w:delText>
        </w:r>
      </w:del>
      <w:del w:id="2849" w:author="PR Preview" w:date="2026-01-01T00:00:00Z">
        <w:r>
          <w:delText xml:space="preserve">for column</w:delText>
        </w:r>
      </w:del>
      <w:del w:id="2850" w:author="PR Preview" w:date="2026-01-01T00:00:00Z">
        <w:r>
          <w:delText xml:space="preserve"> </w:delText>
        </w:r>
      </w:del>
      <m:oMath>
        <m:r>
          <m:t>i</m:t>
        </m:r>
      </m:oMath>
      <w:del w:id="2851" w:author="PR Preview" w:date="2026-01-01T00:00:00Z">
        <w:r>
          <w:delText xml:space="preserve"> </w:delText>
        </w:r>
      </w:del>
      <w:del w:id="2852" w:author="PR Preview" w:date="2026-01-01T00:00:00Z">
        <w:r>
          <w:delText xml:space="preserve">of</w:delText>
        </w:r>
      </w:del>
      <w:del w:id="2853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2854" w:author="PR Preview" w:date="2026-01-01T00:00:00Z">
        <w:r>
          <w:delText xml:space="preserve">,</w:delText>
        </w:r>
      </w:del>
      <w:del w:id="2855" w:author="PR Preview" w:date="2026-01-01T00:00:00Z">
        <w:r>
          <w:delText xml:space="preserve"> </w:delText>
        </w:r>
      </w:del>
      <w:del w:id="2856" w:author="PR Preview" w:date="2026-01-01T00:00:00Z">
        <w:r>
          <w:delText xml:space="preserve">and</w:delText>
        </w:r>
      </w:del>
      <w:del w:id="285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2858" w:author="PR Preview" w:date="2026-01-01T00:00:00Z">
        <w:r>
          <w:delText xml:space="preserve"> </w:delText>
        </w:r>
      </w:del>
      <w:del w:id="2859" w:author="PR Preview" w:date="2026-01-01T00:00:00Z">
        <w:r>
          <w:delText xml:space="preserve">for the indicator vector (</w:delText>
        </w:r>
      </w:del>
      <w:hyperlink r:id="rId123">
        <w:del w:id="2860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2861" w:author="PR Preview" w:date="2026-01-01T00:00:00Z">
        <w:r>
          <w:delText xml:space="preserve">) of length</w:delText>
        </w:r>
      </w:del>
      <w:del w:id="2862" w:author="PR Preview" w:date="2026-01-01T00:00:00Z">
        <w:r>
          <w:delText xml:space="preserve"> </w:delText>
        </w:r>
      </w:del>
      <m:oMath>
        <m:r>
          <m:t>p</m:t>
        </m:r>
      </m:oMath>
      <w:del w:id="2863" w:author="PR Preview" w:date="2026-01-01T00:00:00Z">
        <w:r>
          <w:delText xml:space="preserve">.</w:delText>
        </w:r>
      </w:del>
      <w:del w:id="2864" w:author="PR Preview" w:date="2026-01-01T00:00:00Z">
        <w:r>
          <w:delText xml:space="preserve"> </w:delText>
        </w:r>
      </w:del>
      <w:del w:id="2865" w:author="PR Preview" w:date="2026-01-01T00:00:00Z">
        <w:r>
          <w:delText xml:space="preserve">Column</w:delText>
        </w:r>
      </w:del>
      <w:del w:id="2866" w:author="PR Preview" w:date="2026-01-01T00:00:00Z">
        <w:r>
          <w:delText xml:space="preserve"> </w:delText>
        </w:r>
      </w:del>
      <m:oMath>
        <m:r>
          <m:t>i</m:t>
        </m:r>
      </m:oMath>
      <w:del w:id="2867" w:author="PR Preview" w:date="2026-01-01T00:00:00Z">
        <w:r>
          <w:delText xml:space="preserve"> </w:delText>
        </w:r>
      </w:del>
      <w:del w:id="2868" w:author="PR Preview" w:date="2026-01-01T00:00:00Z">
        <w:r>
          <w:delText xml:space="preserve">of</w:delText>
        </w:r>
      </w:del>
      <w:del w:id="286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2870" w:author="PR Preview" w:date="2026-01-01T00:00:00Z">
        <w:r>
          <w:delText xml:space="preserve"> </w:delText>
        </w:r>
      </w:del>
      <w:del w:id="2871" w:author="PR Preview" w:date="2026-01-01T00:00:00Z">
        <w:r>
          <w:delText xml:space="preserve">says</w:delText>
        </w:r>
      </w:del>
      <w:del w:id="287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2873" w:author="PR Preview" w:date="2026-01-01T00:00:00Z">
        <w:r>
          <w:delText xml:space="preserve">.</w:delText>
        </w:r>
      </w:del>
      <w:del w:id="2874" w:author="PR Preview" w:date="2026-01-01T00:00:00Z">
        <w:r>
          <w:delText xml:space="preserve"> </w:delText>
        </w:r>
      </w:del>
      <w:del w:id="2875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876" w:author="PR Preview" w:date="2026-01-01T00:00:00Z">
        <w:r>
          <w:delText xml:space="preserve">and</w:delText>
        </w:r>
      </w:del>
      <w:del w:id="287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78" w:author="PR Preview" w:date="2026-01-01T00:00:00Z">
        <w:r>
          <w:delText xml:space="preserve"> </w:delText>
        </w:r>
      </w:del>
      <w:del w:id="2879" w:author="PR Preview" w:date="2026-01-01T00:00:00Z">
        <w:r>
          <w:delText xml:space="preserve">because it has norm</w:delText>
        </w:r>
      </w:del>
      <w:del w:id="2880" w:author="PR Preview" w:date="2026-01-01T00:00:00Z">
        <w:r>
          <w:delText xml:space="preserve"> </w:delText>
        </w:r>
      </w:del>
      <m:oMath>
        <m:r>
          <m:t>1</m:t>
        </m:r>
      </m:oMath>
      <w:del w:id="2881" w:author="PR Preview" w:date="2026-01-01T00:00:00Z">
        <w:r>
          <w:delText xml:space="preserve">.</w:delText>
        </w:r>
      </w:del>
    </w:p>
    <w:p>
      <w:pPr>
        <w:pStyle w:val="BodyText"/>
      </w:pPr>
      <w:del w:id="2882" w:author="PR Preview" w:date="2026-01-01T00:00:00Z">
        <w:r>
          <w:rPr>
            <w:b/>
            <w:bCs/>
          </w:rPr>
          <w:delText xml:space="preserve">Example 26 (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2883" w:author="PR Preview" w:date="2026-01-01T00:00:00Z">
        <w:r>
          <w:rPr>
            <w:b/>
            <w:bCs/>
          </w:rPr>
          <w:delText xml:space="preserve"> </w:delText>
        </w:r>
      </w:del>
      <w:del w:id="2884" w:author="PR Preview" w:date="2026-01-01T00:00:00Z">
        <w:r>
          <w:rPr>
            <w:b/>
            <w:bCs/>
          </w:rPr>
          <w:delText xml:space="preserve">for the matrix of the SVD example)</w:delText>
        </w:r>
      </w:del>
      <w:del w:id="2885" w:author="PR Preview" w:date="2026-01-01T00:00:00Z">
        <w:r>
          <w:delText xml:space="preserve"> </w:delText>
        </w:r>
      </w:del>
      <w:del w:id="2886" w:author="PR Preview" w:date="2026-01-01T00:00:00Z">
        <w:r>
          <w:delText xml:space="preserve">For</w:delText>
        </w:r>
      </w:del>
      <w:del w:id="288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888" w:author="PR Preview" w:date="2026-01-01T00:00:00Z">
        <w:r>
          <w:delText xml:space="preserve"> </w:delText>
        </w:r>
      </w:del>
      <w:del w:id="2889" w:author="PR Preview" w:date="2026-01-01T00:00:00Z">
        <w:r>
          <w:delText xml:space="preserve">in</w:delText>
        </w:r>
      </w:del>
      <w:del w:id="2890" w:author="PR Preview" w:date="2026-01-01T00:00:00Z">
        <w:r>
          <w:delText xml:space="preserve"> </w:delText>
        </w:r>
      </w:del>
      <w:hyperlink w:anchor="exm-svd">
        <w:del w:id="2891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289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del w:id="2893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2894" w:author="PR Preview" w:date="2026-01-01T00:00:00Z">
        <w:r>
          <w:delText xml:space="preserve"> </w:delText>
        </w:r>
      </w:del>
      <w:del w:id="2895" w:author="PR Preview" w:date="2026-01-01T00:00:00Z">
        <w:r>
          <w:delText xml:space="preserve">says its eigenvalues are</w:delText>
        </w:r>
      </w:del>
      <w:del w:id="2896" w:author="PR Preview" w:date="2026-01-01T00:00:00Z">
        <w:r>
          <w:delText xml:space="preserve"> </w:delText>
        </w:r>
      </w:del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del w:id="2897" w:author="PR Preview" w:date="2026-01-01T00:00:00Z">
        <w:r>
          <w:delText xml:space="preserve"> </w:delText>
        </w:r>
      </w:del>
      <w:del w:id="2898" w:author="PR Preview" w:date="2026-01-01T00:00:00Z">
        <w:r>
          <w:delText xml:space="preserve">and</w:delText>
        </w:r>
      </w:del>
      <w:del w:id="2899" w:author="PR Preview" w:date="2026-01-01T00:00:00Z">
        <w:r>
          <w:delText xml:space="preserve"> </w:delText>
        </w:r>
      </w:del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del w:id="2900" w:author="PR Preview" w:date="2026-01-01T00:00:00Z">
        <w:r>
          <w:delText xml:space="preserve">,</w:delText>
        </w:r>
      </w:del>
      <w:del w:id="2901" w:author="PR Preview" w:date="2026-01-01T00:00:00Z">
        <w:r>
          <w:delText xml:space="preserve"> </w:delText>
        </w:r>
      </w:del>
      <w:del w:id="2902" w:author="PR Preview" w:date="2026-01-01T00:00:00Z">
        <w:r>
          <w:delText xml:space="preserve">with the columns of</w:delText>
        </w:r>
      </w:del>
      <w:del w:id="2903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2904" w:author="PR Preview" w:date="2026-01-01T00:00:00Z">
        <w:r>
          <w:delText xml:space="preserve"> </w:delText>
        </w:r>
      </w:del>
      <w:del w:id="2905" w:author="PR Preview" w:date="2026-01-01T00:00:00Z">
        <w:r>
          <w:delText xml:space="preserve">as eigenvectors.</w:delText>
        </w:r>
      </w:del>
      <w:del w:id="2906" w:author="PR Preview" w:date="2026-01-01T00:00:00Z">
        <w:r>
          <w:delText xml:space="preserve"> </w:delText>
        </w:r>
      </w:del>
      <w:del w:id="2907" w:author="PR Preview" w:date="2026-01-01T00:00:00Z">
        <w:r>
          <w:delText xml:space="preserve">Checking the first column, up to its factor</w:delText>
        </w:r>
      </w:del>
      <w:del w:id="290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2909" w:author="PR Preview" w:date="2026-01-01T00:00:00Z">
        <w:r>
          <w:delText xml:space="preserve">:</w:delText>
        </w:r>
      </w:del>
    </w:p>
    <w:p>
      <w:pPr>
        <w:pStyle w:val="BodyText"/>
      </w:pPr>
      <w:ins w:id="2910" w:author="PR Preview" w:date="2026-01-01T00:00:00Z">
        <w:r>
          <w:rPr>
            <w:b/>
            <w:bCs/>
          </w:rPr>
          <w:t xml:space="preserve">The eigenvectors.</w:t>
        </w:r>
      </w:ins>
      <w:ins w:id="2911" w:author="PR Preview" w:date="2026-01-01T00:00:00Z">
        <w:r>
          <w:t xml:space="preserve"> </w:t>
        </w:r>
      </w:ins>
      <w:ins w:id="2912" w:author="PR Preview" w:date="2026-01-01T00:00:00Z">
        <w:r>
          <w:t xml:space="preserve">Write</w:t>
        </w:r>
      </w:ins>
      <w:ins w:id="2913" w:author="PR Preview" w:date="2026-01-01T00:00:00Z">
        <w:r>
          <w:t xml:space="preserve"> </w:t>
        </w:r>
      </w:ins>
      <w:ins w:id="2914" w:author="PR Preview" w:date="2026-01-01T00:00:00Z">
        <w:r>
          <w:t xml:space="preserve">$\mathord{\smash[b]{\underset{\raise.3ex\hbox{$\scriptstyle\sim$}}{v}}\vphantom{v}}_i$</w:t>
        </w:r>
      </w:ins>
      <w:ins w:id="2915" w:author="PR Preview" w:date="2026-01-01T00:00:00Z">
        <w:r>
          <w:t xml:space="preserve"> </w:t>
        </w:r>
      </w:ins>
      <w:ins w:id="2916" w:author="PR Preview" w:date="2026-01-01T00:00:00Z">
        <w:r>
          <w:t xml:space="preserve">for column</w:t>
        </w:r>
      </w:ins>
      <w:ins w:id="2917" w:author="PR Preview" w:date="2026-01-01T00:00:00Z">
        <w:r>
          <w:t xml:space="preserve"> </w:t>
        </w:r>
      </w:ins>
      <m:oMath>
        <m:r>
          <m:t>i</m:t>
        </m:r>
      </m:oMath>
      <w:ins w:id="2918" w:author="PR Preview" w:date="2026-01-01T00:00:00Z">
        <w:r>
          <w:t xml:space="preserve"> </w:t>
        </w:r>
      </w:ins>
      <w:ins w:id="2919" w:author="PR Preview" w:date="2026-01-01T00:00:00Z">
        <w:r>
          <w:t xml:space="preserve">of</w:t>
        </w:r>
      </w:ins>
      <w:ins w:id="2920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2921" w:author="PR Preview" w:date="2026-01-01T00:00:00Z">
        <w:r>
          <w:t xml:space="preserve">,</w:t>
        </w:r>
      </w:ins>
      <w:ins w:id="2922" w:author="PR Preview" w:date="2026-01-01T00:00:00Z">
        <w:r>
          <w:t xml:space="preserve"> </w:t>
        </w:r>
      </w:ins>
      <w:ins w:id="2923" w:author="PR Preview" w:date="2026-01-01T00:00:00Z">
        <w:r>
          <w:t xml:space="preserve">and</w:t>
        </w:r>
      </w:ins>
      <w:ins w:id="2924" w:author="PR Preview" w:date="2026-01-01T00:00:00Z">
        <w:r>
          <w:t xml:space="preserve"> </w:t>
        </w:r>
      </w:ins>
      <w:ins w:id="2925" w:author="PR Preview" w:date="2026-01-01T00:00:00Z">
        <w:r>
          <w:t xml:space="preserve">$\mathord{\smash[b]{\underset{\raise.3ex\hbox{$\scriptstyle\sim$}}{e}}\vphantom{e}}_i$</w:t>
        </w:r>
      </w:ins>
      <w:ins w:id="2926" w:author="PR Preview" w:date="2026-01-01T00:00:00Z">
        <w:r>
          <w:t xml:space="preserve"> </w:t>
        </w:r>
      </w:ins>
      <w:ins w:id="2927" w:author="PR Preview" w:date="2026-01-01T00:00:00Z">
        <w:r>
          <w:t xml:space="preserve">for the indicator vector (</w:t>
        </w:r>
      </w:ins>
      <w:hyperlink r:id="rId123">
        <w:ins w:id="2928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2929" w:author="PR Preview" w:date="2026-01-01T00:00:00Z">
        <w:r>
          <w:t xml:space="preserve">) of length</w:t>
        </w:r>
      </w:ins>
      <w:ins w:id="2930" w:author="PR Preview" w:date="2026-01-01T00:00:00Z">
        <w:r>
          <w:t xml:space="preserve"> </w:t>
        </w:r>
      </w:ins>
      <m:oMath>
        <m:r>
          <m:t>p</m:t>
        </m:r>
      </m:oMath>
      <w:ins w:id="2931" w:author="PR Preview" w:date="2026-01-01T00:00:00Z">
        <w:r>
          <w:t xml:space="preserve">.</w:t>
        </w:r>
      </w:ins>
      <w:ins w:id="2932" w:author="PR Preview" w:date="2026-01-01T00:00:00Z">
        <w:r>
          <w:t xml:space="preserve"> </w:t>
        </w:r>
      </w:ins>
      <w:ins w:id="2933" w:author="PR Preview" w:date="2026-01-01T00:00:00Z">
        <w:r>
          <w:t xml:space="preserve">Column</w:t>
        </w:r>
      </w:ins>
      <w:ins w:id="2934" w:author="PR Preview" w:date="2026-01-01T00:00:00Z">
        <w:r>
          <w:t xml:space="preserve"> </w:t>
        </w:r>
      </w:ins>
      <m:oMath>
        <m:r>
          <m:t>i</m:t>
        </m:r>
      </m:oMath>
      <w:ins w:id="2935" w:author="PR Preview" w:date="2026-01-01T00:00:00Z">
        <w:r>
          <w:t xml:space="preserve"> </w:t>
        </w:r>
      </w:ins>
      <w:ins w:id="2936" w:author="PR Preview" w:date="2026-01-01T00:00:00Z">
        <w:r>
          <w:t xml:space="preserve">of</w:t>
        </w:r>
      </w:ins>
      <w:ins w:id="293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938" w:author="PR Preview" w:date="2026-01-01T00:00:00Z">
        <w:r>
          <w:t xml:space="preserve"> </w:t>
        </w:r>
      </w:ins>
      <w:ins w:id="2939" w:author="PR Preview" w:date="2026-01-01T00:00:00Z">
        <w:r>
          <w:t xml:space="preserve">says</w:t>
        </w:r>
      </w:ins>
      <w:ins w:id="2940" w:author="PR Preview" w:date="2026-01-01T00:00:00Z">
        <w:r>
          <w:t xml:space="preserve"> </w:t>
        </w:r>
      </w:ins>
      <w:ins w:id="2941" w:author="PR Preview" w:date="2026-01-01T00:00:00Z">
        <w:r>
          <w:t xml:space="preserve">${\mathbf{V}}^{\top}\mathord{\smash[b]{\underset{\raise.3ex\hbox{$\scriptstyle\sim$}}{v}}\vphantom{v}}_i = \mathord{\smash[b]{\underset{\raise.3ex\hbox{$\scriptstyle\sim$}}{e}}\vphantom{e}}_i$</w:t>
        </w:r>
      </w:ins>
      <w:ins w:id="2942" w:author="PR Preview" w:date="2026-01-01T00:00:00Z">
        <w:r>
          <w:t xml:space="preserve">.</w:t>
        </w:r>
      </w:ins>
      <w:ins w:id="2943" w:author="PR Preview" w:date="2026-01-01T00:00:00Z">
        <w:r>
          <w:t xml:space="preserve"> </w:t>
        </w:r>
      </w:ins>
      <w:ins w:id="2944" w:author="PR Preview" w:date="2026-01-01T00:00:00Z">
        <w:r>
          <w:t xml:space="preserve">Then</w:t>
        </w:r>
      </w:ins>
    </w:p>
    <w:p>
      <w:pPr>
        <w:pStyle w:val="BodyText"/>
      </w:pPr>
      <w:ins w:id="2945" w:author="PR Preview" w:date="2026-01-01T00:00:00Z">
        <w:r>
  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  </w:r>
      </w:ins>
    </w:p>
    <w:p>
      <w:pPr>
        <w:pStyle w:val="FirstParagraph"/>
      </w:pPr>
      <w:ins w:id="2946" w:author="PR Preview" w:date="2026-01-01T00:00:00Z">
        <w:r>
          <w:t xml:space="preserve">and</w:t>
        </w:r>
      </w:ins>
      <w:ins w:id="2947" w:author="PR Preview" w:date="2026-01-01T00:00:00Z">
        <w:r>
          <w:t xml:space="preserve"> </w:t>
        </w:r>
      </w:ins>
      <w:ins w:id="2948" w:author="PR Preview" w:date="2026-01-01T00:00:00Z">
        <w:r>
          <w:t xml:space="preserve">$\mathord{\smash[b]{\underset{\raise.3ex\hbox{$\scriptstyle\sim$}}{v}}\vphantom{v}}_i \neq \mathord{\smash[b]{\underset{\raise.3ex\hbox{$\scriptstyle\sim$}}{0}}\vphantom{0}}$</w:t>
        </w:r>
      </w:ins>
      <w:ins w:id="2949" w:author="PR Preview" w:date="2026-01-01T00:00:00Z">
        <w:r>
          <w:t xml:space="preserve"> </w:t>
        </w:r>
      </w:ins>
      <w:ins w:id="2950" w:author="PR Preview" w:date="2026-01-01T00:00:00Z">
        <w:r>
          <w:t xml:space="preserve">because it has norm</w:t>
        </w:r>
      </w:ins>
      <w:ins w:id="2951" w:author="PR Preview" w:date="2026-01-01T00:00:00Z">
        <w:r>
          <w:t xml:space="preserve"> </w:t>
        </w:r>
      </w:ins>
      <m:oMath>
        <m:r>
          <m:t>1</m:t>
        </m:r>
      </m:oMath>
      <w:ins w:id="2952" w:author="PR Preview" w:date="2026-01-01T00:00:00Z">
        <w:r>
          <w:t xml:space="preserve">.</w:t>
        </w:r>
      </w:ins>
    </w:p>
    <w:bookmarkStart w:id="124" w:name="exm-svd-evd"/>
    <w:p>
      <w:pPr>
        <w:pStyle w:val="BodyText"/>
      </w:pPr>
      <w:ins w:id="2953" w:author="PR Preview" w:date="2026-01-01T00:00:00Z">
        <w:r>
          <w:rPr>
            <w:b/>
            <w:bCs/>
          </w:rPr>
          <w:t xml:space="preserve">Example 28 (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2954" w:author="PR Preview" w:date="2026-01-01T00:00:00Z">
        <w:r>
          <w:rPr>
            <w:b/>
            <w:bCs/>
          </w:rPr>
          <w:t xml:space="preserve"> </w:t>
        </w:r>
      </w:ins>
      <w:ins w:id="2955" w:author="PR Preview" w:date="2026-01-01T00:00:00Z">
        <w:r>
          <w:rPr>
            <w:b/>
            <w:bCs/>
          </w:rPr>
          <w:t xml:space="preserve">for the matrix of the SVD example)</w:t>
        </w:r>
      </w:ins>
      <w:ins w:id="2956" w:author="PR Preview" w:date="2026-01-01T00:00:00Z">
        <w:r>
          <w:t xml:space="preserve"> </w:t>
        </w:r>
      </w:ins>
      <w:ins w:id="2957" w:author="PR Preview" w:date="2026-01-01T00:00:00Z">
        <w:r>
          <w:t xml:space="preserve">For</w:t>
        </w:r>
      </w:ins>
      <w:ins w:id="295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959" w:author="PR Preview" w:date="2026-01-01T00:00:00Z">
        <w:r>
          <w:t xml:space="preserve"> </w:t>
        </w:r>
      </w:ins>
      <w:ins w:id="2960" w:author="PR Preview" w:date="2026-01-01T00:00:00Z">
        <w:r>
          <w:t xml:space="preserve">in</w:t>
        </w:r>
      </w:ins>
      <w:ins w:id="2961" w:author="PR Preview" w:date="2026-01-01T00:00:00Z">
        <w:r>
          <w:t xml:space="preserve"> </w:t>
        </w:r>
      </w:ins>
      <w:hyperlink w:anchor="exm-svd">
        <w:ins w:id="2962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296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ins w:id="2964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965" w:author="PR Preview" w:date="2026-01-01T00:00:00Z">
        <w:r>
          <w:t xml:space="preserve"> </w:t>
        </w:r>
      </w:ins>
      <w:ins w:id="2966" w:author="PR Preview" w:date="2026-01-01T00:00:00Z">
        <w:r>
          <w:t xml:space="preserve">says its eigenvalues are</w:t>
        </w:r>
      </w:ins>
      <w:ins w:id="2967" w:author="PR Preview" w:date="2026-01-01T00:00:00Z">
        <w:r>
          <w:t xml:space="preserve"> </w:t>
        </w:r>
      </w:ins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ins w:id="2968" w:author="PR Preview" w:date="2026-01-01T00:00:00Z">
        <w:r>
          <w:t xml:space="preserve"> </w:t>
        </w:r>
      </w:ins>
      <w:ins w:id="2969" w:author="PR Preview" w:date="2026-01-01T00:00:00Z">
        <w:r>
          <w:t xml:space="preserve">and</w:t>
        </w:r>
      </w:ins>
      <w:ins w:id="2970" w:author="PR Preview" w:date="2026-01-01T00:00:00Z">
        <w:r>
          <w:t xml:space="preserve"> </w:t>
        </w:r>
      </w:ins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ins w:id="2971" w:author="PR Preview" w:date="2026-01-01T00:00:00Z">
        <w:r>
          <w:t xml:space="preserve">,</w:t>
        </w:r>
      </w:ins>
      <w:ins w:id="2972" w:author="PR Preview" w:date="2026-01-01T00:00:00Z">
        <w:r>
          <w:t xml:space="preserve"> </w:t>
        </w:r>
      </w:ins>
      <w:ins w:id="2973" w:author="PR Preview" w:date="2026-01-01T00:00:00Z">
        <w:r>
          <w:t xml:space="preserve">with the columns of</w:t>
        </w:r>
      </w:ins>
      <w:ins w:id="2974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2975" w:author="PR Preview" w:date="2026-01-01T00:00:00Z">
        <w:r>
          <w:t xml:space="preserve"> </w:t>
        </w:r>
      </w:ins>
      <w:ins w:id="2976" w:author="PR Preview" w:date="2026-01-01T00:00:00Z">
        <w:r>
          <w:t xml:space="preserve">as eigenvectors.</w:t>
        </w:r>
      </w:ins>
      <w:ins w:id="2977" w:author="PR Preview" w:date="2026-01-01T00:00:00Z">
        <w:r>
          <w:t xml:space="preserve"> </w:t>
        </w:r>
      </w:ins>
      <w:ins w:id="2978" w:author="PR Preview" w:date="2026-01-01T00:00:00Z">
        <w:r>
          <w:t xml:space="preserve">Checking the first column, up to its factor</w:t>
        </w:r>
      </w:ins>
      <w:ins w:id="297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98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del w:id="2981" w:author="PR Preview" w:date="2026-01-01T00:00:00Z">
        <w:r>
          <w:rPr>
            <w:i/>
            <w:iCs/>
          </w:rPr>
          <w:delText xml:space="preserve">Remark 17</w:delText>
        </w:r>
      </w:del>
      <w:del w:id="2982" w:author="PR Preview" w:date="2026-01-01T00:00:00Z">
        <w:r>
          <w:delText xml:space="preserve"> (Building an SVD from an eigendecomposition). </w:delText>
        </w:r>
      </w:del>
      <w:hyperlink w:anchor="thm-svd-evd">
        <w:del w:id="2983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2984" w:author="PR Preview" w:date="2026-01-01T00:00:00Z">
        <w:r>
          <w:delText xml:space="preserve"> </w:delText>
        </w:r>
      </w:del>
      <w:del w:id="2985" w:author="PR Preview" w:date="2026-01-01T00:00:00Z">
        <w:r>
          <w:delText xml:space="preserve">matches</w:delText>
        </w:r>
      </w:del>
      <w:del w:id="2986" w:author="PR Preview" w:date="2026-01-01T00:00:00Z">
        <w:r>
          <w:delText xml:space="preserve"> </w:delText>
        </w:r>
      </w:del>
      <w:del w:id="2987" w:author="PR Preview" w:date="2026-01-01T00:00:00Z">
        <w:r>
          <w:delText xml:space="preserve">Banerjee and Roy (2014, chap. 12, pp. 372-373)</w:delText>
        </w:r>
      </w:del>
      <w:del w:id="2988" w:author="PR Preview" w:date="2026-01-01T00:00:00Z">
        <w:r>
          <w:delText xml:space="preserve">,</w:delText>
        </w:r>
      </w:del>
      <w:del w:id="2989" w:author="PR Preview" w:date="2026-01-01T00:00:00Z">
        <w:r>
          <w:delText xml:space="preserve"> </w:delText>
        </w:r>
      </w:del>
      <w:del w:id="2990" w:author="PR Preview" w:date="2026-01-01T00:00:00Z">
        <w:r>
          <w:delText xml:space="preserve">which works in the other direction:</w:delText>
        </w:r>
      </w:del>
      <w:del w:id="2991" w:author="PR Preview" w:date="2026-01-01T00:00:00Z">
        <w:r>
          <w:delText xml:space="preserve"> </w:delText>
        </w:r>
      </w:del>
      <w:del w:id="2992" w:author="PR Preview" w:date="2026-01-01T00:00:00Z">
        <w:r>
          <w:delText xml:space="preserve">it constructs an SVD from a spectral decomposition of</w:delText>
        </w:r>
      </w:del>
      <w:del w:id="299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2994" w:author="PR Preview" w:date="2026-01-01T00:00:00Z">
        <w:r>
          <w:delText xml:space="preserve"> </w:delText>
        </w:r>
      </w:del>
      <w:del w:id="2995" w:author="PR Preview" w:date="2026-01-01T00:00:00Z">
        <w:r>
          <w:delText xml:space="preserve">and sets</w:delText>
        </w:r>
      </w:del>
      <w:del w:id="2996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del w:id="2997" w:author="PR Preview" w:date="2026-01-01T00:00:00Z">
        <w:r>
          <w:delText xml:space="preserve">.</w:delText>
        </w:r>
      </w:del>
    </w:p>
    <w:p>
      <w:pPr>
        <w:pStyle w:val="BodyText"/>
      </w:pPr>
      <w:del w:id="2998" w:author="PR Preview" w:date="2026-01-01T00:00:00Z">
        <w:r>
          <w:delText xml:space="preserve">For example, in</w:delText>
        </w:r>
      </w:del>
      <w:del w:id="2999" w:author="PR Preview" w:date="2026-01-01T00:00:00Z">
        <w:r>
          <w:delText xml:space="preserve"> </w:delText>
        </w:r>
      </w:del>
      <w:hyperlink w:anchor="exm-svd-evd">
        <w:del w:id="3000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3001" w:author="PR Preview" w:date="2026-01-01T00:00:00Z">
        <w:r>
          <w:delText xml:space="preserve"> </w:delText>
        </w:r>
      </w:del>
      <w:del w:id="3002" w:author="PR Preview" w:date="2026-01-01T00:00:00Z">
        <w:r>
          <w:delText xml:space="preserve">the eigenvalues of</w:delText>
        </w:r>
      </w:del>
      <w:del w:id="300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3004" w:author="PR Preview" w:date="2026-01-01T00:00:00Z">
        <w:r>
          <w:delText xml:space="preserve"> </w:delText>
        </w:r>
      </w:del>
      <w:del w:id="3005" w:author="PR Preview" w:date="2026-01-01T00:00:00Z">
        <w:r>
          <w:delText xml:space="preserve">are</w:delText>
        </w:r>
      </w:del>
      <w:del w:id="3006" w:author="PR Preview" w:date="2026-01-01T00:00:00Z">
        <w:r>
          <w:delText xml:space="preserve"> </w:delText>
        </w:r>
      </w:del>
      <m:oMath>
        <m:r>
          <m:t>4</m:t>
        </m:r>
      </m:oMath>
      <w:del w:id="3007" w:author="PR Preview" w:date="2026-01-01T00:00:00Z">
        <w:r>
          <w:delText xml:space="preserve"> </w:delText>
        </w:r>
      </w:del>
      <w:del w:id="3008" w:author="PR Preview" w:date="2026-01-01T00:00:00Z">
        <w:r>
          <w:delText xml:space="preserve">and</w:delText>
        </w:r>
      </w:del>
      <w:del w:id="3009" w:author="PR Preview" w:date="2026-01-01T00:00:00Z">
        <w:r>
          <w:delText xml:space="preserve"> </w:delText>
        </w:r>
      </w:del>
      <m:oMath>
        <m:r>
          <m:t>2</m:t>
        </m:r>
      </m:oMath>
      <w:del w:id="3010" w:author="PR Preview" w:date="2026-01-01T00:00:00Z">
        <w:r>
          <w:delText xml:space="preserve">,</w:delText>
        </w:r>
      </w:del>
      <w:del w:id="3011" w:author="PR Preview" w:date="2026-01-01T00:00:00Z">
        <w:r>
          <w:delText xml:space="preserve"> </w:delText>
        </w:r>
      </w:del>
      <w:del w:id="3012" w:author="PR Preview" w:date="2026-01-01T00:00:00Z">
        <w:r>
          <w:delText xml:space="preserve">and</w:delText>
        </w:r>
      </w:del>
      <w:del w:id="3013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del w:id="3014" w:author="PR Preview" w:date="2026-01-01T00:00:00Z">
        <w:r>
          <w:delText xml:space="preserve"> </w:delText>
        </w:r>
      </w:del>
      <w:del w:id="3015" w:author="PR Preview" w:date="2026-01-01T00:00:00Z">
        <w:r>
          <w:delText xml:space="preserve">and</w:delText>
        </w:r>
      </w:del>
      <w:del w:id="3016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2</m:t>
            </m:r>
          </m:e>
        </m:rad>
      </m:oMath>
      <w:del w:id="3017" w:author="PR Preview" w:date="2026-01-01T00:00:00Z">
        <w:r>
          <w:delText xml:space="preserve"> </w:delText>
        </w:r>
      </w:del>
      <w:del w:id="3018" w:author="PR Preview" w:date="2026-01-01T00:00:00Z">
        <w:r>
          <w:delText xml:space="preserve">are the singular values</w:delText>
        </w:r>
      </w:del>
      <w:del w:id="3019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1</m:t>
            </m:r>
          </m:sub>
        </m:sSub>
      </m:oMath>
      <w:del w:id="3020" w:author="PR Preview" w:date="2026-01-01T00:00:00Z">
        <w:r>
          <w:delText xml:space="preserve"> </w:delText>
        </w:r>
      </w:del>
      <w:del w:id="3021" w:author="PR Preview" w:date="2026-01-01T00:00:00Z">
        <w:r>
          <w:delText xml:space="preserve">and</w:delText>
        </w:r>
      </w:del>
      <w:del w:id="3022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2</m:t>
            </m:r>
          </m:sub>
        </m:sSub>
      </m:oMath>
      <w:del w:id="3023" w:author="PR Preview" w:date="2026-01-01T00:00:00Z">
        <w:r>
          <w:delText xml:space="preserve"> </w:delText>
        </w:r>
      </w:del>
      <w:del w:id="3024" w:author="PR Preview" w:date="2026-01-01T00:00:00Z">
        <w:r>
          <w:delText xml:space="preserve">of</w:delText>
        </w:r>
      </w:del>
      <w:del w:id="302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026" w:author="PR Preview" w:date="2026-01-01T00:00:00Z">
        <w:r>
          <w:delText xml:space="preserve"> </w:delText>
        </w:r>
      </w:del>
      <w:del w:id="3027" w:author="PR Preview" w:date="2026-01-01T00:00:00Z">
        <w:r>
          <w:delText xml:space="preserve">from</w:delText>
        </w:r>
      </w:del>
      <w:del w:id="3028" w:author="PR Preview" w:date="2026-01-01T00:00:00Z">
        <w:r>
          <w:delText xml:space="preserve"> </w:delText>
        </w:r>
      </w:del>
      <w:hyperlink w:anchor="exm-svd">
        <w:del w:id="3029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3030" w:author="PR Preview" w:date="2026-01-01T00:00:00Z">
        <w:r>
          <w:delText xml:space="preserve">.</w:delText>
        </w:r>
      </w:del>
    </w:p>
    <w:p>
      <w:pPr>
        <w:pStyle w:val="FirstParagraph"/>
      </w:pPr>
      <w:ins w:id="3031" w:author="PR Preview" w:date="2026-01-01T00:00:00Z">
        <w:r>
          <w:rPr>
            <w:i/>
            <w:iCs/>
          </w:rPr>
          <w:t xml:space="preserve">Remark 18</w:t>
        </w:r>
      </w:ins>
      <w:ins w:id="3032" w:author="PR Preview" w:date="2026-01-01T00:00:00Z">
        <w:r>
          <w:t xml:space="preserve"> (Building an SVD from an eigendecomposition). </w:t>
        </w:r>
      </w:ins>
      <w:hyperlink w:anchor="thm-svd-evd">
        <w:ins w:id="3033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3034" w:author="PR Preview" w:date="2026-01-01T00:00:00Z">
        <w:r>
          <w:t xml:space="preserve"> </w:t>
        </w:r>
      </w:ins>
      <w:ins w:id="3035" w:author="PR Preview" w:date="2026-01-01T00:00:00Z">
        <w:r>
          <w:t xml:space="preserve">matches</w:t>
        </w:r>
      </w:ins>
      <w:ins w:id="3036" w:author="PR Preview" w:date="2026-01-01T00:00:00Z">
        <w:r>
          <w:t xml:space="preserve"> </w:t>
        </w:r>
      </w:ins>
      <w:ins w:id="3037" w:author="PR Preview" w:date="2026-01-01T00:00:00Z">
        <w:r>
          <w:t xml:space="preserve">Banerjee and Roy (2014, chap. 12, pp. 372-373)</w:t>
        </w:r>
      </w:ins>
      <w:ins w:id="3038" w:author="PR Preview" w:date="2026-01-01T00:00:00Z">
        <w:r>
          <w:t xml:space="preserve">,</w:t>
        </w:r>
      </w:ins>
      <w:ins w:id="3039" w:author="PR Preview" w:date="2026-01-01T00:00:00Z">
        <w:r>
          <w:t xml:space="preserve"> </w:t>
        </w:r>
      </w:ins>
      <w:ins w:id="3040" w:author="PR Preview" w:date="2026-01-01T00:00:00Z">
        <w:r>
          <w:t xml:space="preserve">which works in the other direction:</w:t>
        </w:r>
      </w:ins>
      <w:ins w:id="3041" w:author="PR Preview" w:date="2026-01-01T00:00:00Z">
        <w:r>
          <w:t xml:space="preserve"> </w:t>
        </w:r>
      </w:ins>
      <w:ins w:id="3042" w:author="PR Preview" w:date="2026-01-01T00:00:00Z">
        <w:r>
          <w:t xml:space="preserve">it constructs an SVD from a spectral decomposition of</w:t>
        </w:r>
      </w:ins>
      <w:ins w:id="304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3044" w:author="PR Preview" w:date="2026-01-01T00:00:00Z">
        <w:r>
          <w:t xml:space="preserve"> </w:t>
        </w:r>
      </w:ins>
      <w:ins w:id="3045" w:author="PR Preview" w:date="2026-01-01T00:00:00Z">
        <w:r>
          <w:t xml:space="preserve">and sets</w:t>
        </w:r>
      </w:ins>
      <w:ins w:id="3046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ins w:id="3047" w:author="PR Preview" w:date="2026-01-01T00:00:00Z">
        <w:r>
          <w:t xml:space="preserve">.</w:t>
        </w:r>
      </w:ins>
    </w:p>
    <w:p>
      <w:pPr>
        <w:pStyle w:val="BodyText"/>
      </w:pPr>
      <w:ins w:id="3048" w:author="PR Preview" w:date="2026-01-01T00:00:00Z">
        <w:r>
          <w:t xml:space="preserve">For example, in</w:t>
        </w:r>
      </w:ins>
      <w:ins w:id="3049" w:author="PR Preview" w:date="2026-01-01T00:00:00Z">
        <w:r>
          <w:t xml:space="preserve"> </w:t>
        </w:r>
      </w:ins>
      <w:hyperlink w:anchor="exm-svd-evd">
        <w:ins w:id="3050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3051" w:author="PR Preview" w:date="2026-01-01T00:00:00Z">
        <w:r>
          <w:t xml:space="preserve"> </w:t>
        </w:r>
      </w:ins>
      <w:ins w:id="3052" w:author="PR Preview" w:date="2026-01-01T00:00:00Z">
        <w:r>
          <w:t xml:space="preserve">the eigenvalues of</w:t>
        </w:r>
      </w:ins>
      <w:ins w:id="305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3054" w:author="PR Preview" w:date="2026-01-01T00:00:00Z">
        <w:r>
          <w:t xml:space="preserve"> </w:t>
        </w:r>
      </w:ins>
      <w:ins w:id="3055" w:author="PR Preview" w:date="2026-01-01T00:00:00Z">
        <w:r>
          <w:t xml:space="preserve">are</w:t>
        </w:r>
      </w:ins>
      <w:ins w:id="3056" w:author="PR Preview" w:date="2026-01-01T00:00:00Z">
        <w:r>
          <w:t xml:space="preserve"> </w:t>
        </w:r>
      </w:ins>
      <m:oMath>
        <m:r>
          <m:t>4</m:t>
        </m:r>
      </m:oMath>
      <w:ins w:id="3057" w:author="PR Preview" w:date="2026-01-01T00:00:00Z">
        <w:r>
          <w:t xml:space="preserve"> </w:t>
        </w:r>
      </w:ins>
      <w:ins w:id="3058" w:author="PR Preview" w:date="2026-01-01T00:00:00Z">
        <w:r>
          <w:t xml:space="preserve">and</w:t>
        </w:r>
      </w:ins>
      <w:ins w:id="3059" w:author="PR Preview" w:date="2026-01-01T00:00:00Z">
        <w:r>
          <w:t xml:space="preserve"> </w:t>
        </w:r>
      </w:ins>
      <m:oMath>
        <m:r>
          <m:t>2</m:t>
        </m:r>
      </m:oMath>
      <w:ins w:id="3060" w:author="PR Preview" w:date="2026-01-01T00:00:00Z">
        <w:r>
          <w:t xml:space="preserve">,</w:t>
        </w:r>
      </w:ins>
      <w:ins w:id="3061" w:author="PR Preview" w:date="2026-01-01T00:00:00Z">
        <w:r>
          <w:t xml:space="preserve"> </w:t>
        </w:r>
      </w:ins>
      <w:ins w:id="3062" w:author="PR Preview" w:date="2026-01-01T00:00:00Z">
        <w:r>
          <w:t xml:space="preserve">and</w:t>
        </w:r>
      </w:ins>
      <w:ins w:id="3063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ins w:id="3064" w:author="PR Preview" w:date="2026-01-01T00:00:00Z">
        <w:r>
          <w:t xml:space="preserve"> </w:t>
        </w:r>
      </w:ins>
      <w:ins w:id="3065" w:author="PR Preview" w:date="2026-01-01T00:00:00Z">
        <w:r>
          <w:t xml:space="preserve">and</w:t>
        </w:r>
      </w:ins>
      <w:ins w:id="3066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3067" w:author="PR Preview" w:date="2026-01-01T00:00:00Z">
        <w:r>
          <w:t xml:space="preserve"> </w:t>
        </w:r>
      </w:ins>
      <w:ins w:id="3068" w:author="PR Preview" w:date="2026-01-01T00:00:00Z">
        <w:r>
          <w:t xml:space="preserve">are the singular values</w:t>
        </w:r>
      </w:ins>
      <w:ins w:id="3069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</m:oMath>
      <w:ins w:id="3070" w:author="PR Preview" w:date="2026-01-01T00:00:00Z">
        <w:r>
          <w:t xml:space="preserve"> </w:t>
        </w:r>
      </w:ins>
      <w:ins w:id="3071" w:author="PR Preview" w:date="2026-01-01T00:00:00Z">
        <w:r>
          <w:t xml:space="preserve">and</w:t>
        </w:r>
      </w:ins>
      <w:ins w:id="3072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2</m:t>
            </m:r>
          </m:sub>
        </m:sSub>
      </m:oMath>
      <w:ins w:id="3073" w:author="PR Preview" w:date="2026-01-01T00:00:00Z">
        <w:r>
          <w:t xml:space="preserve"> </w:t>
        </w:r>
      </w:ins>
      <w:ins w:id="3074" w:author="PR Preview" w:date="2026-01-01T00:00:00Z">
        <w:r>
          <w:t xml:space="preserve">of</w:t>
        </w:r>
      </w:ins>
      <w:ins w:id="307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076" w:author="PR Preview" w:date="2026-01-01T00:00:00Z">
        <w:r>
          <w:t xml:space="preserve"> </w:t>
        </w:r>
      </w:ins>
      <w:ins w:id="3077" w:author="PR Preview" w:date="2026-01-01T00:00:00Z">
        <w:r>
          <w:t xml:space="preserve">from</w:t>
        </w:r>
      </w:ins>
      <w:ins w:id="3078" w:author="PR Preview" w:date="2026-01-01T00:00:00Z">
        <w:r>
          <w:t xml:space="preserve"> </w:t>
        </w:r>
      </w:ins>
      <w:hyperlink w:anchor="exm-svd">
        <w:ins w:id="3079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3080" w:author="PR Preview" w:date="2026-01-01T00:00:00Z">
        <w:r>
          <w:t xml:space="preserve">.</w:t>
        </w:r>
      </w:ins>
    </w:p>
    <w:bookmarkEnd w:id="125"/>
    <w:bookmarkEnd w:id="126"/>
    <w:bookmarkStart w:id="156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del w:id="3081" w:author="PR Preview" w:date="2026-01-01T00:00:00Z">
        <w:r>
          <w:delText xml:space="preserve">Every quadratic form (</w:delText>
        </w:r>
      </w:del>
      <w:hyperlink w:anchor="def-quadratic-form">
        <w:del w:id="3082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3083" w:author="PR Preview" w:date="2026-01-01T00:00:00Z">
        <w:r>
          <w:delText xml:space="preserve">) in</w:delText>
        </w:r>
      </w:del>
      <w:del w:id="308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085" w:author="PR Preview" w:date="2026-01-01T00:00:00Z">
        <w:r>
          <w:delText xml:space="preserve"> </w:delText>
        </w:r>
      </w:del>
      <w:del w:id="3086" w:author="PR Preview" w:date="2026-01-01T00:00:00Z">
        <w:r>
          <w:delText xml:space="preserve">is non-negative:</w:delText>
        </w:r>
      </w:del>
      <w:del w:id="3087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del w:id="3088" w:author="PR Preview" w:date="2026-01-01T00:00:00Z">
        <w:r>
          <w:delText xml:space="preserve"> </w:delText>
        </w:r>
      </w:del>
      <w:del w:id="3089" w:author="PR Preview" w:date="2026-01-01T00:00:00Z">
        <w:r>
          <w:delText xml:space="preserve">for every vector</w:delText>
        </w:r>
      </w:del>
      <w:del w:id="309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091" w:author="PR Preview" w:date="2026-01-01T00:00:00Z">
        <w:r>
          <w:delText xml:space="preserve"> </w:delText>
        </w:r>
      </w:del>
      <w:del w:id="3092" w:author="PR Preview" w:date="2026-01-01T00:00:00Z">
        <w:r>
          <w:delText xml:space="preserve">of length</w:delText>
        </w:r>
      </w:del>
      <w:del w:id="3093" w:author="PR Preview" w:date="2026-01-01T00:00:00Z">
        <w:r>
          <w:delText xml:space="preserve"> </w:delText>
        </w:r>
      </w:del>
      <m:oMath>
        <m:r>
          <m:t>p</m:t>
        </m:r>
      </m:oMath>
      <w:del w:id="3094" w:author="PR Preview" w:date="2026-01-01T00:00:00Z">
        <w:r>
          <w:delText xml:space="preserve">.</w:delText>
        </w:r>
      </w:del>
    </w:p>
    <w:p>
      <w:pPr>
        <w:pStyle w:val="FirstParagraph"/>
      </w:pPr>
      <w:del w:id="3095" w:author="PR Preview" w:date="2026-01-01T00:00:00Z">
        <w:r>
          <w:rPr>
            <w:b/>
            <w:bCs/>
          </w:rPr>
          <w:delText xml:space="preserve">Example 27 (A positive semidefinite matrix)</w:delText>
        </w:r>
      </w:del>
      <w:del w:id="3096" w:author="PR Preview" w:date="2026-01-01T00:00:00Z">
        <w:r>
          <w:delText xml:space="preserve"> </w:delText>
        </w:r>
      </w:del>
      <w:del w:id="3097" w:author="PR Preview" w:date="2026-01-01T00:00:00Z">
        <w:r>
          <w:delText xml:space="preserve">Let</w:delText>
        </w:r>
      </w:del>
      <w:del w:id="3098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3099" w:author="PR Preview" w:date="2026-01-01T00:00:00Z">
        <w:r>
          <w:delText xml:space="preserve">,</w:delText>
        </w:r>
      </w:del>
      <w:del w:id="3100" w:author="PR Preview" w:date="2026-01-01T00:00:00Z">
        <w:r>
          <w:delText xml:space="preserve"> </w:delText>
        </w:r>
      </w:del>
      <w:del w:id="3101" w:author="PR Preview" w:date="2026-01-01T00:00:00Z">
        <w:r>
          <w:delText xml:space="preserve">which is symmetric.</w:delText>
        </w:r>
      </w:del>
      <w:del w:id="3102" w:author="PR Preview" w:date="2026-01-01T00:00:00Z">
        <w:r>
          <w:delText xml:space="preserve"> </w:delText>
        </w:r>
      </w:del>
      <w:del w:id="3103" w:author="PR Preview" w:date="2026-01-01T00:00:00Z">
        <w:r>
          <w:delText xml:space="preserve">For any</w:delText>
        </w:r>
      </w:del>
      <w:del w:id="310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310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Compact"/>
        <w:numPr>
          <w:ilvl w:val="0"/>
          <w:numId w:val="1005"/>
        </w:numPr>
      </w:pPr>
      <w:ins w:id="3106" w:author="PR Preview" w:date="2026-01-01T00:00:00Z">
        <w:r>
          <w:t xml:space="preserve">Every quadratic form (</w:t>
        </w:r>
      </w:ins>
      <w:hyperlink w:anchor="def-quadratic-form">
        <w:ins w:id="3107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3108" w:author="PR Preview" w:date="2026-01-01T00:00:00Z">
        <w:r>
          <w:t xml:space="preserve">) in</w:t>
        </w:r>
      </w:ins>
      <w:ins w:id="310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110" w:author="PR Preview" w:date="2026-01-01T00:00:00Z">
        <w:r>
          <w:t xml:space="preserve"> </w:t>
        </w:r>
      </w:ins>
      <w:ins w:id="3111" w:author="PR Preview" w:date="2026-01-01T00:00:00Z">
        <w:r>
          <w:t xml:space="preserve">is non-negative:</w:t>
        </w:r>
      </w:ins>
      <w:ins w:id="3112" w:author="PR Preview" w:date="2026-01-01T00:00:00Z">
        <w:r>
          <w:t xml:space="preserve"> </w:t>
        </w:r>
      </w:ins>
      <w:ins w:id="3113" w:author="PR Preview" w:date="2026-01-01T00:00:00Z">
        <w:r>
          <w:t xml:space="preserve">${\mathord{\smash[b]{\underset{\raise.3ex\hbox{$\scriptstyle\sim$}}{x}}\vphantom{x}}}^{\top} \mathbf{A} \mathord{\smash[b]{\underset{\raise.3ex\hbox{$\scriptstyle\sim$}}{x}}\vphantom{x}} \ge 0$</w:t>
        </w:r>
      </w:ins>
      <w:ins w:id="3114" w:author="PR Preview" w:date="2026-01-01T00:00:00Z">
        <w:r>
          <w:t xml:space="preserve"> </w:t>
        </w:r>
      </w:ins>
      <w:ins w:id="3115" w:author="PR Preview" w:date="2026-01-01T00:00:00Z">
        <w:r>
          <w:t xml:space="preserve">for every vector</w:t>
        </w:r>
      </w:ins>
      <w:ins w:id="3116" w:author="PR Preview" w:date="2026-01-01T00:00:00Z">
        <w:r>
          <w:t xml:space="preserve"> </w:t>
        </w:r>
      </w:ins>
      <w:ins w:id="3117" w:author="PR Preview" w:date="2026-01-01T00:00:00Z">
        <w:r>
          <w:t xml:space="preserve">$\mathord{\smash[b]{\underset{\raise.3ex\hbox{$\scriptstyle\sim$}}{x}}\vphantom{x}}$</w:t>
        </w:r>
      </w:ins>
      <w:ins w:id="3118" w:author="PR Preview" w:date="2026-01-01T00:00:00Z">
        <w:r>
          <w:t xml:space="preserve"> </w:t>
        </w:r>
      </w:ins>
      <w:ins w:id="3119" w:author="PR Preview" w:date="2026-01-01T00:00:00Z">
        <w:r>
          <w:t xml:space="preserve">of length</w:t>
        </w:r>
      </w:ins>
      <w:ins w:id="3120" w:author="PR Preview" w:date="2026-01-01T00:00:00Z">
        <w:r>
          <w:t xml:space="preserve"> </w:t>
        </w:r>
      </w:ins>
      <m:oMath>
        <m:r>
          <m:t>p</m:t>
        </m:r>
      </m:oMath>
      <w:ins w:id="3121" w:author="PR Preview" w:date="2026-01-01T00:00:00Z">
        <w:r>
          <w:t xml:space="preserve">.</w:t>
        </w:r>
      </w:ins>
    </w:p>
    <w:bookmarkEnd w:id="127"/>
    <w:bookmarkStart w:id="128" w:name="exm-positive-semidefinite"/>
    <w:p>
      <w:pPr>
        <w:pStyle w:val="FirstParagraph"/>
      </w:pPr>
      <w:ins w:id="3122" w:author="PR Preview" w:date="2026-01-01T00:00:00Z">
        <w:r>
          <w:rPr>
            <w:b/>
            <w:bCs/>
          </w:rPr>
          <w:t xml:space="preserve">Example 29 (A positive semidefinite matrix)</w:t>
        </w:r>
      </w:ins>
      <w:ins w:id="3123" w:author="PR Preview" w:date="2026-01-01T00:00:00Z">
        <w:r>
          <w:t xml:space="preserve"> </w:t>
        </w:r>
      </w:ins>
      <w:ins w:id="3124" w:author="PR Preview" w:date="2026-01-01T00:00:00Z">
        <w:r>
          <w:t xml:space="preserve">Let</w:t>
        </w:r>
      </w:ins>
      <w:ins w:id="312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3126" w:author="PR Preview" w:date="2026-01-01T00:00:00Z">
        <w:r>
          <w:t xml:space="preserve">,</w:t>
        </w:r>
      </w:ins>
      <w:ins w:id="3127" w:author="PR Preview" w:date="2026-01-01T00:00:00Z">
        <w:r>
          <w:t xml:space="preserve"> </w:t>
        </w:r>
      </w:ins>
      <w:ins w:id="3128" w:author="PR Preview" w:date="2026-01-01T00:00:00Z">
        <w:r>
          <w:t xml:space="preserve">which is symmetric.</w:t>
        </w:r>
      </w:ins>
      <w:ins w:id="3129" w:author="PR Preview" w:date="2026-01-01T00:00:00Z">
        <w:r>
          <w:t xml:space="preserve"> </w:t>
        </w:r>
      </w:ins>
      <w:ins w:id="3130" w:author="PR Preview" w:date="2026-01-01T00:00:00Z">
        <w:r>
          <w:t xml:space="preserve">For any</w:t>
        </w:r>
      </w:ins>
      <w:ins w:id="3131" w:author="PR Preview" w:date="2026-01-01T00:00:00Z">
        <w:r>
          <w:t xml:space="preserve"> </w:t>
        </w:r>
      </w:ins>
      <w:ins w:id="3132" w:author="PR Preview" w:date="2026-01-01T00:00:00Z">
        <w:r>
          <w:t xml:space="preserve">$\mathord{\smash[b]{\underset{\raise.3ex\hbox{$\scriptstyle\sim$}}{x}}\vphantom{x}}= (x_1, x_2)$</w:t>
        </w:r>
      </w:ins>
      <w:ins w:id="3133" w:author="PR Preview" w:date="2026-01-01T00:00:00Z">
        <w:r>
          <w:t xml:space="preserve">:</w:t>
        </w:r>
      </w:ins>
    </w:p>
    <w:p>
      <w:pPr>
        <w:pStyle w:val="BodyText"/>
      </w:pPr>
      <w:ins w:id="3134" w:author="PR Preview" w:date="2026-01-01T00:00:00Z">
        <w:r>
  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  </w:r>
      </w:ins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del w:id="3135" w:author="PR Preview" w:date="2026-01-01T00:00:00Z">
        <w:r>
          <w:delText xml:space="preserve">Every quadratic form (</w:delText>
        </w:r>
      </w:del>
      <w:hyperlink w:anchor="def-quadratic-form">
        <w:del w:id="3136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3137" w:author="PR Preview" w:date="2026-01-01T00:00:00Z">
        <w:r>
          <w:delText xml:space="preserve">) in</w:delText>
        </w:r>
      </w:del>
      <w:del w:id="313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139" w:author="PR Preview" w:date="2026-01-01T00:00:00Z">
        <w:r>
          <w:delText xml:space="preserve"> </w:delText>
        </w:r>
      </w:del>
      <w:del w:id="3140" w:author="PR Preview" w:date="2026-01-01T00:00:00Z">
        <w:r>
          <w:delText xml:space="preserve">at a nonzero vector is positive:</w:delText>
        </w:r>
      </w:del>
      <w:del w:id="314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del w:id="3142" w:author="PR Preview" w:date="2026-01-01T00:00:00Z">
        <w:r>
          <w:delText xml:space="preserve"> </w:delText>
        </w:r>
      </w:del>
      <w:del w:id="3143" w:author="PR Preview" w:date="2026-01-01T00:00:00Z">
        <w:r>
          <w:delText xml:space="preserve">for every vector</w:delText>
        </w:r>
      </w:del>
      <w:del w:id="314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45" w:author="PR Preview" w:date="2026-01-01T00:00:00Z">
        <w:r>
          <w:delText xml:space="preserve"> </w:delText>
        </w:r>
      </w:del>
      <w:del w:id="3146" w:author="PR Preview" w:date="2026-01-01T00:00:00Z">
        <w:r>
          <w:delText xml:space="preserve">of length</w:delText>
        </w:r>
      </w:del>
      <w:del w:id="3147" w:author="PR Preview" w:date="2026-01-01T00:00:00Z">
        <w:r>
          <w:delText xml:space="preserve"> </w:delText>
        </w:r>
      </w:del>
      <m:oMath>
        <m:r>
          <m:t>p</m:t>
        </m:r>
      </m:oMath>
      <w:del w:id="3148" w:author="PR Preview" w:date="2026-01-01T00:00:00Z">
        <w:r>
          <w:delText xml:space="preserve">.</w:delText>
        </w:r>
      </w:del>
    </w:p>
    <w:p>
      <w:pPr>
        <w:pStyle w:val="FirstParagraph"/>
      </w:pPr>
      <w:del w:id="3149" w:author="PR Preview" w:date="2026-01-01T00:00:00Z">
        <w:r>
          <w:rPr>
            <w:b/>
            <w:bCs/>
          </w:rPr>
          <w:delText xml:space="preserve">Example 28 (Positive definite, semidefinite, and neither)</w:delText>
        </w:r>
      </w:del>
      <w:del w:id="3150" w:author="PR Preview" w:date="2026-01-01T00:00:00Z">
        <w:r>
          <w:delText xml:space="preserve"> </w:delText>
        </w:r>
      </w:del>
      <w:del w:id="3151" w:author="PR Preview" w:date="2026-01-01T00:00:00Z">
        <w:r>
          <w:delText xml:space="preserve"> </w:delText>
        </w:r>
      </w:del>
    </w:p>
    <w:p>
      <w:pPr>
        <w:numPr>
          <w:ilvl w:val="0"/>
          <w:numId w:val="1006"/>
        </w:numPr>
      </w:pPr>
      <w:del w:id="3152" w:author="PR Preview" w:date="2026-01-01T00:00:00Z">
        <w:r>
          <w:delText xml:space="preserve">The identity matrix</w:delText>
        </w:r>
      </w:del>
      <w:del w:id="3153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3154" w:author="PR Preview" w:date="2026-01-01T00:00:00Z">
        <w:r>
          <w:delText xml:space="preserve"> </w:delText>
        </w:r>
      </w:del>
      <w:del w:id="3155" w:author="PR Preview" w:date="2026-01-01T00:00:00Z">
        <w:r>
          <w:delText xml:space="preserve">(</w:delText>
        </w:r>
      </w:del>
      <w:hyperlink r:id="rId11">
        <w:del w:id="3156" w:author="PR Preview" w:date="2026-01-01T00:00:00Z">
          <w:r>
            <w:rPr>
              <w:rStyle w:val="Hyperlink"/>
            </w:rPr>
            <w:delText xml:space="preserve">Definition 12 in Matrices</w:delText>
          </w:r>
        </w:del>
      </w:hyperlink>
      <w:del w:id="3157" w:author="PR Preview" w:date="2026-01-01T00:00:00Z">
        <w:r>
          <w:delText xml:space="preserve">) is positive definite:</w:delText>
        </w:r>
      </w:del>
      <w:del w:id="315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del w:id="3159" w:author="PR Preview" w:date="2026-01-01T00:00:00Z">
        <w:r>
          <w:delText xml:space="preserve">,</w:delText>
        </w:r>
      </w:del>
      <w:del w:id="3160" w:author="PR Preview" w:date="2026-01-01T00:00:00Z">
        <w:r>
          <w:delText xml:space="preserve"> </w:delText>
        </w:r>
      </w:del>
      <w:del w:id="3161" w:author="PR Preview" w:date="2026-01-01T00:00:00Z">
        <w:r>
          <w:delText xml:space="preserve">which is positive unless every</w:delText>
        </w:r>
      </w:del>
      <w:del w:id="316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3163" w:author="PR Preview" w:date="2026-01-01T00:00:00Z">
        <w:r>
          <w:delText xml:space="preserve"> </w:delText>
        </w:r>
      </w:del>
      <w:del w:id="3164" w:author="PR Preview" w:date="2026-01-01T00:00:00Z">
        <w:r>
          <w:delText xml:space="preserve">is</w:delText>
        </w:r>
      </w:del>
      <w:del w:id="3165" w:author="PR Preview" w:date="2026-01-01T00:00:00Z">
        <w:r>
          <w:delText xml:space="preserve"> </w:delText>
        </w:r>
      </w:del>
      <m:oMath>
        <m:r>
          <m:t>0</m:t>
        </m:r>
      </m:oMath>
      <w:del w:id="3166" w:author="PR Preview" w:date="2026-01-01T00:00:00Z">
        <w:r>
          <w:delText xml:space="preserve">.</w:delText>
        </w:r>
      </w:del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3167" w:author="PR Preview" w:date="2026-01-01T00:00:00Z">
        <w:r>
          <w:delText xml:space="preserve"> </w:delText>
        </w:r>
      </w:del>
      <w:del w:id="3168" w:author="PR Preview" w:date="2026-01-01T00:00:00Z">
        <w:r>
          <w:delText xml:space="preserve">from</w:delText>
        </w:r>
      </w:del>
      <w:del w:id="3169" w:author="PR Preview" w:date="2026-01-01T00:00:00Z">
        <w:r>
          <w:delText xml:space="preserve"> </w:delText>
        </w:r>
      </w:del>
      <w:hyperlink w:anchor="exm-positive-semidefinite">
        <w:del w:id="3170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3171" w:author="PR Preview" w:date="2026-01-01T00:00:00Z">
        <w:r>
          <w:delText xml:space="preserve"> </w:delText>
        </w:r>
      </w:del>
      <w:del w:id="3172" w:author="PR Preview" w:date="2026-01-01T00:00:00Z">
        <w:r>
          <w:delText xml:space="preserve">is positive semidefinite</w:delText>
        </w:r>
      </w:del>
      <w:del w:id="3173" w:author="PR Preview" w:date="2026-01-01T00:00:00Z">
        <w:r>
          <w:delText xml:space="preserve"> </w:delText>
        </w:r>
      </w:del>
      <w:del w:id="3174" w:author="PR Preview" w:date="2026-01-01T00:00:00Z">
        <w:r>
          <w:delText xml:space="preserve">but not positive definite:</w:delText>
        </w:r>
      </w:del>
      <w:del w:id="3175" w:author="PR Preview" w:date="2026-01-01T00:00:00Z">
        <w:r>
          <w:delText xml:space="preserve"> </w:delText>
        </w:r>
      </w:del>
      <w:del w:id="3176" w:author="PR Preview" w:date="2026-01-01T00:00:00Z">
        <w:r>
          <w:delText xml:space="preserve">at</w:delText>
        </w:r>
      </w:del>
      <w:del w:id="317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78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3179" w:author="PR Preview" w:date="2026-01-01T00:00:00Z">
        <w:r>
          <w:delText xml:space="preserve"> </w:delText>
        </w:r>
      </w:del>
      <w:del w:id="3180" w:author="PR Preview" w:date="2026-01-01T00:00:00Z">
        <w:r>
          <w:delText xml:space="preserve">is symmetric</w:delText>
        </w:r>
      </w:del>
      <w:del w:id="3181" w:author="PR Preview" w:date="2026-01-01T00:00:00Z">
        <w:r>
          <w:delText xml:space="preserve"> </w:delText>
        </w:r>
      </w:del>
      <w:del w:id="3182" w:author="PR Preview" w:date="2026-01-01T00:00:00Z">
        <w:r>
          <w:delText xml:space="preserve">but not positive semidefinite:</w:delText>
        </w:r>
      </w:del>
      <w:del w:id="3183" w:author="PR Preview" w:date="2026-01-01T00:00:00Z">
        <w:r>
          <w:delText xml:space="preserve"> </w:delText>
        </w:r>
      </w:del>
      <w:del w:id="3184" w:author="PR Preview" w:date="2026-01-01T00:00:00Z">
        <w:r>
          <w:delText xml:space="preserve">at</w:delText>
        </w:r>
      </w:del>
      <w:del w:id="318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3186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3187" w:author="PR Preview" w:date="2026-01-01T00:00:00Z">
        <w:r>
          <w:rPr>
            <w:i/>
            <w:iCs/>
          </w:rPr>
          <w:delText xml:space="preserve">Remark 18</w:delText>
        </w:r>
      </w:del>
      <w:del w:id="3188" w:author="PR Preview" w:date="2026-01-01T00:00:00Z">
        <w:r>
          <w:delText xml:space="preserve"> (Why the definition requires symmetry). </w:delText>
        </w:r>
      </w:del>
      <w:del w:id="3189" w:author="PR Preview" w:date="2026-01-01T00:00:00Z">
        <w:r>
          <w:delText xml:space="preserve">A positive definite matrix is positive semidefinite</w:delText>
        </w:r>
      </w:del>
      <w:del w:id="3190" w:author="PR Preview" w:date="2026-01-01T00:00:00Z">
        <w:r>
          <w:delText xml:space="preserve"> </w:delText>
        </w:r>
      </w:del>
      <w:del w:id="3191" w:author="PR Preview" w:date="2026-01-01T00:00:00Z">
        <w:r>
          <w:delText xml:space="preserve">(</w:delText>
        </w:r>
      </w:del>
      <w:hyperlink w:anchor="def-positive-semidefinite">
        <w:del w:id="3192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3193" w:author="PR Preview" w:date="2026-01-01T00:00:00Z">
        <w:r>
          <w:delText xml:space="preserve">):</w:delText>
        </w:r>
      </w:del>
      <w:del w:id="319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del w:id="3195" w:author="PR Preview" w:date="2026-01-01T00:00:00Z">
        <w:r>
          <w:delText xml:space="preserve"> </w:delText>
        </w:r>
      </w:del>
      <w:del w:id="3196" w:author="PR Preview" w:date="2026-01-01T00:00:00Z">
        <w:r>
          <w:delText xml:space="preserve">for every</w:delText>
        </w:r>
      </w:del>
      <w:del w:id="319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98" w:author="PR Preview" w:date="2026-01-01T00:00:00Z">
        <w:r>
          <w:delText xml:space="preserve">,</w:delText>
        </w:r>
      </w:del>
      <w:del w:id="3199" w:author="PR Preview" w:date="2026-01-01T00:00:00Z">
        <w:r>
          <w:delText xml:space="preserve"> </w:delText>
        </w:r>
      </w:del>
      <w:del w:id="3200" w:author="PR Preview" w:date="2026-01-01T00:00:00Z">
        <w:r>
          <w:delText xml:space="preserve">and</w:delText>
        </w:r>
      </w:del>
      <w:del w:id="320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3202" w:author="PR Preview" w:date="2026-01-01T00:00:00Z">
        <w:r>
          <w:delText xml:space="preserve">.</w:delText>
        </w:r>
      </w:del>
      <w:del w:id="3203" w:author="PR Preview" w:date="2026-01-01T00:00:00Z">
        <w:r>
          <w:delText xml:space="preserve"> </w:delText>
        </w:r>
      </w:del>
      <w:del w:id="3204" w:author="PR Preview" w:date="2026-01-01T00:00:00Z">
        <w:r>
          <w:delText xml:space="preserve">For example,</w:delText>
        </w:r>
      </w:del>
      <w:del w:id="3205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3206" w:author="PR Preview" w:date="2026-01-01T00:00:00Z">
        <w:r>
          <w:delText xml:space="preserve"> </w:delText>
        </w:r>
      </w:del>
      <w:del w:id="3207" w:author="PR Preview" w:date="2026-01-01T00:00:00Z">
        <w:r>
          <w:delText xml:space="preserve">in</w:delText>
        </w:r>
      </w:del>
      <w:del w:id="3208" w:author="PR Preview" w:date="2026-01-01T00:00:00Z">
        <w:r>
          <w:delText xml:space="preserve"> </w:delText>
        </w:r>
      </w:del>
      <w:hyperlink w:anchor="exm-positive-definite">
        <w:del w:id="3209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3210" w:author="PR Preview" w:date="2026-01-01T00:00:00Z">
        <w:r>
          <w:delText xml:space="preserve"> </w:delText>
        </w:r>
      </w:del>
      <w:del w:id="3211" w:author="PR Preview" w:date="2026-01-01T00:00:00Z">
        <w:r>
          <w:delText xml:space="preserve">is both.</w:delText>
        </w:r>
      </w:del>
    </w:p>
    <w:p>
      <w:pPr>
        <w:pStyle w:val="BodyText"/>
      </w:pPr>
      <w:del w:id="3212" w:author="PR Preview" w:date="2026-01-01T00:00:00Z">
        <w:r>
          <w:delText xml:space="preserve">Some sources drop the symmetry condition from both definitions.</w:delText>
        </w:r>
      </w:del>
      <w:del w:id="3213" w:author="PR Preview" w:date="2026-01-01T00:00:00Z">
        <w:r>
          <w:delText xml:space="preserve"> </w:delText>
        </w:r>
      </w:del>
      <w:del w:id="3214" w:author="PR Preview" w:date="2026-01-01T00:00:00Z">
        <w:r>
          <w:delText xml:space="preserve">These notes keep it,</w:delText>
        </w:r>
      </w:del>
      <w:del w:id="3215" w:author="PR Preview" w:date="2026-01-01T00:00:00Z">
        <w:r>
          <w:delText xml:space="preserve"> </w:delText>
        </w:r>
      </w:del>
      <w:del w:id="3216" w:author="PR Preview" w:date="2026-01-01T00:00:00Z">
        <w:r>
          <w:delText xml:space="preserve">because without it a matrix can pass the quadratic-form condition</w:delText>
        </w:r>
      </w:del>
      <w:del w:id="3217" w:author="PR Preview" w:date="2026-01-01T00:00:00Z">
        <w:r>
          <w:delText xml:space="preserve"> </w:delText>
        </w:r>
      </w:del>
      <w:del w:id="3218" w:author="PR Preview" w:date="2026-01-01T00:00:00Z">
        <w:r>
          <w:delText xml:space="preserve">and still have no real eigenvalues (</w:delText>
        </w:r>
      </w:del>
      <w:hyperlink w:anchor="def-eigenvalue">
        <w:del w:id="3219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3220" w:author="PR Preview" w:date="2026-01-01T00:00:00Z">
        <w:r>
          <w:delText xml:space="preserve">).</w:delText>
        </w:r>
      </w:del>
      <w:del w:id="3221" w:author="PR Preview" w:date="2026-01-01T00:00:00Z">
        <w:r>
          <w:delText xml:space="preserve"> </w:delText>
        </w:r>
      </w:del>
      <w:del w:id="3222" w:author="PR Preview" w:date="2026-01-01T00:00:00Z">
        <w:r>
          <w:delText xml:space="preserve">For example,</w:delText>
        </w:r>
      </w:del>
      <w:del w:id="3223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3224" w:author="PR Preview" w:date="2026-01-01T00:00:00Z">
        <w:r>
          <w:delText xml:space="preserve"> </w:delText>
        </w:r>
      </w:del>
      <w:del w:id="3225" w:author="PR Preview" w:date="2026-01-01T00:00:00Z">
        <w:r>
          <w:delText xml:space="preserve">is not symmetric, and for any</w:delText>
        </w:r>
      </w:del>
      <w:del w:id="322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322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del w:id="3228" w:author="PR Preview" w:date="2026-01-01T00:00:00Z">
        <w:r>
          <w:delText xml:space="preserve">which is positive for every</w:delText>
        </w:r>
      </w:del>
      <w:del w:id="322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30" w:author="PR Preview" w:date="2026-01-01T00:00:00Z">
        <w:r>
          <w:delText xml:space="preserve">.</w:delText>
        </w:r>
      </w:del>
      <w:del w:id="3231" w:author="PR Preview" w:date="2026-01-01T00:00:00Z">
        <w:r>
          <w:delText xml:space="preserve"> </w:delText>
        </w:r>
      </w:del>
      <w:del w:id="3232" w:author="PR Preview" w:date="2026-01-01T00:00:00Z">
        <w:r>
          <w:delText xml:space="preserve">But suppose</w:delText>
        </w:r>
      </w:del>
      <w:del w:id="3233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34" w:author="PR Preview" w:date="2026-01-01T00:00:00Z">
        <w:r>
          <w:delText xml:space="preserve"> </w:delText>
        </w:r>
      </w:del>
      <w:del w:id="3235" w:author="PR Preview" w:date="2026-01-01T00:00:00Z">
        <w:r>
          <w:delText xml:space="preserve">for a real number</w:delText>
        </w:r>
      </w:del>
      <w:del w:id="3236" w:author="PR Preview" w:date="2026-01-01T00:00:00Z">
        <w:r>
          <w:delText xml:space="preserve"> </w:delText>
        </w:r>
      </w:del>
      <m:oMath>
        <m:r>
          <m:t>λ</m:t>
        </m:r>
      </m:oMath>
      <w:del w:id="3237" w:author="PR Preview" w:date="2026-01-01T00:00:00Z">
        <w:r>
          <w:delText xml:space="preserve">.</w:delText>
        </w:r>
      </w:del>
      <w:del w:id="3238" w:author="PR Preview" w:date="2026-01-01T00:00:00Z">
        <w:r>
          <w:delText xml:space="preserve"> </w:delText>
        </w:r>
      </w:del>
      <w:del w:id="3239" w:author="PR Preview" w:date="2026-01-01T00:00:00Z">
        <w:r>
          <w:delText xml:space="preserve">Matching entries gives</w:delText>
        </w:r>
      </w:del>
      <w:del w:id="3240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del w:id="3241" w:author="PR Preview" w:date="2026-01-01T00:00:00Z">
        <w:r>
          <w:delText xml:space="preserve"> </w:delText>
        </w:r>
      </w:del>
      <w:del w:id="3242" w:author="PR Preview" w:date="2026-01-01T00:00:00Z">
        <w:r>
          <w:delText xml:space="preserve">and</w:delText>
        </w:r>
      </w:del>
      <w:del w:id="324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del w:id="3244" w:author="PR Preview" w:date="2026-01-01T00:00:00Z">
        <w:r>
          <w:delText xml:space="preserve">,</w:delText>
        </w:r>
      </w:del>
      <w:del w:id="3245" w:author="PR Preview" w:date="2026-01-01T00:00:00Z">
        <w:r>
          <w:delText xml:space="preserve"> </w:delText>
        </w:r>
      </w:del>
      <w:del w:id="3246" w:author="PR Preview" w:date="2026-01-01T00:00:00Z">
        <w:r>
          <w:delText xml:space="preserve">so</w:delText>
        </w:r>
      </w:del>
      <w:del w:id="3247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del w:id="3248" w:author="PR Preview" w:date="2026-01-01T00:00:00Z">
        <w:r>
          <w:delText xml:space="preserve"> </w:delText>
        </w:r>
      </w:del>
      <w:del w:id="3249" w:author="PR Preview" w:date="2026-01-01T00:00:00Z">
        <w:r>
          <w:delText xml:space="preserve">and</w:delText>
        </w:r>
      </w:del>
      <w:del w:id="325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del w:id="3251" w:author="PR Preview" w:date="2026-01-01T00:00:00Z">
        <w:r>
          <w:delText xml:space="preserve">.</w:delText>
        </w:r>
      </w:del>
      <w:del w:id="3252" w:author="PR Preview" w:date="2026-01-01T00:00:00Z">
        <w:r>
          <w:delText xml:space="preserve"> </w:delText>
        </w:r>
      </w:del>
      <w:del w:id="3253" w:author="PR Preview" w:date="2026-01-01T00:00:00Z">
        <w:r>
          <w:delText xml:space="preserve">Substituting the first into the second gives</w:delText>
        </w:r>
      </w:del>
      <w:del w:id="325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del w:id="3255" w:author="PR Preview" w:date="2026-01-01T00:00:00Z">
        <w:r>
          <w:delText xml:space="preserve">,</w:delText>
        </w:r>
      </w:del>
      <w:del w:id="3256" w:author="PR Preview" w:date="2026-01-01T00:00:00Z">
        <w:r>
          <w:delText xml:space="preserve"> </w:delText>
        </w:r>
      </w:del>
      <w:del w:id="3257" w:author="PR Preview" w:date="2026-01-01T00:00:00Z">
        <w:r>
          <w:delText xml:space="preserve">so</w:delText>
        </w:r>
      </w:del>
      <w:del w:id="325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3259" w:author="PR Preview" w:date="2026-01-01T00:00:00Z">
        <w:r>
          <w:delText xml:space="preserve">.</w:delText>
        </w:r>
      </w:del>
      <w:del w:id="3260" w:author="PR Preview" w:date="2026-01-01T00:00:00Z">
        <w:r>
          <w:delText xml:space="preserve"> </w:delText>
        </w:r>
      </w:del>
      <w:del w:id="3261" w:author="PR Preview" w:date="2026-01-01T00:00:00Z">
        <w:r>
          <w:delText xml:space="preserve">Since</w:delText>
        </w:r>
      </w:del>
      <w:del w:id="326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3263" w:author="PR Preview" w:date="2026-01-01T00:00:00Z">
        <w:r>
          <w:delText xml:space="preserve">,</w:delText>
        </w:r>
      </w:del>
      <w:del w:id="3264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3265" w:author="PR Preview" w:date="2026-01-01T00:00:00Z">
        <w:r>
          <w:delText xml:space="preserve">,</w:delText>
        </w:r>
      </w:del>
      <w:del w:id="3266" w:author="PR Preview" w:date="2026-01-01T00:00:00Z">
        <w:r>
          <w:delText xml:space="preserve"> </w:delText>
        </w:r>
      </w:del>
      <w:del w:id="3267" w:author="PR Preview" w:date="2026-01-01T00:00:00Z">
        <w:r>
          <w:delText xml:space="preserve">and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3268" w:author="PR Preview" w:date="2026-01-01T00:00:00Z">
        <w:r>
          <w:delText xml:space="preserve">So no real</w:delText>
        </w:r>
      </w:del>
      <w:del w:id="3269" w:author="PR Preview" w:date="2026-01-01T00:00:00Z">
        <w:r>
          <w:delText xml:space="preserve"> </w:delText>
        </w:r>
      </w:del>
      <m:oMath>
        <m:r>
          <m:t>λ</m:t>
        </m:r>
      </m:oMath>
      <w:del w:id="3270" w:author="PR Preview" w:date="2026-01-01T00:00:00Z">
        <w:r>
          <w:delText xml:space="preserve"> </w:delText>
        </w:r>
      </w:del>
      <w:del w:id="3271" w:author="PR Preview" w:date="2026-01-01T00:00:00Z">
        <w:r>
          <w:delText xml:space="preserve">has an eigenvector</w:delText>
        </w:r>
      </w:del>
      <w:del w:id="3272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7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6"/>
        </w:numPr>
      </w:pPr>
      <w:ins w:id="3274" w:author="PR Preview" w:date="2026-01-01T00:00:00Z">
        <w:r>
          <w:t xml:space="preserve">Every quadratic form (</w:t>
        </w:r>
      </w:ins>
      <w:hyperlink w:anchor="def-quadratic-form">
        <w:ins w:id="3275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3276" w:author="PR Preview" w:date="2026-01-01T00:00:00Z">
        <w:r>
          <w:t xml:space="preserve">) in</w:t>
        </w:r>
      </w:ins>
      <w:ins w:id="327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278" w:author="PR Preview" w:date="2026-01-01T00:00:00Z">
        <w:r>
          <w:t xml:space="preserve"> </w:t>
        </w:r>
      </w:ins>
      <w:ins w:id="3279" w:author="PR Preview" w:date="2026-01-01T00:00:00Z">
        <w:r>
          <w:t xml:space="preserve">at a nonzero vector is positive:</w:t>
        </w:r>
      </w:ins>
      <w:ins w:id="3280" w:author="PR Preview" w:date="2026-01-01T00:00:00Z">
        <w:r>
          <w:t xml:space="preserve"> </w:t>
        </w:r>
      </w:ins>
      <w:ins w:id="3281" w:author="PR Preview" w:date="2026-01-01T00:00:00Z">
        <w:r>
          <w:t xml:space="preserve">${\mathord{\smash[b]{\underset{\raise.3ex\hbox{$\scriptstyle\sim$}}{x}}\vphantom{x}}}^{\top} \mathbf{A} \mathord{\smash[b]{\underset{\raise.3ex\hbox{$\scriptstyle\sim$}}{x}}\vphantom{x}} &gt; 0$</w:t>
        </w:r>
      </w:ins>
      <w:ins w:id="3282" w:author="PR Preview" w:date="2026-01-01T00:00:00Z">
        <w:r>
          <w:t xml:space="preserve"> </w:t>
        </w:r>
      </w:ins>
      <w:ins w:id="3283" w:author="PR Preview" w:date="2026-01-01T00:00:00Z">
        <w:r>
          <w:t xml:space="preserve">for every vector</w:t>
        </w:r>
      </w:ins>
      <w:ins w:id="3284" w:author="PR Preview" w:date="2026-01-01T00:00:00Z">
        <w:r>
          <w:t xml:space="preserve"> </w:t>
        </w:r>
      </w:ins>
      <w:ins w:id="3285" w:author="PR Preview" w:date="2026-01-01T00:00:00Z">
        <w:r>
          <w:t xml:space="preserve">$\mathord{\smash[b]{\underset{\raise.3ex\hbox{$\scriptstyle\sim$}}{x}}\vphantom{x}}\neq \mathord{\smash[b]{\underset{\raise.3ex\hbox{$\scriptstyle\sim$}}{0}}\vphantom{0}}$</w:t>
        </w:r>
      </w:ins>
      <w:ins w:id="3286" w:author="PR Preview" w:date="2026-01-01T00:00:00Z">
        <w:r>
          <w:t xml:space="preserve"> </w:t>
        </w:r>
      </w:ins>
      <w:ins w:id="3287" w:author="PR Preview" w:date="2026-01-01T00:00:00Z">
        <w:r>
          <w:t xml:space="preserve">of length</w:t>
        </w:r>
      </w:ins>
      <w:ins w:id="3288" w:author="PR Preview" w:date="2026-01-01T00:00:00Z">
        <w:r>
          <w:t xml:space="preserve"> </w:t>
        </w:r>
      </w:ins>
      <m:oMath>
        <m:r>
          <m:t>p</m:t>
        </m:r>
      </m:oMath>
      <w:ins w:id="3289" w:author="PR Preview" w:date="2026-01-01T00:00:00Z">
        <w:r>
          <w:t xml:space="preserve">.</w:t>
        </w:r>
      </w:ins>
    </w:p>
    <w:bookmarkEnd w:id="129"/>
    <w:bookmarkStart w:id="130" w:name="exm-positive-definite"/>
    <w:p>
      <w:pPr>
        <w:pStyle w:val="FirstParagraph"/>
      </w:pPr>
      <w:ins w:id="3290" w:author="PR Preview" w:date="2026-01-01T00:00:00Z">
        <w:r>
          <w:rPr>
            <w:b/>
            <w:bCs/>
          </w:rPr>
          <w:t xml:space="preserve">Example 30 (Positive definite, semidefinite, and neither)</w:t>
        </w:r>
      </w:ins>
      <w:ins w:id="3291" w:author="PR Preview" w:date="2026-01-01T00:00:00Z">
        <w:r>
          <w:t xml:space="preserve"> </w:t>
        </w:r>
      </w:ins>
      <w:ins w:id="3292" w:author="PR Preview" w:date="2026-01-01T00:00:00Z">
        <w:r>
          <w:t xml:space="preserve"> </w:t>
        </w:r>
      </w:ins>
    </w:p>
    <w:p>
      <w:pPr>
        <w:numPr>
          <w:ilvl w:val="0"/>
          <w:numId w:val="1007"/>
        </w:numPr>
      </w:pPr>
      <w:ins w:id="3293" w:author="PR Preview" w:date="2026-01-01T00:00:00Z">
        <w:r>
          <w:t xml:space="preserve">The identity matrix</w:t>
        </w:r>
      </w:ins>
      <w:ins w:id="3294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3295" w:author="PR Preview" w:date="2026-01-01T00:00:00Z">
        <w:r>
          <w:t xml:space="preserve"> </w:t>
        </w:r>
      </w:ins>
      <w:ins w:id="3296" w:author="PR Preview" w:date="2026-01-01T00:00:00Z">
        <w:r>
          <w:t xml:space="preserve">(</w:t>
        </w:r>
      </w:ins>
      <w:hyperlink r:id="rId11">
        <w:ins w:id="3297" w:author="PR Preview" w:date="2026-01-01T00:00:00Z">
          <w:r>
            <w:rPr>
              <w:rStyle w:val="Hyperlink"/>
            </w:rPr>
            <w:t xml:space="preserve">Definition 12 in Matrices</w:t>
          </w:r>
        </w:ins>
      </w:hyperlink>
      <w:ins w:id="3298" w:author="PR Preview" w:date="2026-01-01T00:00:00Z">
        <w:r>
          <w:t xml:space="preserve">) is positive definite:</w:t>
        </w:r>
      </w:ins>
      <w:ins w:id="3299" w:author="PR Preview" w:date="2026-01-01T00:00:00Z">
        <w:r>
          <w:t xml:space="preserve"> </w:t>
        </w:r>
      </w:ins>
      <w:ins w:id="3300" w:author="PR Preview" w:date="2026-01-01T00:00:00Z">
        <w:r>
          <w:t xml:space="preserve">${\mathord{\smash[b]{\underset{\raise.3ex\hbox{$\scriptstyle\sim$}}{x}}\vphantom{x}}}^{\top} \mathbf{I}_p \mathord{\smash[b]{\underset{\raise.3ex\hbox{$\scriptstyle\sim$}}{x}}\vphantom{x}} = \sum_{i=1}^px_i^2$</w:t>
        </w:r>
      </w:ins>
      <w:ins w:id="3301" w:author="PR Preview" w:date="2026-01-01T00:00:00Z">
        <w:r>
          <w:t xml:space="preserve">,</w:t>
        </w:r>
      </w:ins>
      <w:ins w:id="3302" w:author="PR Preview" w:date="2026-01-01T00:00:00Z">
        <w:r>
          <w:t xml:space="preserve"> </w:t>
        </w:r>
      </w:ins>
      <w:ins w:id="3303" w:author="PR Preview" w:date="2026-01-01T00:00:00Z">
        <w:r>
          <w:t xml:space="preserve">which is positive unless every</w:t>
        </w:r>
      </w:ins>
      <w:ins w:id="330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3305" w:author="PR Preview" w:date="2026-01-01T00:00:00Z">
        <w:r>
          <w:t xml:space="preserve"> </w:t>
        </w:r>
      </w:ins>
      <w:ins w:id="3306" w:author="PR Preview" w:date="2026-01-01T00:00:00Z">
        <w:r>
          <w:t xml:space="preserve">is</w:t>
        </w:r>
      </w:ins>
      <w:ins w:id="3307" w:author="PR Preview" w:date="2026-01-01T00:00:00Z">
        <w:r>
          <w:t xml:space="preserve"> </w:t>
        </w:r>
      </w:ins>
      <m:oMath>
        <m:r>
          <m:t>0</m:t>
        </m:r>
      </m:oMath>
      <w:ins w:id="3308" w:author="PR Preview" w:date="2026-01-01T00:00:00Z">
        <w:r>
          <w:t xml:space="preserve">.</w:t>
        </w:r>
      </w:ins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3309" w:author="PR Preview" w:date="2026-01-01T00:00:00Z">
        <w:r>
          <w:t xml:space="preserve"> </w:t>
        </w:r>
      </w:ins>
      <w:ins w:id="3310" w:author="PR Preview" w:date="2026-01-01T00:00:00Z">
        <w:r>
          <w:t xml:space="preserve">from</w:t>
        </w:r>
      </w:ins>
      <w:ins w:id="3311" w:author="PR Preview" w:date="2026-01-01T00:00:00Z">
        <w:r>
          <w:t xml:space="preserve"> </w:t>
        </w:r>
      </w:ins>
      <w:hyperlink w:anchor="exm-positive-semidefinite">
        <w:ins w:id="3312" w:author="PR Preview" w:date="2026-01-01T00:00:00Z">
          <w:r>
            <w:rPr>
              <w:rStyle w:val="Hyperlink"/>
            </w:rPr>
            <w:t xml:space="preserve">Example 29</w:t>
          </w:r>
        </w:ins>
      </w:hyperlink>
      <w:ins w:id="3313" w:author="PR Preview" w:date="2026-01-01T00:00:00Z">
        <w:r>
          <w:t xml:space="preserve"> </w:t>
        </w:r>
      </w:ins>
      <w:ins w:id="3314" w:author="PR Preview" w:date="2026-01-01T00:00:00Z">
        <w:r>
          <w:t xml:space="preserve">is positive semidefinite</w:t>
        </w:r>
      </w:ins>
      <w:ins w:id="3315" w:author="PR Preview" w:date="2026-01-01T00:00:00Z">
        <w:r>
          <w:t xml:space="preserve"> </w:t>
        </w:r>
      </w:ins>
      <w:ins w:id="3316" w:author="PR Preview" w:date="2026-01-01T00:00:00Z">
        <w:r>
          <w:t xml:space="preserve">but not positive definite:</w:t>
        </w:r>
      </w:ins>
      <w:ins w:id="3317" w:author="PR Preview" w:date="2026-01-01T00:00:00Z">
        <w:r>
          <w:t xml:space="preserve"> </w:t>
        </w:r>
      </w:ins>
      <w:ins w:id="3318" w:author="PR Preview" w:date="2026-01-01T00:00:00Z">
        <w:r>
          <w:t xml:space="preserve">at</w:t>
        </w:r>
      </w:ins>
      <w:ins w:id="3319" w:author="PR Preview" w:date="2026-01-01T00:00:00Z">
        <w:r>
          <w:t xml:space="preserve"> </w:t>
        </w:r>
      </w:ins>
      <w:ins w:id="3320" w:author="PR Preview" w:date="2026-01-01T00:00:00Z">
        <w:r>
          <w:t xml:space="preserve">$\mathord{\smash[b]{\underset{\raise.3ex\hbox{$\scriptstyle\sim$}}{x}}\vphantom{x}}= (1, -1) \neq \mathord{\smash[b]{\underset{\raise.3ex\hbox{$\scriptstyle\sim$}}{0}}\vphantom{0}}$</w:t>
        </w:r>
      </w:ins>
      <w:ins w:id="3321" w:author="PR Preview" w:date="2026-01-01T00:00:00Z">
        <w:r>
          <w:t xml:space="preserve">,</w:t>
        </w:r>
      </w:ins>
    </w:p>
    <w:p>
      <w:pPr>
        <w:pStyle w:val="BodyText"/>
      </w:pPr>
      <w:ins w:id="3322" w:author="PR Preview" w:date="2026-01-01T00:00:00Z">
        <w:r>
  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  </w:r>
      </w:ins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3323" w:author="PR Preview" w:date="2026-01-01T00:00:00Z">
        <w:r>
          <w:t xml:space="preserve"> </w:t>
        </w:r>
      </w:ins>
      <w:ins w:id="3324" w:author="PR Preview" w:date="2026-01-01T00:00:00Z">
        <w:r>
          <w:t xml:space="preserve">is symmetric</w:t>
        </w:r>
      </w:ins>
      <w:ins w:id="3325" w:author="PR Preview" w:date="2026-01-01T00:00:00Z">
        <w:r>
          <w:t xml:space="preserve"> </w:t>
        </w:r>
      </w:ins>
      <w:ins w:id="3326" w:author="PR Preview" w:date="2026-01-01T00:00:00Z">
        <w:r>
          <w:t xml:space="preserve">but not positive semidefinite:</w:t>
        </w:r>
      </w:ins>
      <w:ins w:id="3327" w:author="PR Preview" w:date="2026-01-01T00:00:00Z">
        <w:r>
          <w:t xml:space="preserve"> </w:t>
        </w:r>
      </w:ins>
      <w:ins w:id="3328" w:author="PR Preview" w:date="2026-01-01T00:00:00Z">
        <w:r>
          <w:t xml:space="preserve">at</w:t>
        </w:r>
      </w:ins>
      <w:ins w:id="3329" w:author="PR Preview" w:date="2026-01-01T00:00:00Z">
        <w:r>
          <w:t xml:space="preserve"> </w:t>
        </w:r>
      </w:ins>
      <w:ins w:id="3330" w:author="PR Preview" w:date="2026-01-01T00:00:00Z">
        <w:r>
          <w:t xml:space="preserve">$\mathord{\smash[b]{\underset{\raise.3ex\hbox{$\scriptstyle\sim$}}{x}}\vphantom{x}}= (1, -1)$</w:t>
        </w:r>
      </w:ins>
      <w:ins w:id="3331" w:author="PR Preview" w:date="2026-01-01T00:00:00Z">
        <w:r>
          <w:t xml:space="preserve">,</w:t>
        </w:r>
      </w:ins>
    </w:p>
    <w:p>
      <w:pPr>
        <w:pStyle w:val="BodyText"/>
      </w:pPr>
      <w:ins w:id="3332" w:author="PR Preview" w:date="2026-01-01T00:00:00Z">
        <w:r>
  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  </w:r>
      </w:ins>
    </w:p>
    <w:bookmarkEnd w:id="130"/>
    <w:bookmarkStart w:id="131" w:name="rem-positive-definite-symmetry"/>
    <w:p>
      <w:pPr>
        <w:pStyle w:val="FirstParagraph"/>
      </w:pPr>
      <w:ins w:id="3333" w:author="PR Preview" w:date="2026-01-01T00:00:00Z">
        <w:r>
          <w:rPr>
            <w:i/>
            <w:iCs/>
          </w:rPr>
          <w:t xml:space="preserve">Remark 19</w:t>
        </w:r>
      </w:ins>
      <w:ins w:id="3334" w:author="PR Preview" w:date="2026-01-01T00:00:00Z">
        <w:r>
          <w:t xml:space="preserve"> (Why the definition requires symmetry). </w:t>
        </w:r>
      </w:ins>
      <w:ins w:id="3335" w:author="PR Preview" w:date="2026-01-01T00:00:00Z">
        <w:r>
          <w:t xml:space="preserve">A positive definite matrix is positive semidefinite</w:t>
        </w:r>
      </w:ins>
      <w:ins w:id="3336" w:author="PR Preview" w:date="2026-01-01T00:00:00Z">
        <w:r>
          <w:t xml:space="preserve"> </w:t>
        </w:r>
      </w:ins>
      <w:ins w:id="3337" w:author="PR Preview" w:date="2026-01-01T00:00:00Z">
        <w:r>
          <w:t xml:space="preserve">(</w:t>
        </w:r>
      </w:ins>
      <w:hyperlink w:anchor="def-positive-semidefinite">
        <w:ins w:id="3338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3339" w:author="PR Preview" w:date="2026-01-01T00:00:00Z">
        <w:r>
          <w:t xml:space="preserve">):</w:t>
        </w:r>
      </w:ins>
      <w:ins w:id="3340" w:author="PR Preview" w:date="2026-01-01T00:00:00Z">
        <w:r>
          <w:t xml:space="preserve"> </w:t>
        </w:r>
      </w:ins>
      <w:ins w:id="3341" w:author="PR Preview" w:date="2026-01-01T00:00:00Z">
        <w:r>
          <w:t xml:space="preserve">${\mathord{\smash[b]{\underset{\raise.3ex\hbox{$\scriptstyle\sim$}}{x}}\vphantom{x}}}^{\top} \mathbf{A} \mathord{\smash[b]{\underset{\raise.3ex\hbox{$\scriptstyle\sim$}}{x}}\vphantom{x}} &gt; 0$</w:t>
        </w:r>
      </w:ins>
      <w:ins w:id="3342" w:author="PR Preview" w:date="2026-01-01T00:00:00Z">
        <w:r>
          <w:t xml:space="preserve"> </w:t>
        </w:r>
      </w:ins>
      <w:ins w:id="3343" w:author="PR Preview" w:date="2026-01-01T00:00:00Z">
        <w:r>
          <w:t xml:space="preserve">for every</w:t>
        </w:r>
      </w:ins>
      <w:ins w:id="3344" w:author="PR Preview" w:date="2026-01-01T00:00:00Z">
        <w:r>
          <w:t xml:space="preserve"> </w:t>
        </w:r>
      </w:ins>
      <w:ins w:id="3345" w:author="PR Preview" w:date="2026-01-01T00:00:00Z">
        <w:r>
          <w:t xml:space="preserve">$\mathord{\smash[b]{\underset{\raise.3ex\hbox{$\scriptstyle\sim$}}{x}}\vphantom{x}}\neq \mathord{\smash[b]{\underset{\raise.3ex\hbox{$\scriptstyle\sim$}}{0}}\vphantom{0}}$</w:t>
        </w:r>
      </w:ins>
      <w:ins w:id="3346" w:author="PR Preview" w:date="2026-01-01T00:00:00Z">
        <w:r>
          <w:t xml:space="preserve">,</w:t>
        </w:r>
      </w:ins>
      <w:ins w:id="3347" w:author="PR Preview" w:date="2026-01-01T00:00:00Z">
        <w:r>
          <w:t xml:space="preserve"> </w:t>
        </w:r>
      </w:ins>
      <w:ins w:id="3348" w:author="PR Preview" w:date="2026-01-01T00:00:00Z">
        <w:r>
          <w:t xml:space="preserve">and</w:t>
        </w:r>
      </w:ins>
      <w:ins w:id="3349" w:author="PR Preview" w:date="2026-01-01T00:00:00Z">
        <w:r>
          <w:t xml:space="preserve"> </w:t>
        </w:r>
      </w:ins>
      <w:ins w:id="3350" w:author="PR Preview" w:date="2026-01-01T00:00:00Z">
        <w:r>
          <w:t xml:space="preserve">${\mathord{\smash[b]{\underset{\raise.3ex\hbox{$\scriptstyle\sim$}}{0}}\vphantom{0}}}^{\top}\mathbf{A}\mathord{\smash[b]{\underset{\raise.3ex\hbox{$\scriptstyle\sim$}}{0}}\vphantom{0}}= 0$</w:t>
        </w:r>
      </w:ins>
      <w:ins w:id="3351" w:author="PR Preview" w:date="2026-01-01T00:00:00Z">
        <w:r>
          <w:t xml:space="preserve">.</w:t>
        </w:r>
      </w:ins>
      <w:ins w:id="3352" w:author="PR Preview" w:date="2026-01-01T00:00:00Z">
        <w:r>
          <w:t xml:space="preserve"> </w:t>
        </w:r>
      </w:ins>
      <w:ins w:id="3353" w:author="PR Preview" w:date="2026-01-01T00:00:00Z">
        <w:r>
          <w:t xml:space="preserve">For example,</w:t>
        </w:r>
      </w:ins>
      <w:ins w:id="3354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3355" w:author="PR Preview" w:date="2026-01-01T00:00:00Z">
        <w:r>
          <w:t xml:space="preserve"> </w:t>
        </w:r>
      </w:ins>
      <w:ins w:id="3356" w:author="PR Preview" w:date="2026-01-01T00:00:00Z">
        <w:r>
          <w:t xml:space="preserve">in</w:t>
        </w:r>
      </w:ins>
      <w:ins w:id="3357" w:author="PR Preview" w:date="2026-01-01T00:00:00Z">
        <w:r>
          <w:t xml:space="preserve"> </w:t>
        </w:r>
      </w:ins>
      <w:hyperlink w:anchor="exm-positive-definite">
        <w:ins w:id="3358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3359" w:author="PR Preview" w:date="2026-01-01T00:00:00Z">
        <w:r>
          <w:t xml:space="preserve"> </w:t>
        </w:r>
      </w:ins>
      <w:ins w:id="3360" w:author="PR Preview" w:date="2026-01-01T00:00:00Z">
        <w:r>
          <w:t xml:space="preserve">is both.</w:t>
        </w:r>
      </w:ins>
    </w:p>
    <w:p>
      <w:pPr>
        <w:pStyle w:val="BodyText"/>
      </w:pPr>
      <w:ins w:id="3361" w:author="PR Preview" w:date="2026-01-01T00:00:00Z">
        <w:r>
          <w:t xml:space="preserve">Some sources drop the symmetry condition from both definitions.</w:t>
        </w:r>
      </w:ins>
      <w:ins w:id="3362" w:author="PR Preview" w:date="2026-01-01T00:00:00Z">
        <w:r>
          <w:t xml:space="preserve"> </w:t>
        </w:r>
      </w:ins>
      <w:ins w:id="3363" w:author="PR Preview" w:date="2026-01-01T00:00:00Z">
        <w:r>
          <w:t xml:space="preserve">These notes keep it,</w:t>
        </w:r>
      </w:ins>
      <w:ins w:id="3364" w:author="PR Preview" w:date="2026-01-01T00:00:00Z">
        <w:r>
          <w:t xml:space="preserve"> </w:t>
        </w:r>
      </w:ins>
      <w:ins w:id="3365" w:author="PR Preview" w:date="2026-01-01T00:00:00Z">
        <w:r>
          <w:t xml:space="preserve">because without it a matrix can pass the quadratic-form condition</w:t>
        </w:r>
      </w:ins>
      <w:ins w:id="3366" w:author="PR Preview" w:date="2026-01-01T00:00:00Z">
        <w:r>
          <w:t xml:space="preserve"> </w:t>
        </w:r>
      </w:ins>
      <w:ins w:id="3367" w:author="PR Preview" w:date="2026-01-01T00:00:00Z">
        <w:r>
          <w:t xml:space="preserve">and still have no real eigenvalues (</w:t>
        </w:r>
      </w:ins>
      <w:hyperlink w:anchor="def-eigenvalue">
        <w:ins w:id="3368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3369" w:author="PR Preview" w:date="2026-01-01T00:00:00Z">
        <w:r>
          <w:t xml:space="preserve">).</w:t>
        </w:r>
      </w:ins>
      <w:ins w:id="3370" w:author="PR Preview" w:date="2026-01-01T00:00:00Z">
        <w:r>
          <w:t xml:space="preserve"> </w:t>
        </w:r>
      </w:ins>
      <w:ins w:id="3371" w:author="PR Preview" w:date="2026-01-01T00:00:00Z">
        <w:r>
          <w:t xml:space="preserve">For example,</w:t>
        </w:r>
      </w:ins>
      <w:ins w:id="3372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3373" w:author="PR Preview" w:date="2026-01-01T00:00:00Z">
        <w:r>
          <w:t xml:space="preserve"> </w:t>
        </w:r>
      </w:ins>
      <w:ins w:id="3374" w:author="PR Preview" w:date="2026-01-01T00:00:00Z">
        <w:r>
          <w:t xml:space="preserve">is not symmetric, and for any</w:t>
        </w:r>
      </w:ins>
      <w:ins w:id="3375" w:author="PR Preview" w:date="2026-01-01T00:00:00Z">
        <w:r>
          <w:t xml:space="preserve"> </w:t>
        </w:r>
      </w:ins>
      <w:ins w:id="3376" w:author="PR Preview" w:date="2026-01-01T00:00:00Z">
        <w:r>
          <w:t xml:space="preserve">$\mathord{\smash[b]{\underset{\raise.3ex\hbox{$\scriptstyle\sim$}}{x}}\vphantom{x}}= (x_1, x_2)$</w:t>
        </w:r>
      </w:ins>
      <w:ins w:id="3377" w:author="PR Preview" w:date="2026-01-01T00:00:00Z">
        <w:r>
          <w:t xml:space="preserve">:</w:t>
        </w:r>
      </w:ins>
    </w:p>
    <w:p>
      <w:pPr>
        <w:pStyle w:val="BodyText"/>
      </w:pPr>
      <w:ins w:id="3378" w:author="PR Preview" w:date="2026-01-01T00:00:00Z">
        <w:r>
  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  </w:r>
      </w:ins>
    </w:p>
    <w:p>
      <w:pPr>
        <w:pStyle w:val="FirstParagraph"/>
      </w:pPr>
      <w:ins w:id="3379" w:author="PR Preview" w:date="2026-01-01T00:00:00Z">
        <w:r>
          <w:t xml:space="preserve">which is positive for every</w:t>
        </w:r>
      </w:ins>
      <w:ins w:id="3380" w:author="PR Preview" w:date="2026-01-01T00:00:00Z">
        <w:r>
          <w:t xml:space="preserve"> </w:t>
        </w:r>
      </w:ins>
      <w:ins w:id="3381" w:author="PR Preview" w:date="2026-01-01T00:00:00Z">
        <w:r>
          <w:t xml:space="preserve">$\mathord{\smash[b]{\underset{\raise.3ex\hbox{$\scriptstyle\sim$}}{x}}\vphantom{x}}\neq \mathord{\smash[b]{\underset{\raise.3ex\hbox{$\scriptstyle\sim$}}{0}}\vphantom{0}}$</w:t>
        </w:r>
      </w:ins>
      <w:ins w:id="3382" w:author="PR Preview" w:date="2026-01-01T00:00:00Z">
        <w:r>
          <w:t xml:space="preserve">.</w:t>
        </w:r>
      </w:ins>
      <w:ins w:id="3383" w:author="PR Preview" w:date="2026-01-01T00:00:00Z">
        <w:r>
          <w:t xml:space="preserve"> </w:t>
        </w:r>
      </w:ins>
      <w:ins w:id="3384" w:author="PR Preview" w:date="2026-01-01T00:00:00Z">
        <w:r>
          <w:t xml:space="preserve">But suppose</w:t>
        </w:r>
      </w:ins>
      <w:ins w:id="3385" w:author="PR Preview" w:date="2026-01-01T00:00:00Z">
        <w:r>
          <w:t xml:space="preserve"> </w:t>
        </w:r>
      </w:ins>
      <w:ins w:id="3386" w:author="PR Preview" w:date="2026-01-01T00:00:00Z">
        <w:r>
          <w:t xml:space="preserve">$\mathbf{C}\mathord{\smash[b]{\underset{\raise.3ex\hbox{$\scriptstyle\sim$}}{v}}\vphantom{v}} = \lambda\mathord{\smash[b]{\underset{\raise.3ex\hbox{$\scriptstyle\sim$}}{v}}\vphantom{v}}$</w:t>
        </w:r>
      </w:ins>
      <w:ins w:id="3387" w:author="PR Preview" w:date="2026-01-01T00:00:00Z">
        <w:r>
          <w:t xml:space="preserve"> </w:t>
        </w:r>
      </w:ins>
      <w:ins w:id="3388" w:author="PR Preview" w:date="2026-01-01T00:00:00Z">
        <w:r>
          <w:t xml:space="preserve">for a real number</w:t>
        </w:r>
      </w:ins>
      <w:ins w:id="3389" w:author="PR Preview" w:date="2026-01-01T00:00:00Z">
        <w:r>
          <w:t xml:space="preserve"> </w:t>
        </w:r>
      </w:ins>
      <m:oMath>
        <m:r>
          <m:t>λ</m:t>
        </m:r>
      </m:oMath>
      <w:ins w:id="3390" w:author="PR Preview" w:date="2026-01-01T00:00:00Z">
        <w:r>
          <w:t xml:space="preserve">.</w:t>
        </w:r>
      </w:ins>
      <w:ins w:id="3391" w:author="PR Preview" w:date="2026-01-01T00:00:00Z">
        <w:r>
          <w:t xml:space="preserve"> </w:t>
        </w:r>
      </w:ins>
      <w:ins w:id="3392" w:author="PR Preview" w:date="2026-01-01T00:00:00Z">
        <w:r>
          <w:t xml:space="preserve">Matching entries gives</w:t>
        </w:r>
      </w:ins>
      <w:ins w:id="3393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ins w:id="3394" w:author="PR Preview" w:date="2026-01-01T00:00:00Z">
        <w:r>
          <w:t xml:space="preserve"> </w:t>
        </w:r>
      </w:ins>
      <w:ins w:id="3395" w:author="PR Preview" w:date="2026-01-01T00:00:00Z">
        <w:r>
          <w:t xml:space="preserve">and</w:t>
        </w:r>
      </w:ins>
      <w:ins w:id="339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ins w:id="3397" w:author="PR Preview" w:date="2026-01-01T00:00:00Z">
        <w:r>
          <w:t xml:space="preserve">,</w:t>
        </w:r>
      </w:ins>
      <w:ins w:id="3398" w:author="PR Preview" w:date="2026-01-01T00:00:00Z">
        <w:r>
          <w:t xml:space="preserve"> </w:t>
        </w:r>
      </w:ins>
      <w:ins w:id="3399" w:author="PR Preview" w:date="2026-01-01T00:00:00Z">
        <w:r>
          <w:t xml:space="preserve">so</w:t>
        </w:r>
      </w:ins>
      <w:ins w:id="3400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ins w:id="3401" w:author="PR Preview" w:date="2026-01-01T00:00:00Z">
        <w:r>
          <w:t xml:space="preserve"> </w:t>
        </w:r>
      </w:ins>
      <w:ins w:id="3402" w:author="PR Preview" w:date="2026-01-01T00:00:00Z">
        <w:r>
          <w:t xml:space="preserve">and</w:t>
        </w:r>
      </w:ins>
      <w:ins w:id="340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ins w:id="3404" w:author="PR Preview" w:date="2026-01-01T00:00:00Z">
        <w:r>
          <w:t xml:space="preserve">.</w:t>
        </w:r>
      </w:ins>
      <w:ins w:id="3405" w:author="PR Preview" w:date="2026-01-01T00:00:00Z">
        <w:r>
          <w:t xml:space="preserve"> </w:t>
        </w:r>
      </w:ins>
      <w:ins w:id="3406" w:author="PR Preview" w:date="2026-01-01T00:00:00Z">
        <w:r>
          <w:t xml:space="preserve">Substituting the first into the second gives</w:t>
        </w:r>
      </w:ins>
      <w:ins w:id="340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ins w:id="3408" w:author="PR Preview" w:date="2026-01-01T00:00:00Z">
        <w:r>
          <w:t xml:space="preserve">,</w:t>
        </w:r>
      </w:ins>
      <w:ins w:id="3409" w:author="PR Preview" w:date="2026-01-01T00:00:00Z">
        <w:r>
          <w:t xml:space="preserve"> </w:t>
        </w:r>
      </w:ins>
      <w:ins w:id="3410" w:author="PR Preview" w:date="2026-01-01T00:00:00Z">
        <w:r>
          <w:t xml:space="preserve">so</w:t>
        </w:r>
      </w:ins>
      <w:ins w:id="3411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3412" w:author="PR Preview" w:date="2026-01-01T00:00:00Z">
        <w:r>
          <w:t xml:space="preserve">.</w:t>
        </w:r>
      </w:ins>
      <w:ins w:id="3413" w:author="PR Preview" w:date="2026-01-01T00:00:00Z">
        <w:r>
          <w:t xml:space="preserve"> </w:t>
        </w:r>
      </w:ins>
      <w:ins w:id="3414" w:author="PR Preview" w:date="2026-01-01T00:00:00Z">
        <w:r>
          <w:t xml:space="preserve">Since</w:t>
        </w:r>
      </w:ins>
      <w:ins w:id="341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3416" w:author="PR Preview" w:date="2026-01-01T00:00:00Z">
        <w:r>
          <w:t xml:space="preserve">,</w:t>
        </w:r>
      </w:ins>
      <w:ins w:id="3417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3418" w:author="PR Preview" w:date="2026-01-01T00:00:00Z">
        <w:r>
          <w:t xml:space="preserve">,</w:t>
        </w:r>
      </w:ins>
      <w:ins w:id="3419" w:author="PR Preview" w:date="2026-01-01T00:00:00Z">
        <w:r>
          <w:t xml:space="preserve"> </w:t>
        </w:r>
      </w:ins>
      <w:ins w:id="3420" w:author="PR Preview" w:date="2026-01-01T00:00:00Z">
        <w:r>
          <w:t xml:space="preserve">and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421" w:author="PR Preview" w:date="2026-01-01T00:00:00Z">
        <w:r>
          <w:t xml:space="preserve">So no real</w:t>
        </w:r>
      </w:ins>
      <w:ins w:id="3422" w:author="PR Preview" w:date="2026-01-01T00:00:00Z">
        <w:r>
          <w:t xml:space="preserve"> </w:t>
        </w:r>
      </w:ins>
      <m:oMath>
        <m:r>
          <m:t>λ</m:t>
        </m:r>
      </m:oMath>
      <w:ins w:id="3423" w:author="PR Preview" w:date="2026-01-01T00:00:00Z">
        <w:r>
          <w:t xml:space="preserve"> </w:t>
        </w:r>
      </w:ins>
      <w:ins w:id="3424" w:author="PR Preview" w:date="2026-01-01T00:00:00Z">
        <w:r>
          <w:t xml:space="preserve">has an eigenvector</w:t>
        </w:r>
      </w:ins>
      <w:ins w:id="3425" w:author="PR Preview" w:date="2026-01-01T00:00:00Z">
        <w:r>
          <w:t xml:space="preserve"> </w:t>
        </w:r>
      </w:ins>
      <w:ins w:id="3426" w:author="PR Preview" w:date="2026-01-01T00:00:00Z">
        <w:r>
          <w:t xml:space="preserve">$\mathord{\smash[b]{\underset{\raise.3ex\hbox{$\scriptstyle\sim$}}{v}}\vphantom{v}} \neq \mathord{\smash[b]{\underset{\raise.3ex\hbox{$\scriptstyle\sim$}}{0}}\vphantom{0}}$</w:t>
        </w:r>
      </w:ins>
      <w:ins w:id="3427" w:author="PR Preview" w:date="2026-01-01T00:00:00Z">
        <w:r>
          <w:t xml:space="preserve">.</w:t>
        </w:r>
      </w:ins>
    </w:p>
    <w:bookmarkEnd w:id="131"/>
    <w:p>
      <w:pPr>
        <w:pStyle w:val="BodyText"/>
      </w:pPr>
      <w:r>
        <w:t xml:space="preserve">See also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33" w:name="thm-definite-eigenvalues"/>
    <w:p>
      <w:pPr>
        <w:pStyle w:val="BodyText"/>
      </w:pPr>
      <w:del w:id="3428" w:author="PR Preview" w:date="2026-01-01T00:00:00Z">
        <w:r>
          <w:rPr>
            <w:b/>
            <w:bCs/>
          </w:rPr>
          <w:delText xml:space="preserve">Theorem 14 (Definiteness and eigenvalues)</w:delText>
        </w:r>
      </w:del>
      <w:del w:id="3429" w:author="PR Preview" w:date="2026-01-01T00:00:00Z">
        <w:r>
          <w:delText xml:space="preserve"> </w:delText>
        </w:r>
      </w:del>
      <w:del w:id="3430" w:author="PR Preview" w:date="2026-01-01T00:00:00Z">
        <w:r>
          <w:delText xml:space="preserve">Let</w:delText>
        </w:r>
      </w:del>
      <w:del w:id="343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432" w:author="PR Preview" w:date="2026-01-01T00:00:00Z">
        <w:r>
          <w:delText xml:space="preserve"> </w:delText>
        </w:r>
      </w:del>
      <w:del w:id="3433" w:author="PR Preview" w:date="2026-01-01T00:00:00Z">
        <w:r>
          <w:delText xml:space="preserve">be a</w:delText>
        </w:r>
      </w:del>
      <w:del w:id="343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435" w:author="PR Preview" w:date="2026-01-01T00:00:00Z">
        <w:r>
          <w:delText xml:space="preserve"> </w:delText>
        </w:r>
      </w:del>
      <w:del w:id="3436" w:author="PR Preview" w:date="2026-01-01T00:00:00Z">
        <w:r>
          <w:delText xml:space="preserve">symmetric matrix with real entries,</w:delText>
        </w:r>
      </w:del>
      <w:del w:id="3437" w:author="PR Preview" w:date="2026-01-01T00:00:00Z">
        <w:r>
          <w:delText xml:space="preserve"> </w:delText>
        </w:r>
      </w:del>
      <w:del w:id="3438" w:author="PR Preview" w:date="2026-01-01T00:00:00Z">
        <w:r>
          <w:delText xml:space="preserve">with eigendecomposition</w:delText>
        </w:r>
      </w:del>
      <w:del w:id="343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440" w:author="PR Preview" w:date="2026-01-01T00:00:00Z">
        <w:r>
          <w:delText xml:space="preserve"> </w:delText>
        </w:r>
      </w:del>
      <w:del w:id="3441" w:author="PR Preview" w:date="2026-01-01T00:00:00Z">
        <w:r>
          <w:delText xml:space="preserve">(</w:delText>
        </w:r>
      </w:del>
      <w:hyperlink w:anchor="def-eigendecomposition">
        <w:del w:id="3442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3443" w:author="PR Preview" w:date="2026-01-01T00:00:00Z">
        <w:r>
          <w:delText xml:space="preserve">)</w:delText>
        </w:r>
      </w:del>
      <w:del w:id="3444" w:author="PR Preview" w:date="2026-01-01T00:00:00Z">
        <w:r>
          <w:delText xml:space="preserve"> </w:delText>
        </w:r>
      </w:del>
      <w:del w:id="3445" w:author="PR Preview" w:date="2026-01-01T00:00:00Z">
        <w:r>
          <w:delText xml:space="preserve">and eigenvalues</w:delText>
        </w:r>
      </w:del>
      <w:del w:id="3446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3447" w:author="PR Preview" w:date="2026-01-01T00:00:00Z">
        <w:r>
          <w:delText xml:space="preserve"> </w:delText>
        </w:r>
      </w:del>
      <w:del w:id="3448" w:author="PR Preview" w:date="2026-01-01T00:00:00Z">
        <w:r>
          <w:delText xml:space="preserve">on the diagonal of</w:delText>
        </w:r>
      </w:del>
      <w:del w:id="3449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3450" w:author="PR Preview" w:date="2026-01-01T00:00:00Z">
        <w:r>
          <w:delText xml:space="preserve">.</w:delText>
        </w:r>
      </w:del>
      <w:del w:id="3451" w:author="PR Preview" w:date="2026-01-01T00:00:00Z">
        <w:r>
          <w:delText xml:space="preserve"> </w:delText>
        </w:r>
      </w:del>
      <w:del w:id="3452" w:author="PR Preview" w:date="2026-01-01T00:00:00Z">
        <w:r>
          <w:delText xml:space="preserve">Then:</w:delText>
        </w:r>
      </w:del>
    </w:p>
    <w:p>
      <w:pPr>
        <w:pStyle w:val="BodyText"/>
      </w:pPr>
      <w:ins w:id="3453" w:author="PR Preview" w:date="2026-01-01T00:00:00Z">
        <w:r>
          <w:rPr>
            <w:b/>
            <w:bCs/>
          </w:rPr>
          <w:t xml:space="preserve">Theorem 15 (Definiteness and eigenvalues)</w:t>
        </w:r>
      </w:ins>
      <w:ins w:id="3454" w:author="PR Preview" w:date="2026-01-01T00:00:00Z">
        <w:r>
          <w:t xml:space="preserve"> </w:t>
        </w:r>
      </w:ins>
      <w:ins w:id="3455" w:author="PR Preview" w:date="2026-01-01T00:00:00Z">
        <w:r>
          <w:t xml:space="preserve">Let</w:t>
        </w:r>
      </w:ins>
      <w:ins w:id="345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457" w:author="PR Preview" w:date="2026-01-01T00:00:00Z">
        <w:r>
          <w:t xml:space="preserve"> </w:t>
        </w:r>
      </w:ins>
      <w:ins w:id="3458" w:author="PR Preview" w:date="2026-01-01T00:00:00Z">
        <w:r>
          <w:t xml:space="preserve">be a</w:t>
        </w:r>
      </w:ins>
      <w:ins w:id="345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460" w:author="PR Preview" w:date="2026-01-01T00:00:00Z">
        <w:r>
          <w:t xml:space="preserve"> </w:t>
        </w:r>
      </w:ins>
      <w:ins w:id="3461" w:author="PR Preview" w:date="2026-01-01T00:00:00Z">
        <w:r>
          <w:t xml:space="preserve">symmetric matrix with real entries,</w:t>
        </w:r>
      </w:ins>
      <w:ins w:id="3462" w:author="PR Preview" w:date="2026-01-01T00:00:00Z">
        <w:r>
          <w:t xml:space="preserve"> </w:t>
        </w:r>
      </w:ins>
      <w:ins w:id="3463" w:author="PR Preview" w:date="2026-01-01T00:00:00Z">
        <w:r>
          <w:t xml:space="preserve">with eigendecomposition</w:t>
        </w:r>
      </w:ins>
      <w:ins w:id="346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465" w:author="PR Preview" w:date="2026-01-01T00:00:00Z">
        <w:r>
          <w:t xml:space="preserve"> </w:t>
        </w:r>
      </w:ins>
      <w:ins w:id="3466" w:author="PR Preview" w:date="2026-01-01T00:00:00Z">
        <w:r>
          <w:t xml:space="preserve">(</w:t>
        </w:r>
      </w:ins>
      <w:hyperlink w:anchor="def-eigendecomposition">
        <w:ins w:id="3467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3468" w:author="PR Preview" w:date="2026-01-01T00:00:00Z">
        <w:r>
          <w:t xml:space="preserve">)</w:t>
        </w:r>
      </w:ins>
      <w:ins w:id="3469" w:author="PR Preview" w:date="2026-01-01T00:00:00Z">
        <w:r>
          <w:t xml:space="preserve"> </w:t>
        </w:r>
      </w:ins>
      <w:ins w:id="3470" w:author="PR Preview" w:date="2026-01-01T00:00:00Z">
        <w:r>
          <w:t xml:space="preserve">and eigenvalues</w:t>
        </w:r>
      </w:ins>
      <w:ins w:id="3471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3472" w:author="PR Preview" w:date="2026-01-01T00:00:00Z">
        <w:r>
          <w:t xml:space="preserve"> </w:t>
        </w:r>
      </w:ins>
      <w:ins w:id="3473" w:author="PR Preview" w:date="2026-01-01T00:00:00Z">
        <w:r>
          <w:t xml:space="preserve">on the diagonal of</w:t>
        </w:r>
      </w:ins>
      <w:ins w:id="3474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3475" w:author="PR Preview" w:date="2026-01-01T00:00:00Z">
        <w:r>
          <w:t xml:space="preserve">.</w:t>
        </w:r>
      </w:ins>
      <w:ins w:id="3476" w:author="PR Preview" w:date="2026-01-01T00:00:00Z">
        <w:r>
          <w:t xml:space="preserve"> </w:t>
        </w:r>
      </w:ins>
      <w:ins w:id="3477" w:author="PR Preview" w:date="2026-01-01T00:00:00Z">
        <w:r>
          <w:t xml:space="preserve">Then: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3"/>
    <w:p>
      <w:pPr>
        <w:pStyle w:val="FirstParagraph"/>
      </w:pPr>
      <w:del w:id="3478" w:author="PR Preview" w:date="2026-01-01T00:00:00Z">
        <w:r>
          <w:rPr>
            <w:i/>
            <w:iCs/>
          </w:rPr>
          <w:delText xml:space="preserve">Proof</w:delText>
        </w:r>
      </w:del>
      <w:del w:id="3479" w:author="PR Preview" w:date="2026-01-01T00:00:00Z">
        <w:r>
          <w:delText xml:space="preserve">. </w:delText>
        </w:r>
      </w:del>
      <w:del w:id="3480" w:author="PR Preview" w:date="2026-01-01T00:00:00Z">
        <w:r>
          <w:delText xml:space="preserve">For any vector</w:delText>
        </w:r>
      </w:del>
      <w:del w:id="348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82" w:author="PR Preview" w:date="2026-01-01T00:00:00Z">
        <w:r>
          <w:delText xml:space="preserve"> </w:delText>
        </w:r>
      </w:del>
      <w:del w:id="3483" w:author="PR Preview" w:date="2026-01-01T00:00:00Z">
        <w:r>
          <w:delText xml:space="preserve">of length</w:delText>
        </w:r>
      </w:del>
      <w:del w:id="3484" w:author="PR Preview" w:date="2026-01-01T00:00:00Z">
        <w:r>
          <w:delText xml:space="preserve"> </w:delText>
        </w:r>
      </w:del>
      <m:oMath>
        <m:r>
          <m:t>p</m:t>
        </m:r>
      </m:oMath>
      <w:del w:id="3485" w:author="PR Preview" w:date="2026-01-01T00:00:00Z">
        <w:r>
          <w:delText xml:space="preserve">, let</w:delText>
        </w:r>
      </w:del>
      <w:del w:id="3486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87" w:author="PR Preview" w:date="2026-01-01T00:00:00Z">
        <w:r>
          <w:delText xml:space="preserve">.</w:delText>
        </w:r>
      </w:del>
      <w:del w:id="3488" w:author="PR Preview" w:date="2026-01-01T00:00:00Z">
        <w:r>
          <w:delText xml:space="preserve"> </w:delText>
        </w:r>
      </w:del>
      <w:del w:id="3489" w:author="PR Preview" w:date="2026-01-01T00:00:00Z">
        <w:r>
          <w:delText xml:space="preserve">Then: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del w:id="3490" w:author="PR Preview" w:date="2026-01-01T00:00:00Z">
        <w:r>
          <w:delText xml:space="preserve">The second step is</w:delText>
        </w:r>
      </w:del>
      <w:del w:id="3491" w:author="PR Preview" w:date="2026-01-01T00:00:00Z">
        <w:r>
          <w:delText xml:space="preserve"> </w:delText>
        </w:r>
      </w:del>
      <w:hyperlink r:id="rId32">
        <w:del w:id="3492" w:author="PR Preview" w:date="2026-01-01T00:00:00Z">
          <w:r>
            <w:rPr>
              <w:rStyle w:val="Hyperlink"/>
            </w:rPr>
            <w:delText xml:space="preserve">Theorem 16 in Matrices</w:delText>
          </w:r>
        </w:del>
      </w:hyperlink>
      <w:del w:id="3493" w:author="PR Preview" w:date="2026-01-01T00:00:00Z">
        <w:r>
          <w:delText xml:space="preserve">.</w:delText>
        </w:r>
      </w:del>
      <w:del w:id="3494" w:author="PR Preview" w:date="2026-01-01T00:00:00Z">
        <w:r>
          <w:delText xml:space="preserve"> </w:delText>
        </w:r>
      </w:del>
      <w:del w:id="3495" w:author="PR Preview" w:date="2026-01-01T00:00:00Z">
        <w:r>
          <w:delText xml:space="preserve">Also,</w:delText>
        </w:r>
      </w:del>
      <w:del w:id="349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97" w:author="PR Preview" w:date="2026-01-01T00:00:00Z">
        <w:r>
          <w:delText xml:space="preserve"> </w:delText>
        </w:r>
      </w:del>
      <w:del w:id="3498" w:author="PR Preview" w:date="2026-01-01T00:00:00Z">
        <w:r>
          <w:delText xml:space="preserve">exactly when</w:delText>
        </w:r>
      </w:del>
      <w:del w:id="349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500" w:author="PR Preview" w:date="2026-01-01T00:00:00Z">
        <w:r>
          <w:delText xml:space="preserve">:</w:delText>
        </w:r>
      </w:del>
      <w:del w:id="3501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3502" w:author="PR Preview" w:date="2026-01-01T00:00:00Z">
        <w:r>
          <w:delText xml:space="preserve"> </w:delText>
        </w:r>
      </w:del>
      <w:del w:id="3503" w:author="PR Preview" w:date="2026-01-01T00:00:00Z">
        <w:r>
          <w:delText xml:space="preserve">for an orthogonal matrix</w:delText>
        </w:r>
      </w:del>
      <w:del w:id="3504" w:author="PR Preview" w:date="2026-01-01T00:00:00Z">
        <w:r>
          <w:delText xml:space="preserve"> </w:delText>
        </w:r>
      </w:del>
      <w:del w:id="3505" w:author="PR Preview" w:date="2026-01-01T00:00:00Z">
        <w:r>
          <w:delText xml:space="preserve">(</w:delText>
        </w:r>
      </w:del>
      <w:hyperlink w:anchor="def-orthogonal-matrix">
        <w:del w:id="3506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3507" w:author="PR Preview" w:date="2026-01-01T00:00:00Z">
        <w:r>
          <w:delText xml:space="preserve">),</w:delText>
        </w:r>
      </w:del>
      <w:del w:id="3508" w:author="PR Preview" w:date="2026-01-01T00:00:00Z">
        <w:r>
          <w:delText xml:space="preserve"> </w:delText>
        </w:r>
      </w:del>
      <w:del w:id="3509" w:author="PR Preview" w:date="2026-01-01T00:00:00Z">
        <w:r>
          <w:delText xml:space="preserve">so</w:delText>
        </w:r>
      </w:del>
      <w:del w:id="351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511" w:author="PR Preview" w:date="2026-01-01T00:00:00Z">
        <w:r>
          <w:delText xml:space="preserve">.</w:delText>
        </w:r>
      </w:del>
    </w:p>
    <w:p>
      <w:pPr>
        <w:pStyle w:val="BodyText"/>
      </w:pPr>
      <w:del w:id="3512" w:author="PR Preview" w:date="2026-01-01T00:00:00Z">
        <w:r>
          <w:rPr>
            <w:i/>
            <w:iCs/>
          </w:rPr>
          <w:delText xml:space="preserve">If every</w:delText>
        </w:r>
      </w:del>
      <w:del w:id="3513" w:author="PR Preview" w:date="2026-01-01T00:00:00Z">
        <w:r>
          <w:rPr>
            <w:i/>
            <w:iCs/>
          </w:rP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del w:id="3514" w:author="PR Preview" w:date="2026-01-01T00:00:00Z">
        <w:r>
          <w:delText xml:space="preserve">, then every term</w:delText>
        </w:r>
      </w:del>
      <w:del w:id="3515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del w:id="3516" w:author="PR Preview" w:date="2026-01-01T00:00:00Z">
        <w:r>
          <w:delText xml:space="preserve">,</w:delText>
        </w:r>
      </w:del>
      <w:del w:id="3517" w:author="PR Preview" w:date="2026-01-01T00:00:00Z">
        <w:r>
          <w:delText xml:space="preserve"> </w:delText>
        </w:r>
      </w:del>
      <w:del w:id="3518" w:author="PR Preview" w:date="2026-01-01T00:00:00Z">
        <w:r>
          <w:delText xml:space="preserve">so</w:delText>
        </w:r>
      </w:del>
      <w:del w:id="3519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del w:id="3520" w:author="PR Preview" w:date="2026-01-01T00:00:00Z">
        <w:r>
          <w:delText xml:space="preserve">.</w:delText>
        </w:r>
      </w:del>
      <w:del w:id="3521" w:author="PR Preview" w:date="2026-01-01T00:00:00Z">
        <w:r>
          <w:delText xml:space="preserve"> </w:delText>
        </w:r>
      </w:del>
      <w:del w:id="3522" w:author="PR Preview" w:date="2026-01-01T00:00:00Z">
        <w:r>
          <w:rPr>
            <w:i/>
            <w:iCs/>
          </w:rPr>
          <w:delText xml:space="preserve">If every</w:delText>
        </w:r>
      </w:del>
      <w:del w:id="3523" w:author="PR Preview" w:date="2026-01-01T00:00:00Z">
        <w:r>
          <w:rPr>
            <w:i/>
            <w:iCs/>
          </w:rP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del w:id="3524" w:author="PR Preview" w:date="2026-01-01T00:00:00Z">
        <w:r>
          <w:delText xml:space="preserve"> </w:delText>
        </w:r>
      </w:del>
      <w:del w:id="3525" w:author="PR Preview" w:date="2026-01-01T00:00:00Z">
        <w:r>
          <w:delText xml:space="preserve">and</w:delText>
        </w:r>
      </w:del>
      <w:del w:id="352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527" w:author="PR Preview" w:date="2026-01-01T00:00:00Z">
        <w:r>
          <w:delText xml:space="preserve">,</w:delText>
        </w:r>
      </w:del>
      <w:del w:id="3528" w:author="PR Preview" w:date="2026-01-01T00:00:00Z">
        <w:r>
          <w:delText xml:space="preserve"> </w:delText>
        </w:r>
      </w:del>
      <w:del w:id="3529" w:author="PR Preview" w:date="2026-01-01T00:00:00Z">
        <w:r>
          <w:delText xml:space="preserve">then some</w:delText>
        </w:r>
      </w:del>
      <w:del w:id="353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del w:id="3531" w:author="PR Preview" w:date="2026-01-01T00:00:00Z">
        <w:r>
          <w:delText xml:space="preserve">,</w:delText>
        </w:r>
      </w:del>
      <w:del w:id="3532" w:author="PR Preview" w:date="2026-01-01T00:00:00Z">
        <w:r>
          <w:delText xml:space="preserve"> </w:delText>
        </w:r>
      </w:del>
      <w:del w:id="3533" w:author="PR Preview" w:date="2026-01-01T00:00:00Z">
        <w:r>
          <w:delText xml:space="preserve">so at least one term is positive and the rest are non-negative,</w:delText>
        </w:r>
      </w:del>
      <w:del w:id="3534" w:author="PR Preview" w:date="2026-01-01T00:00:00Z">
        <w:r>
          <w:delText xml:space="preserve"> </w:delText>
        </w:r>
      </w:del>
      <w:del w:id="3535" w:author="PR Preview" w:date="2026-01-01T00:00:00Z">
        <w:r>
          <w:delText xml:space="preserve">and</w:delText>
        </w:r>
      </w:del>
      <w:del w:id="3536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del w:id="3537" w:author="PR Preview" w:date="2026-01-01T00:00:00Z">
        <w:r>
          <w:delText xml:space="preserve">.</w:delText>
        </w:r>
      </w:del>
    </w:p>
    <w:p>
      <w:pPr>
        <w:pStyle w:val="BodyText"/>
      </w:pPr>
      <w:del w:id="3538" w:author="PR Preview" w:date="2026-01-01T00:00:00Z">
        <w:r>
          <w:rPr>
            <w:i/>
            <w:iCs/>
          </w:rPr>
          <w:delText xml:space="preserve">Conversely</w:delText>
        </w:r>
      </w:del>
      <w:del w:id="3539" w:author="PR Preview" w:date="2026-01-01T00:00:00Z">
        <w:r>
          <w:delText xml:space="preserve">, take</w:delText>
        </w:r>
      </w:del>
      <w:del w:id="354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3541" w:author="PR Preview" w:date="2026-01-01T00:00:00Z">
        <w:r>
          <w:delText xml:space="preserve">, column</w:delText>
        </w:r>
      </w:del>
      <w:del w:id="3542" w:author="PR Preview" w:date="2026-01-01T00:00:00Z">
        <w:r>
          <w:delText xml:space="preserve"> </w:delText>
        </w:r>
      </w:del>
      <m:oMath>
        <m:r>
          <m:t>i</m:t>
        </m:r>
      </m:oMath>
      <w:del w:id="3543" w:author="PR Preview" w:date="2026-01-01T00:00:00Z">
        <w:r>
          <w:delText xml:space="preserve"> </w:delText>
        </w:r>
      </w:del>
      <w:del w:id="3544" w:author="PR Preview" w:date="2026-01-01T00:00:00Z">
        <w:r>
          <w:delText xml:space="preserve">of</w:delText>
        </w:r>
      </w:del>
      <w:del w:id="3545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3546" w:author="PR Preview" w:date="2026-01-01T00:00:00Z">
        <w:r>
          <w:delText xml:space="preserve">,</w:delText>
        </w:r>
      </w:del>
      <w:del w:id="3547" w:author="PR Preview" w:date="2026-01-01T00:00:00Z">
        <w:r>
          <w:delText xml:space="preserve"> </w:delText>
        </w:r>
      </w:del>
      <w:del w:id="3548" w:author="PR Preview" w:date="2026-01-01T00:00:00Z">
        <w:r>
          <w:delText xml:space="preserve">which is not</w:delText>
        </w:r>
      </w:del>
      <w:del w:id="3549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550" w:author="PR Preview" w:date="2026-01-01T00:00:00Z">
        <w:r>
          <w:delText xml:space="preserve"> </w:delText>
        </w:r>
      </w:del>
      <w:del w:id="3551" w:author="PR Preview" w:date="2026-01-01T00:00:00Z">
        <w:r>
          <w:delText xml:space="preserve">because it has norm 1.</w:delText>
        </w:r>
      </w:del>
      <w:del w:id="3552" w:author="PR Preview" w:date="2026-01-01T00:00:00Z">
        <w:r>
          <w:delText xml:space="preserve"> </w:delText>
        </w:r>
      </w:del>
      <w:del w:id="3553" w:author="PR Preview" w:date="2026-01-01T00:00:00Z">
        <w:r>
          <w:delText xml:space="preserve">Then</w:delText>
        </w:r>
      </w:del>
      <w:del w:id="355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3555" w:author="PR Preview" w:date="2026-01-01T00:00:00Z">
        <w:r>
          <w:delText xml:space="preserve"> </w:delText>
        </w:r>
      </w:del>
      <w:del w:id="3556" w:author="PR Preview" w:date="2026-01-01T00:00:00Z">
        <w:r>
          <w:delText xml:space="preserve">is column</w:delText>
        </w:r>
      </w:del>
      <w:del w:id="3557" w:author="PR Preview" w:date="2026-01-01T00:00:00Z">
        <w:r>
          <w:delText xml:space="preserve"> </w:delText>
        </w:r>
      </w:del>
      <m:oMath>
        <m:r>
          <m:t>i</m:t>
        </m:r>
      </m:oMath>
      <w:del w:id="3558" w:author="PR Preview" w:date="2026-01-01T00:00:00Z">
        <w:r>
          <w:delText xml:space="preserve"> </w:delText>
        </w:r>
      </w:del>
      <w:del w:id="3559" w:author="PR Preview" w:date="2026-01-01T00:00:00Z">
        <w:r>
          <w:delText xml:space="preserve">of</w:delText>
        </w:r>
      </w:del>
      <w:del w:id="356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3561" w:author="PR Preview" w:date="2026-01-01T00:00:00Z">
        <w:r>
          <w:delText xml:space="preserve">,</w:delText>
        </w:r>
      </w:del>
      <w:del w:id="3562" w:author="PR Preview" w:date="2026-01-01T00:00:00Z">
        <w:r>
          <w:delText xml:space="preserve"> </w:delText>
        </w:r>
      </w:del>
      <w:del w:id="3563" w:author="PR Preview" w:date="2026-01-01T00:00:00Z">
        <w:r>
          <w:delText xml:space="preserve">so</w:delText>
        </w:r>
      </w:del>
      <w:del w:id="356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del w:id="3565" w:author="PR Preview" w:date="2026-01-01T00:00:00Z">
        <w:r>
          <w:delText xml:space="preserve"> </w:delText>
        </w:r>
      </w:del>
      <w:del w:id="3566" w:author="PR Preview" w:date="2026-01-01T00:00:00Z">
        <w:r>
          <w:delText xml:space="preserve">and every other entry of</w:delText>
        </w:r>
      </w:del>
      <w:del w:id="356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568" w:author="PR Preview" w:date="2026-01-01T00:00:00Z">
        <w:r>
          <w:delText xml:space="preserve"> </w:delText>
        </w:r>
      </w:del>
      <w:del w:id="3569" w:author="PR Preview" w:date="2026-01-01T00:00:00Z">
        <w:r>
          <w:delText xml:space="preserve">is</w:delText>
        </w:r>
      </w:del>
      <w:del w:id="3570" w:author="PR Preview" w:date="2026-01-01T00:00:00Z">
        <w:r>
          <w:delText xml:space="preserve"> </w:delText>
        </w:r>
      </w:del>
      <m:oMath>
        <m:r>
          <m:t>0</m:t>
        </m:r>
      </m:oMath>
      <w:del w:id="3571" w:author="PR Preview" w:date="2026-01-01T00:00:00Z">
        <w:r>
          <w:delText xml:space="preserve">,</w:delText>
        </w:r>
      </w:del>
      <w:del w:id="3572" w:author="PR Preview" w:date="2026-01-01T00:00:00Z">
        <w:r>
          <w:delText xml:space="preserve"> </w:delText>
        </w:r>
      </w:del>
      <w:del w:id="3573" w:author="PR Preview" w:date="2026-01-01T00:00:00Z">
        <w:r>
          <w:delText xml:space="preserve">and the display gives</w:delText>
        </w:r>
      </w:del>
      <w:del w:id="3574" w:author="PR Preview" w:date="2026-01-01T00:00:00Z">
        <w:r>
          <w:delText xml:space="preserve"> </w:delText>
        </w:r>
      </w:del>
      <m:oMath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del w:id="3575" w:author="PR Preview" w:date="2026-01-01T00:00:00Z">
        <w:r>
          <w:delText xml:space="preserve">.</w:delText>
        </w:r>
      </w:del>
      <w:del w:id="3576" w:author="PR Preview" w:date="2026-01-01T00:00:00Z">
        <w:r>
          <w:delText xml:space="preserve"> </w:delText>
        </w:r>
      </w:del>
      <w:del w:id="3577" w:author="PR Preview" w:date="2026-01-01T00:00:00Z">
        <w:r>
          <w:delText xml:space="preserve">So if</w:delText>
        </w:r>
      </w:del>
      <w:del w:id="357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579" w:author="PR Preview" w:date="2026-01-01T00:00:00Z">
        <w:r>
          <w:delText xml:space="preserve"> </w:delText>
        </w:r>
      </w:del>
      <w:del w:id="3580" w:author="PR Preview" w:date="2026-01-01T00:00:00Z">
        <w:r>
          <w:delText xml:space="preserve">is positive semidefinite,</w:delText>
        </w:r>
      </w:del>
      <w:del w:id="3581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del w:id="3582" w:author="PR Preview" w:date="2026-01-01T00:00:00Z">
        <w:r>
          <w:delText xml:space="preserve">,</w:delText>
        </w:r>
      </w:del>
      <w:del w:id="3583" w:author="PR Preview" w:date="2026-01-01T00:00:00Z">
        <w:r>
          <w:delText xml:space="preserve"> </w:delText>
        </w:r>
      </w:del>
      <w:del w:id="3584" w:author="PR Preview" w:date="2026-01-01T00:00:00Z">
        <w:r>
          <w:delText xml:space="preserve">and if</w:delText>
        </w:r>
      </w:del>
      <w:del w:id="358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586" w:author="PR Preview" w:date="2026-01-01T00:00:00Z">
        <w:r>
          <w:delText xml:space="preserve"> </w:delText>
        </w:r>
      </w:del>
      <w:del w:id="3587" w:author="PR Preview" w:date="2026-01-01T00:00:00Z">
        <w:r>
          <w:delText xml:space="preserve">is positive definite,</w:delText>
        </w:r>
      </w:del>
      <w:del w:id="3588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del w:id="3589" w:author="PR Preview" w:date="2026-01-01T00:00:00Z">
        <w:r>
          <w:delText xml:space="preserve">.</w:delText>
        </w:r>
      </w:del>
    </w:p>
    <w:p>
      <w:pPr>
        <w:pStyle w:val="BodyText"/>
      </w:pPr>
      <w:del w:id="3590" w:author="PR Preview" w:date="2026-01-01T00:00:00Z">
        <w:r>
          <w:rPr>
            <w:b/>
            <w:bCs/>
          </w:rPr>
          <w:delText xml:space="preserve">Example 29 (Reading definiteness off the eigenvalues)</w:delText>
        </w:r>
      </w:del>
      <w:del w:id="3591" w:author="PR Preview" w:date="2026-01-01T00:00:00Z">
        <w:r>
          <w:delText xml:space="preserve"> </w:delText>
        </w:r>
      </w:del>
      <w:del w:id="3592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3593" w:author="PR Preview" w:date="2026-01-01T00:00:00Z">
        <w:r>
          <w:delText xml:space="preserve"> </w:delText>
        </w:r>
      </w:del>
      <w:del w:id="3594" w:author="PR Preview" w:date="2026-01-01T00:00:00Z">
        <w:r>
          <w:delText xml:space="preserve">has eigenvalues</w:delText>
        </w:r>
      </w:del>
      <w:del w:id="3595" w:author="PR Preview" w:date="2026-01-01T00:00:00Z">
        <w:r>
          <w:delText xml:space="preserve"> </w:delText>
        </w:r>
      </w:del>
      <m:oMath>
        <m:r>
          <m:t>3</m:t>
        </m:r>
      </m:oMath>
      <w:del w:id="3596" w:author="PR Preview" w:date="2026-01-01T00:00:00Z">
        <w:r>
          <w:delText xml:space="preserve"> </w:delText>
        </w:r>
      </w:del>
      <w:del w:id="3597" w:author="PR Preview" w:date="2026-01-01T00:00:00Z">
        <w:r>
          <w:delText xml:space="preserve">and</w:delText>
        </w:r>
      </w:del>
      <w:del w:id="3598" w:author="PR Preview" w:date="2026-01-01T00:00:00Z">
        <w:r>
          <w:delText xml:space="preserve"> </w:delText>
        </w:r>
      </w:del>
      <m:oMath>
        <m:r>
          <m:t>1</m:t>
        </m:r>
      </m:oMath>
      <w:del w:id="3599" w:author="PR Preview" w:date="2026-01-01T00:00:00Z">
        <w:r>
          <w:delText xml:space="preserve"> </w:delText>
        </w:r>
      </w:del>
      <w:del w:id="3600" w:author="PR Preview" w:date="2026-01-01T00:00:00Z">
        <w:r>
          <w:delText xml:space="preserve">(</w:delText>
        </w:r>
      </w:del>
      <w:hyperlink w:anchor="exm-eigenvalue">
        <w:del w:id="3601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3602" w:author="PR Preview" w:date="2026-01-01T00:00:00Z">
        <w:r>
          <w:delText xml:space="preserve">),</w:delText>
        </w:r>
      </w:del>
      <w:del w:id="3603" w:author="PR Preview" w:date="2026-01-01T00:00:00Z">
        <w:r>
          <w:delText xml:space="preserve"> </w:delText>
        </w:r>
      </w:del>
      <w:del w:id="3604" w:author="PR Preview" w:date="2026-01-01T00:00:00Z">
        <w:r>
          <w:delText xml:space="preserve">both positive, so it is positive definite.</w:delText>
        </w:r>
      </w:del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3605" w:author="PR Preview" w:date="2026-01-01T00:00:00Z">
        <w:r>
          <w:delText xml:space="preserve"> </w:delText>
        </w:r>
      </w:del>
      <w:del w:id="3606" w:author="PR Preview" w:date="2026-01-01T00:00:00Z">
        <w:r>
          <w:delText xml:space="preserve">has eigenvalues</w:delText>
        </w:r>
      </w:del>
      <w:del w:id="3607" w:author="PR Preview" w:date="2026-01-01T00:00:00Z">
        <w:r>
          <w:delText xml:space="preserve"> </w:delText>
        </w:r>
      </w:del>
      <m:oMath>
        <m:r>
          <m:t>2</m:t>
        </m:r>
      </m:oMath>
      <w:del w:id="3608" w:author="PR Preview" w:date="2026-01-01T00:00:00Z">
        <w:r>
          <w:delText xml:space="preserve">, for the eigenvector</w:delText>
        </w:r>
      </w:del>
      <w:del w:id="360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610" w:author="PR Preview" w:date="2026-01-01T00:00:00Z">
        <w:r>
          <w:delText xml:space="preserve">,</w:delText>
        </w:r>
      </w:del>
      <w:del w:id="3611" w:author="PR Preview" w:date="2026-01-01T00:00:00Z">
        <w:r>
          <w:delText xml:space="preserve"> </w:delText>
        </w:r>
      </w:del>
      <w:del w:id="3612" w:author="PR Preview" w:date="2026-01-01T00:00:00Z">
        <w:r>
          <w:delText xml:space="preserve">and</w:delText>
        </w:r>
      </w:del>
      <w:del w:id="3613" w:author="PR Preview" w:date="2026-01-01T00:00:00Z">
        <w:r>
          <w:delText xml:space="preserve"> </w:delText>
        </w:r>
      </w:del>
      <m:oMath>
        <m:r>
          <m:t>0</m:t>
        </m:r>
      </m:oMath>
      <w:del w:id="3614" w:author="PR Preview" w:date="2026-01-01T00:00:00Z">
        <w:r>
          <w:delText xml:space="preserve">, for the eigenvector</w:delText>
        </w:r>
      </w:del>
      <w:del w:id="361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3616" w:author="PR Preview" w:date="2026-01-01T00:00:00Z">
        <w:r>
          <w:delText xml:space="preserve">,</w:delText>
        </w:r>
      </w:del>
      <w:del w:id="3617" w:author="PR Preview" w:date="2026-01-01T00:00:00Z">
        <w:r>
          <w:delText xml:space="preserve"> </w:delText>
        </w:r>
      </w:del>
      <w:del w:id="3618" w:author="PR Preview" w:date="2026-01-01T00:00:00Z">
        <w:r>
          <w:delText xml:space="preserve">so it is positive semidefinite but not positive definite,</w:delText>
        </w:r>
      </w:del>
      <w:del w:id="3619" w:author="PR Preview" w:date="2026-01-01T00:00:00Z">
        <w:r>
          <w:delText xml:space="preserve"> </w:delText>
        </w:r>
      </w:del>
      <w:del w:id="3620" w:author="PR Preview" w:date="2026-01-01T00:00:00Z">
        <w:r>
          <w:delText xml:space="preserve">as</w:delText>
        </w:r>
      </w:del>
      <w:del w:id="3621" w:author="PR Preview" w:date="2026-01-01T00:00:00Z">
        <w:r>
          <w:delText xml:space="preserve"> </w:delText>
        </w:r>
      </w:del>
      <w:hyperlink w:anchor="exm-positive-definite">
        <w:del w:id="3622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3623" w:author="PR Preview" w:date="2026-01-01T00:00:00Z">
        <w:r>
          <w:delText xml:space="preserve"> </w:delText>
        </w:r>
      </w:del>
      <w:del w:id="3624" w:author="PR Preview" w:date="2026-01-01T00:00:00Z">
        <w:r>
          <w:delText xml:space="preserve">found directly.</w:delText>
        </w:r>
      </w:del>
    </w:p>
    <w:p>
      <w:pPr>
        <w:pStyle w:val="FirstParagraph"/>
      </w:pPr>
      <w:del w:id="3625" w:author="PR Preview" w:date="2026-01-01T00:00:00Z">
        <w:r>
          <w:rPr>
            <w:b/>
            <w:bCs/>
          </w:rPr>
          <w:delText xml:space="preserve">Theorem 15 (A positive definite matrix has a positive definite inverse)</w:delText>
        </w:r>
      </w:del>
      <w:del w:id="3626" w:author="PR Preview" w:date="2026-01-01T00:00:00Z">
        <w:r>
          <w:delText xml:space="preserve"> </w:delText>
        </w:r>
      </w:del>
      <w:del w:id="3627" w:author="PR Preview" w:date="2026-01-01T00:00:00Z">
        <w:r>
          <w:delText xml:space="preserve">Let</w:delText>
        </w:r>
      </w:del>
      <w:del w:id="362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629" w:author="PR Preview" w:date="2026-01-01T00:00:00Z">
        <w:r>
          <w:delText xml:space="preserve"> </w:delText>
        </w:r>
      </w:del>
      <w:del w:id="3630" w:author="PR Preview" w:date="2026-01-01T00:00:00Z">
        <w:r>
          <w:delText xml:space="preserve">be a</w:delText>
        </w:r>
      </w:del>
      <w:del w:id="363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632" w:author="PR Preview" w:date="2026-01-01T00:00:00Z">
        <w:r>
          <w:delText xml:space="preserve"> </w:delText>
        </w:r>
      </w:del>
      <w:del w:id="3633" w:author="PR Preview" w:date="2026-01-01T00:00:00Z">
        <w:r>
          <w:delText xml:space="preserve">positive definite matrix</w:delText>
        </w:r>
      </w:del>
      <w:del w:id="3634" w:author="PR Preview" w:date="2026-01-01T00:00:00Z">
        <w:r>
          <w:delText xml:space="preserve"> </w:delText>
        </w:r>
      </w:del>
      <w:del w:id="3635" w:author="PR Preview" w:date="2026-01-01T00:00:00Z">
        <w:r>
          <w:delText xml:space="preserve">(</w:delText>
        </w:r>
      </w:del>
      <w:hyperlink w:anchor="def-positive-definite">
        <w:del w:id="3636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3637" w:author="PR Preview" w:date="2026-01-01T00:00:00Z">
        <w:r>
          <w:delText xml:space="preserve">) with real entries,</w:delText>
        </w:r>
      </w:del>
      <w:del w:id="3638" w:author="PR Preview" w:date="2026-01-01T00:00:00Z">
        <w:r>
          <w:delText xml:space="preserve"> </w:delText>
        </w:r>
      </w:del>
      <w:del w:id="3639" w:author="PR Preview" w:date="2026-01-01T00:00:00Z">
        <w:r>
          <w:delText xml:space="preserve">with eigendecomposition</w:delText>
        </w:r>
      </w:del>
      <w:del w:id="364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641" w:author="PR Preview" w:date="2026-01-01T00:00:00Z">
        <w:r>
          <w:delText xml:space="preserve"> </w:delText>
        </w:r>
      </w:del>
      <w:del w:id="3642" w:author="PR Preview" w:date="2026-01-01T00:00:00Z">
        <w:r>
          <w:delText xml:space="preserve">(</w:delText>
        </w:r>
      </w:del>
      <w:hyperlink w:anchor="def-eigendecomposition">
        <w:del w:id="3643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3644" w:author="PR Preview" w:date="2026-01-01T00:00:00Z">
        <w:r>
          <w:delText xml:space="preserve">)</w:delText>
        </w:r>
      </w:del>
      <w:del w:id="3645" w:author="PR Preview" w:date="2026-01-01T00:00:00Z">
        <w:r>
          <w:delText xml:space="preserve"> </w:delText>
        </w:r>
      </w:del>
      <w:del w:id="3646" w:author="PR Preview" w:date="2026-01-01T00:00:00Z">
        <w:r>
          <w:delText xml:space="preserve">and eigenvalues</w:delText>
        </w:r>
      </w:del>
      <w:del w:id="3647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3648" w:author="PR Preview" w:date="2026-01-01T00:00:00Z">
        <w:r>
          <w:delText xml:space="preserve">.</w:delText>
        </w:r>
      </w:del>
      <w:del w:id="3649" w:author="PR Preview" w:date="2026-01-01T00:00:00Z">
        <w:r>
          <w:delText xml:space="preserve"> </w:delText>
        </w:r>
      </w:del>
      <w:del w:id="3650" w:author="PR Preview" w:date="2026-01-01T00:00:00Z">
        <w:r>
          <w:delText xml:space="preserve">Then</w:delText>
        </w:r>
      </w:del>
      <w:del w:id="365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652" w:author="PR Preview" w:date="2026-01-01T00:00:00Z">
        <w:r>
          <w:delText xml:space="preserve"> </w:delText>
        </w:r>
      </w:del>
      <w:del w:id="3653" w:author="PR Preview" w:date="2026-01-01T00:00:00Z">
        <w:r>
          <w:delText xml:space="preserve">is invertible (</w:delText>
        </w:r>
      </w:del>
      <w:hyperlink w:anchor="def-invertible-matrix">
        <w:del w:id="3654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3655" w:author="PR Preview" w:date="2026-01-01T00:00:00Z">
        <w:r>
          <w:delText xml:space="preserve">),</w:delText>
        </w:r>
      </w:del>
    </w:p>
    <w:p>
      <w:pPr>
        <w:pStyle w:val="FirstParagraph"/>
      </w:pPr>
      <w:ins w:id="3656" w:author="PR Preview" w:date="2026-01-01T00:00:00Z">
        <w:r>
          <w:rPr>
            <w:i/>
            <w:iCs/>
          </w:rPr>
          <w:t xml:space="preserve">Proof</w:t>
        </w:r>
      </w:ins>
      <w:ins w:id="3657" w:author="PR Preview" w:date="2026-01-01T00:00:00Z">
        <w:r>
          <w:t xml:space="preserve">. </w:t>
        </w:r>
      </w:ins>
      <w:ins w:id="3658" w:author="PR Preview" w:date="2026-01-01T00:00:00Z">
        <w:r>
          <w:t xml:space="preserve">For any vector</w:t>
        </w:r>
      </w:ins>
      <w:ins w:id="3659" w:author="PR Preview" w:date="2026-01-01T00:00:00Z">
        <w:r>
          <w:t xml:space="preserve"> </w:t>
        </w:r>
      </w:ins>
      <w:ins w:id="3660" w:author="PR Preview" w:date="2026-01-01T00:00:00Z">
        <w:r>
          <w:t xml:space="preserve">$\mathord{\smash[b]{\underset{\raise.3ex\hbox{$\scriptstyle\sim$}}{x}}\vphantom{x}}$</w:t>
        </w:r>
      </w:ins>
      <w:ins w:id="3661" w:author="PR Preview" w:date="2026-01-01T00:00:00Z">
        <w:r>
          <w:t xml:space="preserve"> </w:t>
        </w:r>
      </w:ins>
      <w:ins w:id="3662" w:author="PR Preview" w:date="2026-01-01T00:00:00Z">
        <w:r>
          <w:t xml:space="preserve">of length</w:t>
        </w:r>
      </w:ins>
      <w:ins w:id="3663" w:author="PR Preview" w:date="2026-01-01T00:00:00Z">
        <w:r>
          <w:t xml:space="preserve"> </w:t>
        </w:r>
      </w:ins>
      <m:oMath>
        <m:r>
          <m:t>p</m:t>
        </m:r>
      </m:oMath>
      <w:ins w:id="3664" w:author="PR Preview" w:date="2026-01-01T00:00:00Z">
        <w:r>
          <w:t xml:space="preserve">, let</w:t>
        </w:r>
      </w:ins>
      <w:ins w:id="3665" w:author="PR Preview" w:date="2026-01-01T00:00:00Z">
        <w:r>
          <w:t xml:space="preserve"> </w:t>
        </w:r>
      </w:ins>
      <w:ins w:id="3666" w:author="PR Preview" w:date="2026-01-01T00:00:00Z">
        <w:r>
          <w:t xml:space="preserve">$\mathord{\smash[b]{\underset{\raise.3ex\hbox{$\scriptstyle\sim$}}{y}}\vphantom{y}} = {\mathbf{Q}}^{\top}\mathord{\smash[b]{\underset{\raise.3ex\hbox{$\scriptstyle\sim$}}{x}}\vphantom{x}}$</w:t>
        </w:r>
      </w:ins>
      <w:ins w:id="3667" w:author="PR Preview" w:date="2026-01-01T00:00:00Z">
        <w:r>
          <w:t xml:space="preserve">.</w:t>
        </w:r>
      </w:ins>
      <w:ins w:id="3668" w:author="PR Preview" w:date="2026-01-01T00:00:00Z">
        <w:r>
          <w:t xml:space="preserve"> </w:t>
        </w:r>
      </w:ins>
      <w:ins w:id="3669" w:author="PR Preview" w:date="2026-01-01T00:00:00Z">
        <w:r>
          <w:t xml:space="preserve">Then:</w:t>
        </w:r>
      </w:ins>
    </w:p>
    <w:p>
      <w:pPr>
        <w:pStyle w:val="BodyText"/>
      </w:pPr>
      <w:ins w:id="3670" w:author="PR Preview" w:date="2026-01-01T00:00:00Z">
        <w:r>
  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  </w:r>
      </w:ins>
    </w:p>
    <w:p>
      <w:pPr>
        <w:pStyle w:val="FirstParagraph"/>
      </w:pPr>
      <w:ins w:id="3671" w:author="PR Preview" w:date="2026-01-01T00:00:00Z">
        <w:r>
          <w:t xml:space="preserve">The second step is</w:t>
        </w:r>
      </w:ins>
      <w:ins w:id="3672" w:author="PR Preview" w:date="2026-01-01T00:00:00Z">
        <w:r>
          <w:t xml:space="preserve"> </w:t>
        </w:r>
      </w:ins>
      <w:hyperlink r:id="rId32">
        <w:ins w:id="3673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3674" w:author="PR Preview" w:date="2026-01-01T00:00:00Z">
        <w:r>
          <w:t xml:space="preserve">.</w:t>
        </w:r>
      </w:ins>
      <w:ins w:id="3675" w:author="PR Preview" w:date="2026-01-01T00:00:00Z">
        <w:r>
          <w:t xml:space="preserve"> </w:t>
        </w:r>
      </w:ins>
      <w:ins w:id="3676" w:author="PR Preview" w:date="2026-01-01T00:00:00Z">
        <w:r>
          <w:t xml:space="preserve">Also,</w:t>
        </w:r>
      </w:ins>
      <w:ins w:id="3677" w:author="PR Preview" w:date="2026-01-01T00:00:00Z">
        <w:r>
          <w:t xml:space="preserve"> </w:t>
        </w:r>
      </w:ins>
      <w:ins w:id="3678" w:author="PR Preview" w:date="2026-01-01T00:00:00Z">
        <w:r>
          <w:t xml:space="preserve">$\mathord{\smash[b]{\underset{\raise.3ex\hbox{$\scriptstyle\sim$}}{x}}\vphantom{x}}= \mathord{\smash[b]{\underset{\raise.3ex\hbox{$\scriptstyle\sim$}}{0}}\vphantom{0}}$</w:t>
        </w:r>
      </w:ins>
      <w:ins w:id="3679" w:author="PR Preview" w:date="2026-01-01T00:00:00Z">
        <w:r>
          <w:t xml:space="preserve"> </w:t>
        </w:r>
      </w:ins>
      <w:ins w:id="3680" w:author="PR Preview" w:date="2026-01-01T00:00:00Z">
        <w:r>
          <w:t xml:space="preserve">exactly when</w:t>
        </w:r>
      </w:ins>
      <w:ins w:id="3681" w:author="PR Preview" w:date="2026-01-01T00:00:00Z">
        <w:r>
          <w:t xml:space="preserve"> </w:t>
        </w:r>
      </w:ins>
      <w:ins w:id="3682" w:author="PR Preview" w:date="2026-01-01T00:00:00Z">
        <w:r>
          <w:t xml:space="preserve">$\mathord{\smash[b]{\underset{\raise.3ex\hbox{$\scriptstyle\sim$}}{y}}\vphantom{y}} = \mathord{\smash[b]{\underset{\raise.3ex\hbox{$\scriptstyle\sim$}}{0}}\vphantom{0}}$</w:t>
        </w:r>
      </w:ins>
      <w:ins w:id="3683" w:author="PR Preview" w:date="2026-01-01T00:00:00Z">
        <w:r>
          <w:t xml:space="preserve">:</w:t>
        </w:r>
      </w:ins>
      <w:ins w:id="3684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3685" w:author="PR Preview" w:date="2026-01-01T00:00:00Z">
        <w:r>
          <w:t xml:space="preserve"> </w:t>
        </w:r>
      </w:ins>
      <w:ins w:id="3686" w:author="PR Preview" w:date="2026-01-01T00:00:00Z">
        <w:r>
          <w:t xml:space="preserve">for an orthogonal matrix</w:t>
        </w:r>
      </w:ins>
      <w:ins w:id="3687" w:author="PR Preview" w:date="2026-01-01T00:00:00Z">
        <w:r>
          <w:t xml:space="preserve"> </w:t>
        </w:r>
      </w:ins>
      <w:ins w:id="3688" w:author="PR Preview" w:date="2026-01-01T00:00:00Z">
        <w:r>
          <w:t xml:space="preserve">(</w:t>
        </w:r>
      </w:ins>
      <w:hyperlink w:anchor="def-orthogonal-matrix">
        <w:ins w:id="3689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3690" w:author="PR Preview" w:date="2026-01-01T00:00:00Z">
        <w:r>
          <w:t xml:space="preserve">),</w:t>
        </w:r>
      </w:ins>
      <w:ins w:id="3691" w:author="PR Preview" w:date="2026-01-01T00:00:00Z">
        <w:r>
          <w:t xml:space="preserve"> </w:t>
        </w:r>
      </w:ins>
      <w:ins w:id="3692" w:author="PR Preview" w:date="2026-01-01T00:00:00Z">
        <w:r>
          <w:t xml:space="preserve">so</w:t>
        </w:r>
      </w:ins>
      <w:ins w:id="3693" w:author="PR Preview" w:date="2026-01-01T00:00:00Z">
        <w:r>
          <w:t xml:space="preserve"> </w:t>
        </w:r>
      </w:ins>
      <w:ins w:id="3694" w:author="PR Preview" w:date="2026-01-01T00:00:00Z">
        <w:r>
          <w:t xml:space="preserve">$\mathord{\smash[b]{\underset{\raise.3ex\hbox{$\scriptstyle\sim$}}{x}}\vphantom{x}}= \mathbf{Q}\mathord{\smash[b]{\underset{\raise.3ex\hbox{$\scriptstyle\sim$}}{y}}\vphantom{y}}$</w:t>
        </w:r>
      </w:ins>
      <w:ins w:id="3695" w:author="PR Preview" w:date="2026-01-01T00:00:00Z">
        <w:r>
          <w:t xml:space="preserve">.</w:t>
        </w:r>
      </w:ins>
    </w:p>
    <w:p>
      <w:pPr>
        <w:pStyle w:val="BodyText"/>
      </w:pPr>
      <w:ins w:id="3696" w:author="PR Preview" w:date="2026-01-01T00:00:00Z">
        <w:r>
          <w:rPr>
            <w:i/>
            <w:iCs/>
          </w:rPr>
          <w:t xml:space="preserve">If every</w:t>
        </w:r>
      </w:ins>
      <w:ins w:id="3697" w:author="PR Preview" w:date="2026-01-01T00:00:00Z">
        <w:r>
          <w:rPr>
            <w:i/>
            <w:iCs/>
          </w:rP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ins w:id="3698" w:author="PR Preview" w:date="2026-01-01T00:00:00Z">
        <w:r>
          <w:t xml:space="preserve">, then every term</w:t>
        </w:r>
      </w:ins>
      <w:ins w:id="3699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ins w:id="3700" w:author="PR Preview" w:date="2026-01-01T00:00:00Z">
        <w:r>
          <w:t xml:space="preserve">,</w:t>
        </w:r>
      </w:ins>
      <w:ins w:id="3701" w:author="PR Preview" w:date="2026-01-01T00:00:00Z">
        <w:r>
          <w:t xml:space="preserve"> </w:t>
        </w:r>
      </w:ins>
      <w:ins w:id="3702" w:author="PR Preview" w:date="2026-01-01T00:00:00Z">
        <w:r>
          <w:t xml:space="preserve">so</w:t>
        </w:r>
      </w:ins>
      <w:ins w:id="3703" w:author="PR Preview" w:date="2026-01-01T00:00:00Z">
        <w:r>
          <w:t xml:space="preserve"> </w:t>
        </w:r>
      </w:ins>
      <w:ins w:id="3704" w:author="PR Preview" w:date="2026-01-01T00:00:00Z">
        <w:r>
          <w:t xml:space="preserve">${\mathord{\smash[b]{\underset{\raise.3ex\hbox{$\scriptstyle\sim$}}{x}}\vphantom{x}}}^{\top} \mathbf{A} \mathord{\smash[b]{\underset{\raise.3ex\hbox{$\scriptstyle\sim$}}{x}}\vphantom{x}} \ge 0$</w:t>
        </w:r>
      </w:ins>
      <w:ins w:id="3705" w:author="PR Preview" w:date="2026-01-01T00:00:00Z">
        <w:r>
          <w:t xml:space="preserve">.</w:t>
        </w:r>
      </w:ins>
      <w:ins w:id="3706" w:author="PR Preview" w:date="2026-01-01T00:00:00Z">
        <w:r>
          <w:t xml:space="preserve"> </w:t>
        </w:r>
      </w:ins>
      <w:ins w:id="3707" w:author="PR Preview" w:date="2026-01-01T00:00:00Z">
        <w:r>
          <w:rPr>
            <w:i/>
            <w:iCs/>
          </w:rPr>
          <w:t xml:space="preserve">If every</w:t>
        </w:r>
      </w:ins>
      <w:ins w:id="3708" w:author="PR Preview" w:date="2026-01-01T00:00:00Z">
        <w:r>
          <w:rPr>
            <w:i/>
            <w:iCs/>
          </w:rP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ins w:id="3709" w:author="PR Preview" w:date="2026-01-01T00:00:00Z">
        <w:r>
          <w:t xml:space="preserve"> </w:t>
        </w:r>
      </w:ins>
      <w:ins w:id="3710" w:author="PR Preview" w:date="2026-01-01T00:00:00Z">
        <w:r>
          <w:t xml:space="preserve">and</w:t>
        </w:r>
      </w:ins>
      <w:ins w:id="3711" w:author="PR Preview" w:date="2026-01-01T00:00:00Z">
        <w:r>
          <w:t xml:space="preserve"> </w:t>
        </w:r>
      </w:ins>
      <w:ins w:id="3712" w:author="PR Preview" w:date="2026-01-01T00:00:00Z">
        <w:r>
          <w:t xml:space="preserve">$\mathord{\smash[b]{\underset{\raise.3ex\hbox{$\scriptstyle\sim$}}{x}}\vphantom{x}}\neq \mathord{\smash[b]{\underset{\raise.3ex\hbox{$\scriptstyle\sim$}}{0}}\vphantom{0}}$</w:t>
        </w:r>
      </w:ins>
      <w:ins w:id="3713" w:author="PR Preview" w:date="2026-01-01T00:00:00Z">
        <w:r>
          <w:t xml:space="preserve">,</w:t>
        </w:r>
      </w:ins>
      <w:ins w:id="3714" w:author="PR Preview" w:date="2026-01-01T00:00:00Z">
        <w:r>
          <w:t xml:space="preserve"> </w:t>
        </w:r>
      </w:ins>
      <w:ins w:id="3715" w:author="PR Preview" w:date="2026-01-01T00:00:00Z">
        <w:r>
          <w:t xml:space="preserve">then some</w:t>
        </w:r>
      </w:ins>
      <w:ins w:id="371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ins w:id="3717" w:author="PR Preview" w:date="2026-01-01T00:00:00Z">
        <w:r>
          <w:t xml:space="preserve">,</w:t>
        </w:r>
      </w:ins>
      <w:ins w:id="3718" w:author="PR Preview" w:date="2026-01-01T00:00:00Z">
        <w:r>
          <w:t xml:space="preserve"> </w:t>
        </w:r>
      </w:ins>
      <w:ins w:id="3719" w:author="PR Preview" w:date="2026-01-01T00:00:00Z">
        <w:r>
          <w:t xml:space="preserve">so at least one term is positive and the rest are non-negative,</w:t>
        </w:r>
      </w:ins>
      <w:ins w:id="3720" w:author="PR Preview" w:date="2026-01-01T00:00:00Z">
        <w:r>
          <w:t xml:space="preserve"> </w:t>
        </w:r>
      </w:ins>
      <w:ins w:id="3721" w:author="PR Preview" w:date="2026-01-01T00:00:00Z">
        <w:r>
          <w:t xml:space="preserve">and</w:t>
        </w:r>
      </w:ins>
      <w:ins w:id="3722" w:author="PR Preview" w:date="2026-01-01T00:00:00Z">
        <w:r>
          <w:t xml:space="preserve"> </w:t>
        </w:r>
      </w:ins>
      <w:ins w:id="3723" w:author="PR Preview" w:date="2026-01-01T00:00:00Z">
        <w:r>
          <w:t xml:space="preserve">${\mathord{\smash[b]{\underset{\raise.3ex\hbox{$\scriptstyle\sim$}}{x}}\vphantom{x}}}^{\top} \mathbf{A} \mathord{\smash[b]{\underset{\raise.3ex\hbox{$\scriptstyle\sim$}}{x}}\vphantom{x}} &gt; 0$</w:t>
        </w:r>
      </w:ins>
      <w:ins w:id="3724" w:author="PR Preview" w:date="2026-01-01T00:00:00Z">
        <w:r>
          <w:t xml:space="preserve">.</w:t>
        </w:r>
      </w:ins>
    </w:p>
    <w:p>
      <w:pPr>
        <w:pStyle w:val="BodyText"/>
      </w:pPr>
      <w:ins w:id="3725" w:author="PR Preview" w:date="2026-01-01T00:00:00Z">
        <w:r>
          <w:rPr>
            <w:i/>
            <w:iCs/>
          </w:rPr>
          <w:t xml:space="preserve">Conversely</w:t>
        </w:r>
      </w:ins>
      <w:ins w:id="3726" w:author="PR Preview" w:date="2026-01-01T00:00:00Z">
        <w:r>
          <w:t xml:space="preserve">, take</w:t>
        </w:r>
      </w:ins>
      <w:ins w:id="3727" w:author="PR Preview" w:date="2026-01-01T00:00:00Z">
        <w:r>
          <w:t xml:space="preserve"> </w:t>
        </w:r>
      </w:ins>
      <w:ins w:id="3728" w:author="PR Preview" w:date="2026-01-01T00:00:00Z">
        <w:r>
          <w:t xml:space="preserve">$\mathord{\smash[b]{\underset{\raise.3ex\hbox{$\scriptstyle\sim$}}{x}}\vphantom{x}}= \mathord{\smash[b]{\underset{\raise.3ex\hbox{$\scriptstyle\sim$}}{q}}\vphantom{q}}_i$</w:t>
        </w:r>
      </w:ins>
      <w:ins w:id="3729" w:author="PR Preview" w:date="2026-01-01T00:00:00Z">
        <w:r>
          <w:t xml:space="preserve">, column</w:t>
        </w:r>
      </w:ins>
      <w:ins w:id="3730" w:author="PR Preview" w:date="2026-01-01T00:00:00Z">
        <w:r>
          <w:t xml:space="preserve"> </w:t>
        </w:r>
      </w:ins>
      <m:oMath>
        <m:r>
          <m:t>i</m:t>
        </m:r>
      </m:oMath>
      <w:ins w:id="3731" w:author="PR Preview" w:date="2026-01-01T00:00:00Z">
        <w:r>
          <w:t xml:space="preserve"> </w:t>
        </w:r>
      </w:ins>
      <w:ins w:id="3732" w:author="PR Preview" w:date="2026-01-01T00:00:00Z">
        <w:r>
          <w:t xml:space="preserve">of</w:t>
        </w:r>
      </w:ins>
      <w:ins w:id="3733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3734" w:author="PR Preview" w:date="2026-01-01T00:00:00Z">
        <w:r>
          <w:t xml:space="preserve">,</w:t>
        </w:r>
      </w:ins>
      <w:ins w:id="3735" w:author="PR Preview" w:date="2026-01-01T00:00:00Z">
        <w:r>
          <w:t xml:space="preserve"> </w:t>
        </w:r>
      </w:ins>
      <w:ins w:id="3736" w:author="PR Preview" w:date="2026-01-01T00:00:00Z">
        <w:r>
          <w:t xml:space="preserve">which is not</w:t>
        </w:r>
      </w:ins>
      <w:ins w:id="3737" w:author="PR Preview" w:date="2026-01-01T00:00:00Z">
        <w:r>
          <w:t xml:space="preserve"> </w:t>
        </w:r>
      </w:ins>
      <w:ins w:id="3738" w:author="PR Preview" w:date="2026-01-01T00:00:00Z">
        <w:r>
          <w:t xml:space="preserve">$\mathord{\smash[b]{\underset{\raise.3ex\hbox{$\scriptstyle\sim$}}{0}}\vphantom{0}}$</w:t>
        </w:r>
      </w:ins>
      <w:ins w:id="3739" w:author="PR Preview" w:date="2026-01-01T00:00:00Z">
        <w:r>
          <w:t xml:space="preserve"> </w:t>
        </w:r>
      </w:ins>
      <w:ins w:id="3740" w:author="PR Preview" w:date="2026-01-01T00:00:00Z">
        <w:r>
          <w:t xml:space="preserve">because it has norm 1.</w:t>
        </w:r>
      </w:ins>
      <w:ins w:id="3741" w:author="PR Preview" w:date="2026-01-01T00:00:00Z">
        <w:r>
          <w:t xml:space="preserve"> </w:t>
        </w:r>
      </w:ins>
      <w:ins w:id="3742" w:author="PR Preview" w:date="2026-01-01T00:00:00Z">
        <w:r>
          <w:t xml:space="preserve">Then</w:t>
        </w:r>
      </w:ins>
      <w:ins w:id="3743" w:author="PR Preview" w:date="2026-01-01T00:00:00Z">
        <w:r>
          <w:t xml:space="preserve"> </w:t>
        </w:r>
      </w:ins>
      <w:ins w:id="3744" w:author="PR Preview" w:date="2026-01-01T00:00:00Z">
        <w:r>
          <w:t xml:space="preserve">$\mathord{\smash[b]{\underset{\raise.3ex\hbox{$\scriptstyle\sim$}}{y}}\vphantom{y}} = {\mathbf{Q}}^{\top}\mathord{\smash[b]{\underset{\raise.3ex\hbox{$\scriptstyle\sim$}}{q}}\vphantom{q}}_i$</w:t>
        </w:r>
      </w:ins>
      <w:ins w:id="3745" w:author="PR Preview" w:date="2026-01-01T00:00:00Z">
        <w:r>
          <w:t xml:space="preserve"> </w:t>
        </w:r>
      </w:ins>
      <w:ins w:id="3746" w:author="PR Preview" w:date="2026-01-01T00:00:00Z">
        <w:r>
          <w:t xml:space="preserve">is column</w:t>
        </w:r>
      </w:ins>
      <w:ins w:id="3747" w:author="PR Preview" w:date="2026-01-01T00:00:00Z">
        <w:r>
          <w:t xml:space="preserve"> </w:t>
        </w:r>
      </w:ins>
      <m:oMath>
        <m:r>
          <m:t>i</m:t>
        </m:r>
      </m:oMath>
      <w:ins w:id="3748" w:author="PR Preview" w:date="2026-01-01T00:00:00Z">
        <w:r>
          <w:t xml:space="preserve"> </w:t>
        </w:r>
      </w:ins>
      <w:ins w:id="3749" w:author="PR Preview" w:date="2026-01-01T00:00:00Z">
        <w:r>
          <w:t xml:space="preserve">of</w:t>
        </w:r>
      </w:ins>
      <w:ins w:id="375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3751" w:author="PR Preview" w:date="2026-01-01T00:00:00Z">
        <w:r>
          <w:t xml:space="preserve">,</w:t>
        </w:r>
      </w:ins>
      <w:ins w:id="3752" w:author="PR Preview" w:date="2026-01-01T00:00:00Z">
        <w:r>
          <w:t xml:space="preserve"> </w:t>
        </w:r>
      </w:ins>
      <w:ins w:id="3753" w:author="PR Preview" w:date="2026-01-01T00:00:00Z">
        <w:r>
          <w:t xml:space="preserve">so</w:t>
        </w:r>
      </w:ins>
      <w:ins w:id="375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3755" w:author="PR Preview" w:date="2026-01-01T00:00:00Z">
        <w:r>
          <w:t xml:space="preserve"> </w:t>
        </w:r>
      </w:ins>
      <w:ins w:id="3756" w:author="PR Preview" w:date="2026-01-01T00:00:00Z">
        <w:r>
          <w:t xml:space="preserve">and every other entry of</w:t>
        </w:r>
      </w:ins>
      <w:ins w:id="3757" w:author="PR Preview" w:date="2026-01-01T00:00:00Z">
        <w:r>
          <w:t xml:space="preserve"> </w:t>
        </w:r>
      </w:ins>
      <w:ins w:id="3758" w:author="PR Preview" w:date="2026-01-01T00:00:00Z">
        <w:r>
          <w:t xml:space="preserve">$\mathord{\smash[b]{\underset{\raise.3ex\hbox{$\scriptstyle\sim$}}{y}}\vphantom{y}}$</w:t>
        </w:r>
      </w:ins>
      <w:ins w:id="3759" w:author="PR Preview" w:date="2026-01-01T00:00:00Z">
        <w:r>
          <w:t xml:space="preserve"> </w:t>
        </w:r>
      </w:ins>
      <w:ins w:id="3760" w:author="PR Preview" w:date="2026-01-01T00:00:00Z">
        <w:r>
          <w:t xml:space="preserve">is</w:t>
        </w:r>
      </w:ins>
      <w:ins w:id="3761" w:author="PR Preview" w:date="2026-01-01T00:00:00Z">
        <w:r>
          <w:t xml:space="preserve"> </w:t>
        </w:r>
      </w:ins>
      <m:oMath>
        <m:r>
          <m:t>0</m:t>
        </m:r>
      </m:oMath>
      <w:ins w:id="3762" w:author="PR Preview" w:date="2026-01-01T00:00:00Z">
        <w:r>
          <w:t xml:space="preserve">,</w:t>
        </w:r>
      </w:ins>
      <w:ins w:id="3763" w:author="PR Preview" w:date="2026-01-01T00:00:00Z">
        <w:r>
          <w:t xml:space="preserve"> </w:t>
        </w:r>
      </w:ins>
      <w:ins w:id="3764" w:author="PR Preview" w:date="2026-01-01T00:00:00Z">
        <w:r>
          <w:t xml:space="preserve">and the display gives</w:t>
        </w:r>
      </w:ins>
      <w:ins w:id="3765" w:author="PR Preview" w:date="2026-01-01T00:00:00Z">
        <w:r>
          <w:t xml:space="preserve"> </w:t>
        </w:r>
      </w:ins>
      <w:ins w:id="3766" w:author="PR Preview" w:date="2026-01-01T00:00:00Z">
        <w:r>
          <w:t xml:space="preserve">${\mathord{\smash[b]{\underset{\raise.3ex\hbox{$\scriptstyle\sim$}}{q}}\vphantom{q}}_i}^{\top}\mathbf{A}\mathord{\smash[b]{\underset{\raise.3ex\hbox{$\scriptstyle\sim$}}{q}}\vphantom{q}}_i = \lambda_i$</w:t>
        </w:r>
      </w:ins>
      <w:ins w:id="3767" w:author="PR Preview" w:date="2026-01-01T00:00:00Z">
        <w:r>
          <w:t xml:space="preserve">.</w:t>
        </w:r>
      </w:ins>
      <w:ins w:id="3768" w:author="PR Preview" w:date="2026-01-01T00:00:00Z">
        <w:r>
          <w:t xml:space="preserve"> </w:t>
        </w:r>
      </w:ins>
      <w:ins w:id="3769" w:author="PR Preview" w:date="2026-01-01T00:00:00Z">
        <w:r>
          <w:t xml:space="preserve">So if</w:t>
        </w:r>
      </w:ins>
      <w:ins w:id="377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771" w:author="PR Preview" w:date="2026-01-01T00:00:00Z">
        <w:r>
          <w:t xml:space="preserve"> </w:t>
        </w:r>
      </w:ins>
      <w:ins w:id="3772" w:author="PR Preview" w:date="2026-01-01T00:00:00Z">
        <w:r>
          <w:t xml:space="preserve">is positive semidefinite,</w:t>
        </w:r>
      </w:ins>
      <w:ins w:id="3773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ins w:id="3774" w:author="PR Preview" w:date="2026-01-01T00:00:00Z">
        <w:r>
          <w:t xml:space="preserve">,</w:t>
        </w:r>
      </w:ins>
      <w:ins w:id="3775" w:author="PR Preview" w:date="2026-01-01T00:00:00Z">
        <w:r>
          <w:t xml:space="preserve"> </w:t>
        </w:r>
      </w:ins>
      <w:ins w:id="3776" w:author="PR Preview" w:date="2026-01-01T00:00:00Z">
        <w:r>
          <w:t xml:space="preserve">and if</w:t>
        </w:r>
      </w:ins>
      <w:ins w:id="377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778" w:author="PR Preview" w:date="2026-01-01T00:00:00Z">
        <w:r>
          <w:t xml:space="preserve"> </w:t>
        </w:r>
      </w:ins>
      <w:ins w:id="3779" w:author="PR Preview" w:date="2026-01-01T00:00:00Z">
        <w:r>
          <w:t xml:space="preserve">is positive definite,</w:t>
        </w:r>
      </w:ins>
      <w:ins w:id="3780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ins w:id="3781" w:author="PR Preview" w:date="2026-01-01T00:00:00Z">
        <w:r>
          <w:t xml:space="preserve">.</w:t>
        </w:r>
      </w:ins>
    </w:p>
    <w:bookmarkStart w:id="134" w:name="exm-definite-eigenvalues"/>
    <w:p>
      <w:pPr>
        <w:pStyle w:val="BodyText"/>
      </w:pPr>
      <w:ins w:id="3782" w:author="PR Preview" w:date="2026-01-01T00:00:00Z">
        <w:r>
          <w:rPr>
            <w:b/>
            <w:bCs/>
          </w:rPr>
          <w:t xml:space="preserve">Example 31 (Reading definiteness off the eigenvalues)</w:t>
        </w:r>
      </w:ins>
      <w:ins w:id="3783" w:author="PR Preview" w:date="2026-01-01T00:00:00Z">
        <w:r>
          <w:t xml:space="preserve"> </w:t>
        </w:r>
      </w:ins>
      <w:ins w:id="378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3785" w:author="PR Preview" w:date="2026-01-01T00:00:00Z">
        <w:r>
          <w:t xml:space="preserve"> </w:t>
        </w:r>
      </w:ins>
      <w:ins w:id="3786" w:author="PR Preview" w:date="2026-01-01T00:00:00Z">
        <w:r>
          <w:t xml:space="preserve">has eigenvalues</w:t>
        </w:r>
      </w:ins>
      <w:ins w:id="3787" w:author="PR Preview" w:date="2026-01-01T00:00:00Z">
        <w:r>
          <w:t xml:space="preserve"> </w:t>
        </w:r>
      </w:ins>
      <m:oMath>
        <m:r>
          <m:t>3</m:t>
        </m:r>
      </m:oMath>
      <w:ins w:id="3788" w:author="PR Preview" w:date="2026-01-01T00:00:00Z">
        <w:r>
          <w:t xml:space="preserve"> </w:t>
        </w:r>
      </w:ins>
      <w:ins w:id="3789" w:author="PR Preview" w:date="2026-01-01T00:00:00Z">
        <w:r>
          <w:t xml:space="preserve">and</w:t>
        </w:r>
      </w:ins>
      <w:ins w:id="3790" w:author="PR Preview" w:date="2026-01-01T00:00:00Z">
        <w:r>
          <w:t xml:space="preserve"> </w:t>
        </w:r>
      </w:ins>
      <m:oMath>
        <m:r>
          <m:t>1</m:t>
        </m:r>
      </m:oMath>
      <w:ins w:id="3791" w:author="PR Preview" w:date="2026-01-01T00:00:00Z">
        <w:r>
          <w:t xml:space="preserve"> </w:t>
        </w:r>
      </w:ins>
      <w:ins w:id="3792" w:author="PR Preview" w:date="2026-01-01T00:00:00Z">
        <w:r>
          <w:t xml:space="preserve">(</w:t>
        </w:r>
      </w:ins>
      <w:hyperlink w:anchor="exm-eigenvalue">
        <w:ins w:id="3793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3794" w:author="PR Preview" w:date="2026-01-01T00:00:00Z">
        <w:r>
          <w:t xml:space="preserve">),</w:t>
        </w:r>
      </w:ins>
      <w:ins w:id="3795" w:author="PR Preview" w:date="2026-01-01T00:00:00Z">
        <w:r>
          <w:t xml:space="preserve"> </w:t>
        </w:r>
      </w:ins>
      <w:ins w:id="3796" w:author="PR Preview" w:date="2026-01-01T00:00:00Z">
        <w:r>
          <w:t xml:space="preserve">both positive, so it is positive definite.</w:t>
        </w:r>
      </w:ins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3797" w:author="PR Preview" w:date="2026-01-01T00:00:00Z">
        <w:r>
          <w:t xml:space="preserve"> </w:t>
        </w:r>
      </w:ins>
      <w:ins w:id="3798" w:author="PR Preview" w:date="2026-01-01T00:00:00Z">
        <w:r>
          <w:t xml:space="preserve">has eigenvalues</w:t>
        </w:r>
      </w:ins>
      <w:ins w:id="3799" w:author="PR Preview" w:date="2026-01-01T00:00:00Z">
        <w:r>
          <w:t xml:space="preserve"> </w:t>
        </w:r>
      </w:ins>
      <m:oMath>
        <m:r>
          <m:t>2</m:t>
        </m:r>
      </m:oMath>
      <w:ins w:id="3800" w:author="PR Preview" w:date="2026-01-01T00:00:00Z">
        <w:r>
          <w:t xml:space="preserve">, for the eigenvector</w:t>
        </w:r>
      </w:ins>
      <w:ins w:id="380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802" w:author="PR Preview" w:date="2026-01-01T00:00:00Z">
        <w:r>
          <w:t xml:space="preserve">,</w:t>
        </w:r>
      </w:ins>
      <w:ins w:id="3803" w:author="PR Preview" w:date="2026-01-01T00:00:00Z">
        <w:r>
          <w:t xml:space="preserve"> </w:t>
        </w:r>
      </w:ins>
      <w:ins w:id="3804" w:author="PR Preview" w:date="2026-01-01T00:00:00Z">
        <w:r>
          <w:t xml:space="preserve">and</w:t>
        </w:r>
      </w:ins>
      <w:ins w:id="3805" w:author="PR Preview" w:date="2026-01-01T00:00:00Z">
        <w:r>
          <w:t xml:space="preserve"> </w:t>
        </w:r>
      </w:ins>
      <m:oMath>
        <m:r>
          <m:t>0</m:t>
        </m:r>
      </m:oMath>
      <w:ins w:id="3806" w:author="PR Preview" w:date="2026-01-01T00:00:00Z">
        <w:r>
          <w:t xml:space="preserve">, for the eigenvector</w:t>
        </w:r>
      </w:ins>
      <w:ins w:id="380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3808" w:author="PR Preview" w:date="2026-01-01T00:00:00Z">
        <w:r>
          <w:t xml:space="preserve">,</w:t>
        </w:r>
      </w:ins>
      <w:ins w:id="3809" w:author="PR Preview" w:date="2026-01-01T00:00:00Z">
        <w:r>
          <w:t xml:space="preserve"> </w:t>
        </w:r>
      </w:ins>
      <w:ins w:id="3810" w:author="PR Preview" w:date="2026-01-01T00:00:00Z">
        <w:r>
          <w:t xml:space="preserve">so it is positive semidefinite but not positive definite,</w:t>
        </w:r>
      </w:ins>
      <w:ins w:id="3811" w:author="PR Preview" w:date="2026-01-01T00:00:00Z">
        <w:r>
          <w:t xml:space="preserve"> </w:t>
        </w:r>
      </w:ins>
      <w:ins w:id="3812" w:author="PR Preview" w:date="2026-01-01T00:00:00Z">
        <w:r>
          <w:t xml:space="preserve">as</w:t>
        </w:r>
      </w:ins>
      <w:ins w:id="3813" w:author="PR Preview" w:date="2026-01-01T00:00:00Z">
        <w:r>
          <w:t xml:space="preserve"> </w:t>
        </w:r>
      </w:ins>
      <w:hyperlink w:anchor="exm-positive-definite">
        <w:ins w:id="3814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3815" w:author="PR Preview" w:date="2026-01-01T00:00:00Z">
        <w:r>
          <w:t xml:space="preserve"> </w:t>
        </w:r>
      </w:ins>
      <w:ins w:id="3816" w:author="PR Preview" w:date="2026-01-01T00:00:00Z">
        <w:r>
          <w:t xml:space="preserve">found directly.</w:t>
        </w:r>
      </w:ins>
    </w:p>
    <w:bookmarkEnd w:id="134"/>
    <w:bookmarkStart w:id="135" w:name="thm-pd-inverse"/>
    <w:p>
      <w:pPr>
        <w:pStyle w:val="FirstParagraph"/>
      </w:pPr>
      <w:ins w:id="3817" w:author="PR Preview" w:date="2026-01-01T00:00:00Z">
        <w:r>
          <w:rPr>
            <w:b/>
            <w:bCs/>
          </w:rPr>
          <w:t xml:space="preserve">Theorem 16 (A positive definite matrix has a positive definite inverse)</w:t>
        </w:r>
      </w:ins>
      <w:ins w:id="3818" w:author="PR Preview" w:date="2026-01-01T00:00:00Z">
        <w:r>
          <w:t xml:space="preserve"> </w:t>
        </w:r>
      </w:ins>
      <w:ins w:id="3819" w:author="PR Preview" w:date="2026-01-01T00:00:00Z">
        <w:r>
          <w:t xml:space="preserve">Let</w:t>
        </w:r>
      </w:ins>
      <w:ins w:id="382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821" w:author="PR Preview" w:date="2026-01-01T00:00:00Z">
        <w:r>
          <w:t xml:space="preserve"> </w:t>
        </w:r>
      </w:ins>
      <w:ins w:id="3822" w:author="PR Preview" w:date="2026-01-01T00:00:00Z">
        <w:r>
          <w:t xml:space="preserve">be a</w:t>
        </w:r>
      </w:ins>
      <w:ins w:id="382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824" w:author="PR Preview" w:date="2026-01-01T00:00:00Z">
        <w:r>
          <w:t xml:space="preserve"> </w:t>
        </w:r>
      </w:ins>
      <w:ins w:id="3825" w:author="PR Preview" w:date="2026-01-01T00:00:00Z">
        <w:r>
          <w:t xml:space="preserve">positive definite matrix</w:t>
        </w:r>
      </w:ins>
      <w:ins w:id="3826" w:author="PR Preview" w:date="2026-01-01T00:00:00Z">
        <w:r>
          <w:t xml:space="preserve"> </w:t>
        </w:r>
      </w:ins>
      <w:ins w:id="3827" w:author="PR Preview" w:date="2026-01-01T00:00:00Z">
        <w:r>
          <w:t xml:space="preserve">(</w:t>
        </w:r>
      </w:ins>
      <w:hyperlink w:anchor="def-positive-definite">
        <w:ins w:id="3828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3829" w:author="PR Preview" w:date="2026-01-01T00:00:00Z">
        <w:r>
          <w:t xml:space="preserve">) with real entries,</w:t>
        </w:r>
      </w:ins>
      <w:ins w:id="3830" w:author="PR Preview" w:date="2026-01-01T00:00:00Z">
        <w:r>
          <w:t xml:space="preserve"> </w:t>
        </w:r>
      </w:ins>
      <w:ins w:id="3831" w:author="PR Preview" w:date="2026-01-01T00:00:00Z">
        <w:r>
          <w:t xml:space="preserve">with eigendecomposition</w:t>
        </w:r>
      </w:ins>
      <w:ins w:id="383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833" w:author="PR Preview" w:date="2026-01-01T00:00:00Z">
        <w:r>
          <w:t xml:space="preserve"> </w:t>
        </w:r>
      </w:ins>
      <w:ins w:id="3834" w:author="PR Preview" w:date="2026-01-01T00:00:00Z">
        <w:r>
          <w:t xml:space="preserve">(</w:t>
        </w:r>
      </w:ins>
      <w:hyperlink w:anchor="def-eigendecomposition">
        <w:ins w:id="3835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3836" w:author="PR Preview" w:date="2026-01-01T00:00:00Z">
        <w:r>
          <w:t xml:space="preserve">)</w:t>
        </w:r>
      </w:ins>
      <w:ins w:id="3837" w:author="PR Preview" w:date="2026-01-01T00:00:00Z">
        <w:r>
          <w:t xml:space="preserve"> </w:t>
        </w:r>
      </w:ins>
      <w:ins w:id="3838" w:author="PR Preview" w:date="2026-01-01T00:00:00Z">
        <w:r>
          <w:t xml:space="preserve">and eigenvalues</w:t>
        </w:r>
      </w:ins>
      <w:ins w:id="3839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3840" w:author="PR Preview" w:date="2026-01-01T00:00:00Z">
        <w:r>
          <w:t xml:space="preserve">.</w:t>
        </w:r>
      </w:ins>
      <w:ins w:id="3841" w:author="PR Preview" w:date="2026-01-01T00:00:00Z">
        <w:r>
          <w:t xml:space="preserve"> </w:t>
        </w:r>
      </w:ins>
      <w:ins w:id="3842" w:author="PR Preview" w:date="2026-01-01T00:00:00Z">
        <w:r>
          <w:t xml:space="preserve">Then</w:t>
        </w:r>
      </w:ins>
      <w:ins w:id="384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844" w:author="PR Preview" w:date="2026-01-01T00:00:00Z">
        <w:r>
          <w:t xml:space="preserve"> </w:t>
        </w:r>
      </w:ins>
      <w:ins w:id="3845" w:author="PR Preview" w:date="2026-01-01T00:00:00Z">
        <w:r>
          <w:t xml:space="preserve">is invertible (</w:t>
        </w:r>
      </w:ins>
      <w:hyperlink w:anchor="def-invertible-matrix">
        <w:ins w:id="3846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3847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5"/>
    <w:p>
      <w:pPr>
        <w:pStyle w:val="BodyText"/>
      </w:pPr>
      <w:del w:id="3848" w:author="PR Preview" w:date="2026-01-01T00:00:00Z">
        <w:r>
          <w:rPr>
            <w:i/>
            <w:iCs/>
          </w:rPr>
          <w:delText xml:space="preserve">Proof</w:delText>
        </w:r>
      </w:del>
      <w:del w:id="3849" w:author="PR Preview" w:date="2026-01-01T00:00:00Z">
        <w:r>
          <w:delText xml:space="preserve">. </w:delText>
        </w:r>
      </w:del>
      <w:del w:id="3850" w:author="PR Preview" w:date="2026-01-01T00:00:00Z">
        <w:r>
          <w:delText xml:space="preserve">By</w:delText>
        </w:r>
      </w:del>
      <w:del w:id="3851" w:author="PR Preview" w:date="2026-01-01T00:00:00Z">
        <w:r>
          <w:delText xml:space="preserve"> </w:delText>
        </w:r>
      </w:del>
      <w:hyperlink w:anchor="thm-definite-eigenvalues">
        <w:del w:id="3852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3853" w:author="PR Preview" w:date="2026-01-01T00:00:00Z">
        <w:r>
          <w:delText xml:space="preserve">, every</w:delText>
        </w:r>
      </w:del>
      <w:del w:id="3854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del w:id="3855" w:author="PR Preview" w:date="2026-01-01T00:00:00Z">
        <w:r>
          <w:delText xml:space="preserve">,</w:delText>
        </w:r>
      </w:del>
      <w:del w:id="3856" w:author="PR Preview" w:date="2026-01-01T00:00:00Z">
        <w:r>
          <w:delText xml:space="preserve"> </w:delText>
        </w:r>
      </w:del>
      <w:del w:id="3857" w:author="PR Preview" w:date="2026-01-01T00:00:00Z">
        <w:r>
          <w:delText xml:space="preserve">so</w:delText>
        </w:r>
      </w:del>
      <w:del w:id="3858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3859" w:author="PR Preview" w:date="2026-01-01T00:00:00Z">
        <w:r>
          <w:delText xml:space="preserve"> </w:delText>
        </w:r>
      </w:del>
      <w:del w:id="3860" w:author="PR Preview" w:date="2026-01-01T00:00:00Z">
        <w:r>
          <w:delText xml:space="preserve">is well defined,</w:delText>
        </w:r>
      </w:del>
      <w:del w:id="3861" w:author="PR Preview" w:date="2026-01-01T00:00:00Z">
        <w:r>
          <w:delText xml:space="preserve"> </w:delText>
        </w:r>
      </w:del>
      <w:del w:id="3862" w:author="PR Preview" w:date="2026-01-01T00:00:00Z">
        <w:r>
          <w:delText xml:space="preserve">and multiplying the two diagonal matrices entry by entry</w:delText>
        </w:r>
      </w:del>
      <w:del w:id="3863" w:author="PR Preview" w:date="2026-01-01T00:00:00Z">
        <w:r>
          <w:delText xml:space="preserve"> </w:delText>
        </w:r>
      </w:del>
      <w:del w:id="3864" w:author="PR Preview" w:date="2026-01-01T00:00:00Z">
        <w:r>
          <w:delText xml:space="preserve">gives</w:delText>
        </w:r>
      </w:del>
    </w:p>
    <w:p>
      <w:pPr>
        <w:pStyle w:val="BodyText"/>
      </w:pPr>
      <w:ins w:id="3865" w:author="PR Preview" w:date="2026-01-01T00:00:00Z">
        <w:r>
          <w:rPr>
            <w:i/>
            <w:iCs/>
          </w:rPr>
          <w:t xml:space="preserve">Proof</w:t>
        </w:r>
      </w:ins>
      <w:ins w:id="3866" w:author="PR Preview" w:date="2026-01-01T00:00:00Z">
        <w:r>
          <w:t xml:space="preserve">. </w:t>
        </w:r>
      </w:ins>
      <w:ins w:id="3867" w:author="PR Preview" w:date="2026-01-01T00:00:00Z">
        <w:r>
          <w:t xml:space="preserve">By</w:t>
        </w:r>
      </w:ins>
      <w:ins w:id="3868" w:author="PR Preview" w:date="2026-01-01T00:00:00Z">
        <w:r>
          <w:t xml:space="preserve"> </w:t>
        </w:r>
      </w:ins>
      <w:hyperlink w:anchor="thm-definite-eigenvalues">
        <w:ins w:id="3869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3870" w:author="PR Preview" w:date="2026-01-01T00:00:00Z">
        <w:r>
          <w:t xml:space="preserve">, every</w:t>
        </w:r>
      </w:ins>
      <w:ins w:id="3871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ins w:id="3872" w:author="PR Preview" w:date="2026-01-01T00:00:00Z">
        <w:r>
          <w:t xml:space="preserve">,</w:t>
        </w:r>
      </w:ins>
      <w:ins w:id="3873" w:author="PR Preview" w:date="2026-01-01T00:00:00Z">
        <w:r>
          <w:t xml:space="preserve"> </w:t>
        </w:r>
      </w:ins>
      <w:ins w:id="3874" w:author="PR Preview" w:date="2026-01-01T00:00:00Z">
        <w:r>
          <w:t xml:space="preserve">so</w:t>
        </w:r>
      </w:ins>
      <w:ins w:id="3875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3876" w:author="PR Preview" w:date="2026-01-01T00:00:00Z">
        <w:r>
          <w:t xml:space="preserve"> </w:t>
        </w:r>
      </w:ins>
      <w:ins w:id="3877" w:author="PR Preview" w:date="2026-01-01T00:00:00Z">
        <w:r>
          <w:t xml:space="preserve">is well defined,</w:t>
        </w:r>
      </w:ins>
      <w:ins w:id="3878" w:author="PR Preview" w:date="2026-01-01T00:00:00Z">
        <w:r>
          <w:t xml:space="preserve"> </w:t>
        </w:r>
      </w:ins>
      <w:ins w:id="3879" w:author="PR Preview" w:date="2026-01-01T00:00:00Z">
        <w:r>
          <w:t xml:space="preserve">and multiplying the two diagonal matrices entry by entry</w:t>
        </w:r>
      </w:ins>
      <w:ins w:id="3880" w:author="PR Preview" w:date="2026-01-01T00:00:00Z">
        <w:r>
          <w:t xml:space="preserve"> </w:t>
        </w:r>
      </w:ins>
      <w:ins w:id="3881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3882" w:author="PR Preview" w:date="2026-01-01T00:00:00Z">
        <w:r>
          <w:delText xml:space="preserve"> </w:delText>
        </w:r>
      </w:del>
      <w:del w:id="3883" w:author="PR Preview" w:date="2026-01-01T00:00:00Z">
        <w:r>
          <w:delText xml:space="preserve">is symmetric by</w:delText>
        </w:r>
      </w:del>
      <w:del w:id="3884" w:author="PR Preview" w:date="2026-01-01T00:00:00Z">
        <w:r>
          <w:delText xml:space="preserve"> </w:delText>
        </w:r>
      </w:del>
      <w:hyperlink w:anchor="cor-inverse-symmetric">
        <w:del w:id="3885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3886" w:author="PR Preview" w:date="2026-01-01T00:00:00Z">
        <w:r>
          <w:delText xml:space="preserve">.</w:delText>
        </w:r>
      </w:del>
      <w:del w:id="3887" w:author="PR Preview" w:date="2026-01-01T00:00:00Z">
        <w:r>
          <w:delText xml:space="preserve"> </w:delText>
        </w:r>
      </w:del>
      <w:del w:id="3888" w:author="PR Preview" w:date="2026-01-01T00:00:00Z">
        <w:r>
          <w:delText xml:space="preserve">For</w:delText>
        </w:r>
      </w:del>
      <w:del w:id="388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90" w:author="PR Preview" w:date="2026-01-01T00:00:00Z">
        <w:r>
          <w:delText xml:space="preserve">, let</w:delText>
        </w:r>
      </w:del>
      <w:del w:id="389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92" w:author="PR Preview" w:date="2026-01-01T00:00:00Z">
        <w:r>
          <w:delText xml:space="preserve">,</w:delText>
        </w:r>
      </w:del>
      <w:del w:id="3893" w:author="PR Preview" w:date="2026-01-01T00:00:00Z">
        <w:r>
          <w:delText xml:space="preserve"> </w:delText>
        </w:r>
      </w:del>
      <w:del w:id="3894" w:author="PR Preview" w:date="2026-01-01T00:00:00Z">
        <w:r>
          <w:delText xml:space="preserve">which is not</w:delText>
        </w:r>
      </w:del>
      <w:del w:id="3895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96" w:author="PR Preview" w:date="2026-01-01T00:00:00Z">
        <w:r>
          <w:delText xml:space="preserve"> </w:delText>
        </w:r>
      </w:del>
      <w:del w:id="3897" w:author="PR Preview" w:date="2026-01-01T00:00:00Z">
        <w:r>
          <w:delText xml:space="preserve">because</w:delText>
        </w:r>
      </w:del>
      <w:del w:id="389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99" w:author="PR Preview" w:date="2026-01-01T00:00:00Z">
        <w:r>
          <w:delText xml:space="preserve">.</w:delText>
        </w:r>
      </w:del>
      <w:del w:id="3900" w:author="PR Preview" w:date="2026-01-01T00:00:00Z">
        <w:r>
          <w:delText xml:space="preserve"> </w:delText>
        </w:r>
      </w:del>
      <w:del w:id="3901" w:author="PR Preview" w:date="2026-01-01T00:00:00Z">
        <w:r>
          <w:delText xml:space="preserve">As in the proof of</w:delText>
        </w:r>
      </w:del>
      <w:del w:id="3902" w:author="PR Preview" w:date="2026-01-01T00:00:00Z">
        <w:r>
          <w:delText xml:space="preserve"> </w:delText>
        </w:r>
      </w:del>
      <w:hyperlink w:anchor="thm-definite-eigenvalues">
        <w:del w:id="3903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390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3905" w:author="PR Preview" w:date="2026-01-01T00:00:00Z">
        <w:r>
          <w:t xml:space="preserve"> </w:t>
        </w:r>
      </w:ins>
      <w:ins w:id="3906" w:author="PR Preview" w:date="2026-01-01T00:00:00Z">
        <w:r>
          <w:t xml:space="preserve">is symmetric by</w:t>
        </w:r>
      </w:ins>
      <w:ins w:id="3907" w:author="PR Preview" w:date="2026-01-01T00:00:00Z">
        <w:r>
          <w:t xml:space="preserve"> </w:t>
        </w:r>
      </w:ins>
      <w:hyperlink w:anchor="cor-inverse-symmetric">
        <w:ins w:id="3908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3909" w:author="PR Preview" w:date="2026-01-01T00:00:00Z">
        <w:r>
          <w:t xml:space="preserve">.</w:t>
        </w:r>
      </w:ins>
      <w:ins w:id="3910" w:author="PR Preview" w:date="2026-01-01T00:00:00Z">
        <w:r>
          <w:t xml:space="preserve"> </w:t>
        </w:r>
      </w:ins>
      <w:ins w:id="3911" w:author="PR Preview" w:date="2026-01-01T00:00:00Z">
        <w:r>
          <w:t xml:space="preserve">For</w:t>
        </w:r>
      </w:ins>
      <w:ins w:id="3912" w:author="PR Preview" w:date="2026-01-01T00:00:00Z">
        <w:r>
          <w:t xml:space="preserve"> </w:t>
        </w:r>
      </w:ins>
      <w:ins w:id="3913" w:author="PR Preview" w:date="2026-01-01T00:00:00Z">
        <w:r>
          <w:t xml:space="preserve">$\mathord{\smash[b]{\underset{\raise.3ex\hbox{$\scriptstyle\sim$}}{x}}\vphantom{x}}\neq \mathord{\smash[b]{\underset{\raise.3ex\hbox{$\scriptstyle\sim$}}{0}}\vphantom{0}}$</w:t>
        </w:r>
      </w:ins>
      <w:ins w:id="3914" w:author="PR Preview" w:date="2026-01-01T00:00:00Z">
        <w:r>
          <w:t xml:space="preserve">, let</w:t>
        </w:r>
      </w:ins>
      <w:ins w:id="3915" w:author="PR Preview" w:date="2026-01-01T00:00:00Z">
        <w:r>
          <w:t xml:space="preserve"> </w:t>
        </w:r>
      </w:ins>
      <w:ins w:id="3916" w:author="PR Preview" w:date="2026-01-01T00:00:00Z">
        <w:r>
          <w:t xml:space="preserve">$\mathord{\smash[b]{\underset{\raise.3ex\hbox{$\scriptstyle\sim$}}{y}}\vphantom{y}} = {\mathbf{Q}}^{\top}\mathord{\smash[b]{\underset{\raise.3ex\hbox{$\scriptstyle\sim$}}{x}}\vphantom{x}}$</w:t>
        </w:r>
      </w:ins>
      <w:ins w:id="3917" w:author="PR Preview" w:date="2026-01-01T00:00:00Z">
        <w:r>
          <w:t xml:space="preserve">,</w:t>
        </w:r>
      </w:ins>
      <w:ins w:id="3918" w:author="PR Preview" w:date="2026-01-01T00:00:00Z">
        <w:r>
          <w:t xml:space="preserve"> </w:t>
        </w:r>
      </w:ins>
      <w:ins w:id="3919" w:author="PR Preview" w:date="2026-01-01T00:00:00Z">
        <w:r>
          <w:t xml:space="preserve">which is not</w:t>
        </w:r>
      </w:ins>
      <w:ins w:id="3920" w:author="PR Preview" w:date="2026-01-01T00:00:00Z">
        <w:r>
          <w:t xml:space="preserve"> </w:t>
        </w:r>
      </w:ins>
      <w:ins w:id="3921" w:author="PR Preview" w:date="2026-01-01T00:00:00Z">
        <w:r>
          <w:t xml:space="preserve">$\mathord{\smash[b]{\underset{\raise.3ex\hbox{$\scriptstyle\sim$}}{0}}\vphantom{0}}$</w:t>
        </w:r>
      </w:ins>
      <w:ins w:id="3922" w:author="PR Preview" w:date="2026-01-01T00:00:00Z">
        <w:r>
          <w:t xml:space="preserve"> </w:t>
        </w:r>
      </w:ins>
      <w:ins w:id="3923" w:author="PR Preview" w:date="2026-01-01T00:00:00Z">
        <w:r>
          <w:t xml:space="preserve">because</w:t>
        </w:r>
      </w:ins>
      <w:ins w:id="3924" w:author="PR Preview" w:date="2026-01-01T00:00:00Z">
        <w:r>
          <w:t xml:space="preserve"> </w:t>
        </w:r>
      </w:ins>
      <w:ins w:id="3925" w:author="PR Preview" w:date="2026-01-01T00:00:00Z">
        <w:r>
          <w:t xml:space="preserve">$\mathord{\smash[b]{\underset{\raise.3ex\hbox{$\scriptstyle\sim$}}{x}}\vphantom{x}}= \mathbf{Q}\mathord{\smash[b]{\underset{\raise.3ex\hbox{$\scriptstyle\sim$}}{y}}\vphantom{y}}$</w:t>
        </w:r>
      </w:ins>
      <w:ins w:id="3926" w:author="PR Preview" w:date="2026-01-01T00:00:00Z">
        <w:r>
          <w:t xml:space="preserve">.</w:t>
        </w:r>
      </w:ins>
      <w:ins w:id="3927" w:author="PR Preview" w:date="2026-01-01T00:00:00Z">
        <w:r>
          <w:t xml:space="preserve"> </w:t>
        </w:r>
      </w:ins>
      <w:ins w:id="3928" w:author="PR Preview" w:date="2026-01-01T00:00:00Z">
        <w:r>
          <w:t xml:space="preserve">As in the proof of</w:t>
        </w:r>
      </w:ins>
      <w:ins w:id="3929" w:author="PR Preview" w:date="2026-01-01T00:00:00Z">
        <w:r>
          <w:t xml:space="preserve"> </w:t>
        </w:r>
      </w:ins>
      <w:hyperlink w:anchor="thm-definite-eigenvalues">
        <w:ins w:id="3930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3931" w:author="PR Preview" w:date="2026-01-01T00:00:00Z">
        <w:r>
          <w:t xml:space="preserve">:</w:t>
        </w:r>
      </w:ins>
    </w:p>
    <w:p>
      <w:pPr>
        <w:pStyle w:val="BodyText"/>
      </w:pPr>
      <w:ins w:id="3932" w:author="PR Preview" w:date="2026-01-01T00:00:00Z">
        <w:r>
  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  </w:r>
      </w:ins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6" w:name="exm-pd-inverse"/>
    <w:p>
      <w:pPr>
        <w:pStyle w:val="BodyText"/>
      </w:pPr>
      <w:del w:id="3933" w:author="PR Preview" w:date="2026-01-01T00:00:00Z">
        <w:r>
          <w:rPr>
            <w:b/>
            <w:bCs/>
          </w:rPr>
          <w:delText xml:space="preserve">Example 30 (Inverting a positive definite matrix)</w:delText>
        </w:r>
      </w:del>
      <w:del w:id="3934" w:author="PR Preview" w:date="2026-01-01T00:00:00Z">
        <w:r>
          <w:delText xml:space="preserve"> </w:delText>
        </w:r>
      </w:del>
      <w:del w:id="3935" w:author="PR Preview" w:date="2026-01-01T00:00:00Z">
        <w:r>
          <w:delText xml:space="preserve">For</w:delText>
        </w:r>
      </w:del>
      <w:del w:id="393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3937" w:author="PR Preview" w:date="2026-01-01T00:00:00Z">
        <w:r>
          <w:delText xml:space="preserve">,</w:delText>
        </w:r>
      </w:del>
      <w:del w:id="3938" w:author="PR Preview" w:date="2026-01-01T00:00:00Z">
        <w:r>
          <w:delText xml:space="preserve"> </w:delText>
        </w:r>
      </w:del>
      <w:hyperlink w:anchor="exm-spectral">
        <w:del w:id="3939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3940" w:author="PR Preview" w:date="2026-01-01T00:00:00Z">
        <w:r>
          <w:delText xml:space="preserve"> </w:delText>
        </w:r>
      </w:del>
      <w:del w:id="3941" w:author="PR Preview" w:date="2026-01-01T00:00:00Z">
        <w:r>
          <w:delText xml:space="preserve">gives</w:delText>
        </w:r>
      </w:del>
      <w:del w:id="3942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del w:id="3943" w:author="PR Preview" w:date="2026-01-01T00:00:00Z">
        <w:r>
          <w:delText xml:space="preserve"> </w:delText>
        </w:r>
      </w:del>
      <w:del w:id="3944" w:author="PR Preview" w:date="2026-01-01T00:00:00Z">
        <w:r>
          <w:delText xml:space="preserve">and eigenvalues</w:delText>
        </w:r>
      </w:del>
      <w:del w:id="3945" w:author="PR Preview" w:date="2026-01-01T00:00:00Z">
        <w:r>
          <w:delText xml:space="preserve"> </w:delText>
        </w:r>
      </w:del>
      <m:oMath>
        <m:r>
          <m:t>3</m:t>
        </m:r>
      </m:oMath>
      <w:del w:id="3946" w:author="PR Preview" w:date="2026-01-01T00:00:00Z">
        <w:r>
          <w:delText xml:space="preserve"> </w:delText>
        </w:r>
      </w:del>
      <w:del w:id="3947" w:author="PR Preview" w:date="2026-01-01T00:00:00Z">
        <w:r>
          <w:delText xml:space="preserve">and</w:delText>
        </w:r>
      </w:del>
      <w:del w:id="3948" w:author="PR Preview" w:date="2026-01-01T00:00:00Z">
        <w:r>
          <w:delText xml:space="preserve"> </w:delText>
        </w:r>
      </w:del>
      <m:oMath>
        <m:r>
          <m:t>1</m:t>
        </m:r>
      </m:oMath>
      <w:del w:id="3949" w:author="PR Preview" w:date="2026-01-01T00:00:00Z">
        <w:r>
          <w:delText xml:space="preserve">, so:</w:delText>
        </w:r>
      </w:del>
    </w:p>
    <w:p>
      <w:pPr>
        <w:pStyle w:val="BodyText"/>
      </w:pPr>
      <w:ins w:id="3950" w:author="PR Preview" w:date="2026-01-01T00:00:00Z">
        <w:r>
          <w:rPr>
            <w:b/>
            <w:bCs/>
          </w:rPr>
          <w:t xml:space="preserve">Example 32 (Inverting a positive definite matrix)</w:t>
        </w:r>
      </w:ins>
      <w:ins w:id="3951" w:author="PR Preview" w:date="2026-01-01T00:00:00Z">
        <w:r>
          <w:t xml:space="preserve"> </w:t>
        </w:r>
      </w:ins>
      <w:ins w:id="3952" w:author="PR Preview" w:date="2026-01-01T00:00:00Z">
        <w:r>
          <w:t xml:space="preserve">For</w:t>
        </w:r>
      </w:ins>
      <w:ins w:id="395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3954" w:author="PR Preview" w:date="2026-01-01T00:00:00Z">
        <w:r>
          <w:t xml:space="preserve">,</w:t>
        </w:r>
      </w:ins>
      <w:ins w:id="3955" w:author="PR Preview" w:date="2026-01-01T00:00:00Z">
        <w:r>
          <w:t xml:space="preserve"> </w:t>
        </w:r>
      </w:ins>
      <w:hyperlink w:anchor="exm-spectral">
        <w:ins w:id="3956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3957" w:author="PR Preview" w:date="2026-01-01T00:00:00Z">
        <w:r>
          <w:t xml:space="preserve"> </w:t>
        </w:r>
      </w:ins>
      <w:ins w:id="3958" w:author="PR Preview" w:date="2026-01-01T00:00:00Z">
        <w:r>
          <w:t xml:space="preserve">gives</w:t>
        </w:r>
      </w:ins>
      <w:ins w:id="3959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3960" w:author="PR Preview" w:date="2026-01-01T00:00:00Z">
        <w:r>
          <w:t xml:space="preserve"> </w:t>
        </w:r>
      </w:ins>
      <w:ins w:id="3961" w:author="PR Preview" w:date="2026-01-01T00:00:00Z">
        <w:r>
          <w:t xml:space="preserve">and eigenvalues</w:t>
        </w:r>
      </w:ins>
      <w:ins w:id="3962" w:author="PR Preview" w:date="2026-01-01T00:00:00Z">
        <w:r>
          <w:t xml:space="preserve"> </w:t>
        </w:r>
      </w:ins>
      <m:oMath>
        <m:r>
          <m:t>3</m:t>
        </m:r>
      </m:oMath>
      <w:ins w:id="3963" w:author="PR Preview" w:date="2026-01-01T00:00:00Z">
        <w:r>
          <w:t xml:space="preserve"> </w:t>
        </w:r>
      </w:ins>
      <w:ins w:id="3964" w:author="PR Preview" w:date="2026-01-01T00:00:00Z">
        <w:r>
          <w:t xml:space="preserve">and</w:t>
        </w:r>
      </w:ins>
      <w:ins w:id="3965" w:author="PR Preview" w:date="2026-01-01T00:00:00Z">
        <w:r>
          <w:t xml:space="preserve"> </w:t>
        </w:r>
      </w:ins>
      <m:oMath>
        <m:r>
          <m:t>1</m:t>
        </m:r>
      </m:oMath>
      <w:ins w:id="3966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6"/>
    <w:bookmarkStart w:id="137" w:name="def-paraboloid"/>
    <w:p>
      <w:pPr>
        <w:pStyle w:val="FirstParagraph"/>
      </w:pPr>
      <w:del w:id="3967" w:author="PR Preview" w:date="2026-01-01T00:00:00Z">
        <w:r>
          <w:rPr>
            <w:b/>
            <w:bCs/>
          </w:rPr>
          <w:delText xml:space="preserve">Definition 23 (Paraboloid)</w:delText>
        </w:r>
      </w:del>
      <w:del w:id="3968" w:author="PR Preview" w:date="2026-01-01T00:00:00Z">
        <w:r>
          <w:delText xml:space="preserve"> </w:delText>
        </w:r>
      </w:del>
      <w:del w:id="3969" w:author="PR Preview" w:date="2026-01-01T00:00:00Z">
        <w:r>
          <w:delText xml:space="preserve">A</w:delText>
        </w:r>
      </w:del>
      <w:del w:id="3970" w:author="PR Preview" w:date="2026-01-01T00:00:00Z">
        <w:r>
          <w:delText xml:space="preserve"> </w:delText>
        </w:r>
      </w:del>
      <w:del w:id="3971" w:author="PR Preview" w:date="2026-01-01T00:00:00Z">
        <w:r>
          <w:rPr>
            <w:b/>
            <w:bCs/>
          </w:rPr>
          <w:delText xml:space="preserve">paraboloid</w:delText>
        </w:r>
      </w:del>
      <w:del w:id="3972" w:author="PR Preview" w:date="2026-01-01T00:00:00Z">
        <w:r>
          <w:delText xml:space="preserve"> </w:delText>
        </w:r>
      </w:del>
      <w:del w:id="3973" w:author="PR Preview" w:date="2026-01-01T00:00:00Z">
        <w:r>
          <w:delText xml:space="preserve">in</w:delText>
        </w:r>
      </w:del>
      <w:del w:id="397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3975" w:author="PR Preview" w:date="2026-01-01T00:00:00Z">
        <w:r>
          <w:delText xml:space="preserve"> </w:delText>
        </w:r>
      </w:del>
      <w:del w:id="3976" w:author="PR Preview" w:date="2026-01-01T00:00:00Z">
        <w:r>
          <w:delText xml:space="preserve">is the graph</w:delText>
        </w:r>
      </w:del>
      <w:del w:id="397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del w:id="3978" w:author="PR Preview" w:date="2026-01-01T00:00:00Z">
        <w:r>
          <w:delText xml:space="preserve"> </w:delText>
        </w:r>
      </w:del>
      <w:del w:id="3979" w:author="PR Preview" w:date="2026-01-01T00:00:00Z">
        <w:r>
          <w:delText xml:space="preserve">of a function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980" w:author="PR Preview" w:date="2026-01-01T00:00:00Z">
        <w:r>
          <w:delText xml:space="preserve">where</w:delText>
        </w:r>
      </w:del>
      <w:del w:id="3981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3982" w:author="PR Preview" w:date="2026-01-01T00:00:00Z">
        <w:r>
          <w:delText xml:space="preserve"> </w:delText>
        </w:r>
      </w:del>
      <w:del w:id="3983" w:author="PR Preview" w:date="2026-01-01T00:00:00Z">
        <w:r>
          <w:delText xml:space="preserve">is a nonzero symmetric</w:delText>
        </w:r>
      </w:del>
      <w:del w:id="398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985" w:author="PR Preview" w:date="2026-01-01T00:00:00Z">
        <w:r>
          <w:delText xml:space="preserve"> </w:delText>
        </w:r>
      </w:del>
      <w:del w:id="3986" w:author="PR Preview" w:date="2026-01-01T00:00:00Z">
        <w:r>
          <w:delText xml:space="preserve">matrix</w:delText>
        </w:r>
      </w:del>
      <w:del w:id="3987" w:author="PR Preview" w:date="2026-01-01T00:00:00Z">
        <w:r>
          <w:delText xml:space="preserve"> </w:delText>
        </w:r>
      </w:del>
      <w:del w:id="3988" w:author="PR Preview" w:date="2026-01-01T00:00:00Z">
        <w:r>
          <w:delText xml:space="preserve">(</w:delText>
        </w:r>
      </w:del>
      <w:hyperlink w:anchor="def-symmetric-matrix">
        <w:del w:id="3989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3990" w:author="PR Preview" w:date="2026-01-01T00:00:00Z">
        <w:r>
          <w:delText xml:space="preserve">),</w:delText>
        </w:r>
      </w:del>
      <w:del w:id="3991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992" w:author="PR Preview" w:date="2026-01-01T00:00:00Z">
        <w:r>
          <w:delText xml:space="preserve">,</w:delText>
        </w:r>
      </w:del>
      <w:del w:id="3993" w:author="PR Preview" w:date="2026-01-01T00:00:00Z">
        <w:r>
          <w:delText xml:space="preserve"> </w:delText>
        </w:r>
      </w:del>
      <w:del w:id="3994" w:author="PR Preview" w:date="2026-01-01T00:00:00Z">
        <w:r>
          <w:delText xml:space="preserve">and</w:delText>
        </w:r>
      </w:del>
      <w:del w:id="3995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3996" w:author="PR Preview" w:date="2026-01-01T00:00:00Z">
        <w:r>
          <w:delText xml:space="preserve">.</w:delText>
        </w:r>
      </w:del>
      <w:del w:id="3997" w:author="PR Preview" w:date="2026-01-01T00:00:00Z">
        <w:r>
          <w:delText xml:space="preserve"> </w:delText>
        </w:r>
      </w:del>
      <w:del w:id="3998" w:author="PR Preview" w:date="2026-01-01T00:00:00Z">
        <w:r>
          <w:delText xml:space="preserve">The first term is a quadratic form (</w:delText>
        </w:r>
      </w:del>
      <w:hyperlink w:anchor="def-quadratic-form">
        <w:del w:id="3999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4000" w:author="PR Preview" w:date="2026-01-01T00:00:00Z">
        <w:r>
          <w:delText xml:space="preserve">).</w:delText>
        </w:r>
      </w:del>
    </w:p>
    <w:p>
      <w:pPr>
        <w:pStyle w:val="FirstParagraph"/>
      </w:pPr>
      <w:ins w:id="4001" w:author="PR Preview" w:date="2026-01-01T00:00:00Z">
        <w:r>
          <w:rPr>
            <w:b/>
            <w:bCs/>
          </w:rPr>
          <w:t xml:space="preserve">Definition 23 (Paraboloid)</w:t>
        </w:r>
      </w:ins>
      <w:ins w:id="4002" w:author="PR Preview" w:date="2026-01-01T00:00:00Z">
        <w:r>
          <w:t xml:space="preserve"> </w:t>
        </w:r>
      </w:ins>
      <w:ins w:id="4003" w:author="PR Preview" w:date="2026-01-01T00:00:00Z">
        <w:r>
          <w:t xml:space="preserve">A</w:t>
        </w:r>
      </w:ins>
      <w:ins w:id="4004" w:author="PR Preview" w:date="2026-01-01T00:00:00Z">
        <w:r>
          <w:t xml:space="preserve"> </w:t>
        </w:r>
      </w:ins>
      <w:ins w:id="4005" w:author="PR Preview" w:date="2026-01-01T00:00:00Z">
        <w:r>
          <w:rPr>
            <w:b/>
            <w:bCs/>
          </w:rPr>
          <w:t xml:space="preserve">paraboloid</w:t>
        </w:r>
      </w:ins>
      <w:ins w:id="4006" w:author="PR Preview" w:date="2026-01-01T00:00:00Z">
        <w:r>
          <w:t xml:space="preserve"> </w:t>
        </w:r>
      </w:ins>
      <w:ins w:id="4007" w:author="PR Preview" w:date="2026-01-01T00:00:00Z">
        <w:r>
          <w:t xml:space="preserve">in</w:t>
        </w:r>
      </w:ins>
      <w:ins w:id="400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4009" w:author="PR Preview" w:date="2026-01-01T00:00:00Z">
        <w:r>
          <w:t xml:space="preserve"> </w:t>
        </w:r>
      </w:ins>
      <w:ins w:id="4010" w:author="PR Preview" w:date="2026-01-01T00:00:00Z">
        <w:r>
          <w:t xml:space="preserve">is the graph</w:t>
        </w:r>
      </w:ins>
      <w:ins w:id="4011" w:author="PR Preview" w:date="2026-01-01T00:00:00Z">
        <w:r>
          <w:t xml:space="preserve"> </w:t>
        </w:r>
      </w:ins>
      <w:ins w:id="4012" w:author="PR Preview" w:date="2026-01-01T00:00:00Z">
        <w:r>
  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  </w:r>
      </w:ins>
      <w:ins w:id="4013" w:author="PR Preview" w:date="2026-01-01T00:00:00Z">
        <w:r>
          <w:t xml:space="preserve"> </w:t>
        </w:r>
      </w:ins>
      <w:ins w:id="4014" w:author="PR Preview" w:date="2026-01-01T00:00:00Z">
        <w:r>
          <w:t xml:space="preserve">of a function</w:t>
        </w:r>
      </w:ins>
    </w:p>
    <w:p>
      <w:pPr>
        <w:pStyle w:val="BodyText"/>
      </w:pPr>
      <w:ins w:id="4015" w:author="PR Preview" w:date="2026-01-01T00:00:00Z">
        <w:r>
  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  </w:r>
      </w:ins>
    </w:p>
    <w:p>
      <w:pPr>
        <w:pStyle w:val="FirstParagraph"/>
      </w:pPr>
      <w:ins w:id="4016" w:author="PR Preview" w:date="2026-01-01T00:00:00Z">
        <w:r>
          <w:t xml:space="preserve">where</w:t>
        </w:r>
      </w:ins>
      <w:ins w:id="4017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4018" w:author="PR Preview" w:date="2026-01-01T00:00:00Z">
        <w:r>
          <w:t xml:space="preserve"> </w:t>
        </w:r>
      </w:ins>
      <w:ins w:id="4019" w:author="PR Preview" w:date="2026-01-01T00:00:00Z">
        <w:r>
          <w:t xml:space="preserve">is a nonzero symmetric</w:t>
        </w:r>
      </w:ins>
      <w:ins w:id="402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021" w:author="PR Preview" w:date="2026-01-01T00:00:00Z">
        <w:r>
          <w:t xml:space="preserve"> </w:t>
        </w:r>
      </w:ins>
      <w:ins w:id="4022" w:author="PR Preview" w:date="2026-01-01T00:00:00Z">
        <w:r>
          <w:t xml:space="preserve">matrix</w:t>
        </w:r>
      </w:ins>
      <w:ins w:id="4023" w:author="PR Preview" w:date="2026-01-01T00:00:00Z">
        <w:r>
          <w:t xml:space="preserve"> </w:t>
        </w:r>
      </w:ins>
      <w:ins w:id="4024" w:author="PR Preview" w:date="2026-01-01T00:00:00Z">
        <w:r>
          <w:t xml:space="preserve">(</w:t>
        </w:r>
      </w:ins>
      <w:hyperlink w:anchor="def-symmetric-matrix">
        <w:ins w:id="402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4026" w:author="PR Preview" w:date="2026-01-01T00:00:00Z">
        <w:r>
          <w:t xml:space="preserve">),</w:t>
        </w:r>
      </w:ins>
      <w:ins w:id="4027" w:author="PR Preview" w:date="2026-01-01T00:00:00Z">
        <w:r>
          <w:t xml:space="preserve"> </w:t>
        </w:r>
      </w:ins>
      <w:ins w:id="4028" w:author="PR Preview" w:date="2026-01-01T00:00:00Z">
        <w:r>
          <w:t xml:space="preserve">$\mathord{\smash[b]{\underset{\raise.3ex\hbox{$\scriptstyle\sim$}}{b}}\vphantom{b}} \in \mathbb{R}^p$</w:t>
        </w:r>
      </w:ins>
      <w:ins w:id="4029" w:author="PR Preview" w:date="2026-01-01T00:00:00Z">
        <w:r>
          <w:t xml:space="preserve">,</w:t>
        </w:r>
      </w:ins>
      <w:ins w:id="4030" w:author="PR Preview" w:date="2026-01-01T00:00:00Z">
        <w:r>
          <w:t xml:space="preserve"> </w:t>
        </w:r>
      </w:ins>
      <w:ins w:id="4031" w:author="PR Preview" w:date="2026-01-01T00:00:00Z">
        <w:r>
          <w:t xml:space="preserve">and</w:t>
        </w:r>
      </w:ins>
      <w:ins w:id="403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4033" w:author="PR Preview" w:date="2026-01-01T00:00:00Z">
        <w:r>
          <w:t xml:space="preserve">.</w:t>
        </w:r>
      </w:ins>
      <w:ins w:id="4034" w:author="PR Preview" w:date="2026-01-01T00:00:00Z">
        <w:r>
          <w:t xml:space="preserve"> </w:t>
        </w:r>
      </w:ins>
      <w:ins w:id="4035" w:author="PR Preview" w:date="2026-01-01T00:00:00Z">
        <w:r>
          <w:t xml:space="preserve">The first term is a quadratic form (</w:t>
        </w:r>
      </w:ins>
      <w:hyperlink w:anchor="def-quadratic-form">
        <w:ins w:id="4036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4037" w:author="PR Preview" w:date="2026-01-01T00:00:00Z">
        <w:r>
          <w:t xml:space="preserve">).</w:t>
        </w:r>
      </w:ins>
    </w:p>
    <w:bookmarkEnd w:id="137"/>
    <w:bookmarkStart w:id="13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8"/>
    <w:bookmarkStart w:id="140" w:name="exm-paraboloid"/>
    <w:p>
      <w:pPr>
        <w:pStyle w:val="BodyText"/>
      </w:pPr>
      <w:del w:id="4038" w:author="PR Preview" w:date="2026-01-01T00:00:00Z">
        <w:r>
          <w:rPr>
            <w:b/>
            <w:bCs/>
          </w:rPr>
          <w:delText xml:space="preserve">Example 31 (A bowl with its lowest point at the origin)</w:delText>
        </w:r>
      </w:del>
      <w:del w:id="4039" w:author="PR Preview" w:date="2026-01-01T00:00:00Z">
        <w:r>
          <w:delText xml:space="preserve"> </w:delText>
        </w:r>
      </w:del>
      <w:del w:id="4040" w:author="PR Preview" w:date="2026-01-01T00:00:00Z">
        <w:r>
          <w:delText xml:space="preserve">Take</w:delText>
        </w:r>
      </w:del>
      <w:del w:id="404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4042" w:author="PR Preview" w:date="2026-01-01T00:00:00Z">
        <w:r>
          <w:delText xml:space="preserve">,</w:delText>
        </w:r>
      </w:del>
      <w:del w:id="4043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4044" w:author="PR Preview" w:date="2026-01-01T00:00:00Z">
        <w:r>
          <w:delText xml:space="preserve">,</w:delText>
        </w:r>
      </w:del>
      <w:del w:id="4045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4046" w:author="PR Preview" w:date="2026-01-01T00:00:00Z">
        <w:r>
          <w:delText xml:space="preserve"> </w:delText>
        </w:r>
      </w:del>
      <w:del w:id="4047" w:author="PR Preview" w:date="2026-01-01T00:00:00Z">
        <w:r>
          <w:delText xml:space="preserve">and</w:delText>
        </w:r>
      </w:del>
      <w:del w:id="4048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4049" w:author="PR Preview" w:date="2026-01-01T00:00:00Z">
        <w:r>
          <w:delText xml:space="preserve">.</w:delText>
        </w:r>
      </w:del>
      <w:del w:id="4050" w:author="PR Preview" w:date="2026-01-01T00:00:00Z">
        <w:r>
          <w:delText xml:space="preserve"> </w:delText>
        </w:r>
      </w:del>
      <w:del w:id="4051" w:author="PR Preview" w:date="2026-01-01T00:00:00Z">
        <w:r>
          <w:delText xml:space="preserve">Then</w:delText>
        </w:r>
      </w:del>
      <w:del w:id="4052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4053" w:author="PR Preview" w:date="2026-01-01T00:00:00Z">
        <w:r>
          <w:delText xml:space="preserve"> </w:delText>
        </w:r>
      </w:del>
      <w:del w:id="4054" w:author="PR Preview" w:date="2026-01-01T00:00:00Z">
        <w:r>
          <w:delText xml:space="preserve">is positive definite (</w:delText>
        </w:r>
      </w:del>
      <w:hyperlink w:anchor="exm-positive-definite">
        <w:del w:id="4055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4056" w:author="PR Preview" w:date="2026-01-01T00:00:00Z">
        <w:r>
          <w:delText xml:space="preserve">),</w:delText>
        </w:r>
      </w:del>
      <w:del w:id="4057" w:author="PR Preview" w:date="2026-01-01T00:00:00Z">
        <w:r>
          <w:delText xml:space="preserve"> </w:delText>
        </w:r>
      </w:del>
      <w:del w:id="4058" w:author="PR Preview" w:date="2026-01-01T00:00:00Z">
        <w:r>
          <w:delText xml:space="preserve">so the graph of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del w:id="4059" w:author="PR Preview" w:date="2026-01-01T00:00:00Z">
        <w:r>
          <w:delText xml:space="preserve">is an elliptic paraboloid.</w:delText>
        </w:r>
      </w:del>
      <w:del w:id="4060" w:author="PR Preview" w:date="2026-01-01T00:00:00Z">
        <w:r>
          <w:delText xml:space="preserve"> </w:delText>
        </w:r>
      </w:del>
      <w:del w:id="4061" w:author="PR Preview" w:date="2026-01-01T00:00:00Z">
        <w:r>
          <w:delText xml:space="preserve">At</w:delText>
        </w:r>
      </w:del>
      <w:del w:id="406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63" w:author="PR Preview" w:date="2026-01-01T00:00:00Z">
        <w:r>
          <w:delText xml:space="preserve">,</w:delText>
        </w:r>
      </w:del>
      <w:del w:id="406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4065" w:author="PR Preview" w:date="2026-01-01T00:00:00Z">
        <w:r>
          <w:delText xml:space="preserve">;</w:delText>
        </w:r>
      </w:del>
      <w:del w:id="4066" w:author="PR Preview" w:date="2026-01-01T00:00:00Z">
        <w:r>
          <w:delText xml:space="preserve"> </w:delText>
        </w:r>
      </w:del>
      <w:del w:id="4067" w:author="PR Preview" w:date="2026-01-01T00:00:00Z">
        <w:r>
          <w:delText xml:space="preserve">at</w:delText>
        </w:r>
      </w:del>
      <w:del w:id="406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069" w:author="PR Preview" w:date="2026-01-01T00:00:00Z">
        <w:r>
          <w:delText xml:space="preserve">,</w:delText>
        </w:r>
      </w:del>
      <w:del w:id="407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4071" w:author="PR Preview" w:date="2026-01-01T00:00:00Z">
        <w:r>
          <w:delText xml:space="preserve">;</w:delText>
        </w:r>
      </w:del>
      <w:del w:id="4072" w:author="PR Preview" w:date="2026-01-01T00:00:00Z">
        <w:r>
          <w:delText xml:space="preserve"> </w:delText>
        </w:r>
      </w:del>
      <w:del w:id="4073" w:author="PR Preview" w:date="2026-01-01T00:00:00Z">
        <w:r>
          <w:delText xml:space="preserve">and</w:delText>
        </w:r>
      </w:del>
      <w:del w:id="407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4075" w:author="PR Preview" w:date="2026-01-01T00:00:00Z">
        <w:r>
          <w:delText xml:space="preserve"> </w:delText>
        </w:r>
      </w:del>
      <w:del w:id="4076" w:author="PR Preview" w:date="2026-01-01T00:00:00Z">
        <w:r>
          <w:delText xml:space="preserve">at every</w:delText>
        </w:r>
      </w:del>
      <w:del w:id="407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78" w:author="PR Preview" w:date="2026-01-01T00:00:00Z">
        <w:r>
          <w:delText xml:space="preserve">,</w:delText>
        </w:r>
      </w:del>
      <w:del w:id="4079" w:author="PR Preview" w:date="2026-01-01T00:00:00Z">
        <w:r>
          <w:delText xml:space="preserve"> </w:delText>
        </w:r>
      </w:del>
      <w:del w:id="4080" w:author="PR Preview" w:date="2026-01-01T00:00:00Z">
        <w:r>
          <w:delText xml:space="preserve">so the origin is the only lowest point of the bowl.</w:delText>
        </w:r>
      </w:del>
      <w:del w:id="4081" w:author="PR Preview" w:date="2026-01-01T00:00:00Z">
        <w:r>
          <w:delText xml:space="preserve"> </w:delText>
        </w:r>
      </w:del>
      <w:hyperlink w:anchor="fig-paraboloid">
        <w:del w:id="4082" w:author="PR Preview" w:date="2026-01-01T00:00:00Z">
          <w:r>
            <w:rPr>
              <w:rStyle w:val="Hyperlink"/>
            </w:rPr>
            <w:delText xml:space="preserve">Figure 1</w:delText>
          </w:r>
        </w:del>
      </w:hyperlink>
      <w:del w:id="4083" w:author="PR Preview" w:date="2026-01-01T00:00:00Z">
        <w:r>
          <w:delText xml:space="preserve"> </w:delText>
        </w:r>
      </w:del>
      <w:del w:id="4084" w:author="PR Preview" w:date="2026-01-01T00:00:00Z">
        <w:r>
          <w:delText xml:space="preserve">shows the surface.</w:delText>
        </w:r>
      </w:del>
    </w:p>
    <w:p>
      <w:pPr>
        <w:pStyle w:val="BodyText"/>
      </w:pPr>
      <w:del w:id="4085" w:author="PR Preview" w:date="2026-01-01T00:00:00Z">
        <w:r>
          <w:rPr>
            <w:b/>
            <w:bCs/>
          </w:rPr>
          <w:delText xml:space="preserve">Definition 25 (Matrix-induced inner product (</w:delText>
        </w:r>
      </w:del>
      <m:oMath>
        <m:r>
          <m:rPr>
            <m:sty m:val="bi"/>
          </m:rPr>
          <m:t>A</m:t>
        </m:r>
      </m:oMath>
      <w:del w:id="4086" w:author="PR Preview" w:date="2026-01-01T00:00:00Z">
        <w:r>
          <w:rPr>
            <w:b/>
            <w:bCs/>
          </w:rPr>
          <w:delText xml:space="preserve">-inner product))</w:delText>
        </w:r>
      </w:del>
      <w:del w:id="4087" w:author="PR Preview" w:date="2026-01-01T00:00:00Z">
        <w:r>
          <w:delText xml:space="preserve"> </w:delText>
        </w:r>
      </w:del>
      <w:del w:id="4088" w:author="PR Preview" w:date="2026-01-01T00:00:00Z">
        <w:r>
          <w:delText xml:space="preserve">Let</w:delText>
        </w:r>
      </w:del>
      <w:del w:id="408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090" w:author="PR Preview" w:date="2026-01-01T00:00:00Z">
        <w:r>
          <w:delText xml:space="preserve"> </w:delText>
        </w:r>
      </w:del>
      <w:del w:id="4091" w:author="PR Preview" w:date="2026-01-01T00:00:00Z">
        <w:r>
          <w:delText xml:space="preserve">be a</w:delText>
        </w:r>
      </w:del>
      <w:del w:id="409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4093" w:author="PR Preview" w:date="2026-01-01T00:00:00Z">
        <w:r>
          <w:delText xml:space="preserve"> </w:delText>
        </w:r>
      </w:del>
      <w:del w:id="4094" w:author="PR Preview" w:date="2026-01-01T00:00:00Z">
        <w:r>
          <w:delText xml:space="preserve">symmetric positive definite matrix (</w:delText>
        </w:r>
      </w:del>
      <w:hyperlink w:anchor="def-positive-definite">
        <w:del w:id="4095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4096" w:author="PR Preview" w:date="2026-01-01T00:00:00Z">
        <w:r>
          <w:delText xml:space="preserve">)</w:delText>
        </w:r>
      </w:del>
      <w:del w:id="4097" w:author="PR Preview" w:date="2026-01-01T00:00:00Z">
        <w:r>
          <w:delText xml:space="preserve"> </w:delText>
        </w:r>
      </w:del>
      <w:del w:id="4098" w:author="PR Preview" w:date="2026-01-01T00:00:00Z">
        <w:r>
          <w:delText xml:space="preserve">(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099" w:author="PR Preview" w:date="2026-01-01T00:00:00Z">
        <w:r>
          <w:delText xml:space="preserve"> </w:delText>
        </w:r>
      </w:del>
      <w:del w:id="4100" w:author="PR Preview" w:date="2026-01-01T00:00:00Z">
        <w:r>
          <w:delText xml:space="preserve">and</w:delText>
        </w:r>
      </w:del>
      <w:del w:id="410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del w:id="4102" w:author="PR Preview" w:date="2026-01-01T00:00:00Z">
        <w:r>
          <w:delText xml:space="preserve"> </w:delText>
        </w:r>
      </w:del>
      <w:del w:id="4103" w:author="PR Preview" w:date="2026-01-01T00:00:00Z">
        <w:r>
          <w:delText xml:space="preserve">for all nonzero</w:delText>
        </w:r>
      </w:del>
      <w:del w:id="410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105" w:author="PR Preview" w:date="2026-01-01T00:00:00Z">
        <w:r>
          <w:delText xml:space="preserve">).</w:delText>
        </w:r>
      </w:del>
      <w:del w:id="4106" w:author="PR Preview" w:date="2026-01-01T00:00:00Z">
        <w:r>
          <w:delText xml:space="preserve"> </w:delText>
        </w:r>
      </w:del>
      <w:del w:id="4107" w:author="PR Preview" w:date="2026-01-01T00:00:00Z">
        <w:r>
          <w:delText xml:space="preserve">The</w:delText>
        </w:r>
      </w:del>
      <w:del w:id="4108" w:author="PR Preview" w:date="2026-01-01T00:00:00Z">
        <w:r>
          <w:delText xml:space="preserve"> </w:delText>
        </w:r>
      </w:del>
      <w:del w:id="4109" w:author="PR Preview" w:date="2026-01-01T00:00:00Z">
        <w:r>
          <w:rPr>
            <w:b/>
            <w:bCs/>
          </w:rPr>
          <w:delText xml:space="preserve">matrix-induced inner product</w:delText>
        </w:r>
      </w:del>
      <w:del w:id="4110" w:author="PR Preview" w:date="2026-01-01T00:00:00Z">
        <w:r>
          <w:delText xml:space="preserve"> </w:delText>
        </w:r>
      </w:del>
      <w:del w:id="4111" w:author="PR Preview" w:date="2026-01-01T00:00:00Z">
        <w:r>
          <w:delText xml:space="preserve">(or</w:delText>
        </w:r>
      </w:del>
      <w:del w:id="411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113" w:author="PR Preview" w:date="2026-01-01T00:00:00Z">
        <w:r>
          <w:rPr>
            <w:b/>
            <w:bCs/>
          </w:rPr>
          <w:delText xml:space="preserve">-inner product</w:delText>
        </w:r>
      </w:del>
      <w:del w:id="4114" w:author="PR Preview" w:date="2026-01-01T00:00:00Z">
        <w:r>
          <w:delText xml:space="preserve">)</w:delText>
        </w:r>
      </w:del>
      <w:del w:id="4115" w:author="PR Preview" w:date="2026-01-01T00:00:00Z">
        <w:r>
          <w:delText xml:space="preserve"> </w:delText>
        </w:r>
      </w:del>
      <w:del w:id="4116" w:author="PR Preview" w:date="2026-01-01T00:00:00Z">
        <w:r>
          <w:delText xml:space="preserve">on</w:delText>
        </w:r>
      </w:del>
      <w:del w:id="411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118" w:author="PR Preview" w:date="2026-01-01T00:00:00Z">
        <w:r>
          <w:delText xml:space="preserve"> </w:delText>
        </w:r>
      </w:del>
      <w:del w:id="4119" w:author="PR Preview" w:date="2026-01-01T00:00:00Z">
        <w:r>
          <w:delText xml:space="preserve">is defined for all</w:delText>
        </w:r>
      </w:del>
      <w:del w:id="412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121" w:author="PR Preview" w:date="2026-01-01T00:00:00Z">
        <w:r>
          <w:delText xml:space="preserve"> </w:delText>
        </w:r>
      </w:del>
      <w:del w:id="4122" w:author="PR Preview" w:date="2026-01-01T00:00:00Z">
        <w:r>
          <w:delText xml:space="preserve">by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123" w:author="PR Preview" w:date="2026-01-01T00:00:00Z">
        <w:r>
          <w:rPr>
            <w:b/>
            <w:bCs/>
          </w:rPr>
          <w:delText xml:space="preserve">Example 32 (A matrix-induced inner product calculation)</w:delText>
        </w:r>
      </w:del>
      <w:del w:id="4124" w:author="PR Preview" w:date="2026-01-01T00:00:00Z">
        <w:r>
          <w:delText xml:space="preserve"> </w:delText>
        </w:r>
      </w:del>
      <w:del w:id="4125" w:author="PR Preview" w:date="2026-01-01T00:00:00Z">
        <w:r>
          <w:delText xml:space="preserve">Consider the symmetric matrix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126" w:author="PR Preview" w:date="2026-01-01T00:00:00Z">
        <w:r>
          <w:delText xml:space="preserve">For any nonzero vector</w:delText>
        </w:r>
      </w:del>
      <w:del w:id="412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412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del w:id="4129" w:author="PR Preview" w:date="2026-01-01T00:00:00Z">
        <w:r>
          <w:delText xml:space="preserve">which is strictly positive because</w:delText>
        </w:r>
      </w:del>
      <w:del w:id="4130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del w:id="4131" w:author="PR Preview" w:date="2026-01-01T00:00:00Z">
        <w:r>
          <w:delText xml:space="preserve"> </w:delText>
        </w:r>
      </w:del>
      <w:del w:id="4132" w:author="PR Preview" w:date="2026-01-01T00:00:00Z">
        <w:r>
          <w:delText xml:space="preserve">when</w:delText>
        </w:r>
      </w:del>
      <w:del w:id="413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134" w:author="PR Preview" w:date="2026-01-01T00:00:00Z">
        <w:r>
          <w:delText xml:space="preserve">.</w:delText>
        </w:r>
      </w:del>
      <w:del w:id="4135" w:author="PR Preview" w:date="2026-01-01T00:00:00Z">
        <w:r>
          <w:delText xml:space="preserve"> </w:delText>
        </w:r>
      </w:del>
      <w:del w:id="4136" w:author="PR Preview" w:date="2026-01-01T00:00:00Z">
        <w:r>
          <w:delText xml:space="preserve">Thus</w:delText>
        </w:r>
      </w:del>
      <w:del w:id="413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138" w:author="PR Preview" w:date="2026-01-01T00:00:00Z">
        <w:r>
          <w:delText xml:space="preserve"> </w:delText>
        </w:r>
      </w:del>
      <w:del w:id="4139" w:author="PR Preview" w:date="2026-01-01T00:00:00Z">
        <w:r>
          <w:delText xml:space="preserve">is positive definite (</w:delText>
        </w:r>
      </w:del>
      <w:hyperlink w:anchor="def-positive-definite">
        <w:del w:id="4140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4141" w:author="PR Preview" w:date="2026-01-01T00:00:00Z">
        <w:r>
          <w:delText xml:space="preserve">).</w:delText>
        </w:r>
      </w:del>
    </w:p>
    <w:p>
      <w:pPr>
        <w:pStyle w:val="BodyText"/>
      </w:pPr>
      <w:del w:id="4142" w:author="PR Preview" w:date="2026-01-01T00:00:00Z">
        <w:r>
          <w:delText xml:space="preserve">For vectors</w:delText>
        </w:r>
      </w:del>
      <w:del w:id="414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144" w:author="PR Preview" w:date="2026-01-01T00:00:00Z">
        <w:r>
          <w:delText xml:space="preserve"> </w:delText>
        </w:r>
      </w:del>
      <w:del w:id="4145" w:author="PR Preview" w:date="2026-01-01T00:00:00Z">
        <w:r>
          <w:delText xml:space="preserve">and</w:delText>
        </w:r>
      </w:del>
      <w:del w:id="4146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4147" w:author="PR Preview" w:date="2026-01-01T00:00:00Z">
        <w:r>
          <w:delText xml:space="preserve">,</w:delText>
        </w:r>
      </w:del>
      <w:del w:id="4148" w:author="PR Preview" w:date="2026-01-01T00:00:00Z">
        <w:r>
          <w:delText xml:space="preserve"> </w:delText>
        </w:r>
      </w:del>
      <w:del w:id="4149" w:author="PR Preview" w:date="2026-01-01T00:00:00Z">
        <w:r>
          <w:delText xml:space="preserve">their inner product induced by</w:delText>
        </w:r>
      </w:del>
      <w:del w:id="415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151" w:author="PR Preview" w:date="2026-01-01T00:00:00Z">
        <w:r>
          <w:delText xml:space="preserve"> </w:delText>
        </w:r>
      </w:del>
      <w:del w:id="4152" w:author="PR Preview" w:date="2026-01-01T00:00:00Z">
        <w:r>
          <w:delText xml:space="preserve">is: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BodyText"/>
      </w:pPr>
      <w:ins w:id="4153" w:author="PR Preview" w:date="2026-01-01T00:00:00Z">
        <w:r>
          <w:rPr>
            <w:b/>
            <w:bCs/>
          </w:rPr>
          <w:t xml:space="preserve">Example 33 (A bowl with its lowest point at the origin)</w:t>
        </w:r>
      </w:ins>
      <w:ins w:id="4154" w:author="PR Preview" w:date="2026-01-01T00:00:00Z">
        <w:r>
          <w:t xml:space="preserve"> </w:t>
        </w:r>
      </w:ins>
      <w:ins w:id="4155" w:author="PR Preview" w:date="2026-01-01T00:00:00Z">
        <w:r>
          <w:t xml:space="preserve">Take</w:t>
        </w:r>
      </w:ins>
      <w:ins w:id="415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4157" w:author="PR Preview" w:date="2026-01-01T00:00:00Z">
        <w:r>
          <w:t xml:space="preserve">,</w:t>
        </w:r>
      </w:ins>
      <w:ins w:id="415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4159" w:author="PR Preview" w:date="2026-01-01T00:00:00Z">
        <w:r>
          <w:t xml:space="preserve">,</w:t>
        </w:r>
      </w:ins>
      <w:ins w:id="4160" w:author="PR Preview" w:date="2026-01-01T00:00:00Z">
        <w:r>
          <w:t xml:space="preserve"> </w:t>
        </w:r>
      </w:ins>
      <w:ins w:id="4161" w:author="PR Preview" w:date="2026-01-01T00:00:00Z">
        <w:r>
          <w:t xml:space="preserve">$\mathord{\smash[b]{\underset{\raise.3ex\hbox{$\scriptstyle\sim$}}{b}}\vphantom{b}} = \mathord{\smash[b]{\underset{\raise.3ex\hbox{$\scriptstyle\sim$}}{0}}\vphantom{0}}_{2 \times 1}$</w:t>
        </w:r>
      </w:ins>
      <w:ins w:id="4162" w:author="PR Preview" w:date="2026-01-01T00:00:00Z">
        <w:r>
          <w:t xml:space="preserve"> </w:t>
        </w:r>
      </w:ins>
      <w:ins w:id="4163" w:author="PR Preview" w:date="2026-01-01T00:00:00Z">
        <w:r>
          <w:t xml:space="preserve">and</w:t>
        </w:r>
      </w:ins>
      <w:ins w:id="416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4165" w:author="PR Preview" w:date="2026-01-01T00:00:00Z">
        <w:r>
          <w:t xml:space="preserve">.</w:t>
        </w:r>
      </w:ins>
      <w:ins w:id="4166" w:author="PR Preview" w:date="2026-01-01T00:00:00Z">
        <w:r>
          <w:t xml:space="preserve"> </w:t>
        </w:r>
      </w:ins>
      <w:ins w:id="4167" w:author="PR Preview" w:date="2026-01-01T00:00:00Z">
        <w:r>
          <w:t xml:space="preserve">Then</w:t>
        </w:r>
      </w:ins>
      <w:ins w:id="416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4169" w:author="PR Preview" w:date="2026-01-01T00:00:00Z">
        <w:r>
          <w:t xml:space="preserve"> </w:t>
        </w:r>
      </w:ins>
      <w:ins w:id="4170" w:author="PR Preview" w:date="2026-01-01T00:00:00Z">
        <w:r>
          <w:t xml:space="preserve">is positive definite (</w:t>
        </w:r>
      </w:ins>
      <w:hyperlink w:anchor="exm-positive-definite">
        <w:ins w:id="4171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4172" w:author="PR Preview" w:date="2026-01-01T00:00:00Z">
        <w:r>
          <w:t xml:space="preserve">),</w:t>
        </w:r>
      </w:ins>
      <w:ins w:id="4173" w:author="PR Preview" w:date="2026-01-01T00:00:00Z">
        <w:r>
          <w:t xml:space="preserve"> </w:t>
        </w:r>
      </w:ins>
      <w:ins w:id="4174" w:author="PR Preview" w:date="2026-01-01T00:00:00Z">
        <w:r>
          <w:t xml:space="preserve">so the graph of</w:t>
        </w:r>
      </w:ins>
    </w:p>
    <w:p>
      <w:pPr>
        <w:pStyle w:val="BodyText"/>
      </w:pPr>
      <w:ins w:id="4175" w:author="PR Preview" w:date="2026-01-01T00:00:00Z">
        <w:r>
  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  </w:r>
      </w:ins>
    </w:p>
    <w:p>
      <w:pPr>
        <w:pStyle w:val="FirstParagraph"/>
      </w:pPr>
      <w:ins w:id="4176" w:author="PR Preview" w:date="2026-01-01T00:00:00Z">
        <w:r>
          <w:t xml:space="preserve">is an elliptic paraboloid.</w:t>
        </w:r>
      </w:ins>
      <w:ins w:id="4177" w:author="PR Preview" w:date="2026-01-01T00:00:00Z">
        <w:r>
          <w:t xml:space="preserve"> </w:t>
        </w:r>
      </w:ins>
      <w:ins w:id="4178" w:author="PR Preview" w:date="2026-01-01T00:00:00Z">
        <w:r>
          <w:t xml:space="preserve">At</w:t>
        </w:r>
      </w:ins>
      <w:ins w:id="4179" w:author="PR Preview" w:date="2026-01-01T00:00:00Z">
        <w:r>
          <w:t xml:space="preserve"> </w:t>
        </w:r>
      </w:ins>
      <w:ins w:id="4180" w:author="PR Preview" w:date="2026-01-01T00:00:00Z">
        <w:r>
          <w:t xml:space="preserve">$\mathord{\smash[b]{\underset{\raise.3ex\hbox{$\scriptstyle\sim$}}{x}}\vphantom{x}}= \mathord{\smash[b]{\underset{\raise.3ex\hbox{$\scriptstyle\sim$}}{0}}\vphantom{0}}$</w:t>
        </w:r>
      </w:ins>
      <w:ins w:id="4181" w:author="PR Preview" w:date="2026-01-01T00:00:00Z">
        <w:r>
          <w:t xml:space="preserve">,</w:t>
        </w:r>
      </w:ins>
      <w:ins w:id="4182" w:author="PR Preview" w:date="2026-01-01T00:00:00Z">
        <w:r>
          <w:t xml:space="preserve"> </w:t>
        </w:r>
      </w:ins>
      <w:ins w:id="4183" w:author="PR Preview" w:date="2026-01-01T00:00:00Z">
        <w:r>
          <w:t xml:space="preserve">$f(\mathord{\smash[b]{\underset{\raise.3ex\hbox{$\scriptstyle\sim$}}{x}}\vphantom{x}}) = 0$</w:t>
        </w:r>
      </w:ins>
      <w:ins w:id="4184" w:author="PR Preview" w:date="2026-01-01T00:00:00Z">
        <w:r>
          <w:t xml:space="preserve">;</w:t>
        </w:r>
      </w:ins>
      <w:ins w:id="4185" w:author="PR Preview" w:date="2026-01-01T00:00:00Z">
        <w:r>
          <w:t xml:space="preserve"> </w:t>
        </w:r>
      </w:ins>
      <w:ins w:id="4186" w:author="PR Preview" w:date="2026-01-01T00:00:00Z">
        <w:r>
          <w:t xml:space="preserve">at</w:t>
        </w:r>
      </w:ins>
      <w:ins w:id="4187" w:author="PR Preview" w:date="2026-01-01T00:00:00Z">
        <w:r>
          <w:t xml:space="preserve"> </w:t>
        </w:r>
      </w:ins>
      <w:ins w:id="4188" w:author="PR Preview" w:date="2026-01-01T00:00:00Z">
        <w:r>
          <w:t xml:space="preserve">$\mathord{\smash[b]{\underset{\raise.3ex\hbox{$\scriptstyle\sim$}}{x}}\vphantom{x}}= (1, 1)$</w:t>
        </w:r>
      </w:ins>
      <w:ins w:id="4189" w:author="PR Preview" w:date="2026-01-01T00:00:00Z">
        <w:r>
          <w:t xml:space="preserve">,</w:t>
        </w:r>
      </w:ins>
      <w:ins w:id="4190" w:author="PR Preview" w:date="2026-01-01T00:00:00Z">
        <w:r>
          <w:t xml:space="preserve"> </w:t>
        </w:r>
      </w:ins>
      <w:ins w:id="4191" w:author="PR Preview" w:date="2026-01-01T00:00:00Z">
        <w:r>
          <w:t xml:space="preserve">$f(\mathord{\smash[b]{\underset{\raise.3ex\hbox{$\scriptstyle\sim$}}{x}}\vphantom{x}}) = 2$</w:t>
        </w:r>
      </w:ins>
      <w:ins w:id="4192" w:author="PR Preview" w:date="2026-01-01T00:00:00Z">
        <w:r>
          <w:t xml:space="preserve">;</w:t>
        </w:r>
      </w:ins>
      <w:ins w:id="4193" w:author="PR Preview" w:date="2026-01-01T00:00:00Z">
        <w:r>
          <w:t xml:space="preserve"> </w:t>
        </w:r>
      </w:ins>
      <w:ins w:id="4194" w:author="PR Preview" w:date="2026-01-01T00:00:00Z">
        <w:r>
          <w:t xml:space="preserve">and</w:t>
        </w:r>
      </w:ins>
      <w:ins w:id="4195" w:author="PR Preview" w:date="2026-01-01T00:00:00Z">
        <w:r>
          <w:t xml:space="preserve"> </w:t>
        </w:r>
      </w:ins>
      <w:ins w:id="4196" w:author="PR Preview" w:date="2026-01-01T00:00:00Z">
        <w:r>
          <w:t xml:space="preserve">$f(\mathord{\smash[b]{\underset{\raise.3ex\hbox{$\scriptstyle\sim$}}{x}}\vphantom{x}}) &gt; 0$</w:t>
        </w:r>
      </w:ins>
      <w:ins w:id="4197" w:author="PR Preview" w:date="2026-01-01T00:00:00Z">
        <w:r>
          <w:t xml:space="preserve"> </w:t>
        </w:r>
      </w:ins>
      <w:ins w:id="4198" w:author="PR Preview" w:date="2026-01-01T00:00:00Z">
        <w:r>
          <w:t xml:space="preserve">at every</w:t>
        </w:r>
      </w:ins>
      <w:ins w:id="4199" w:author="PR Preview" w:date="2026-01-01T00:00:00Z">
        <w:r>
          <w:t xml:space="preserve"> </w:t>
        </w:r>
      </w:ins>
      <w:ins w:id="4200" w:author="PR Preview" w:date="2026-01-01T00:00:00Z">
        <w:r>
          <w:t xml:space="preserve">$\mathord{\smash[b]{\underset{\raise.3ex\hbox{$\scriptstyle\sim$}}{x}}\vphantom{x}}\neq \mathord{\smash[b]{\underset{\raise.3ex\hbox{$\scriptstyle\sim$}}{0}}\vphantom{0}}$</w:t>
        </w:r>
      </w:ins>
      <w:ins w:id="4201" w:author="PR Preview" w:date="2026-01-01T00:00:00Z">
        <w:r>
          <w:t xml:space="preserve">,</w:t>
        </w:r>
      </w:ins>
      <w:ins w:id="4202" w:author="PR Preview" w:date="2026-01-01T00:00:00Z">
        <w:r>
          <w:t xml:space="preserve"> </w:t>
        </w:r>
      </w:ins>
      <w:ins w:id="4203" w:author="PR Preview" w:date="2026-01-01T00:00:00Z">
        <w:r>
          <w:t xml:space="preserve">so the origin is the only lowest point of the bowl.</w:t>
        </w:r>
      </w:ins>
      <w:ins w:id="4204" w:author="PR Preview" w:date="2026-01-01T00:00:00Z">
        <w:r>
          <w:t xml:space="preserve"> </w:t>
        </w:r>
      </w:ins>
      <w:hyperlink w:anchor="fig-paraboloid">
        <w:ins w:id="4205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4206" w:author="PR Preview" w:date="2026-01-01T00:00:00Z">
        <w:r>
          <w:t xml:space="preserve"> </w:t>
        </w:r>
      </w:ins>
      <w:ins w:id="4207" w:author="PR Preview" w:date="2026-01-01T00:00:00Z">
        <w:r>
          <w:t xml:space="preserve">shows the surface.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9"/>
        </w:tc>
      </w:tr>
    </w:tbl>
    <w:bookmarkEnd w:id="140"/>
    <w:bookmarkStart w:id="141" w:name="def-matrix-induced-inner-product"/>
    <w:p>
      <w:pPr>
        <w:pStyle w:val="BodyText"/>
      </w:pPr>
      <w:ins w:id="4208" w:author="PR Preview" w:date="2026-01-01T00:00:00Z">
        <w:r>
          <w:rPr>
            <w:b/>
            <w:bCs/>
          </w:rPr>
          <w:t xml:space="preserve">Definition 25 (Matrix-induced inner product (</w:t>
        </w:r>
      </w:ins>
      <m:oMath>
        <m:r>
          <m:rPr>
            <m:sty m:val="bi"/>
          </m:rPr>
          <m:t>A</m:t>
        </m:r>
      </m:oMath>
      <w:ins w:id="4209" w:author="PR Preview" w:date="2026-01-01T00:00:00Z">
        <w:r>
          <w:rPr>
            <w:b/>
            <w:bCs/>
          </w:rPr>
          <w:t xml:space="preserve">-inner product))</w:t>
        </w:r>
      </w:ins>
      <w:ins w:id="4210" w:author="PR Preview" w:date="2026-01-01T00:00:00Z">
        <w:r>
          <w:t xml:space="preserve"> </w:t>
        </w:r>
      </w:ins>
      <w:ins w:id="4211" w:author="PR Preview" w:date="2026-01-01T00:00:00Z">
        <w:r>
          <w:t xml:space="preserve">Let</w:t>
        </w:r>
      </w:ins>
      <w:ins w:id="421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213" w:author="PR Preview" w:date="2026-01-01T00:00:00Z">
        <w:r>
          <w:t xml:space="preserve"> </w:t>
        </w:r>
      </w:ins>
      <w:ins w:id="4214" w:author="PR Preview" w:date="2026-01-01T00:00:00Z">
        <w:r>
          <w:t xml:space="preserve">be a</w:t>
        </w:r>
      </w:ins>
      <w:ins w:id="421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216" w:author="PR Preview" w:date="2026-01-01T00:00:00Z">
        <w:r>
          <w:t xml:space="preserve"> </w:t>
        </w:r>
      </w:ins>
      <w:ins w:id="4217" w:author="PR Preview" w:date="2026-01-01T00:00:00Z">
        <w:r>
          <w:t xml:space="preserve">symmetric positive definite matrix (</w:t>
        </w:r>
      </w:ins>
      <w:hyperlink w:anchor="def-positive-definite">
        <w:ins w:id="4218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4219" w:author="PR Preview" w:date="2026-01-01T00:00:00Z">
        <w:r>
          <w:t xml:space="preserve">)</w:t>
        </w:r>
      </w:ins>
      <w:ins w:id="4220" w:author="PR Preview" w:date="2026-01-01T00:00:00Z">
        <w:r>
          <w:t xml:space="preserve"> </w:t>
        </w:r>
      </w:ins>
      <w:ins w:id="4221" w:author="PR Preview" w:date="2026-01-01T00:00:00Z">
        <w:r>
          <w:t xml:space="preserve">(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222" w:author="PR Preview" w:date="2026-01-01T00:00:00Z">
        <w:r>
          <w:t xml:space="preserve"> </w:t>
        </w:r>
      </w:ins>
      <w:ins w:id="4223" w:author="PR Preview" w:date="2026-01-01T00:00:00Z">
        <w:r>
          <w:t xml:space="preserve">and</w:t>
        </w:r>
      </w:ins>
      <w:ins w:id="4224" w:author="PR Preview" w:date="2026-01-01T00:00:00Z">
        <w:r>
          <w:t xml:space="preserve"> </w:t>
        </w:r>
      </w:ins>
      <w:ins w:id="4225" w:author="PR Preview" w:date="2026-01-01T00:00:00Z">
        <w:r>
          <w:t xml:space="preserve">${\mathord{\smash[b]{\underset{\raise.3ex\hbox{$\scriptstyle\sim$}}{x}}\vphantom{x}}}^{\top} \mathbf{A} \mathord{\smash[b]{\underset{\raise.3ex\hbox{$\scriptstyle\sim$}}{x}}\vphantom{x}} &gt; 0$</w:t>
        </w:r>
      </w:ins>
      <w:ins w:id="4226" w:author="PR Preview" w:date="2026-01-01T00:00:00Z">
        <w:r>
          <w:t xml:space="preserve"> </w:t>
        </w:r>
      </w:ins>
      <w:ins w:id="4227" w:author="PR Preview" w:date="2026-01-01T00:00:00Z">
        <w:r>
          <w:t xml:space="preserve">for all nonzero</w:t>
        </w:r>
      </w:ins>
      <w:ins w:id="4228" w:author="PR Preview" w:date="2026-01-01T00:00:00Z">
        <w:r>
          <w:t xml:space="preserve"> </w:t>
        </w:r>
      </w:ins>
      <w:ins w:id="4229" w:author="PR Preview" w:date="2026-01-01T00:00:00Z">
        <w:r>
          <w:t xml:space="preserve">$\mathord{\smash[b]{\underset{\raise.3ex\hbox{$\scriptstyle\sim$}}{x}}\vphantom{x}}\in \mathbb{R}^p$</w:t>
        </w:r>
      </w:ins>
      <w:ins w:id="4230" w:author="PR Preview" w:date="2026-01-01T00:00:00Z">
        <w:r>
          <w:t xml:space="preserve">).</w:t>
        </w:r>
      </w:ins>
      <w:ins w:id="4231" w:author="PR Preview" w:date="2026-01-01T00:00:00Z">
        <w:r>
          <w:t xml:space="preserve"> </w:t>
        </w:r>
      </w:ins>
      <w:ins w:id="4232" w:author="PR Preview" w:date="2026-01-01T00:00:00Z">
        <w:r>
          <w:t xml:space="preserve">The</w:t>
        </w:r>
      </w:ins>
      <w:ins w:id="4233" w:author="PR Preview" w:date="2026-01-01T00:00:00Z">
        <w:r>
          <w:t xml:space="preserve"> </w:t>
        </w:r>
      </w:ins>
      <w:ins w:id="4234" w:author="PR Preview" w:date="2026-01-01T00:00:00Z">
        <w:r>
          <w:rPr>
            <w:b/>
            <w:bCs/>
          </w:rPr>
          <w:t xml:space="preserve">matrix-induced inner product</w:t>
        </w:r>
      </w:ins>
      <w:ins w:id="4235" w:author="PR Preview" w:date="2026-01-01T00:00:00Z">
        <w:r>
          <w:t xml:space="preserve"> </w:t>
        </w:r>
      </w:ins>
      <w:ins w:id="4236" w:author="PR Preview" w:date="2026-01-01T00:00:00Z">
        <w:r>
          <w:t xml:space="preserve">(or</w:t>
        </w:r>
      </w:ins>
      <w:ins w:id="423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238" w:author="PR Preview" w:date="2026-01-01T00:00:00Z">
        <w:r>
          <w:rPr>
            <w:b/>
            <w:bCs/>
          </w:rPr>
          <w:t xml:space="preserve">-inner product</w:t>
        </w:r>
      </w:ins>
      <w:ins w:id="4239" w:author="PR Preview" w:date="2026-01-01T00:00:00Z">
        <w:r>
          <w:t xml:space="preserve">)</w:t>
        </w:r>
      </w:ins>
      <w:ins w:id="4240" w:author="PR Preview" w:date="2026-01-01T00:00:00Z">
        <w:r>
          <w:t xml:space="preserve"> </w:t>
        </w:r>
      </w:ins>
      <w:ins w:id="4241" w:author="PR Preview" w:date="2026-01-01T00:00:00Z">
        <w:r>
          <w:t xml:space="preserve">on</w:t>
        </w:r>
      </w:ins>
      <w:ins w:id="424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243" w:author="PR Preview" w:date="2026-01-01T00:00:00Z">
        <w:r>
          <w:t xml:space="preserve"> </w:t>
        </w:r>
      </w:ins>
      <w:ins w:id="4244" w:author="PR Preview" w:date="2026-01-01T00:00:00Z">
        <w:r>
          <w:t xml:space="preserve">is defined for all</w:t>
        </w:r>
      </w:ins>
      <w:ins w:id="4245" w:author="PR Preview" w:date="2026-01-01T00:00:00Z">
        <w:r>
          <w:t xml:space="preserve"> </w:t>
        </w:r>
      </w:ins>
      <w:ins w:id="4246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4247" w:author="PR Preview" w:date="2026-01-01T00:00:00Z">
        <w:r>
          <w:t xml:space="preserve"> </w:t>
        </w:r>
      </w:ins>
      <w:ins w:id="4248" w:author="PR Preview" w:date="2026-01-01T00:00:00Z">
        <w:r>
          <w:t xml:space="preserve">by</w:t>
        </w:r>
      </w:ins>
    </w:p>
    <w:p>
      <w:pPr>
        <w:pStyle w:val="BodyText"/>
      </w:pPr>
      <w:ins w:id="4249" w:author="PR Preview" w:date="2026-01-01T00:00:00Z">
        <w:r>
  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  </w:r>
      </w:ins>
    </w:p>
    <w:bookmarkEnd w:id="141"/>
    <w:bookmarkStart w:id="142" w:name="exm-matrix-induced-inner-product"/>
    <w:p>
      <w:pPr>
        <w:pStyle w:val="FirstParagraph"/>
      </w:pPr>
      <w:ins w:id="4250" w:author="PR Preview" w:date="2026-01-01T00:00:00Z">
        <w:r>
          <w:rPr>
            <w:b/>
            <w:bCs/>
          </w:rPr>
          <w:t xml:space="preserve">Example 34 (A matrix-induced inner product calculation)</w:t>
        </w:r>
      </w:ins>
      <w:ins w:id="4251" w:author="PR Preview" w:date="2026-01-01T00:00:00Z">
        <w:r>
          <w:t xml:space="preserve"> </w:t>
        </w:r>
      </w:ins>
      <w:ins w:id="4252" w:author="PR Preview" w:date="2026-01-01T00:00:00Z">
        <w:r>
          <w:t xml:space="preserve">Consider the symmetric matrix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4253" w:author="PR Preview" w:date="2026-01-01T00:00:00Z">
        <w:r>
          <w:t xml:space="preserve">For any nonzero vector</w:t>
        </w:r>
      </w:ins>
      <w:ins w:id="4254" w:author="PR Preview" w:date="2026-01-01T00:00:00Z">
        <w:r>
          <w:t xml:space="preserve"> </w:t>
        </w:r>
      </w:ins>
      <w:ins w:id="4255" w:author="PR Preview" w:date="2026-01-01T00:00:00Z">
        <w:r>
          <w:t xml:space="preserve">$\mathord{\smash[b]{\underset{\raise.3ex\hbox{$\scriptstyle\sim$}}{x}}\vphantom{x}}= (x_1, x_2) \in \mathbb{R}^2$</w:t>
        </w:r>
      </w:ins>
      <w:ins w:id="4256" w:author="PR Preview" w:date="2026-01-01T00:00:00Z">
        <w:r>
          <w:t xml:space="preserve">:</w:t>
        </w:r>
      </w:ins>
    </w:p>
    <w:p>
      <w:pPr>
        <w:pStyle w:val="BodyText"/>
      </w:pPr>
      <w:ins w:id="4257" w:author="PR Preview" w:date="2026-01-01T00:00:00Z">
        <w:r>
  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  </w:r>
      </w:ins>
    </w:p>
    <w:p>
      <w:pPr>
        <w:pStyle w:val="FirstParagraph"/>
      </w:pPr>
      <w:ins w:id="4258" w:author="PR Preview" w:date="2026-01-01T00:00:00Z">
        <w:r>
          <w:t xml:space="preserve">which is strictly positive because</w:t>
        </w:r>
      </w:ins>
      <w:ins w:id="4259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ins w:id="4260" w:author="PR Preview" w:date="2026-01-01T00:00:00Z">
        <w:r>
          <w:t xml:space="preserve"> </w:t>
        </w:r>
      </w:ins>
      <w:ins w:id="4261" w:author="PR Preview" w:date="2026-01-01T00:00:00Z">
        <w:r>
          <w:t xml:space="preserve">when</w:t>
        </w:r>
      </w:ins>
      <w:ins w:id="4262" w:author="PR Preview" w:date="2026-01-01T00:00:00Z">
        <w:r>
          <w:t xml:space="preserve"> </w:t>
        </w:r>
      </w:ins>
      <w:ins w:id="4263" w:author="PR Preview" w:date="2026-01-01T00:00:00Z">
        <w:r>
          <w:t xml:space="preserve">$\mathord{\smash[b]{\underset{\raise.3ex\hbox{$\scriptstyle\sim$}}{x}}\vphantom{x}}\neq \mathord{\smash[b]{\underset{\raise.3ex\hbox{$\scriptstyle\sim$}}{0}}\vphantom{0}}$</w:t>
        </w:r>
      </w:ins>
      <w:ins w:id="4264" w:author="PR Preview" w:date="2026-01-01T00:00:00Z">
        <w:r>
          <w:t xml:space="preserve">.</w:t>
        </w:r>
      </w:ins>
      <w:ins w:id="4265" w:author="PR Preview" w:date="2026-01-01T00:00:00Z">
        <w:r>
          <w:t xml:space="preserve"> </w:t>
        </w:r>
      </w:ins>
      <w:ins w:id="4266" w:author="PR Preview" w:date="2026-01-01T00:00:00Z">
        <w:r>
          <w:t xml:space="preserve">Thus</w:t>
        </w:r>
      </w:ins>
      <w:ins w:id="426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268" w:author="PR Preview" w:date="2026-01-01T00:00:00Z">
        <w:r>
          <w:t xml:space="preserve"> </w:t>
        </w:r>
      </w:ins>
      <w:ins w:id="4269" w:author="PR Preview" w:date="2026-01-01T00:00:00Z">
        <w:r>
          <w:t xml:space="preserve">is positive definite (</w:t>
        </w:r>
      </w:ins>
      <w:hyperlink w:anchor="def-positive-definite">
        <w:ins w:id="4270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4271" w:author="PR Preview" w:date="2026-01-01T00:00:00Z">
        <w:r>
          <w:t xml:space="preserve">).</w:t>
        </w:r>
      </w:ins>
    </w:p>
    <w:p>
      <w:pPr>
        <w:pStyle w:val="BodyText"/>
      </w:pPr>
      <w:ins w:id="4272" w:author="PR Preview" w:date="2026-01-01T00:00:00Z">
        <w:r>
          <w:t xml:space="preserve">For vectors</w:t>
        </w:r>
      </w:ins>
      <w:ins w:id="4273" w:author="PR Preview" w:date="2026-01-01T00:00:00Z">
        <w:r>
          <w:t xml:space="preserve"> </w:t>
        </w:r>
      </w:ins>
      <w:ins w:id="4274" w:author="PR Preview" w:date="2026-01-01T00:00:00Z">
        <w:r>
          <w:t xml:space="preserve">$\mathord{\smash[b]{\underset{\raise.3ex\hbox{$\scriptstyle\sim$}}{x}}\vphantom{x}}= (1, 2)$</w:t>
        </w:r>
      </w:ins>
      <w:ins w:id="4275" w:author="PR Preview" w:date="2026-01-01T00:00:00Z">
        <w:r>
          <w:t xml:space="preserve"> </w:t>
        </w:r>
      </w:ins>
      <w:ins w:id="4276" w:author="PR Preview" w:date="2026-01-01T00:00:00Z">
        <w:r>
          <w:t xml:space="preserve">and</w:t>
        </w:r>
      </w:ins>
      <w:ins w:id="4277" w:author="PR Preview" w:date="2026-01-01T00:00:00Z">
        <w:r>
          <w:t xml:space="preserve"> </w:t>
        </w:r>
      </w:ins>
      <w:ins w:id="4278" w:author="PR Preview" w:date="2026-01-01T00:00:00Z">
        <w:r>
          <w:t xml:space="preserve">$\mathord{\smash[b]{\underset{\raise.3ex\hbox{$\scriptstyle\sim$}}{y}}\vphantom{y}}= (3, -1)$</w:t>
        </w:r>
      </w:ins>
      <w:ins w:id="4279" w:author="PR Preview" w:date="2026-01-01T00:00:00Z">
        <w:r>
          <w:t xml:space="preserve">,</w:t>
        </w:r>
      </w:ins>
      <w:ins w:id="4280" w:author="PR Preview" w:date="2026-01-01T00:00:00Z">
        <w:r>
          <w:t xml:space="preserve"> </w:t>
        </w:r>
      </w:ins>
      <w:ins w:id="4281" w:author="PR Preview" w:date="2026-01-01T00:00:00Z">
        <w:r>
          <w:t xml:space="preserve">their inner product induced by</w:t>
        </w:r>
      </w:ins>
      <w:ins w:id="428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283" w:author="PR Preview" w:date="2026-01-01T00:00:00Z">
        <w:r>
          <w:t xml:space="preserve"> </w:t>
        </w:r>
      </w:ins>
      <w:ins w:id="4284" w:author="PR Preview" w:date="2026-01-01T00:00:00Z">
        <w:r>
          <w:t xml:space="preserve">is:</w:t>
        </w:r>
      </w:ins>
    </w:p>
    <w:p>
      <w:pPr>
        <w:pStyle w:val="BodyText"/>
      </w:pPr>
      <w:ins w:id="4285" w:author="PR Preview" w:date="2026-01-01T00:00:00Z">
        <w:r>
  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  </w:r>
      </w:ins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4286" w:author="PR Preview" w:date="2026-01-01T00:00:00Z">
        <w:r>
  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  </w:r>
      </w:ins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del w:id="4287" w:author="PR Preview" w:date="2026-01-01T00:00:00Z">
        <w:r>
          <w:delText xml:space="preserve">couple the coordinate directions,</w:delText>
        </w:r>
      </w:del>
      <w:del w:id="4288" w:author="PR Preview" w:date="2026-01-01T00:00:00Z">
        <w:r>
          <w:delText xml:space="preserve"> </w:delText>
        </w:r>
      </w:del>
      <w:del w:id="4289" w:author="PR Preview" w:date="2026-01-01T00:00:00Z">
        <w:r>
          <w:delText xml:space="preserve">altering lengths and angles from their Euclidean values.</w:delText>
        </w:r>
      </w:del>
      <w:del w:id="4290" w:author="PR Preview" w:date="2026-01-01T00:00:00Z">
        <w:r>
          <w:delText xml:space="preserve"> </w:delText>
        </w:r>
      </w:del>
      <w:del w:id="4291" w:author="PR Preview" w:date="2026-01-01T00:00:00Z">
        <w:r>
          <w:delText xml:space="preserve">When</w:delText>
        </w:r>
      </w:del>
      <w:del w:id="429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4293" w:author="PR Preview" w:date="2026-01-01T00:00:00Z">
        <w:r>
          <w:delText xml:space="preserve">, the matrix-induced inner product recovers the standard dot product</w:delText>
        </w:r>
      </w:del>
      <w:del w:id="429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295" w:author="PR Preview" w:date="2026-01-01T00:00:00Z">
        <w:r>
          <w:delText xml:space="preserve">.</w:delText>
        </w:r>
      </w:del>
    </w:p>
    <w:p>
      <w:pPr>
        <w:pStyle w:val="BodyText"/>
      </w:pPr>
      <w:del w:id="4296" w:author="PR Preview" w:date="2026-01-01T00:00:00Z">
        <w:r>
          <w:rPr>
            <w:b/>
            <w:bCs/>
          </w:rPr>
          <w:delText xml:space="preserve">Theorem 16 (Properties of the matrix-induced inner product)</w:delText>
        </w:r>
      </w:del>
      <w:del w:id="4297" w:author="PR Preview" w:date="2026-01-01T00:00:00Z">
        <w:r>
          <w:delText xml:space="preserve"> </w:delText>
        </w:r>
      </w:del>
      <w:del w:id="4298" w:author="PR Preview" w:date="2026-01-01T00:00:00Z">
        <w:r>
          <w:delText xml:space="preserve">For every</w:delText>
        </w:r>
      </w:del>
      <w:del w:id="429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4300" w:author="PR Preview" w:date="2026-01-01T00:00:00Z">
        <w:r>
          <w:delText xml:space="preserve"> </w:delText>
        </w:r>
      </w:del>
      <w:del w:id="4301" w:author="PR Preview" w:date="2026-01-01T00:00:00Z">
        <w:r>
          <w:delText xml:space="preserve">symmetric positive definite matrix</w:delText>
        </w:r>
      </w:del>
      <w:del w:id="430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303" w:author="PR Preview" w:date="2026-01-01T00:00:00Z">
        <w:r>
          <w:delText xml:space="preserve">,</w:delText>
        </w:r>
      </w:del>
      <w:del w:id="4304" w:author="PR Preview" w:date="2026-01-01T00:00:00Z">
        <w:r>
          <w:delText xml:space="preserve"> </w:delText>
        </w:r>
      </w:del>
      <w:del w:id="4305" w:author="PR Preview" w:date="2026-01-01T00:00:00Z">
        <w:r>
          <w:delText xml:space="preserve">the function</w:delText>
        </w:r>
      </w:del>
      <w:del w:id="430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307" w:author="PR Preview" w:date="2026-01-01T00:00:00Z">
        <w:r>
          <w:delText xml:space="preserve"> </w:delText>
        </w:r>
      </w:del>
      <w:del w:id="4308" w:author="PR Preview" w:date="2026-01-01T00:00:00Z">
        <w:r>
          <w:delText xml:space="preserve">satisfies the four inner product axioms (</w:delText>
        </w:r>
      </w:del>
      <w:hyperlink r:id="rId143">
        <w:del w:id="4309" w:author="PR Preview" w:date="2026-01-01T00:00:00Z">
          <w:r>
            <w:rPr>
              <w:rStyle w:val="Hyperlink"/>
            </w:rPr>
            <w:delText xml:space="preserve">Definition 1 in Inner Products and Orthogonality</w:delText>
          </w:r>
        </w:del>
      </w:hyperlink>
      <w:del w:id="4310" w:author="PR Preview" w:date="2026-01-01T00:00:00Z">
        <w:r>
          <w:delText xml:space="preserve">):</w:delText>
        </w:r>
      </w:del>
      <w:del w:id="4311" w:author="PR Preview" w:date="2026-01-01T00:00:00Z">
        <w:r>
          <w:delText xml:space="preserve"> </w:delText>
        </w:r>
      </w:del>
      <w:del w:id="4312" w:author="PR Preview" w:date="2026-01-01T00:00:00Z">
        <w:r>
          <w:delText xml:space="preserve">positivity, definiteness, linearity in the first slot, and symmetry.</w:delText>
        </w:r>
      </w:del>
      <w:del w:id="4313" w:author="PR Preview" w:date="2026-01-01T00:00:00Z">
        <w:r>
          <w:delText xml:space="preserve"> </w:delText>
        </w:r>
      </w:del>
      <w:del w:id="4314" w:author="PR Preview" w:date="2026-01-01T00:00:00Z">
        <w:r>
          <w:delText xml:space="preserve">Thus</w:delText>
        </w:r>
      </w:del>
      <w:del w:id="431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del w:id="4316" w:author="PR Preview" w:date="2026-01-01T00:00:00Z">
        <w:r>
          <w:delText xml:space="preserve"> </w:delText>
        </w:r>
      </w:del>
      <w:del w:id="4317" w:author="PR Preview" w:date="2026-01-01T00:00:00Z">
        <w:r>
          <w:delText xml:space="preserve">is an inner product space (</w:delText>
        </w:r>
      </w:del>
      <w:hyperlink r:id="rId144">
        <w:del w:id="4318" w:author="PR Preview" w:date="2026-01-01T00:00:00Z">
          <w:r>
            <w:rPr>
              <w:rStyle w:val="Hyperlink"/>
            </w:rPr>
            <w:delText xml:space="preserve">Definition 2 in Inner Products and Orthogonality</w:delText>
          </w:r>
        </w:del>
      </w:hyperlink>
      <w:del w:id="4319" w:author="PR Preview" w:date="2026-01-01T00:00:00Z">
        <w:r>
          <w:delText xml:space="preserve">).</w:delText>
        </w:r>
      </w:del>
    </w:p>
    <w:p>
      <w:pPr>
        <w:pStyle w:val="FirstParagraph"/>
      </w:pPr>
      <w:ins w:id="4320" w:author="PR Preview" w:date="2026-01-01T00:00:00Z">
        <w:r>
          <w:t xml:space="preserve">couple the coordinate directions,</w:t>
        </w:r>
      </w:ins>
      <w:ins w:id="4321" w:author="PR Preview" w:date="2026-01-01T00:00:00Z">
        <w:r>
          <w:t xml:space="preserve"> </w:t>
        </w:r>
      </w:ins>
      <w:ins w:id="4322" w:author="PR Preview" w:date="2026-01-01T00:00:00Z">
        <w:r>
          <w:t xml:space="preserve">altering lengths and angles from their Euclidean values.</w:t>
        </w:r>
      </w:ins>
      <w:ins w:id="4323" w:author="PR Preview" w:date="2026-01-01T00:00:00Z">
        <w:r>
          <w:t xml:space="preserve"> </w:t>
        </w:r>
      </w:ins>
      <w:ins w:id="4324" w:author="PR Preview" w:date="2026-01-01T00:00:00Z">
        <w:r>
          <w:t xml:space="preserve">When</w:t>
        </w:r>
      </w:ins>
      <w:ins w:id="432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4326" w:author="PR Preview" w:date="2026-01-01T00:00:00Z">
        <w:r>
          <w:t xml:space="preserve">, the matrix-induced inner product recovers the standard dot product</w:t>
        </w:r>
      </w:ins>
      <w:ins w:id="4327" w:author="PR Preview" w:date="2026-01-01T00:00:00Z">
        <w:r>
          <w:t xml:space="preserve"> </w:t>
        </w:r>
      </w:ins>
      <w:ins w:id="4328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  </w:r>
      </w:ins>
      <w:ins w:id="4329" w:author="PR Preview" w:date="2026-01-01T00:00:00Z">
        <w:r>
          <w:t xml:space="preserve">.</w:t>
        </w:r>
      </w:ins>
    </w:p>
    <w:bookmarkEnd w:id="142"/>
    <w:bookmarkStart w:id="147" w:name="thm-matrix-induced-inner-product"/>
    <w:p>
      <w:pPr>
        <w:pStyle w:val="BodyText"/>
      </w:pPr>
      <w:ins w:id="4330" w:author="PR Preview" w:date="2026-01-01T00:00:00Z">
        <w:r>
          <w:rPr>
            <w:b/>
            <w:bCs/>
          </w:rPr>
          <w:t xml:space="preserve">Theorem 17 (Properties of the matrix-induced inner product)</w:t>
        </w:r>
      </w:ins>
      <w:ins w:id="4331" w:author="PR Preview" w:date="2026-01-01T00:00:00Z">
        <w:r>
          <w:t xml:space="preserve"> </w:t>
        </w:r>
      </w:ins>
      <w:ins w:id="4332" w:author="PR Preview" w:date="2026-01-01T00:00:00Z">
        <w:r>
          <w:t xml:space="preserve">For every</w:t>
        </w:r>
      </w:ins>
      <w:ins w:id="433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334" w:author="PR Preview" w:date="2026-01-01T00:00:00Z">
        <w:r>
          <w:t xml:space="preserve"> </w:t>
        </w:r>
      </w:ins>
      <w:ins w:id="4335" w:author="PR Preview" w:date="2026-01-01T00:00:00Z">
        <w:r>
          <w:t xml:space="preserve">symmetric positive definite matrix</w:t>
        </w:r>
      </w:ins>
      <w:ins w:id="433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337" w:author="PR Preview" w:date="2026-01-01T00:00:00Z">
        <w:r>
          <w:t xml:space="preserve">,</w:t>
        </w:r>
      </w:ins>
      <w:ins w:id="4338" w:author="PR Preview" w:date="2026-01-01T00:00:00Z">
        <w:r>
          <w:t xml:space="preserve"> </w:t>
        </w:r>
      </w:ins>
      <w:ins w:id="4339" w:author="PR Preview" w:date="2026-01-01T00:00:00Z">
        <w:r>
          <w:t xml:space="preserve">the function</w:t>
        </w:r>
      </w:ins>
      <w:ins w:id="4340" w:author="PR Preview" w:date="2026-01-01T00:00:00Z">
        <w:r>
          <w:t xml:space="preserve"> </w:t>
        </w:r>
      </w:ins>
      <w:ins w:id="4341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  </w:r>
      </w:ins>
      <w:ins w:id="4342" w:author="PR Preview" w:date="2026-01-01T00:00:00Z">
        <w:r>
          <w:t xml:space="preserve"> </w:t>
        </w:r>
      </w:ins>
      <w:ins w:id="4343" w:author="PR Preview" w:date="2026-01-01T00:00:00Z">
        <w:r>
          <w:t xml:space="preserve">satisfies the four inner product axioms (</w:t>
        </w:r>
      </w:ins>
      <w:hyperlink r:id="rId143">
        <w:ins w:id="4344" w:author="PR Preview" w:date="2026-01-01T00:00:00Z">
          <w:r>
            <w:rPr>
              <w:rStyle w:val="Hyperlink"/>
            </w:rPr>
            <w:t xml:space="preserve">Definition 1 in Inner Products and Orthogonality</w:t>
          </w:r>
        </w:ins>
      </w:hyperlink>
      <w:ins w:id="4345" w:author="PR Preview" w:date="2026-01-01T00:00:00Z">
        <w:r>
          <w:t xml:space="preserve">):</w:t>
        </w:r>
      </w:ins>
      <w:ins w:id="4346" w:author="PR Preview" w:date="2026-01-01T00:00:00Z">
        <w:r>
          <w:t xml:space="preserve"> </w:t>
        </w:r>
      </w:ins>
      <w:ins w:id="4347" w:author="PR Preview" w:date="2026-01-01T00:00:00Z">
        <w:r>
          <w:t xml:space="preserve">positivity, definiteness, linearity in the first slot, and symmetry.</w:t>
        </w:r>
      </w:ins>
      <w:ins w:id="4348" w:author="PR Preview" w:date="2026-01-01T00:00:00Z">
        <w:r>
          <w:t xml:space="preserve"> </w:t>
        </w:r>
      </w:ins>
      <w:ins w:id="4349" w:author="PR Preview" w:date="2026-01-01T00:00:00Z">
        <w:r>
          <w:t xml:space="preserve">Thus</w:t>
        </w:r>
      </w:ins>
      <w:ins w:id="435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ins w:id="4351" w:author="PR Preview" w:date="2026-01-01T00:00:00Z">
        <w:r>
          <w:t xml:space="preserve"> </w:t>
        </w:r>
      </w:ins>
      <w:ins w:id="4352" w:author="PR Preview" w:date="2026-01-01T00:00:00Z">
        <w:r>
          <w:t xml:space="preserve">is an inner product space (</w:t>
        </w:r>
      </w:ins>
      <w:hyperlink r:id="rId144">
        <w:ins w:id="4353" w:author="PR Preview" w:date="2026-01-01T00:00:00Z">
          <w:r>
            <w:rPr>
              <w:rStyle w:val="Hyperlink"/>
            </w:rPr>
            <w:t xml:space="preserve">Definition 2 in Inner Products and Orthogonality</w:t>
          </w:r>
        </w:ins>
      </w:hyperlink>
      <w:ins w:id="4354" w:author="PR Preview" w:date="2026-01-01T00:00:00Z">
        <w:r>
          <w:t xml:space="preserve">).</w:t>
        </w:r>
      </w:ins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del w:id="4355" w:author="PR Preview" w:date="2026-01-01T00:00:00Z">
        <w:r>
          <w:delText xml:space="preserve">Conversely, every inner product on</w:delText>
        </w:r>
      </w:del>
      <w:del w:id="435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357" w:author="PR Preview" w:date="2026-01-01T00:00:00Z">
        <w:r>
          <w:delText xml:space="preserve"> </w:delText>
        </w:r>
      </w:del>
      <w:del w:id="4358" w:author="PR Preview" w:date="2026-01-01T00:00:00Z">
        <w:r>
          <w:delText xml:space="preserve">has this form for a unique symmetric positive definite matrix</w:delText>
        </w:r>
      </w:del>
      <w:del w:id="435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360" w:author="PR Preview" w:date="2026-01-01T00:00:00Z">
        <w:r>
          <w:delText xml:space="preserve">, whose</w:delText>
        </w:r>
      </w:del>
      <w:del w:id="436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4362" w:author="PR Preview" w:date="2026-01-01T00:00:00Z">
        <w:r>
          <w:delText xml:space="preserve"> </w:delText>
        </w:r>
      </w:del>
      <w:del w:id="4363" w:author="PR Preview" w:date="2026-01-01T00:00:00Z">
        <w:r>
          <w:delText xml:space="preserve">entry is</w:delText>
        </w:r>
      </w:del>
      <w:del w:id="436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del w:id="4365" w:author="PR Preview" w:date="2026-01-01T00:00:00Z">
        <w:r>
          <w:delText xml:space="preserve">, where</w:delText>
        </w:r>
      </w:del>
      <w:del w:id="4366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4367" w:author="PR Preview" w:date="2026-01-01T00:00:00Z">
        <w:r>
          <w:delText xml:space="preserve"> </w:delText>
        </w:r>
      </w:del>
      <w:del w:id="4368" w:author="PR Preview" w:date="2026-01-01T00:00:00Z">
        <w:r>
          <w:delText xml:space="preserve">are the standard basis vectors (</w:delText>
        </w:r>
      </w:del>
      <w:hyperlink r:id="rId123">
        <w:del w:id="4369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4370" w:author="PR Preview" w:date="2026-01-01T00:00:00Z">
        <w:r>
          <w:delText xml:space="preserve">).</w:delText>
        </w:r>
      </w:del>
    </w:p>
    <w:p>
      <w:pPr>
        <w:pStyle w:val="BodyText"/>
      </w:pPr>
      <w:del w:id="4371" w:author="PR Preview" w:date="2026-01-01T00:00:00Z">
        <w:r>
          <w:rPr>
            <w:i/>
            <w:iCs/>
          </w:rPr>
          <w:delText xml:space="preserve">Proof</w:delText>
        </w:r>
      </w:del>
      <w:del w:id="4372" w:author="PR Preview" w:date="2026-01-01T00:00:00Z">
        <w:r>
          <w:delText xml:space="preserve">. </w:delText>
        </w:r>
      </w:del>
    </w:p>
    <w:p>
      <w:pPr>
        <w:pStyle w:val="Compact"/>
        <w:numPr>
          <w:ilvl w:val="0"/>
          <w:numId w:val="1009"/>
        </w:numPr>
      </w:pPr>
      <w:del w:id="4373" w:author="PR Preview" w:date="2026-01-01T00:00:00Z">
        <w:r>
          <w:rPr>
            <w:b/>
            <w:bCs/>
          </w:rPr>
          <w:delText xml:space="preserve">positivity</w:delText>
        </w:r>
      </w:del>
      <w:del w:id="4374" w:author="PR Preview" w:date="2026-01-01T00:00:00Z">
        <w:r>
          <w:delText xml:space="preserve">:</w:delText>
        </w:r>
      </w:del>
      <w:del w:id="437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del w:id="4376" w:author="PR Preview" w:date="2026-01-01T00:00:00Z">
        <w:r>
          <w:delText xml:space="preserve"> </w:delText>
        </w:r>
      </w:del>
      <w:del w:id="4377" w:author="PR Preview" w:date="2026-01-01T00:00:00Z">
        <w:r>
          <w:delText xml:space="preserve">for all</w:delText>
        </w:r>
      </w:del>
      <w:del w:id="437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379" w:author="PR Preview" w:date="2026-01-01T00:00:00Z">
        <w:r>
          <w:delText xml:space="preserve">,</w:delText>
        </w:r>
      </w:del>
      <w:del w:id="4380" w:author="PR Preview" w:date="2026-01-01T00:00:00Z">
        <w:r>
          <w:delText xml:space="preserve"> </w:delText>
        </w:r>
      </w:del>
      <w:del w:id="4381" w:author="PR Preview" w:date="2026-01-01T00:00:00Z">
        <w:r>
          <w:delText xml:space="preserve">because</w:delText>
        </w:r>
      </w:del>
      <w:del w:id="438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383" w:author="PR Preview" w:date="2026-01-01T00:00:00Z">
        <w:r>
          <w:delText xml:space="preserve"> </w:delText>
        </w:r>
      </w:del>
      <w:del w:id="4384" w:author="PR Preview" w:date="2026-01-01T00:00:00Z">
        <w:r>
          <w:delText xml:space="preserve">is positive definite (</w:delText>
        </w:r>
      </w:del>
      <w:hyperlink w:anchor="def-positive-definite">
        <w:del w:id="4385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4386" w:author="PR Preview" w:date="2026-01-01T00:00:00Z">
        <w:r>
          <w:delText xml:space="preserve">);</w:delText>
        </w:r>
      </w:del>
    </w:p>
    <w:p>
      <w:pPr>
        <w:pStyle w:val="Compact"/>
        <w:numPr>
          <w:ilvl w:val="0"/>
          <w:numId w:val="1009"/>
        </w:numPr>
      </w:pPr>
      <w:del w:id="4387" w:author="PR Preview" w:date="2026-01-01T00:00:00Z">
        <w:r>
          <w:rPr>
            <w:b/>
            <w:bCs/>
          </w:rPr>
          <w:delText xml:space="preserve">definiteness</w:delText>
        </w:r>
      </w:del>
      <w:del w:id="4388" w:author="PR Preview" w:date="2026-01-01T00:00:00Z">
        <w:r>
          <w:delText xml:space="preserve">:</w:delText>
        </w:r>
      </w:del>
      <w:del w:id="438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del w:id="4390" w:author="PR Preview" w:date="2026-01-01T00:00:00Z">
        <w:r>
          <w:delText xml:space="preserve"> </w:delText>
        </w:r>
      </w:del>
      <w:del w:id="4391" w:author="PR Preview" w:date="2026-01-01T00:00:00Z">
        <w:r>
          <w:delText xml:space="preserve">if and only if</w:delText>
        </w:r>
      </w:del>
      <w:del w:id="439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4393" w:author="PR Preview" w:date="2026-01-01T00:00:00Z">
        <w:r>
          <w:delText xml:space="preserve">,</w:delText>
        </w:r>
      </w:del>
      <w:del w:id="4394" w:author="PR Preview" w:date="2026-01-01T00:00:00Z">
        <w:r>
          <w:delText xml:space="preserve"> </w:delText>
        </w:r>
      </w:del>
      <w:del w:id="4395" w:author="PR Preview" w:date="2026-01-01T00:00:00Z">
        <w:r>
          <w:delText xml:space="preserve">by definition of a positive definite matrix (</w:delText>
        </w:r>
      </w:del>
      <w:hyperlink w:anchor="def-positive-definite">
        <w:del w:id="4396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4397" w:author="PR Preview" w:date="2026-01-01T00:00:00Z">
        <w:r>
          <w:delText xml:space="preserve">);</w:delText>
        </w:r>
      </w:del>
    </w:p>
    <w:p>
      <w:pPr>
        <w:pStyle w:val="Compact"/>
        <w:numPr>
          <w:ilvl w:val="0"/>
          <w:numId w:val="1009"/>
        </w:numPr>
      </w:pPr>
      <w:del w:id="4398" w:author="PR Preview" w:date="2026-01-01T00:00:00Z">
        <w:r>
          <w:rPr>
            <w:b/>
            <w:bCs/>
          </w:rPr>
          <w:delText xml:space="preserve">linearity in the first slot</w:delText>
        </w:r>
      </w:del>
      <w:del w:id="4399" w:author="PR Preview" w:date="2026-01-01T00:00:00Z">
        <w:r>
          <w:delText xml:space="preserve">: for all</w:delText>
        </w:r>
      </w:del>
      <w:del w:id="440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401" w:author="PR Preview" w:date="2026-01-01T00:00:00Z">
        <w:r>
          <w:delText xml:space="preserve"> </w:delText>
        </w:r>
      </w:del>
      <w:del w:id="4402" w:author="PR Preview" w:date="2026-01-01T00:00:00Z">
        <w:r>
          <w:delText xml:space="preserve">and real numbers</w:delText>
        </w:r>
      </w:del>
      <w:del w:id="440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</m:oMath>
      <w:del w:id="4404" w:author="PR Preview" w:date="2026-01-01T00:00:00Z">
        <w:r>
          <w:delText xml:space="preserve">,</w:delText>
        </w:r>
      </w:del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del w:id="4405" w:author="PR Preview" w:date="2026-01-01T00:00:00Z">
        <w:r>
          <w:rPr>
            <w:b/>
            <w:bCs/>
          </w:rPr>
          <w:delText xml:space="preserve">symmetry</w:delText>
        </w:r>
      </w:del>
      <w:del w:id="4406" w:author="PR Preview" w:date="2026-01-01T00:00:00Z">
        <w:r>
          <w:delText xml:space="preserve">: because</w:delText>
        </w:r>
      </w:del>
      <w:del w:id="4407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408" w:author="PR Preview" w:date="2026-01-01T00:00:00Z">
        <w:r>
          <w:delText xml:space="preserve"> </w:delText>
        </w:r>
      </w:del>
      <w:del w:id="4409" w:author="PR Preview" w:date="2026-01-01T00:00:00Z">
        <w:r>
          <w:delText xml:space="preserve">is a</w:delText>
        </w:r>
      </w:del>
      <w:del w:id="441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4411" w:author="PR Preview" w:date="2026-01-01T00:00:00Z">
        <w:r>
          <w:delText xml:space="preserve"> </w:delText>
        </w:r>
      </w:del>
      <w:del w:id="4412" w:author="PR Preview" w:date="2026-01-01T00:00:00Z">
        <w:r>
          <w:delText xml:space="preserve">scalar and</w:delText>
        </w:r>
      </w:del>
      <w:del w:id="441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414" w:author="PR Preview" w:date="2026-01-01T00:00:00Z">
        <w:r>
          <w:delText xml:space="preserve"> </w:delText>
        </w:r>
      </w:del>
      <w:del w:id="4415" w:author="PR Preview" w:date="2026-01-01T00:00:00Z">
        <w:r>
          <w:delText xml:space="preserve">is symmetric (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del w:id="4416" w:author="PR Preview" w:date="2026-01-01T00:00:00Z">
        <w:r>
          <w:delText xml:space="preserve">),</w:delText>
        </w:r>
      </w:del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417" w:author="PR Preview" w:date="2026-01-01T00:00:00Z">
        <w:r>
          <w:delText xml:space="preserve">For the converse, let</w:delText>
        </w:r>
      </w:del>
      <w:del w:id="441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del w:id="4419" w:author="PR Preview" w:date="2026-01-01T00:00:00Z">
        <w:r>
          <w:delText xml:space="preserve"> </w:delText>
        </w:r>
      </w:del>
      <w:del w:id="4420" w:author="PR Preview" w:date="2026-01-01T00:00:00Z">
        <w:r>
          <w:delText xml:space="preserve">be any inner product on</w:delText>
        </w:r>
      </w:del>
      <w:del w:id="442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422" w:author="PR Preview" w:date="2026-01-01T00:00:00Z">
        <w:r>
          <w:delText xml:space="preserve">.</w:delText>
        </w:r>
      </w:del>
      <w:del w:id="4423" w:author="PR Preview" w:date="2026-01-01T00:00:00Z">
        <w:r>
          <w:delText xml:space="preserve"> </w:delText>
        </w:r>
      </w:del>
      <w:del w:id="4424" w:author="PR Preview" w:date="2026-01-01T00:00:00Z">
        <w:r>
          <w:delText xml:space="preserve">Any vectors</w:delText>
        </w:r>
      </w:del>
      <w:del w:id="442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426" w:author="PR Preview" w:date="2026-01-01T00:00:00Z">
        <w:r>
          <w:delText xml:space="preserve"> </w:delText>
        </w:r>
      </w:del>
      <w:del w:id="4427" w:author="PR Preview" w:date="2026-01-01T00:00:00Z">
        <w:r>
          <w:delText xml:space="preserve">can be written in the standard basis as</w:delText>
        </w:r>
      </w:del>
      <w:del w:id="442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4429" w:author="PR Preview" w:date="2026-01-01T00:00:00Z">
        <w:r>
          <w:delText xml:space="preserve"> </w:delText>
        </w:r>
      </w:del>
      <w:del w:id="4430" w:author="PR Preview" w:date="2026-01-01T00:00:00Z">
        <w:r>
          <w:delText xml:space="preserve">and</w:delText>
        </w:r>
      </w:del>
      <w:del w:id="443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4432" w:author="PR Preview" w:date="2026-01-01T00:00:00Z">
        <w:r>
          <w:delText xml:space="preserve"> </w:delText>
        </w:r>
      </w:del>
      <w:del w:id="4433" w:author="PR Preview" w:date="2026-01-01T00:00:00Z">
        <w:r>
          <w:delText xml:space="preserve">(</w:delText>
        </w:r>
      </w:del>
      <w:hyperlink r:id="rId148">
        <w:del w:id="4434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4435" w:author="PR Preview" w:date="2026-01-01T00:00:00Z">
        <w:r>
          <w:delText xml:space="preserve">,</w:delText>
        </w:r>
      </w:del>
      <w:del w:id="4436" w:author="PR Preview" w:date="2026-01-01T00:00:00Z">
        <w:r>
          <w:delText xml:space="preserve"> </w:delText>
        </w:r>
      </w:del>
      <w:hyperlink r:id="rId123">
        <w:del w:id="4437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4438" w:author="PR Preview" w:date="2026-01-01T00:00:00Z">
        <w:r>
          <w:delText xml:space="preserve">).</w:delText>
        </w:r>
      </w:del>
      <w:del w:id="4439" w:author="PR Preview" w:date="2026-01-01T00:00:00Z">
        <w:r>
          <w:delText xml:space="preserve"> </w:delText>
        </w:r>
      </w:del>
      <w:del w:id="4440" w:author="PR Preview" w:date="2026-01-01T00:00:00Z">
        <w:r>
          <w:delText xml:space="preserve">By linearity in both slots (</w:delText>
        </w:r>
      </w:del>
      <w:hyperlink r:id="rId149">
        <w:del w:id="4441" w:author="PR Preview" w:date="2026-01-01T00:00:00Z">
          <w:r>
            <w:rPr>
              <w:rStyle w:val="Hyperlink"/>
            </w:rPr>
            <w:delText xml:space="preserve">Remark 1 in Inner Products and Orthogonality</w:delText>
          </w:r>
        </w:del>
      </w:hyperlink>
      <w:del w:id="4442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4443" w:author="PR Preview" w:date="2026-01-01T00:00:00Z">
        <w:r>
          <w:t xml:space="preserve">Conversely, every inner product on</w:t>
        </w:r>
      </w:ins>
      <w:ins w:id="444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445" w:author="PR Preview" w:date="2026-01-01T00:00:00Z">
        <w:r>
          <w:t xml:space="preserve"> </w:t>
        </w:r>
      </w:ins>
      <w:ins w:id="4446" w:author="PR Preview" w:date="2026-01-01T00:00:00Z">
        <w:r>
          <w:t xml:space="preserve">has this form for a unique symmetric positive definite matrix</w:t>
        </w:r>
      </w:ins>
      <w:ins w:id="444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448" w:author="PR Preview" w:date="2026-01-01T00:00:00Z">
        <w:r>
          <w:t xml:space="preserve">, whose</w:t>
        </w:r>
      </w:ins>
      <w:ins w:id="44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4450" w:author="PR Preview" w:date="2026-01-01T00:00:00Z">
        <w:r>
          <w:t xml:space="preserve"> </w:t>
        </w:r>
      </w:ins>
      <w:ins w:id="4451" w:author="PR Preview" w:date="2026-01-01T00:00:00Z">
        <w:r>
          <w:t xml:space="preserve">entry is</w:t>
        </w:r>
      </w:ins>
      <w:ins w:id="4452" w:author="PR Preview" w:date="2026-01-01T00:00:00Z">
        <w:r>
          <w:t xml:space="preserve"> </w:t>
        </w:r>
      </w:ins>
      <w:ins w:id="4453" w:author="PR Preview" w:date="2026-01-01T00:00:00Z">
        <w:r>
          <w:t xml:space="preserve">$A_{ij} = \mathopen{}\left\langle \mathord{\smash[b]{\underset{\raise.3ex\hbox{$\scriptstyle\sim$}}{e}}\vphantom{e}}_i, \mathord{\smash[b]{\underset{\raise.3ex\hbox{$\scriptstyle\sim$}}{e}}\vphantom{e}}_j\right\rangle\mathclose{}$</w:t>
        </w:r>
      </w:ins>
      <w:ins w:id="4454" w:author="PR Preview" w:date="2026-01-01T00:00:00Z">
        <w:r>
          <w:t xml:space="preserve">, where</w:t>
        </w:r>
      </w:ins>
      <w:ins w:id="4455" w:author="PR Preview" w:date="2026-01-01T00:00:00Z">
        <w:r>
          <w:t xml:space="preserve"> </w:t>
        </w:r>
      </w:ins>
      <w:ins w:id="4456" w:author="PR Preview" w:date="2026-01-01T00:00:00Z">
        <w:r>
          <w:t xml:space="preserve">$\mathord{\smash[b]{\underset{\raise.3ex\hbox{$\scriptstyle\sim$}}{e}}\vphantom{e}}_1, \ldots, \mathord{\smash[b]{\underset{\raise.3ex\hbox{$\scriptstyle\sim$}}{e}}\vphantom{e}}_p$</w:t>
        </w:r>
      </w:ins>
      <w:ins w:id="4457" w:author="PR Preview" w:date="2026-01-01T00:00:00Z">
        <w:r>
          <w:t xml:space="preserve"> </w:t>
        </w:r>
      </w:ins>
      <w:ins w:id="4458" w:author="PR Preview" w:date="2026-01-01T00:00:00Z">
        <w:r>
          <w:t xml:space="preserve">are the standard basis vectors (</w:t>
        </w:r>
      </w:ins>
      <w:hyperlink r:id="rId123">
        <w:ins w:id="4459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4460" w:author="PR Preview" w:date="2026-01-01T00:00:00Z">
        <w:r>
          <w:t xml:space="preserve">).</w:t>
        </w:r>
      </w:ins>
    </w:p>
    <w:bookmarkEnd w:id="147"/>
    <w:p>
      <w:pPr>
        <w:pStyle w:val="BodyText"/>
      </w:pPr>
      <w:ins w:id="4461" w:author="PR Preview" w:date="2026-01-01T00:00:00Z">
        <w:r>
          <w:rPr>
            <w:i/>
            <w:iCs/>
          </w:rPr>
          <w:t xml:space="preserve">Proof</w:t>
        </w:r>
      </w:ins>
      <w:ins w:id="4462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10"/>
        </w:numPr>
      </w:pPr>
      <w:ins w:id="4463" w:author="PR Preview" w:date="2026-01-01T00:00:00Z">
        <w:r>
          <w:rPr>
            <w:b/>
            <w:bCs/>
          </w:rPr>
          <w:t xml:space="preserve">positivity</w:t>
        </w:r>
      </w:ins>
      <w:ins w:id="4464" w:author="PR Preview" w:date="2026-01-01T00:00:00Z">
        <w:r>
          <w:t xml:space="preserve">:</w:t>
        </w:r>
      </w:ins>
      <w:ins w:id="4465" w:author="PR Preview" w:date="2026-01-01T00:00:00Z">
        <w:r>
          <w:t xml:space="preserve"> </w:t>
        </w:r>
      </w:ins>
      <w:ins w:id="4466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  </w:r>
      </w:ins>
      <w:ins w:id="4467" w:author="PR Preview" w:date="2026-01-01T00:00:00Z">
        <w:r>
          <w:t xml:space="preserve"> </w:t>
        </w:r>
      </w:ins>
      <w:ins w:id="4468" w:author="PR Preview" w:date="2026-01-01T00:00:00Z">
        <w:r>
          <w:t xml:space="preserve">for all</w:t>
        </w:r>
      </w:ins>
      <w:ins w:id="4469" w:author="PR Preview" w:date="2026-01-01T00:00:00Z">
        <w:r>
          <w:t xml:space="preserve"> </w:t>
        </w:r>
      </w:ins>
      <w:ins w:id="4470" w:author="PR Preview" w:date="2026-01-01T00:00:00Z">
        <w:r>
          <w:t xml:space="preserve">$\mathord{\smash[b]{\underset{\raise.3ex\hbox{$\scriptstyle\sim$}}{x}}\vphantom{x}}\in \mathbb{R}^p$</w:t>
        </w:r>
      </w:ins>
      <w:ins w:id="4471" w:author="PR Preview" w:date="2026-01-01T00:00:00Z">
        <w:r>
          <w:t xml:space="preserve">,</w:t>
        </w:r>
      </w:ins>
      <w:ins w:id="4472" w:author="PR Preview" w:date="2026-01-01T00:00:00Z">
        <w:r>
          <w:t xml:space="preserve"> </w:t>
        </w:r>
      </w:ins>
      <w:ins w:id="4473" w:author="PR Preview" w:date="2026-01-01T00:00:00Z">
        <w:r>
          <w:t xml:space="preserve">because</w:t>
        </w:r>
      </w:ins>
      <w:ins w:id="447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475" w:author="PR Preview" w:date="2026-01-01T00:00:00Z">
        <w:r>
          <w:t xml:space="preserve"> </w:t>
        </w:r>
      </w:ins>
      <w:ins w:id="4476" w:author="PR Preview" w:date="2026-01-01T00:00:00Z">
        <w:r>
          <w:t xml:space="preserve">is positive definite (</w:t>
        </w:r>
      </w:ins>
      <w:hyperlink w:anchor="def-positive-definite">
        <w:ins w:id="4477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4478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10"/>
        </w:numPr>
      </w:pPr>
      <w:ins w:id="4479" w:author="PR Preview" w:date="2026-01-01T00:00:00Z">
        <w:r>
          <w:rPr>
            <w:b/>
            <w:bCs/>
          </w:rPr>
          <w:t xml:space="preserve">definiteness</w:t>
        </w:r>
      </w:ins>
      <w:ins w:id="4480" w:author="PR Preview" w:date="2026-01-01T00:00:00Z">
        <w:r>
          <w:t xml:space="preserve">:</w:t>
        </w:r>
      </w:ins>
      <w:ins w:id="4481" w:author="PR Preview" w:date="2026-01-01T00:00:00Z">
        <w:r>
          <w:t xml:space="preserve"> </w:t>
        </w:r>
      </w:ins>
      <w:ins w:id="4482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  </w:r>
      </w:ins>
      <w:ins w:id="4483" w:author="PR Preview" w:date="2026-01-01T00:00:00Z">
        <w:r>
          <w:t xml:space="preserve"> </w:t>
        </w:r>
      </w:ins>
      <w:ins w:id="4484" w:author="PR Preview" w:date="2026-01-01T00:00:00Z">
        <w:r>
          <w:t xml:space="preserve">if and only if</w:t>
        </w:r>
      </w:ins>
      <w:ins w:id="4485" w:author="PR Preview" w:date="2026-01-01T00:00:00Z">
        <w:r>
          <w:t xml:space="preserve"> </w:t>
        </w:r>
      </w:ins>
      <w:ins w:id="4486" w:author="PR Preview" w:date="2026-01-01T00:00:00Z">
        <w:r>
          <w:t xml:space="preserve">$\mathord{\smash[b]{\underset{\raise.3ex\hbox{$\scriptstyle\sim$}}{x}}\vphantom{x}}= \mathord{\smash[b]{\underset{\raise.3ex\hbox{$\scriptstyle\sim$}}{0}}\vphantom{0}}_{p \times 1}$</w:t>
        </w:r>
      </w:ins>
      <w:ins w:id="4487" w:author="PR Preview" w:date="2026-01-01T00:00:00Z">
        <w:r>
          <w:t xml:space="preserve">,</w:t>
        </w:r>
      </w:ins>
      <w:ins w:id="4488" w:author="PR Preview" w:date="2026-01-01T00:00:00Z">
        <w:r>
          <w:t xml:space="preserve"> </w:t>
        </w:r>
      </w:ins>
      <w:ins w:id="4489" w:author="PR Preview" w:date="2026-01-01T00:00:00Z">
        <w:r>
          <w:t xml:space="preserve">by definition of a positive definite matrix (</w:t>
        </w:r>
      </w:ins>
      <w:hyperlink w:anchor="def-positive-definite">
        <w:ins w:id="4490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4491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10"/>
        </w:numPr>
      </w:pPr>
      <w:ins w:id="4492" w:author="PR Preview" w:date="2026-01-01T00:00:00Z">
        <w:r>
          <w:rPr>
            <w:b/>
            <w:bCs/>
          </w:rPr>
          <w:t xml:space="preserve">linearity in the first slot</w:t>
        </w:r>
      </w:ins>
      <w:ins w:id="4493" w:author="PR Preview" w:date="2026-01-01T00:00:00Z">
        <w:r>
          <w:t xml:space="preserve">: for all</w:t>
        </w:r>
      </w:ins>
      <w:ins w:id="4494" w:author="PR Preview" w:date="2026-01-01T00:00:00Z">
        <w:r>
          <w:t xml:space="preserve"> </w:t>
        </w:r>
      </w:ins>
      <w:ins w:id="4495" w:author="PR Preview" w:date="2026-01-01T00:00:00Z">
        <w:r>
  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  </w:r>
      </w:ins>
      <w:ins w:id="4496" w:author="PR Preview" w:date="2026-01-01T00:00:00Z">
        <w:r>
          <w:t xml:space="preserve"> </w:t>
        </w:r>
      </w:ins>
      <w:ins w:id="4497" w:author="PR Preview" w:date="2026-01-01T00:00:00Z">
        <w:r>
          <w:t xml:space="preserve">and real numbers</w:t>
        </w:r>
      </w:ins>
      <w:ins w:id="449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</m:oMath>
      <w:ins w:id="4499" w:author="PR Preview" w:date="2026-01-01T00:00:00Z">
        <w:r>
          <w:t xml:space="preserve">,</w:t>
        </w:r>
      </w:ins>
    </w:p>
    <w:p>
      <w:pPr>
        <w:pStyle w:val="Compact"/>
      </w:pPr>
      <w:ins w:id="4500" w:author="PR Preview" w:date="2026-01-01T00:00:00Z">
        <w:r>
  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\text{(}\text{Theorem~15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  </w:r>
      </w:ins>
    </w:p>
    <w:p>
      <w:pPr>
        <w:pStyle w:val="Compact"/>
        <w:numPr>
          <w:ilvl w:val="0"/>
          <w:numId w:val="1010"/>
        </w:numPr>
      </w:pPr>
      <w:ins w:id="4501" w:author="PR Preview" w:date="2026-01-01T00:00:00Z">
        <w:r>
          <w:rPr>
            <w:b/>
            <w:bCs/>
          </w:rPr>
          <w:t xml:space="preserve">symmetry</w:t>
        </w:r>
      </w:ins>
      <w:ins w:id="4502" w:author="PR Preview" w:date="2026-01-01T00:00:00Z">
        <w:r>
          <w:t xml:space="preserve">: because</w:t>
        </w:r>
      </w:ins>
      <w:ins w:id="4503" w:author="PR Preview" w:date="2026-01-01T00:00:00Z">
        <w:r>
          <w:t xml:space="preserve"> </w:t>
        </w:r>
      </w:ins>
      <w:ins w:id="4504" w:author="PR Preview" w:date="2026-01-01T00:00:00Z">
        <w:r>
          <w:t xml:space="preserve">${\mathord{\smash[b]{\underset{\raise.3ex\hbox{$\scriptstyle\sim$}}{y}}\vphantom{y}}}^{\top}\mathbf{A}\mathord{\smash[b]{\underset{\raise.3ex\hbox{$\scriptstyle\sim$}}{x}}\vphantom{x}}$</w:t>
        </w:r>
      </w:ins>
      <w:ins w:id="4505" w:author="PR Preview" w:date="2026-01-01T00:00:00Z">
        <w:r>
          <w:t xml:space="preserve"> </w:t>
        </w:r>
      </w:ins>
      <w:ins w:id="4506" w:author="PR Preview" w:date="2026-01-01T00:00:00Z">
        <w:r>
          <w:t xml:space="preserve">is a</w:t>
        </w:r>
      </w:ins>
      <w:ins w:id="450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4508" w:author="PR Preview" w:date="2026-01-01T00:00:00Z">
        <w:r>
          <w:t xml:space="preserve"> </w:t>
        </w:r>
      </w:ins>
      <w:ins w:id="4509" w:author="PR Preview" w:date="2026-01-01T00:00:00Z">
        <w:r>
          <w:t xml:space="preserve">scalar and</w:t>
        </w:r>
      </w:ins>
      <w:ins w:id="451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511" w:author="PR Preview" w:date="2026-01-01T00:00:00Z">
        <w:r>
          <w:t xml:space="preserve"> </w:t>
        </w:r>
      </w:ins>
      <w:ins w:id="4512" w:author="PR Preview" w:date="2026-01-01T00:00:00Z">
        <w:r>
          <w:t xml:space="preserve">is symmetric (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4513" w:author="PR Preview" w:date="2026-01-01T00:00:00Z">
        <w:r>
          <w:t xml:space="preserve">),</w:t>
        </w:r>
      </w:ins>
    </w:p>
    <w:p>
      <w:pPr>
        <w:pStyle w:val="Compact"/>
      </w:pPr>
      <w:ins w:id="4514" w:author="PR Preview" w:date="2026-01-01T00:00:00Z">
        <w:r>
  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\text{(}\text{Theorem~16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  </w:r>
      </w:ins>
    </w:p>
    <w:p>
      <w:pPr>
        <w:pStyle w:val="FirstParagraph"/>
      </w:pPr>
      <w:ins w:id="4515" w:author="PR Preview" w:date="2026-01-01T00:00:00Z">
        <w:r>
          <w:t xml:space="preserve">For the converse, let</w:t>
        </w:r>
      </w:ins>
      <w:ins w:id="4516" w:author="PR Preview" w:date="2026-01-01T00:00:00Z">
        <w:r>
          <w:t xml:space="preserve"> </w:t>
        </w:r>
      </w:ins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ins w:id="4517" w:author="PR Preview" w:date="2026-01-01T00:00:00Z">
        <w:r>
          <w:t xml:space="preserve"> </w:t>
        </w:r>
      </w:ins>
      <w:ins w:id="4518" w:author="PR Preview" w:date="2026-01-01T00:00:00Z">
        <w:r>
          <w:t xml:space="preserve">be any inner product on</w:t>
        </w:r>
      </w:ins>
      <w:ins w:id="451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520" w:author="PR Preview" w:date="2026-01-01T00:00:00Z">
        <w:r>
          <w:t xml:space="preserve">.</w:t>
        </w:r>
      </w:ins>
      <w:ins w:id="4521" w:author="PR Preview" w:date="2026-01-01T00:00:00Z">
        <w:r>
          <w:t xml:space="preserve"> </w:t>
        </w:r>
      </w:ins>
      <w:ins w:id="4522" w:author="PR Preview" w:date="2026-01-01T00:00:00Z">
        <w:r>
          <w:t xml:space="preserve">Any vectors</w:t>
        </w:r>
      </w:ins>
      <w:ins w:id="4523" w:author="PR Preview" w:date="2026-01-01T00:00:00Z">
        <w:r>
          <w:t xml:space="preserve"> </w:t>
        </w:r>
      </w:ins>
      <w:ins w:id="4524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4525" w:author="PR Preview" w:date="2026-01-01T00:00:00Z">
        <w:r>
          <w:t xml:space="preserve"> </w:t>
        </w:r>
      </w:ins>
      <w:ins w:id="4526" w:author="PR Preview" w:date="2026-01-01T00:00:00Z">
        <w:r>
          <w:t xml:space="preserve">can be written in the standard basis as</w:t>
        </w:r>
      </w:ins>
      <w:ins w:id="4527" w:author="PR Preview" w:date="2026-01-01T00:00:00Z">
        <w:r>
          <w:t xml:space="preserve"> </w:t>
        </w:r>
      </w:ins>
      <w:ins w:id="4528" w:author="PR Preview" w:date="2026-01-01T00:00:00Z">
        <w:r>
          <w:t xml:space="preserve">$\mathord{\smash[b]{\underset{\raise.3ex\hbox{$\scriptstyle\sim$}}{x}}\vphantom{x}}= \sum_{i=1}^px_i\,\mathord{\smash[b]{\underset{\raise.3ex\hbox{$\scriptstyle\sim$}}{e}}\vphantom{e}}_i$</w:t>
        </w:r>
      </w:ins>
      <w:ins w:id="4529" w:author="PR Preview" w:date="2026-01-01T00:00:00Z">
        <w:r>
          <w:t xml:space="preserve"> </w:t>
        </w:r>
      </w:ins>
      <w:ins w:id="4530" w:author="PR Preview" w:date="2026-01-01T00:00:00Z">
        <w:r>
          <w:t xml:space="preserve">and</w:t>
        </w:r>
      </w:ins>
      <w:ins w:id="4531" w:author="PR Preview" w:date="2026-01-01T00:00:00Z">
        <w:r>
          <w:t xml:space="preserve"> </w:t>
        </w:r>
      </w:ins>
      <w:ins w:id="4532" w:author="PR Preview" w:date="2026-01-01T00:00:00Z">
        <w:r>
          <w:t xml:space="preserve">$\mathord{\smash[b]{\underset{\raise.3ex\hbox{$\scriptstyle\sim$}}{y}}\vphantom{y}}= \sum_{j=1}^py_j\,\mathord{\smash[b]{\underset{\raise.3ex\hbox{$\scriptstyle\sim$}}{e}}\vphantom{e}}_j$</w:t>
        </w:r>
      </w:ins>
      <w:ins w:id="4533" w:author="PR Preview" w:date="2026-01-01T00:00:00Z">
        <w:r>
          <w:t xml:space="preserve"> </w:t>
        </w:r>
      </w:ins>
      <w:ins w:id="4534" w:author="PR Preview" w:date="2026-01-01T00:00:00Z">
        <w:r>
          <w:t xml:space="preserve">(</w:t>
        </w:r>
      </w:ins>
      <w:hyperlink r:id="rId148">
        <w:ins w:id="4535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4536" w:author="PR Preview" w:date="2026-01-01T00:00:00Z">
        <w:r>
          <w:t xml:space="preserve">,</w:t>
        </w:r>
      </w:ins>
      <w:ins w:id="4537" w:author="PR Preview" w:date="2026-01-01T00:00:00Z">
        <w:r>
          <w:t xml:space="preserve"> </w:t>
        </w:r>
      </w:ins>
      <w:hyperlink r:id="rId123">
        <w:ins w:id="4538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4539" w:author="PR Preview" w:date="2026-01-01T00:00:00Z">
        <w:r>
          <w:t xml:space="preserve">).</w:t>
        </w:r>
      </w:ins>
      <w:ins w:id="4540" w:author="PR Preview" w:date="2026-01-01T00:00:00Z">
        <w:r>
          <w:t xml:space="preserve"> </w:t>
        </w:r>
      </w:ins>
      <w:ins w:id="4541" w:author="PR Preview" w:date="2026-01-01T00:00:00Z">
        <w:r>
          <w:t xml:space="preserve">By linearity in both slots (</w:t>
        </w:r>
      </w:ins>
      <w:hyperlink r:id="rId149">
        <w:ins w:id="4542" w:author="PR Preview" w:date="2026-01-01T00:00:00Z">
          <w:r>
            <w:rPr>
              <w:rStyle w:val="Hyperlink"/>
            </w:rPr>
            <w:t xml:space="preserve">Remark 1 in Inner Products and Orthogonality</w:t>
          </w:r>
        </w:ins>
      </w:hyperlink>
      <w:ins w:id="4543" w:author="PR Preview" w:date="2026-01-01T00:00:00Z">
        <w:r>
          <w:t xml:space="preserve">):</w:t>
        </w:r>
      </w:ins>
    </w:p>
    <w:p>
      <w:pPr>
        <w:pStyle w:val="BodyText"/>
      </w:pPr>
      <w:ins w:id="4544" w:author="PR Preview" w:date="2026-01-01T00:00:00Z">
        <w:r>
  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  </w:r>
      </w:ins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4545" w:author="PR Preview" w:date="2026-01-01T00:00:00Z">
        <w:r>
          <w:delText xml:space="preserve">so</w:delText>
        </w:r>
      </w:del>
      <w:del w:id="454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547" w:author="PR Preview" w:date="2026-01-01T00:00:00Z">
        <w:r>
          <w:delText xml:space="preserve"> </w:delText>
        </w:r>
      </w:del>
      <w:del w:id="4548" w:author="PR Preview" w:date="2026-01-01T00:00:00Z">
        <w:r>
          <w:delText xml:space="preserve">is symmetric (</w:delText>
        </w:r>
      </w:del>
      <w:hyperlink w:anchor="def-symmetric-matrix">
        <w:del w:id="4549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4550" w:author="PR Preview" w:date="2026-01-01T00:00:00Z">
        <w:r>
          <w:delText xml:space="preserve">).</w:delText>
        </w:r>
      </w:del>
      <w:del w:id="4551" w:author="PR Preview" w:date="2026-01-01T00:00:00Z">
        <w:r>
          <w:delText xml:space="preserve"> </w:delText>
        </w:r>
      </w:del>
      <w:del w:id="4552" w:author="PR Preview" w:date="2026-01-01T00:00:00Z">
        <w:r>
          <w:delText xml:space="preserve">For any</w:delText>
        </w:r>
      </w:del>
      <w:del w:id="455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554" w:author="PR Preview" w:date="2026-01-01T00:00:00Z">
        <w:r>
          <w:delText xml:space="preserve">,</w:delText>
        </w:r>
      </w:del>
      <w:del w:id="455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del w:id="4556" w:author="PR Preview" w:date="2026-01-01T00:00:00Z">
        <w:r>
          <w:delText xml:space="preserve"> </w:delText>
        </w:r>
      </w:del>
      <w:del w:id="4557" w:author="PR Preview" w:date="2026-01-01T00:00:00Z">
        <w:r>
          <w:delText xml:space="preserve">by positivity and definiteness of the inner product,</w:delText>
        </w:r>
      </w:del>
      <w:del w:id="4558" w:author="PR Preview" w:date="2026-01-01T00:00:00Z">
        <w:r>
          <w:delText xml:space="preserve"> </w:delText>
        </w:r>
      </w:del>
      <w:del w:id="4559" w:author="PR Preview" w:date="2026-01-01T00:00:00Z">
        <w:r>
          <w:delText xml:space="preserve">so</w:delText>
        </w:r>
      </w:del>
      <w:del w:id="456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561" w:author="PR Preview" w:date="2026-01-01T00:00:00Z">
        <w:r>
          <w:delText xml:space="preserve"> </w:delText>
        </w:r>
      </w:del>
      <w:del w:id="4562" w:author="PR Preview" w:date="2026-01-01T00:00:00Z">
        <w:r>
          <w:delText xml:space="preserve">is positive definite (</w:delText>
        </w:r>
      </w:del>
      <w:hyperlink w:anchor="def-positive-definite">
        <w:del w:id="4563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4564" w:author="PR Preview" w:date="2026-01-01T00:00:00Z">
        <w:r>
          <w:delText xml:space="preserve">).</w:delText>
        </w:r>
      </w:del>
    </w:p>
    <w:p>
      <w:pPr>
        <w:pStyle w:val="BodyText"/>
      </w:pPr>
      <w:del w:id="4565" w:author="PR Preview" w:date="2026-01-01T00:00:00Z">
        <w:r>
          <w:delText xml:space="preserve">For uniqueness, if another matrix</w:delText>
        </w:r>
      </w:del>
      <w:del w:id="4566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4567" w:author="PR Preview" w:date="2026-01-01T00:00:00Z">
        <w:r>
          <w:delText xml:space="preserve"> </w:delText>
        </w:r>
      </w:del>
      <w:del w:id="4568" w:author="PR Preview" w:date="2026-01-01T00:00:00Z">
        <w:r>
          <w:delText xml:space="preserve">satisfies</w:delText>
        </w:r>
      </w:del>
      <w:del w:id="456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570" w:author="PR Preview" w:date="2026-01-01T00:00:00Z">
        <w:r>
          <w:delText xml:space="preserve"> </w:delText>
        </w:r>
      </w:del>
      <w:del w:id="4571" w:author="PR Preview" w:date="2026-01-01T00:00:00Z">
        <w:r>
          <w:delText xml:space="preserve">for all</w:delText>
        </w:r>
      </w:del>
      <w:del w:id="457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573" w:author="PR Preview" w:date="2026-01-01T00:00:00Z">
        <w:r>
          <w:delText xml:space="preserve">,</w:delText>
        </w:r>
      </w:del>
      <w:del w:id="4574" w:author="PR Preview" w:date="2026-01-01T00:00:00Z">
        <w:r>
          <w:delText xml:space="preserve"> </w:delText>
        </w:r>
      </w:del>
      <w:del w:id="4575" w:author="PR Preview" w:date="2026-01-01T00:00:00Z">
        <w:r>
          <w:delText xml:space="preserve">evaluating at</w:delText>
        </w:r>
      </w:del>
      <w:del w:id="457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4577" w:author="PR Preview" w:date="2026-01-01T00:00:00Z">
        <w:r>
          <w:delText xml:space="preserve"> </w:delText>
        </w:r>
      </w:del>
      <w:del w:id="4578" w:author="PR Preview" w:date="2026-01-01T00:00:00Z">
        <w:r>
          <w:delText xml:space="preserve">and</w:delText>
        </w:r>
      </w:del>
      <w:del w:id="457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4580" w:author="PR Preview" w:date="2026-01-01T00:00:00Z">
        <w:r>
          <w:delText xml:space="preserve"> </w:delText>
        </w:r>
      </w:del>
      <w:del w:id="4581" w:author="PR Preview" w:date="2026-01-01T00:00:00Z">
        <w:r>
          <w:delText xml:space="preserve">gives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4582" w:author="PR Preview" w:date="2026-01-01T00:00:00Z">
        <w:r>
  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  </w:r>
      </w:ins>
    </w:p>
    <w:p>
      <w:pPr>
        <w:pStyle w:val="FirstParagraph"/>
      </w:pPr>
      <w:ins w:id="4583" w:author="PR Preview" w:date="2026-01-01T00:00:00Z">
        <w:r>
          <w:t xml:space="preserve">so</w:t>
        </w:r>
      </w:ins>
      <w:ins w:id="458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585" w:author="PR Preview" w:date="2026-01-01T00:00:00Z">
        <w:r>
          <w:t xml:space="preserve"> </w:t>
        </w:r>
      </w:ins>
      <w:ins w:id="4586" w:author="PR Preview" w:date="2026-01-01T00:00:00Z">
        <w:r>
          <w:t xml:space="preserve">is symmetric (</w:t>
        </w:r>
      </w:ins>
      <w:hyperlink w:anchor="def-symmetric-matrix">
        <w:ins w:id="458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4588" w:author="PR Preview" w:date="2026-01-01T00:00:00Z">
        <w:r>
          <w:t xml:space="preserve">).</w:t>
        </w:r>
      </w:ins>
      <w:ins w:id="4589" w:author="PR Preview" w:date="2026-01-01T00:00:00Z">
        <w:r>
          <w:t xml:space="preserve"> </w:t>
        </w:r>
      </w:ins>
      <w:ins w:id="4590" w:author="PR Preview" w:date="2026-01-01T00:00:00Z">
        <w:r>
          <w:t xml:space="preserve">For any</w:t>
        </w:r>
      </w:ins>
      <w:ins w:id="4591" w:author="PR Preview" w:date="2026-01-01T00:00:00Z">
        <w:r>
          <w:t xml:space="preserve"> </w:t>
        </w:r>
      </w:ins>
      <w:ins w:id="4592" w:author="PR Preview" w:date="2026-01-01T00:00:00Z">
        <w:r>
          <w:t xml:space="preserve">$\mathord{\smash[b]{\underset{\raise.3ex\hbox{$\scriptstyle\sim$}}{x}}\vphantom{x}}\neq \mathord{\smash[b]{\underset{\raise.3ex\hbox{$\scriptstyle\sim$}}{0}}\vphantom{0}}$</w:t>
        </w:r>
      </w:ins>
      <w:ins w:id="4593" w:author="PR Preview" w:date="2026-01-01T00:00:00Z">
        <w:r>
          <w:t xml:space="preserve">,</w:t>
        </w:r>
      </w:ins>
      <w:ins w:id="4594" w:author="PR Preview" w:date="2026-01-01T00:00:00Z">
        <w:r>
          <w:t xml:space="preserve"> </w:t>
        </w:r>
      </w:ins>
      <w:ins w:id="4595" w:author="PR Preview" w:date="2026-01-01T00:00:00Z">
        <w:r>
  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  </w:r>
      </w:ins>
      <w:ins w:id="4596" w:author="PR Preview" w:date="2026-01-01T00:00:00Z">
        <w:r>
          <w:t xml:space="preserve"> </w:t>
        </w:r>
      </w:ins>
      <w:ins w:id="4597" w:author="PR Preview" w:date="2026-01-01T00:00:00Z">
        <w:r>
          <w:t xml:space="preserve">by positivity and definiteness of the inner product,</w:t>
        </w:r>
      </w:ins>
      <w:ins w:id="4598" w:author="PR Preview" w:date="2026-01-01T00:00:00Z">
        <w:r>
          <w:t xml:space="preserve"> </w:t>
        </w:r>
      </w:ins>
      <w:ins w:id="4599" w:author="PR Preview" w:date="2026-01-01T00:00:00Z">
        <w:r>
          <w:t xml:space="preserve">so</w:t>
        </w:r>
      </w:ins>
      <w:ins w:id="460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601" w:author="PR Preview" w:date="2026-01-01T00:00:00Z">
        <w:r>
          <w:t xml:space="preserve"> </w:t>
        </w:r>
      </w:ins>
      <w:ins w:id="4602" w:author="PR Preview" w:date="2026-01-01T00:00:00Z">
        <w:r>
          <w:t xml:space="preserve">is positive definite (</w:t>
        </w:r>
      </w:ins>
      <w:hyperlink w:anchor="def-positive-definite">
        <w:ins w:id="4603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4604" w:author="PR Preview" w:date="2026-01-01T00:00:00Z">
        <w:r>
          <w:t xml:space="preserve">).</w:t>
        </w:r>
      </w:ins>
    </w:p>
    <w:p>
      <w:pPr>
        <w:pStyle w:val="BodyText"/>
      </w:pPr>
      <w:ins w:id="4605" w:author="PR Preview" w:date="2026-01-01T00:00:00Z">
        <w:r>
          <w:t xml:space="preserve">For uniqueness, if another matrix</w:t>
        </w:r>
      </w:ins>
      <w:ins w:id="460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4607" w:author="PR Preview" w:date="2026-01-01T00:00:00Z">
        <w:r>
          <w:t xml:space="preserve"> </w:t>
        </w:r>
      </w:ins>
      <w:ins w:id="4608" w:author="PR Preview" w:date="2026-01-01T00:00:00Z">
        <w:r>
          <w:t xml:space="preserve">satisfies</w:t>
        </w:r>
      </w:ins>
      <w:ins w:id="4609" w:author="PR Preview" w:date="2026-01-01T00:00:00Z">
        <w:r>
          <w:t xml:space="preserve"> </w:t>
        </w:r>
      </w:ins>
      <w:ins w:id="4610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  </w:r>
      </w:ins>
      <w:ins w:id="4611" w:author="PR Preview" w:date="2026-01-01T00:00:00Z">
        <w:r>
          <w:t xml:space="preserve"> </w:t>
        </w:r>
      </w:ins>
      <w:ins w:id="4612" w:author="PR Preview" w:date="2026-01-01T00:00:00Z">
        <w:r>
          <w:t xml:space="preserve">for all</w:t>
        </w:r>
      </w:ins>
      <w:ins w:id="4613" w:author="PR Preview" w:date="2026-01-01T00:00:00Z">
        <w:r>
          <w:t xml:space="preserve"> </w:t>
        </w:r>
      </w:ins>
      <w:ins w:id="4614" w:author="PR Preview" w:date="2026-01-01T00:00:00Z">
        <w:r>
          <w:t xml:space="preserve">$\mathord{\smash[b]{\underset{\raise.3ex\hbox{$\scriptstyle\sim$}}{x}}\vphantom{x}}, \mathord{\smash[b]{\underset{\raise.3ex\hbox{$\scriptstyle\sim$}}{y}}\vphantom{y}}$</w:t>
        </w:r>
      </w:ins>
      <w:ins w:id="4615" w:author="PR Preview" w:date="2026-01-01T00:00:00Z">
        <w:r>
          <w:t xml:space="preserve">,</w:t>
        </w:r>
      </w:ins>
      <w:ins w:id="4616" w:author="PR Preview" w:date="2026-01-01T00:00:00Z">
        <w:r>
          <w:t xml:space="preserve"> </w:t>
        </w:r>
      </w:ins>
      <w:ins w:id="4617" w:author="PR Preview" w:date="2026-01-01T00:00:00Z">
        <w:r>
          <w:t xml:space="preserve">evaluating at</w:t>
        </w:r>
      </w:ins>
      <w:ins w:id="4618" w:author="PR Preview" w:date="2026-01-01T00:00:00Z">
        <w:r>
          <w:t xml:space="preserve"> </w:t>
        </w:r>
      </w:ins>
      <w:ins w:id="4619" w:author="PR Preview" w:date="2026-01-01T00:00:00Z">
        <w:r>
          <w:t xml:space="preserve">$\mathord{\smash[b]{\underset{\raise.3ex\hbox{$\scriptstyle\sim$}}{x}}\vphantom{x}}= \mathord{\smash[b]{\underset{\raise.3ex\hbox{$\scriptstyle\sim$}}{e}}\vphantom{e}}_i$</w:t>
        </w:r>
      </w:ins>
      <w:ins w:id="4620" w:author="PR Preview" w:date="2026-01-01T00:00:00Z">
        <w:r>
          <w:t xml:space="preserve"> </w:t>
        </w:r>
      </w:ins>
      <w:ins w:id="4621" w:author="PR Preview" w:date="2026-01-01T00:00:00Z">
        <w:r>
          <w:t xml:space="preserve">and</w:t>
        </w:r>
      </w:ins>
      <w:ins w:id="4622" w:author="PR Preview" w:date="2026-01-01T00:00:00Z">
        <w:r>
          <w:t xml:space="preserve"> </w:t>
        </w:r>
      </w:ins>
      <w:ins w:id="4623" w:author="PR Preview" w:date="2026-01-01T00:00:00Z">
        <w:r>
          <w:t xml:space="preserve">$\mathord{\smash[b]{\underset{\raise.3ex\hbox{$\scriptstyle\sim$}}{y}}\vphantom{y}}= \mathord{\smash[b]{\underset{\raise.3ex\hbox{$\scriptstyle\sim$}}{e}}\vphantom{e}}_j$</w:t>
        </w:r>
      </w:ins>
      <w:ins w:id="4624" w:author="PR Preview" w:date="2026-01-01T00:00:00Z">
        <w:r>
          <w:t xml:space="preserve"> </w:t>
        </w:r>
      </w:ins>
      <w:ins w:id="4625" w:author="PR Preview" w:date="2026-01-01T00:00:00Z">
        <w:r>
          <w:t xml:space="preserve">gives</w:t>
        </w:r>
      </w:ins>
    </w:p>
    <w:p>
      <w:pPr>
        <w:pStyle w:val="BodyText"/>
      </w:pPr>
      <w:ins w:id="4626" w:author="PR Preview" w:date="2026-01-01T00:00:00Z">
        <w:r>
  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  </w:r>
      </w:ins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0" w:name="exm-matrix-induced-inner-product-axioms"/>
    <w:p>
      <w:pPr>
        <w:pStyle w:val="BodyText"/>
      </w:pPr>
      <w:del w:id="4627" w:author="PR Preview" w:date="2026-01-01T00:00:00Z">
        <w:r>
          <w:rPr>
            <w:b/>
            <w:bCs/>
          </w:rPr>
          <w:delText xml:space="preserve">Example 33 (Checking the inner product axioms, and recovering the matrix from the inner product)</w:delText>
        </w:r>
      </w:del>
      <w:del w:id="4628" w:author="PR Preview" w:date="2026-01-01T00:00:00Z">
        <w:r>
          <w:delText xml:space="preserve"> </w:delText>
        </w:r>
      </w:del>
      <w:del w:id="4629" w:author="PR Preview" w:date="2026-01-01T00:00:00Z">
        <w:r>
          <w:delText xml:space="preserve">Take</w:delText>
        </w:r>
      </w:del>
      <w:del w:id="463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4631" w:author="PR Preview" w:date="2026-01-01T00:00:00Z">
        <w:r>
          <w:delText xml:space="preserve"> </w:delText>
        </w:r>
      </w:del>
      <w:del w:id="4632" w:author="PR Preview" w:date="2026-01-01T00:00:00Z">
        <w:r>
          <w:delText xml:space="preserve">from</w:delText>
        </w:r>
      </w:del>
      <w:del w:id="4633" w:author="PR Preview" w:date="2026-01-01T00:00:00Z">
        <w:r>
          <w:delText xml:space="preserve"> </w:delText>
        </w:r>
      </w:del>
      <w:hyperlink w:anchor="exm-matrix-induced-inner-product">
        <w:del w:id="4634" w:author="PR Preview" w:date="2026-01-01T00:00:00Z">
          <w:r>
            <w:rPr>
              <w:rStyle w:val="Hyperlink"/>
            </w:rPr>
            <w:delText xml:space="preserve">Example 32</w:delText>
          </w:r>
        </w:del>
      </w:hyperlink>
      <w:del w:id="4635" w:author="PR Preview" w:date="2026-01-01T00:00:00Z">
        <w:r>
          <w:delText xml:space="preserve">,</w:delText>
        </w:r>
      </w:del>
      <w:del w:id="4636" w:author="PR Preview" w:date="2026-01-01T00:00:00Z">
        <w:r>
          <w:delText xml:space="preserve"> </w:delText>
        </w:r>
      </w:del>
      <w:del w:id="4637" w:author="PR Preview" w:date="2026-01-01T00:00:00Z">
        <w:r>
          <w:delText xml:space="preserve">the vectors</w:delText>
        </w:r>
      </w:del>
      <w:del w:id="463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639" w:author="PR Preview" w:date="2026-01-01T00:00:00Z">
        <w:r>
          <w:delText xml:space="preserve">,</w:delText>
        </w:r>
      </w:del>
      <w:del w:id="4640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4641" w:author="PR Preview" w:date="2026-01-01T00:00:00Z">
        <w:r>
          <w:delText xml:space="preserve"> </w:delText>
        </w:r>
      </w:del>
      <w:del w:id="4642" w:author="PR Preview" w:date="2026-01-01T00:00:00Z">
        <w:r>
          <w:delText xml:space="preserve">and</w:delText>
        </w:r>
      </w:del>
      <w:del w:id="4643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4644" w:author="PR Preview" w:date="2026-01-01T00:00:00Z">
        <w:r>
          <w:delText xml:space="preserve">,</w:delText>
        </w:r>
      </w:del>
      <w:del w:id="4645" w:author="PR Preview" w:date="2026-01-01T00:00:00Z">
        <w:r>
          <w:delText xml:space="preserve"> </w:delText>
        </w:r>
      </w:del>
      <w:del w:id="4646" w:author="PR Preview" w:date="2026-01-01T00:00:00Z">
        <w:r>
          <w:delText xml:space="preserve">and the numbers</w:delText>
        </w:r>
      </w:del>
      <w:del w:id="464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4648" w:author="PR Preview" w:date="2026-01-01T00:00:00Z">
        <w:r>
          <w:delText xml:space="preserve"> </w:delText>
        </w:r>
      </w:del>
      <w:del w:id="4649" w:author="PR Preview" w:date="2026-01-01T00:00:00Z">
        <w:r>
          <w:delText xml:space="preserve">and</w:delText>
        </w:r>
      </w:del>
      <w:del w:id="465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del w:id="4651" w:author="PR Preview" w:date="2026-01-01T00:00:00Z">
        <w:r>
          <w:delText xml:space="preserve">.</w:delText>
        </w:r>
      </w:del>
      <w:del w:id="4652" w:author="PR Preview" w:date="2026-01-01T00:00:00Z">
        <w:r>
          <w:delText xml:space="preserve"> </w:delText>
        </w:r>
      </w:del>
      <w:del w:id="4653" w:author="PR Preview" w:date="2026-01-01T00:00:00Z">
        <w:r>
          <w:delText xml:space="preserve">The code computes both sides of each axiom in</w:delText>
        </w:r>
      </w:del>
      <w:del w:id="4654" w:author="PR Preview" w:date="2026-01-01T00:00:00Z">
        <w:r>
          <w:delText xml:space="preserve"> </w:delText>
        </w:r>
      </w:del>
      <w:hyperlink w:anchor="thm-matrix-induced-inner-product">
        <w:del w:id="4655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4656" w:author="PR Preview" w:date="2026-01-01T00:00:00Z">
        <w:r>
          <w:delText xml:space="preserve">,</w:delText>
        </w:r>
      </w:del>
      <w:del w:id="4657" w:author="PR Preview" w:date="2026-01-01T00:00:00Z">
        <w:r>
          <w:delText xml:space="preserve"> </w:delText>
        </w:r>
      </w:del>
      <w:del w:id="4658" w:author="PR Preview" w:date="2026-01-01T00:00:00Z">
        <w:r>
          <w:delText xml:space="preserve">and then the numbers</w:delText>
        </w:r>
      </w:del>
      <w:del w:id="465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del w:id="4660" w:author="PR Preview" w:date="2026-01-01T00:00:00Z">
        <w:r>
          <w:delText xml:space="preserve"> </w:delText>
        </w:r>
      </w:del>
      <w:del w:id="4661" w:author="PR Preview" w:date="2026-01-01T00:00:00Z">
        <w:r>
          <w:delText xml:space="preserve">for the standard basis vectors.</w:delText>
        </w:r>
      </w:del>
    </w:p>
    <w:p>
      <w:pPr>
        <w:pStyle w:val="BodyText"/>
      </w:pPr>
      <w:ins w:id="4662" w:author="PR Preview" w:date="2026-01-01T00:00:00Z">
        <w:r>
          <w:rPr>
            <w:b/>
            <w:bCs/>
          </w:rPr>
          <w:t xml:space="preserve">Example 35 (Checking the inner product axioms, and recovering the matrix from the inner product)</w:t>
        </w:r>
      </w:ins>
      <w:ins w:id="4663" w:author="PR Preview" w:date="2026-01-01T00:00:00Z">
        <w:r>
          <w:t xml:space="preserve"> </w:t>
        </w:r>
      </w:ins>
      <w:ins w:id="4664" w:author="PR Preview" w:date="2026-01-01T00:00:00Z">
        <w:r>
          <w:t xml:space="preserve">Take</w:t>
        </w:r>
      </w:ins>
      <w:ins w:id="466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4666" w:author="PR Preview" w:date="2026-01-01T00:00:00Z">
        <w:r>
          <w:t xml:space="preserve"> </w:t>
        </w:r>
      </w:ins>
      <w:ins w:id="4667" w:author="PR Preview" w:date="2026-01-01T00:00:00Z">
        <w:r>
          <w:t xml:space="preserve">from</w:t>
        </w:r>
      </w:ins>
      <w:ins w:id="4668" w:author="PR Preview" w:date="2026-01-01T00:00:00Z">
        <w:r>
          <w:t xml:space="preserve"> </w:t>
        </w:r>
      </w:ins>
      <w:hyperlink w:anchor="exm-matrix-induced-inner-product">
        <w:ins w:id="4669" w:author="PR Preview" w:date="2026-01-01T00:00:00Z">
          <w:r>
            <w:rPr>
              <w:rStyle w:val="Hyperlink"/>
            </w:rPr>
            <w:t xml:space="preserve">Example 34</w:t>
          </w:r>
        </w:ins>
      </w:hyperlink>
      <w:ins w:id="4670" w:author="PR Preview" w:date="2026-01-01T00:00:00Z">
        <w:r>
          <w:t xml:space="preserve">,</w:t>
        </w:r>
      </w:ins>
      <w:ins w:id="4671" w:author="PR Preview" w:date="2026-01-01T00:00:00Z">
        <w:r>
          <w:t xml:space="preserve"> </w:t>
        </w:r>
      </w:ins>
      <w:ins w:id="4672" w:author="PR Preview" w:date="2026-01-01T00:00:00Z">
        <w:r>
          <w:t xml:space="preserve">the vectors</w:t>
        </w:r>
      </w:ins>
      <w:ins w:id="4673" w:author="PR Preview" w:date="2026-01-01T00:00:00Z">
        <w:r>
          <w:t xml:space="preserve"> </w:t>
        </w:r>
      </w:ins>
      <w:ins w:id="4674" w:author="PR Preview" w:date="2026-01-01T00:00:00Z">
        <w:r>
          <w:t xml:space="preserve">$\mathord{\smash[b]{\underset{\raise.3ex\hbox{$\scriptstyle\sim$}}{x}}\vphantom{x}}= (1, 2)$</w:t>
        </w:r>
      </w:ins>
      <w:ins w:id="4675" w:author="PR Preview" w:date="2026-01-01T00:00:00Z">
        <w:r>
          <w:t xml:space="preserve">,</w:t>
        </w:r>
      </w:ins>
      <w:ins w:id="4676" w:author="PR Preview" w:date="2026-01-01T00:00:00Z">
        <w:r>
          <w:t xml:space="preserve"> </w:t>
        </w:r>
      </w:ins>
      <w:ins w:id="4677" w:author="PR Preview" w:date="2026-01-01T00:00:00Z">
        <w:r>
          <w:t xml:space="preserve">$\mathord{\smash[b]{\underset{\raise.3ex\hbox{$\scriptstyle\sim$}}{y}}\vphantom{y}}= (3, -1)$</w:t>
        </w:r>
      </w:ins>
      <w:ins w:id="4678" w:author="PR Preview" w:date="2026-01-01T00:00:00Z">
        <w:r>
          <w:t xml:space="preserve"> </w:t>
        </w:r>
      </w:ins>
      <w:ins w:id="4679" w:author="PR Preview" w:date="2026-01-01T00:00:00Z">
        <w:r>
          <w:t xml:space="preserve">and</w:t>
        </w:r>
      </w:ins>
      <w:ins w:id="4680" w:author="PR Preview" w:date="2026-01-01T00:00:00Z">
        <w:r>
          <w:t xml:space="preserve"> </w:t>
        </w:r>
      </w:ins>
      <w:ins w:id="4681" w:author="PR Preview" w:date="2026-01-01T00:00:00Z">
        <w:r>
          <w:t xml:space="preserve">$\mathord{\smash[b]{\underset{\raise.3ex\hbox{$\scriptstyle\sim$}}{z}}\vphantom{z}} = (0, 4)$</w:t>
        </w:r>
      </w:ins>
      <w:ins w:id="4682" w:author="PR Preview" w:date="2026-01-01T00:00:00Z">
        <w:r>
          <w:t xml:space="preserve">,</w:t>
        </w:r>
      </w:ins>
      <w:ins w:id="4683" w:author="PR Preview" w:date="2026-01-01T00:00:00Z">
        <w:r>
          <w:t xml:space="preserve"> </w:t>
        </w:r>
      </w:ins>
      <w:ins w:id="4684" w:author="PR Preview" w:date="2026-01-01T00:00:00Z">
        <w:r>
          <w:t xml:space="preserve">and the numbers</w:t>
        </w:r>
      </w:ins>
      <w:ins w:id="468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4686" w:author="PR Preview" w:date="2026-01-01T00:00:00Z">
        <w:r>
          <w:t xml:space="preserve"> </w:t>
        </w:r>
      </w:ins>
      <w:ins w:id="4687" w:author="PR Preview" w:date="2026-01-01T00:00:00Z">
        <w:r>
          <w:t xml:space="preserve">and</w:t>
        </w:r>
      </w:ins>
      <w:ins w:id="468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ins w:id="4689" w:author="PR Preview" w:date="2026-01-01T00:00:00Z">
        <w:r>
          <w:t xml:space="preserve">.</w:t>
        </w:r>
      </w:ins>
      <w:ins w:id="4690" w:author="PR Preview" w:date="2026-01-01T00:00:00Z">
        <w:r>
          <w:t xml:space="preserve"> </w:t>
        </w:r>
      </w:ins>
      <w:ins w:id="4691" w:author="PR Preview" w:date="2026-01-01T00:00:00Z">
        <w:r>
          <w:t xml:space="preserve">The code computes both sides of each axiom in</w:t>
        </w:r>
      </w:ins>
      <w:ins w:id="4692" w:author="PR Preview" w:date="2026-01-01T00:00:00Z">
        <w:r>
          <w:t xml:space="preserve"> </w:t>
        </w:r>
      </w:ins>
      <w:hyperlink w:anchor="thm-matrix-induced-inner-product">
        <w:ins w:id="4693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4694" w:author="PR Preview" w:date="2026-01-01T00:00:00Z">
        <w:r>
          <w:t xml:space="preserve">,</w:t>
        </w:r>
      </w:ins>
      <w:ins w:id="4695" w:author="PR Preview" w:date="2026-01-01T00:00:00Z">
        <w:r>
          <w:t xml:space="preserve"> </w:t>
        </w:r>
      </w:ins>
      <w:ins w:id="4696" w:author="PR Preview" w:date="2026-01-01T00:00:00Z">
        <w:r>
          <w:t xml:space="preserve">and then the numbers</w:t>
        </w:r>
      </w:ins>
      <w:ins w:id="4697" w:author="PR Preview" w:date="2026-01-01T00:00:00Z">
        <w:r>
          <w:t xml:space="preserve"> </w:t>
        </w:r>
      </w:ins>
      <w:ins w:id="4698" w:author="PR Preview" w:date="2026-01-01T00:00:00Z">
        <w:r>
  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  </w:r>
      </w:ins>
      <w:ins w:id="4699" w:author="PR Preview" w:date="2026-01-01T00:00:00Z">
        <w:r>
          <w:t xml:space="preserve"> </w:t>
        </w:r>
      </w:ins>
      <w:ins w:id="4700" w:author="PR Preview" w:date="2026-01-01T00:00:00Z">
        <w:r>
          <w:t xml:space="preserve">for the standard basis vectors.</w:t>
        </w:r>
      </w:ins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del w:id="4701" w:author="PR Preview" w:date="2026-01-01T00:00:00Z">
        <w:r>
          <w:delText xml:space="preserve">The inner product of</w:delText>
        </w:r>
      </w:del>
      <w:del w:id="470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03" w:author="PR Preview" w:date="2026-01-01T00:00:00Z">
        <w:r>
          <w:delText xml:space="preserve"> </w:delText>
        </w:r>
      </w:del>
      <w:del w:id="4704" w:author="PR Preview" w:date="2026-01-01T00:00:00Z">
        <w:r>
          <w:delText xml:space="preserve">with itself is 14, which is positive.</w:delText>
        </w:r>
      </w:del>
      <w:del w:id="4705" w:author="PR Preview" w:date="2026-01-01T00:00:00Z">
        <w:r>
          <w:delText xml:space="preserve"> </w:delText>
        </w:r>
      </w:del>
      <w:del w:id="4706" w:author="PR Preview" w:date="2026-01-01T00:00:00Z">
        <w:r>
          <w:delText xml:space="preserve">The two orders give the same number, 7 and 7.</w:delText>
        </w:r>
      </w:del>
      <w:del w:id="4707" w:author="PR Preview" w:date="2026-01-01T00:00:00Z">
        <w:r>
          <w:delText xml:space="preserve"> </w:delText>
        </w:r>
      </w:del>
      <w:del w:id="4708" w:author="PR Preview" w:date="2026-01-01T00:00:00Z">
        <w:r>
          <w:delText xml:space="preserve">Both sides of the linearity axiom equal 28.</w:delText>
        </w:r>
      </w:del>
      <w:del w:id="4709" w:author="PR Preview" w:date="2026-01-01T00:00:00Z">
        <w:r>
          <w:delText xml:space="preserve"> </w:delText>
        </w:r>
      </w:del>
      <w:del w:id="4710" w:author="PR Preview" w:date="2026-01-01T00:00:00Z">
        <w:r>
          <w:delText xml:space="preserve">The matrix of numbers</w:delText>
        </w:r>
      </w:del>
      <w:del w:id="471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del w:id="4712" w:author="PR Preview" w:date="2026-01-01T00:00:00Z">
        <w:r>
          <w:delText xml:space="preserve"> </w:delText>
        </w:r>
      </w:del>
      <w:del w:id="4713" w:author="PR Preview" w:date="2026-01-01T00:00:00Z">
        <w:r>
          <w:delText xml:space="preserve">is</w:delText>
        </w:r>
      </w:del>
      <w:del w:id="4714" w:author="PR Preview" w:date="2026-01-01T00:00:00Z">
        <w:r>
          <w:delText xml:space="preserve"> </w:delText>
        </w:r>
      </w:del>
      <w:del w:id="4715" w:author="PR Preview" w:date="2026-01-01T00:00:00Z">
        <w:r>
          <w:delText xml:space="preserve">equal to</w:delText>
        </w:r>
      </w:del>
      <w:del w:id="471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717" w:author="PR Preview" w:date="2026-01-01T00:00:00Z">
        <w:r>
          <w:delText xml:space="preserve">,</w:delText>
        </w:r>
      </w:del>
      <w:del w:id="4718" w:author="PR Preview" w:date="2026-01-01T00:00:00Z">
        <w:r>
          <w:delText xml:space="preserve"> </w:delText>
        </w:r>
      </w:del>
      <w:del w:id="4719" w:author="PR Preview" w:date="2026-01-01T00:00:00Z">
        <w:r>
          <w:delText xml:space="preserve">as the converse in</w:delText>
        </w:r>
      </w:del>
      <w:del w:id="4720" w:author="PR Preview" w:date="2026-01-01T00:00:00Z">
        <w:r>
          <w:delText xml:space="preserve"> </w:delText>
        </w:r>
      </w:del>
      <w:hyperlink w:anchor="thm-matrix-induced-inner-product">
        <w:del w:id="4721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4722" w:author="PR Preview" w:date="2026-01-01T00:00:00Z">
        <w:r>
          <w:delText xml:space="preserve"> </w:delText>
        </w:r>
      </w:del>
      <w:del w:id="4723" w:author="PR Preview" w:date="2026-01-01T00:00:00Z">
        <w:r>
          <w:delText xml:space="preserve">says.</w:delText>
        </w:r>
      </w:del>
    </w:p>
    <w:p>
      <w:pPr>
        <w:pStyle w:val="BodyText"/>
      </w:pPr>
      <w:del w:id="4724" w:author="PR Preview" w:date="2026-01-01T00:00:00Z">
        <w:r>
          <w:rPr>
            <w:b/>
            <w:bCs/>
          </w:rPr>
          <w:delText xml:space="preserve">Corollary 2 (A positive definite matrix is a transpose product)</w:delText>
        </w:r>
      </w:del>
      <w:del w:id="4725" w:author="PR Preview" w:date="2026-01-01T00:00:00Z">
        <w:r>
          <w:delText xml:space="preserve"> </w:delText>
        </w:r>
      </w:del>
      <w:del w:id="4726" w:author="PR Preview" w:date="2026-01-01T00:00:00Z">
        <w:r>
          <w:delText xml:space="preserve">Let</w:delText>
        </w:r>
      </w:del>
      <w:del w:id="472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728" w:author="PR Preview" w:date="2026-01-01T00:00:00Z">
        <w:r>
          <w:delText xml:space="preserve"> </w:delText>
        </w:r>
      </w:del>
      <w:del w:id="4729" w:author="PR Preview" w:date="2026-01-01T00:00:00Z">
        <w:r>
          <w:delText xml:space="preserve">be a</w:delText>
        </w:r>
      </w:del>
      <w:del w:id="473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4731" w:author="PR Preview" w:date="2026-01-01T00:00:00Z">
        <w:r>
          <w:delText xml:space="preserve"> </w:delText>
        </w:r>
      </w:del>
      <w:del w:id="4732" w:author="PR Preview" w:date="2026-01-01T00:00:00Z">
        <w:r>
          <w:delText xml:space="preserve">symmetric positive definite matrix (</w:delText>
        </w:r>
      </w:del>
      <w:hyperlink w:anchor="def-positive-definite">
        <w:del w:id="4733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4734" w:author="PR Preview" w:date="2026-01-01T00:00:00Z">
        <w:r>
          <w:delText xml:space="preserve">).</w:delText>
        </w:r>
      </w:del>
      <w:del w:id="4735" w:author="PR Preview" w:date="2026-01-01T00:00:00Z">
        <w:r>
          <w:delText xml:space="preserve"> </w:delText>
        </w:r>
      </w:del>
      <w:del w:id="4736" w:author="PR Preview" w:date="2026-01-01T00:00:00Z">
        <w:r>
          <w:delText xml:space="preserve">Then</w:delText>
        </w:r>
      </w:del>
      <w:del w:id="473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4738" w:author="PR Preview" w:date="2026-01-01T00:00:00Z">
        <w:r>
          <w:delText xml:space="preserve"> </w:delText>
        </w:r>
      </w:del>
      <w:del w:id="4739" w:author="PR Preview" w:date="2026-01-01T00:00:00Z">
        <w:r>
          <w:delText xml:space="preserve">for some invertible</w:delText>
        </w:r>
      </w:del>
      <w:del w:id="474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4741" w:author="PR Preview" w:date="2026-01-01T00:00:00Z">
        <w:r>
          <w:delText xml:space="preserve"> </w:delText>
        </w:r>
      </w:del>
      <w:del w:id="4742" w:author="PR Preview" w:date="2026-01-01T00:00:00Z">
        <w:r>
          <w:delText xml:space="preserve">matrix</w:delText>
        </w:r>
      </w:del>
      <w:del w:id="4743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</m:oMath>
      <w:del w:id="4744" w:author="PR Preview" w:date="2026-01-01T00:00:00Z">
        <w:r>
          <w:delText xml:space="preserve">.</w:delText>
        </w:r>
      </w:del>
    </w:p>
    <w:p>
      <w:pPr>
        <w:pStyle w:val="BodyText"/>
      </w:pPr>
      <w:del w:id="4745" w:author="PR Preview" w:date="2026-01-01T00:00:00Z">
        <w:r>
          <w:rPr>
            <w:i/>
            <w:iCs/>
          </w:rPr>
          <w:delText xml:space="preserve">Proof</w:delText>
        </w:r>
      </w:del>
      <w:del w:id="4746" w:author="PR Preview" w:date="2026-01-01T00:00:00Z">
        <w:r>
          <w:delText xml:space="preserve">. </w:delText>
        </w:r>
      </w:del>
      <w:del w:id="4747" w:author="PR Preview" w:date="2026-01-01T00:00:00Z">
        <w:r>
          <w:delText xml:space="preserve">By the spectral theorem (</w:delText>
        </w:r>
      </w:del>
      <w:hyperlink w:anchor="thm-spectral">
        <w:del w:id="4748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4749" w:author="PR Preview" w:date="2026-01-01T00:00:00Z">
        <w:r>
          <w:delText xml:space="preserve">),</w:delText>
        </w:r>
      </w:del>
      <w:del w:id="475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751" w:author="PR Preview" w:date="2026-01-01T00:00:00Z">
        <w:r>
          <w:delText xml:space="preserve"> </w:delText>
        </w:r>
      </w:del>
      <w:del w:id="4752" w:author="PR Preview" w:date="2026-01-01T00:00:00Z">
        <w:r>
          <w:delText xml:space="preserve">with</w:delText>
        </w:r>
      </w:del>
      <w:del w:id="4753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4754" w:author="PR Preview" w:date="2026-01-01T00:00:00Z">
        <w:r>
          <w:delText xml:space="preserve"> </w:delText>
        </w:r>
      </w:del>
      <w:del w:id="4755" w:author="PR Preview" w:date="2026-01-01T00:00:00Z">
        <w:r>
          <w:delText xml:space="preserve">orthogonal and</w:delText>
        </w:r>
      </w:del>
      <w:del w:id="4756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4757" w:author="PR Preview" w:date="2026-01-01T00:00:00Z">
        <w:r>
          <w:delText xml:space="preserve"> </w:delText>
        </w:r>
      </w:del>
      <w:del w:id="4758" w:author="PR Preview" w:date="2026-01-01T00:00:00Z">
        <w:r>
          <w:delText xml:space="preserve">diagonal with the eigenvalues</w:delText>
        </w:r>
      </w:del>
      <w:del w:id="4759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</m:oMath>
      <w:del w:id="4760" w:author="PR Preview" w:date="2026-01-01T00:00:00Z">
        <w:r>
          <w:delText xml:space="preserve"> </w:delText>
        </w:r>
      </w:del>
      <w:del w:id="4761" w:author="PR Preview" w:date="2026-01-01T00:00:00Z">
        <w:r>
          <w:delText xml:space="preserve">of</w:delText>
        </w:r>
      </w:del>
      <w:del w:id="476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763" w:author="PR Preview" w:date="2026-01-01T00:00:00Z">
        <w:r>
          <w:delText xml:space="preserve"> </w:delText>
        </w:r>
      </w:del>
      <w:del w:id="4764" w:author="PR Preview" w:date="2026-01-01T00:00:00Z">
        <w:r>
          <w:delText xml:space="preserve">on its diagonal.</w:delText>
        </w:r>
      </w:del>
      <w:del w:id="4765" w:author="PR Preview" w:date="2026-01-01T00:00:00Z">
        <w:r>
          <w:delText xml:space="preserve"> </w:delText>
        </w:r>
      </w:del>
      <w:del w:id="4766" w:author="PR Preview" w:date="2026-01-01T00:00:00Z">
        <w:r>
          <w:delText xml:space="preserve">These are positive (</w:delText>
        </w:r>
      </w:del>
      <w:hyperlink w:anchor="thm-definite-eigenvalues">
        <w:del w:id="4767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4768" w:author="PR Preview" w:date="2026-01-01T00:00:00Z">
        <w:r>
          <w:delText xml:space="preserve">),</w:delText>
        </w:r>
      </w:del>
      <w:del w:id="4769" w:author="PR Preview" w:date="2026-01-01T00:00:00Z">
        <w:r>
          <w:delText xml:space="preserve"> </w:delText>
        </w:r>
      </w:del>
      <w:del w:id="4770" w:author="PR Preview" w:date="2026-01-01T00:00:00Z">
        <w:r>
          <w:delText xml:space="preserve">so</w:delText>
        </w:r>
      </w:del>
      <w:del w:id="4771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4772" w:author="PR Preview" w:date="2026-01-01T00:00:00Z">
        <w:r>
          <w:delText xml:space="preserve">, the diagonal matrix with entries</w:delText>
        </w:r>
      </w:del>
      <w:del w:id="4773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del w:id="4774" w:author="PR Preview" w:date="2026-01-01T00:00:00Z">
        <w:r>
          <w:delText xml:space="preserve">, is defined.</w:delText>
        </w:r>
      </w:del>
      <w:del w:id="4775" w:author="PR Preview" w:date="2026-01-01T00:00:00Z">
        <w:r>
          <w:delText xml:space="preserve"> </w:delText>
        </w:r>
      </w:del>
      <w:del w:id="4776" w:author="PR Preview" w:date="2026-01-01T00:00:00Z">
        <w:r>
          <w:delText xml:space="preserve">Take</w:delText>
        </w:r>
      </w:del>
      <w:del w:id="4777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778" w:author="PR Preview" w:date="2026-01-01T00:00:00Z">
        <w:r>
          <w:delText xml:space="preserve">.</w:delText>
        </w:r>
      </w:del>
      <w:del w:id="4779" w:author="PR Preview" w:date="2026-01-01T00:00:00Z">
        <w:r>
          <w:delText xml:space="preserve"> </w:delText>
        </w:r>
      </w:del>
      <w:del w:id="4780" w:author="PR Preview" w:date="2026-01-01T00:00:00Z">
        <w:r>
          <w:delText xml:space="preserve">Since</w:delText>
        </w:r>
      </w:del>
      <w:del w:id="4781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4782" w:author="PR Preview" w:date="2026-01-01T00:00:00Z">
        <w:r>
          <w:delText xml:space="preserve"> </w:delText>
        </w:r>
      </w:del>
      <w:del w:id="4783" w:author="PR Preview" w:date="2026-01-01T00:00:00Z">
        <w:r>
          <w:delText xml:space="preserve">is diagonal,</w:delText>
        </w:r>
      </w:del>
      <w:del w:id="478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4785" w:author="PR Preview" w:date="2026-01-01T00:00:00Z">
        <w:r>
          <w:delText xml:space="preserve">, and</w:delText>
        </w:r>
      </w:del>
    </w:p>
    <w:p>
      <w:pPr>
        <w:pStyle w:val="FirstParagraph"/>
      </w:pPr>
      <w:ins w:id="4786" w:author="PR Preview" w:date="2026-01-01T00:00:00Z">
        <w:r>
          <w:t xml:space="preserve">The inner product of</w:t>
        </w:r>
      </w:ins>
      <w:ins w:id="4787" w:author="PR Preview" w:date="2026-01-01T00:00:00Z">
        <w:r>
          <w:t xml:space="preserve"> </w:t>
        </w:r>
      </w:ins>
      <w:ins w:id="4788" w:author="PR Preview" w:date="2026-01-01T00:00:00Z">
        <w:r>
          <w:t xml:space="preserve">$\mathord{\smash[b]{\underset{\raise.3ex\hbox{$\scriptstyle\sim$}}{x}}\vphantom{x}}$</w:t>
        </w:r>
      </w:ins>
      <w:ins w:id="4789" w:author="PR Preview" w:date="2026-01-01T00:00:00Z">
        <w:r>
          <w:t xml:space="preserve"> </w:t>
        </w:r>
      </w:ins>
      <w:ins w:id="4790" w:author="PR Preview" w:date="2026-01-01T00:00:00Z">
        <w:r>
          <w:t xml:space="preserve">with itself is 14, which is positive.</w:t>
        </w:r>
      </w:ins>
      <w:ins w:id="4791" w:author="PR Preview" w:date="2026-01-01T00:00:00Z">
        <w:r>
          <w:t xml:space="preserve"> </w:t>
        </w:r>
      </w:ins>
      <w:ins w:id="4792" w:author="PR Preview" w:date="2026-01-01T00:00:00Z">
        <w:r>
          <w:t xml:space="preserve">The two orders give the same number, 7 and 7.</w:t>
        </w:r>
      </w:ins>
      <w:ins w:id="4793" w:author="PR Preview" w:date="2026-01-01T00:00:00Z">
        <w:r>
          <w:t xml:space="preserve"> </w:t>
        </w:r>
      </w:ins>
      <w:ins w:id="4794" w:author="PR Preview" w:date="2026-01-01T00:00:00Z">
        <w:r>
          <w:t xml:space="preserve">Both sides of the linearity axiom equal 28.</w:t>
        </w:r>
      </w:ins>
      <w:ins w:id="4795" w:author="PR Preview" w:date="2026-01-01T00:00:00Z">
        <w:r>
          <w:t xml:space="preserve"> </w:t>
        </w:r>
      </w:ins>
      <w:ins w:id="4796" w:author="PR Preview" w:date="2026-01-01T00:00:00Z">
        <w:r>
          <w:t xml:space="preserve">The matrix of numbers</w:t>
        </w:r>
      </w:ins>
      <w:ins w:id="4797" w:author="PR Preview" w:date="2026-01-01T00:00:00Z">
        <w:r>
          <w:t xml:space="preserve"> </w:t>
        </w:r>
      </w:ins>
      <w:ins w:id="4798" w:author="PR Preview" w:date="2026-01-01T00:00:00Z">
        <w:r>
  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  </w:r>
      </w:ins>
      <w:ins w:id="4799" w:author="PR Preview" w:date="2026-01-01T00:00:00Z">
        <w:r>
          <w:t xml:space="preserve"> </w:t>
        </w:r>
      </w:ins>
      <w:ins w:id="4800" w:author="PR Preview" w:date="2026-01-01T00:00:00Z">
        <w:r>
          <w:t xml:space="preserve">is</w:t>
        </w:r>
      </w:ins>
      <w:ins w:id="4801" w:author="PR Preview" w:date="2026-01-01T00:00:00Z">
        <w:r>
          <w:t xml:space="preserve"> </w:t>
        </w:r>
      </w:ins>
      <w:ins w:id="4802" w:author="PR Preview" w:date="2026-01-01T00:00:00Z">
        <w:r>
          <w:t xml:space="preserve">equal to</w:t>
        </w:r>
      </w:ins>
      <w:ins w:id="480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804" w:author="PR Preview" w:date="2026-01-01T00:00:00Z">
        <w:r>
          <w:t xml:space="preserve">,</w:t>
        </w:r>
      </w:ins>
      <w:ins w:id="4805" w:author="PR Preview" w:date="2026-01-01T00:00:00Z">
        <w:r>
          <w:t xml:space="preserve"> </w:t>
        </w:r>
      </w:ins>
      <w:ins w:id="4806" w:author="PR Preview" w:date="2026-01-01T00:00:00Z">
        <w:r>
          <w:t xml:space="preserve">as the converse in</w:t>
        </w:r>
      </w:ins>
      <w:ins w:id="4807" w:author="PR Preview" w:date="2026-01-01T00:00:00Z">
        <w:r>
          <w:t xml:space="preserve"> </w:t>
        </w:r>
      </w:ins>
      <w:hyperlink w:anchor="thm-matrix-induced-inner-product">
        <w:ins w:id="4808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4809" w:author="PR Preview" w:date="2026-01-01T00:00:00Z">
        <w:r>
          <w:t xml:space="preserve"> </w:t>
        </w:r>
      </w:ins>
      <w:ins w:id="4810" w:author="PR Preview" w:date="2026-01-01T00:00:00Z">
        <w:r>
          <w:t xml:space="preserve">says.</w:t>
        </w:r>
      </w:ins>
    </w:p>
    <w:bookmarkEnd w:id="150"/>
    <w:bookmarkStart w:id="151" w:name="cor-pd-transpose-product"/>
    <w:p>
      <w:pPr>
        <w:pStyle w:val="BodyText"/>
      </w:pPr>
      <w:ins w:id="4811" w:author="PR Preview" w:date="2026-01-01T00:00:00Z">
        <w:r>
          <w:rPr>
            <w:b/>
            <w:bCs/>
          </w:rPr>
          <w:t xml:space="preserve">Corollary 3 (A positive definite matrix is a transpose product)</w:t>
        </w:r>
      </w:ins>
      <w:ins w:id="4812" w:author="PR Preview" w:date="2026-01-01T00:00:00Z">
        <w:r>
          <w:t xml:space="preserve"> </w:t>
        </w:r>
      </w:ins>
      <w:ins w:id="4813" w:author="PR Preview" w:date="2026-01-01T00:00:00Z">
        <w:r>
          <w:t xml:space="preserve">Let</w:t>
        </w:r>
      </w:ins>
      <w:ins w:id="481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815" w:author="PR Preview" w:date="2026-01-01T00:00:00Z">
        <w:r>
          <w:t xml:space="preserve"> </w:t>
        </w:r>
      </w:ins>
      <w:ins w:id="4816" w:author="PR Preview" w:date="2026-01-01T00:00:00Z">
        <w:r>
          <w:t xml:space="preserve">be a</w:t>
        </w:r>
      </w:ins>
      <w:ins w:id="481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818" w:author="PR Preview" w:date="2026-01-01T00:00:00Z">
        <w:r>
          <w:t xml:space="preserve"> </w:t>
        </w:r>
      </w:ins>
      <w:ins w:id="4819" w:author="PR Preview" w:date="2026-01-01T00:00:00Z">
        <w:r>
          <w:t xml:space="preserve">symmetric positive definite matrix (</w:t>
        </w:r>
      </w:ins>
      <w:hyperlink w:anchor="def-positive-definite">
        <w:ins w:id="4820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4821" w:author="PR Preview" w:date="2026-01-01T00:00:00Z">
        <w:r>
          <w:t xml:space="preserve">).</w:t>
        </w:r>
      </w:ins>
      <w:ins w:id="4822" w:author="PR Preview" w:date="2026-01-01T00:00:00Z">
        <w:r>
          <w:t xml:space="preserve"> </w:t>
        </w:r>
      </w:ins>
      <w:ins w:id="4823" w:author="PR Preview" w:date="2026-01-01T00:00:00Z">
        <w:r>
          <w:t xml:space="preserve">Then</w:t>
        </w:r>
      </w:ins>
      <w:ins w:id="482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4825" w:author="PR Preview" w:date="2026-01-01T00:00:00Z">
        <w:r>
          <w:t xml:space="preserve"> </w:t>
        </w:r>
      </w:ins>
      <w:ins w:id="4826" w:author="PR Preview" w:date="2026-01-01T00:00:00Z">
        <w:r>
          <w:t xml:space="preserve">for some invertible</w:t>
        </w:r>
      </w:ins>
      <w:ins w:id="482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828" w:author="PR Preview" w:date="2026-01-01T00:00:00Z">
        <w:r>
          <w:t xml:space="preserve"> </w:t>
        </w:r>
      </w:ins>
      <w:ins w:id="4829" w:author="PR Preview" w:date="2026-01-01T00:00:00Z">
        <w:r>
          <w:t xml:space="preserve">matrix</w:t>
        </w:r>
      </w:ins>
      <w:ins w:id="4830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</m:oMath>
      <w:ins w:id="4831" w:author="PR Preview" w:date="2026-01-01T00:00:00Z">
        <w:r>
          <w:t xml:space="preserve">.</w:t>
        </w:r>
      </w:ins>
    </w:p>
    <w:bookmarkEnd w:id="151"/>
    <w:p>
      <w:pPr>
        <w:pStyle w:val="BodyText"/>
      </w:pPr>
      <w:ins w:id="4832" w:author="PR Preview" w:date="2026-01-01T00:00:00Z">
        <w:r>
          <w:rPr>
            <w:i/>
            <w:iCs/>
          </w:rPr>
          <w:t xml:space="preserve">Proof</w:t>
        </w:r>
      </w:ins>
      <w:ins w:id="4833" w:author="PR Preview" w:date="2026-01-01T00:00:00Z">
        <w:r>
          <w:t xml:space="preserve">. </w:t>
        </w:r>
      </w:ins>
      <w:ins w:id="4834" w:author="PR Preview" w:date="2026-01-01T00:00:00Z">
        <w:r>
          <w:t xml:space="preserve">By the spectral theorem (</w:t>
        </w:r>
      </w:ins>
      <w:hyperlink w:anchor="thm-spectral">
        <w:ins w:id="4835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4836" w:author="PR Preview" w:date="2026-01-01T00:00:00Z">
        <w:r>
          <w:t xml:space="preserve">),</w:t>
        </w:r>
      </w:ins>
      <w:ins w:id="483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838" w:author="PR Preview" w:date="2026-01-01T00:00:00Z">
        <w:r>
          <w:t xml:space="preserve"> </w:t>
        </w:r>
      </w:ins>
      <w:ins w:id="4839" w:author="PR Preview" w:date="2026-01-01T00:00:00Z">
        <w:r>
          <w:t xml:space="preserve">with</w:t>
        </w:r>
      </w:ins>
      <w:ins w:id="4840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4841" w:author="PR Preview" w:date="2026-01-01T00:00:00Z">
        <w:r>
          <w:t xml:space="preserve"> </w:t>
        </w:r>
      </w:ins>
      <w:ins w:id="4842" w:author="PR Preview" w:date="2026-01-01T00:00:00Z">
        <w:r>
          <w:t xml:space="preserve">orthogonal and</w:t>
        </w:r>
      </w:ins>
      <w:ins w:id="4843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4844" w:author="PR Preview" w:date="2026-01-01T00:00:00Z">
        <w:r>
          <w:t xml:space="preserve"> </w:t>
        </w:r>
      </w:ins>
      <w:ins w:id="4845" w:author="PR Preview" w:date="2026-01-01T00:00:00Z">
        <w:r>
          <w:t xml:space="preserve">diagonal with the eigenvalues</w:t>
        </w:r>
      </w:ins>
      <w:ins w:id="4846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</m:oMath>
      <w:ins w:id="4847" w:author="PR Preview" w:date="2026-01-01T00:00:00Z">
        <w:r>
          <w:t xml:space="preserve"> </w:t>
        </w:r>
      </w:ins>
      <w:ins w:id="4848" w:author="PR Preview" w:date="2026-01-01T00:00:00Z">
        <w:r>
          <w:t xml:space="preserve">of</w:t>
        </w:r>
      </w:ins>
      <w:ins w:id="484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850" w:author="PR Preview" w:date="2026-01-01T00:00:00Z">
        <w:r>
          <w:t xml:space="preserve"> </w:t>
        </w:r>
      </w:ins>
      <w:ins w:id="4851" w:author="PR Preview" w:date="2026-01-01T00:00:00Z">
        <w:r>
          <w:t xml:space="preserve">on its diagonal.</w:t>
        </w:r>
      </w:ins>
      <w:ins w:id="4852" w:author="PR Preview" w:date="2026-01-01T00:00:00Z">
        <w:r>
          <w:t xml:space="preserve"> </w:t>
        </w:r>
      </w:ins>
      <w:ins w:id="4853" w:author="PR Preview" w:date="2026-01-01T00:00:00Z">
        <w:r>
          <w:t xml:space="preserve">These are positive (</w:t>
        </w:r>
      </w:ins>
      <w:hyperlink w:anchor="thm-definite-eigenvalues">
        <w:ins w:id="4854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4855" w:author="PR Preview" w:date="2026-01-01T00:00:00Z">
        <w:r>
          <w:t xml:space="preserve">),</w:t>
        </w:r>
      </w:ins>
      <w:ins w:id="4856" w:author="PR Preview" w:date="2026-01-01T00:00:00Z">
        <w:r>
          <w:t xml:space="preserve"> </w:t>
        </w:r>
      </w:ins>
      <w:ins w:id="4857" w:author="PR Preview" w:date="2026-01-01T00:00:00Z">
        <w:r>
          <w:t xml:space="preserve">so</w:t>
        </w:r>
      </w:ins>
      <w:ins w:id="4858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4859" w:author="PR Preview" w:date="2026-01-01T00:00:00Z">
        <w:r>
          <w:t xml:space="preserve">, the diagonal matrix with entries</w:t>
        </w:r>
      </w:ins>
      <w:ins w:id="4860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ins w:id="4861" w:author="PR Preview" w:date="2026-01-01T00:00:00Z">
        <w:r>
          <w:t xml:space="preserve">, is defined.</w:t>
        </w:r>
      </w:ins>
      <w:ins w:id="4862" w:author="PR Preview" w:date="2026-01-01T00:00:00Z">
        <w:r>
          <w:t xml:space="preserve"> </w:t>
        </w:r>
      </w:ins>
      <w:ins w:id="4863" w:author="PR Preview" w:date="2026-01-01T00:00:00Z">
        <w:r>
          <w:t xml:space="preserve">Take</w:t>
        </w:r>
      </w:ins>
      <w:ins w:id="4864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865" w:author="PR Preview" w:date="2026-01-01T00:00:00Z">
        <w:r>
          <w:t xml:space="preserve">.</w:t>
        </w:r>
      </w:ins>
      <w:ins w:id="4866" w:author="PR Preview" w:date="2026-01-01T00:00:00Z">
        <w:r>
          <w:t xml:space="preserve"> </w:t>
        </w:r>
      </w:ins>
      <w:ins w:id="4867" w:author="PR Preview" w:date="2026-01-01T00:00:00Z">
        <w:r>
          <w:t xml:space="preserve">Since</w:t>
        </w:r>
      </w:ins>
      <w:ins w:id="4868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4869" w:author="PR Preview" w:date="2026-01-01T00:00:00Z">
        <w:r>
          <w:t xml:space="preserve"> </w:t>
        </w:r>
      </w:ins>
      <w:ins w:id="4870" w:author="PR Preview" w:date="2026-01-01T00:00:00Z">
        <w:r>
          <w:t xml:space="preserve">is diagonal,</w:t>
        </w:r>
      </w:ins>
      <w:ins w:id="487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4872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2" w:name="thm-whitening-inner-product"/>
    <w:p>
      <w:pPr>
        <w:pStyle w:val="BodyText"/>
      </w:pPr>
      <w:del w:id="4873" w:author="PR Preview" w:date="2026-01-01T00:00:00Z">
        <w:r>
          <w:rPr>
            <w:b/>
            <w:bCs/>
          </w:rPr>
          <w:delText xml:space="preserve">Theorem 17 (A matrix-induced inner product is a dot product of transformed vectors)</w:delText>
        </w:r>
      </w:del>
      <w:del w:id="4874" w:author="PR Preview" w:date="2026-01-01T00:00:00Z">
        <w:r>
          <w:delText xml:space="preserve"> </w:delText>
        </w:r>
      </w:del>
      <w:del w:id="4875" w:author="PR Preview" w:date="2026-01-01T00:00:00Z">
        <w:r>
          <w:delText xml:space="preserve">Let</w:delText>
        </w:r>
      </w:del>
      <w:del w:id="487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877" w:author="PR Preview" w:date="2026-01-01T00:00:00Z">
        <w:r>
          <w:delText xml:space="preserve"> </w:delText>
        </w:r>
      </w:del>
      <w:del w:id="4878" w:author="PR Preview" w:date="2026-01-01T00:00:00Z">
        <w:r>
          <w:delText xml:space="preserve">be a</w:delText>
        </w:r>
      </w:del>
      <w:del w:id="487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4880" w:author="PR Preview" w:date="2026-01-01T00:00:00Z">
        <w:r>
          <w:delText xml:space="preserve"> </w:delText>
        </w:r>
      </w:del>
      <w:del w:id="4881" w:author="PR Preview" w:date="2026-01-01T00:00:00Z">
        <w:r>
          <w:delText xml:space="preserve">symmetric positive definite matrix,</w:delText>
        </w:r>
      </w:del>
      <w:del w:id="4882" w:author="PR Preview" w:date="2026-01-01T00:00:00Z">
        <w:r>
          <w:delText xml:space="preserve"> </w:delText>
        </w:r>
      </w:del>
      <w:del w:id="4883" w:author="PR Preview" w:date="2026-01-01T00:00:00Z">
        <w:r>
          <w:delText xml:space="preserve">and let</w:delText>
        </w:r>
      </w:del>
      <w:del w:id="4884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</m:oMath>
      <w:del w:id="4885" w:author="PR Preview" w:date="2026-01-01T00:00:00Z">
        <w:r>
          <w:delText xml:space="preserve"> </w:delText>
        </w:r>
      </w:del>
      <w:del w:id="4886" w:author="PR Preview" w:date="2026-01-01T00:00:00Z">
        <w:r>
          <w:delText xml:space="preserve">be any</w:delText>
        </w:r>
      </w:del>
      <w:del w:id="488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4888" w:author="PR Preview" w:date="2026-01-01T00:00:00Z">
        <w:r>
          <w:delText xml:space="preserve"> </w:delText>
        </w:r>
      </w:del>
      <w:del w:id="4889" w:author="PR Preview" w:date="2026-01-01T00:00:00Z">
        <w:r>
          <w:delText xml:space="preserve">matrix with</w:delText>
        </w:r>
      </w:del>
      <w:del w:id="489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4891" w:author="PR Preview" w:date="2026-01-01T00:00:00Z">
        <w:r>
          <w:delText xml:space="preserve">.</w:delText>
        </w:r>
      </w:del>
      <w:del w:id="4892" w:author="PR Preview" w:date="2026-01-01T00:00:00Z">
        <w:r>
          <w:delText xml:space="preserve"> </w:delText>
        </w:r>
      </w:del>
      <w:del w:id="4893" w:author="PR Preview" w:date="2026-01-01T00:00:00Z">
        <w:r>
          <w:delText xml:space="preserve">Then for all</w:delText>
        </w:r>
      </w:del>
      <w:del w:id="489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895" w:author="PR Preview" w:date="2026-01-01T00:00:00Z">
        <w:r>
          <w:delText xml:space="preserve">, the</w:delText>
        </w:r>
      </w:del>
      <w:del w:id="489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897" w:author="PR Preview" w:date="2026-01-01T00:00:00Z">
        <w:r>
          <w:delText xml:space="preserve">-inner product (</w:delText>
        </w:r>
      </w:del>
      <w:hyperlink w:anchor="def-matrix-induced-inner-product">
        <w:del w:id="4898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4899" w:author="PR Preview" w:date="2026-01-01T00:00:00Z">
        <w:r>
          <w:delText xml:space="preserve">) satisfies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900" w:author="PR Preview" w:date="2026-01-01T00:00:00Z">
        <w:r>
          <w:rPr>
            <w:i/>
            <w:iCs/>
          </w:rPr>
          <w:delText xml:space="preserve">Proof</w:delText>
        </w:r>
      </w:del>
      <w:del w:id="4901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4902" w:author="PR Preview" w:date="2026-01-01T00:00:00Z">
        <w:r>
          <w:rPr>
            <w:i/>
            <w:iCs/>
          </w:rPr>
          <w:delText xml:space="preserve">Remark 19</w:delText>
        </w:r>
      </w:del>
      <w:del w:id="4903" w:author="PR Preview" w:date="2026-01-01T00:00:00Z">
        <w:r>
          <w:delText xml:space="preserve"> (Inner product spaces in machine learning). </w:delText>
        </w:r>
      </w:del>
      <w:del w:id="4904" w:author="PR Preview" w:date="2026-01-01T00:00:00Z">
        <w:r>
          <w:delText xml:space="preserve">In machine learning and statistics, choosing or learning an inner product space</w:delText>
        </w:r>
      </w:del>
      <w:del w:id="4905" w:author="PR Preview" w:date="2026-01-01T00:00:00Z">
        <w:r>
          <w:delText xml:space="preserve"> </w:delText>
        </w:r>
      </w:del>
      <w:del w:id="4906" w:author="PR Preview" w:date="2026-01-01T00:00:00Z">
        <w:r>
          <w:delText xml:space="preserve">tailors geometric notions of distance, angle, and projection to the structure of the data:</w:delText>
        </w:r>
      </w:del>
    </w:p>
    <w:p>
      <w:pPr>
        <w:numPr>
          <w:ilvl w:val="0"/>
          <w:numId w:val="1010"/>
        </w:numPr>
      </w:pPr>
      <w:del w:id="4907" w:author="PR Preview" w:date="2026-01-01T00:00:00Z">
        <w:r>
          <w:rPr>
            <w:b/>
            <w:bCs/>
          </w:rPr>
          <w:delText xml:space="preserve">Mahalanobis metric and whitening</w:delText>
        </w:r>
      </w:del>
      <w:del w:id="4908" w:author="PR Preview" w:date="2026-01-01T00:00:00Z">
        <w:r>
          <w:delText xml:space="preserve">:</w:delText>
        </w:r>
      </w:del>
      <w:del w:id="4909" w:author="PR Preview" w:date="2026-01-01T00:00:00Z">
        <w:r>
          <w:delText xml:space="preserve"> </w:delText>
        </w:r>
      </w:del>
      <w:del w:id="4910" w:author="PR Preview" w:date="2026-01-01T00:00:00Z">
        <w:r>
          <w:delText xml:space="preserve">Standard Euclidean distance treats all coordinate axes identically, ignoring feature correlations and variance differences.</w:delText>
        </w:r>
      </w:del>
      <w:del w:id="4911" w:author="PR Preview" w:date="2026-01-01T00:00:00Z">
        <w:r>
          <w:delText xml:space="preserve"> </w:delText>
        </w:r>
      </w:del>
      <w:del w:id="4912" w:author="PR Preview" w:date="2026-01-01T00:00:00Z">
        <w:r>
          <w:delText xml:space="preserve">If data features have a symmetric positive definite covariance matrix</w:delText>
        </w:r>
      </w:del>
      <w:del w:id="4913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4914" w:author="PR Preview" w:date="2026-01-01T00:00:00Z">
        <w:r>
          <w:delText xml:space="preserve"> </w:delText>
        </w:r>
      </w:del>
      <w:del w:id="4915" w:author="PR Preview" w:date="2026-01-01T00:00:00Z">
        <w:r>
          <w:delText xml:space="preserve">(</w:delText>
        </w:r>
      </w:del>
      <w:hyperlink w:anchor="def-positive-definite">
        <w:del w:id="4916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4917" w:author="PR Preview" w:date="2026-01-01T00:00:00Z">
        <w:r>
          <w:delText xml:space="preserve">),</w:delText>
        </w:r>
      </w:del>
      <w:del w:id="4918" w:author="PR Preview" w:date="2026-01-01T00:00:00Z">
        <w:r>
          <w:delText xml:space="preserve"> </w:delText>
        </w:r>
      </w:del>
      <w:del w:id="4919" w:author="PR Preview" w:date="2026-01-01T00:00:00Z">
        <w:r>
          <w:delText xml:space="preserve">the precision matrix</w:delText>
        </w:r>
      </w:del>
      <w:del w:id="492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4921" w:author="PR Preview" w:date="2026-01-01T00:00:00Z">
        <w:r>
          <w:delText xml:space="preserve"> </w:delText>
        </w:r>
      </w:del>
      <w:del w:id="4922" w:author="PR Preview" w:date="2026-01-01T00:00:00Z">
        <w:r>
          <w:delText xml:space="preserve">(</w:delText>
        </w:r>
      </w:del>
      <w:hyperlink w:anchor="thm-pd-inverse">
        <w:del w:id="4923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4924" w:author="PR Preview" w:date="2026-01-01T00:00:00Z">
        <w:r>
          <w:delText xml:space="preserve">) defines the Mahalanobis inner product</w:delText>
        </w:r>
      </w:del>
      <w:del w:id="492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926" w:author="PR Preview" w:date="2026-01-01T00:00:00Z">
        <w:r>
          <w:delText xml:space="preserve">.</w:delText>
        </w:r>
      </w:del>
      <w:del w:id="4927" w:author="PR Preview" w:date="2026-01-01T00:00:00Z">
        <w:r>
          <w:delText xml:space="preserve"> </w:delText>
        </w:r>
      </w:del>
      <w:del w:id="4928" w:author="PR Preview" w:date="2026-01-01T00:00:00Z">
        <w:r>
          <w:delText xml:space="preserve">The induced distance</w:delText>
        </w:r>
      </w:del>
      <w:del w:id="4929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del w:id="4930" w:author="PR Preview" w:date="2026-01-01T00:00:00Z">
        <w:r>
          <w:delText xml:space="preserve"> </w:delText>
        </w:r>
      </w:del>
      <w:del w:id="4931" w:author="PR Preview" w:date="2026-01-01T00:00:00Z">
        <w:r>
          <w:delText xml:space="preserve">measures statistical distance normalized by variance along each principal direction.</w:delText>
        </w:r>
      </w:del>
      <w:del w:id="4932" w:author="PR Preview" w:date="2026-01-01T00:00:00Z">
        <w:r>
          <w:delText xml:space="preserve"> </w:delText>
        </w:r>
      </w:del>
      <w:del w:id="4933" w:author="PR Preview" w:date="2026-01-01T00:00:00Z">
        <w:r>
          <w:delText xml:space="preserve">Factoring</w:delText>
        </w:r>
      </w:del>
      <w:del w:id="4934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4935" w:author="PR Preview" w:date="2026-01-01T00:00:00Z">
        <w:r>
          <w:delText xml:space="preserve"> </w:delText>
        </w:r>
      </w:del>
      <w:del w:id="4936" w:author="PR Preview" w:date="2026-01-01T00:00:00Z">
        <w:r>
          <w:delText xml:space="preserve">(via Cholesky or spectral decomposition,</w:delText>
        </w:r>
      </w:del>
      <w:del w:id="4937" w:author="PR Preview" w:date="2026-01-01T00:00:00Z">
        <w:r>
          <w:delText xml:space="preserve"> </w:delText>
        </w:r>
      </w:del>
      <w:hyperlink w:anchor="cor-pd-transpose-product">
        <w:del w:id="4938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4939" w:author="PR Preview" w:date="2026-01-01T00:00:00Z">
        <w:r>
          <w:delText xml:space="preserve">),</w:delText>
        </w:r>
      </w:del>
      <w:del w:id="4940" w:author="PR Preview" w:date="2026-01-01T00:00:00Z">
        <w:r>
          <w:delText xml:space="preserve"> </w:delText>
        </w:r>
      </w:del>
      <w:del w:id="4941" w:author="PR Preview" w:date="2026-01-01T00:00:00Z">
        <w:r>
          <w:delText xml:space="preserve">this inner product is the Euclidean dot product of the whitened vectors</w:delText>
        </w:r>
      </w:del>
      <w:del w:id="4942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943" w:author="PR Preview" w:date="2026-01-01T00:00:00Z">
        <w:r>
          <w:delText xml:space="preserve"> </w:delText>
        </w:r>
      </w:del>
      <w:del w:id="4944" w:author="PR Preview" w:date="2026-01-01T00:00:00Z">
        <w:r>
          <w:delText xml:space="preserve">and</w:delText>
        </w:r>
      </w:del>
      <w:del w:id="4945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946" w:author="PR Preview" w:date="2026-01-01T00:00:00Z">
        <w:r>
          <w:delText xml:space="preserve"> </w:delText>
        </w:r>
      </w:del>
      <w:del w:id="4947" w:author="PR Preview" w:date="2026-01-01T00:00:00Z">
        <w:r>
          <w:delText xml:space="preserve">(</w:delText>
        </w:r>
      </w:del>
      <w:hyperlink w:anchor="thm-whitening-inner-product">
        <w:del w:id="4948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4949" w:author="PR Preview" w:date="2026-01-01T00:00:00Z">
        <w:r>
          <w:delText xml:space="preserve">).</w:delText>
        </w:r>
      </w:del>
    </w:p>
    <w:p>
      <w:pPr>
        <w:numPr>
          <w:ilvl w:val="0"/>
          <w:numId w:val="1010"/>
        </w:numPr>
      </w:pPr>
      <w:del w:id="4950" w:author="PR Preview" w:date="2026-01-01T00:00:00Z">
        <w:r>
          <w:rPr>
            <w:b/>
            <w:bCs/>
          </w:rPr>
          <w:delText xml:space="preserve">The kernel trick and reproducing kernel Hilbert spaces (RKHS)</w:delText>
        </w:r>
      </w:del>
      <w:del w:id="4951" w:author="PR Preview" w:date="2026-01-01T00:00:00Z">
        <w:r>
          <w:delText xml:space="preserve">:</w:delText>
        </w:r>
      </w:del>
      <w:del w:id="4952" w:author="PR Preview" w:date="2026-01-01T00:00:00Z">
        <w:r>
          <w:delText xml:space="preserve"> </w:delText>
        </w:r>
      </w:del>
      <w:del w:id="4953" w:author="PR Preview" w:date="2026-01-01T00:00:00Z">
        <w:r>
          <w:delText xml:space="preserve">Algorithms such as support vector machines (SVMs), kernel ridge regression, and Gaussian processes depend on training vectors solely through pairwise inner products</w:delText>
        </w:r>
      </w:del>
      <w:del w:id="495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del w:id="4955" w:author="PR Preview" w:date="2026-01-01T00:00:00Z">
        <w:r>
          <w:delText xml:space="preserve">.</w:delText>
        </w:r>
      </w:del>
      <w:del w:id="4956" w:author="PR Preview" w:date="2026-01-01T00:00:00Z">
        <w:r>
          <w:delText xml:space="preserve"> </w:delText>
        </w:r>
      </w:del>
      <w:del w:id="4957" w:author="PR Preview" w:date="2026-01-01T00:00:00Z">
        <w:r>
          <w:delText xml:space="preserve">By mapping data into a higher- or infinite-dimensional inner product space via a feature map</w:delText>
        </w:r>
      </w:del>
      <w:del w:id="4958" w:author="PR Preview" w:date="2026-01-01T00:00:00Z">
        <w:r>
          <w:delText xml:space="preserve"> </w:delText>
        </w:r>
      </w:del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del w:id="4959" w:author="PR Preview" w:date="2026-01-01T00:00:00Z">
        <w:r>
          <w:delText xml:space="preserve">,</w:delText>
        </w:r>
      </w:del>
      <w:del w:id="4960" w:author="PR Preview" w:date="2026-01-01T00:00:00Z">
        <w:r>
          <w:delText xml:space="preserve"> </w:delText>
        </w:r>
      </w:del>
      <w:del w:id="4961" w:author="PR Preview" w:date="2026-01-01T00:00:00Z">
        <w:r>
          <w:delText xml:space="preserve">the kernel trick replaces the computation of</w:delText>
        </w:r>
      </w:del>
      <w:del w:id="4962" w:author="PR Preview" w:date="2026-01-01T00:00:00Z">
        <w:r>
          <w:delText xml:space="preserve"> </w:delText>
        </w:r>
      </w:del>
      <m:oMath>
        <m:r>
          <m:t>ϕ</m:t>
        </m:r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4963" w:author="PR Preview" w:date="2026-01-01T00:00:00Z">
        <w:r>
          <w:delText xml:space="preserve"> </w:delText>
        </w:r>
      </w:del>
      <w:del w:id="4964" w:author="PR Preview" w:date="2026-01-01T00:00:00Z">
        <w:r>
          <w:delText xml:space="preserve">with an evaluation of a positive definite kernel function: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4965" w:author="PR Preview" w:date="2026-01-01T00:00:00Z">
        <w:r>
          <w:rPr>
            <w:b/>
            <w:bCs/>
          </w:rPr>
          <w:t xml:space="preserve">Theorem 18 (A matrix-induced inner product is a dot product of transformed vectors)</w:t>
        </w:r>
      </w:ins>
      <w:ins w:id="4966" w:author="PR Preview" w:date="2026-01-01T00:00:00Z">
        <w:r>
          <w:t xml:space="preserve"> </w:t>
        </w:r>
      </w:ins>
      <w:ins w:id="4967" w:author="PR Preview" w:date="2026-01-01T00:00:00Z">
        <w:r>
          <w:t xml:space="preserve">Let</w:t>
        </w:r>
      </w:ins>
      <w:ins w:id="496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969" w:author="PR Preview" w:date="2026-01-01T00:00:00Z">
        <w:r>
          <w:t xml:space="preserve"> </w:t>
        </w:r>
      </w:ins>
      <w:ins w:id="4970" w:author="PR Preview" w:date="2026-01-01T00:00:00Z">
        <w:r>
          <w:t xml:space="preserve">be a</w:t>
        </w:r>
      </w:ins>
      <w:ins w:id="497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972" w:author="PR Preview" w:date="2026-01-01T00:00:00Z">
        <w:r>
          <w:t xml:space="preserve"> </w:t>
        </w:r>
      </w:ins>
      <w:ins w:id="4973" w:author="PR Preview" w:date="2026-01-01T00:00:00Z">
        <w:r>
          <w:t xml:space="preserve">symmetric positive definite matrix,</w:t>
        </w:r>
      </w:ins>
      <w:ins w:id="4974" w:author="PR Preview" w:date="2026-01-01T00:00:00Z">
        <w:r>
          <w:t xml:space="preserve"> </w:t>
        </w:r>
      </w:ins>
      <w:ins w:id="4975" w:author="PR Preview" w:date="2026-01-01T00:00:00Z">
        <w:r>
          <w:t xml:space="preserve">and let</w:t>
        </w:r>
      </w:ins>
      <w:ins w:id="4976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</m:oMath>
      <w:ins w:id="4977" w:author="PR Preview" w:date="2026-01-01T00:00:00Z">
        <w:r>
          <w:t xml:space="preserve"> </w:t>
        </w:r>
      </w:ins>
      <w:ins w:id="4978" w:author="PR Preview" w:date="2026-01-01T00:00:00Z">
        <w:r>
          <w:t xml:space="preserve">be any</w:t>
        </w:r>
      </w:ins>
      <w:ins w:id="497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980" w:author="PR Preview" w:date="2026-01-01T00:00:00Z">
        <w:r>
          <w:t xml:space="preserve"> </w:t>
        </w:r>
      </w:ins>
      <w:ins w:id="4981" w:author="PR Preview" w:date="2026-01-01T00:00:00Z">
        <w:r>
          <w:t xml:space="preserve">matrix with</w:t>
        </w:r>
      </w:ins>
      <w:ins w:id="498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4983" w:author="PR Preview" w:date="2026-01-01T00:00:00Z">
        <w:r>
          <w:t xml:space="preserve">.</w:t>
        </w:r>
      </w:ins>
      <w:ins w:id="4984" w:author="PR Preview" w:date="2026-01-01T00:00:00Z">
        <w:r>
          <w:t xml:space="preserve"> </w:t>
        </w:r>
      </w:ins>
      <w:ins w:id="4985" w:author="PR Preview" w:date="2026-01-01T00:00:00Z">
        <w:r>
          <w:t xml:space="preserve">Then for all</w:t>
        </w:r>
      </w:ins>
      <w:ins w:id="4986" w:author="PR Preview" w:date="2026-01-01T00:00:00Z">
        <w:r>
          <w:t xml:space="preserve"> </w:t>
        </w:r>
      </w:ins>
      <w:ins w:id="4987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4988" w:author="PR Preview" w:date="2026-01-01T00:00:00Z">
        <w:r>
          <w:t xml:space="preserve">, the</w:t>
        </w:r>
      </w:ins>
      <w:ins w:id="498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990" w:author="PR Preview" w:date="2026-01-01T00:00:00Z">
        <w:r>
          <w:t xml:space="preserve">-inner product (</w:t>
        </w:r>
      </w:ins>
      <w:hyperlink w:anchor="def-matrix-induced-inner-product">
        <w:ins w:id="4991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4992" w:author="PR Preview" w:date="2026-01-01T00:00:00Z">
        <w:r>
          <w:t xml:space="preserve">) satisfies</w:t>
        </w:r>
      </w:ins>
    </w:p>
    <w:p>
      <w:pPr>
        <w:pStyle w:val="BodyText"/>
      </w:pPr>
      <w:ins w:id="4993" w:author="PR Preview" w:date="2026-01-01T00:00:00Z">
        <w:r>
  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  </w:r>
      </w:ins>
    </w:p>
    <w:bookmarkEnd w:id="152"/>
    <w:p>
      <w:pPr>
        <w:pStyle w:val="FirstParagraph"/>
      </w:pPr>
      <w:ins w:id="4994" w:author="PR Preview" w:date="2026-01-01T00:00:00Z">
        <w:r>
          <w:rPr>
            <w:i/>
            <w:iCs/>
          </w:rPr>
          <w:t xml:space="preserve">Proof</w:t>
        </w:r>
      </w:ins>
      <w:ins w:id="4995" w:author="PR Preview" w:date="2026-01-01T00:00:00Z">
        <w:r>
          <w:t xml:space="preserve">. </w:t>
        </w:r>
      </w:ins>
    </w:p>
    <w:p>
      <w:pPr>
        <w:pStyle w:val="BodyText"/>
      </w:pPr>
      <w:ins w:id="4996" w:author="PR Preview" w:date="2026-01-01T00:00:00Z">
        <w:r>
  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  </w:r>
      </w:ins>
    </w:p>
    <w:bookmarkStart w:id="155" w:name="rem-inner-products-machine-learning"/>
    <w:p>
      <w:pPr>
        <w:pStyle w:val="FirstParagraph"/>
      </w:pPr>
      <w:ins w:id="4997" w:author="PR Preview" w:date="2026-01-01T00:00:00Z">
        <w:r>
          <w:rPr>
            <w:i/>
            <w:iCs/>
          </w:rPr>
          <w:t xml:space="preserve">Remark 20</w:t>
        </w:r>
      </w:ins>
      <w:ins w:id="4998" w:author="PR Preview" w:date="2026-01-01T00:00:00Z">
        <w:r>
          <w:t xml:space="preserve"> (Inner product spaces in machine learning). </w:t>
        </w:r>
      </w:ins>
      <w:ins w:id="4999" w:author="PR Preview" w:date="2026-01-01T00:00:00Z">
        <w:r>
          <w:t xml:space="preserve">In machine learning and statistics, choosing or learning an inner product space</w:t>
        </w:r>
      </w:ins>
      <w:ins w:id="5000" w:author="PR Preview" w:date="2026-01-01T00:00:00Z">
        <w:r>
          <w:t xml:space="preserve"> </w:t>
        </w:r>
      </w:ins>
      <w:ins w:id="5001" w:author="PR Preview" w:date="2026-01-01T00:00:00Z">
        <w:r>
          <w:t xml:space="preserve">tailors geometric notions of distance, angle, and projection to the structure of the data:</w:t>
        </w:r>
      </w:ins>
    </w:p>
    <w:p>
      <w:pPr>
        <w:numPr>
          <w:ilvl w:val="0"/>
          <w:numId w:val="1011"/>
        </w:numPr>
      </w:pPr>
      <w:ins w:id="5002" w:author="PR Preview" w:date="2026-01-01T00:00:00Z">
        <w:r>
          <w:rPr>
            <w:b/>
            <w:bCs/>
          </w:rPr>
          <w:t xml:space="preserve">Mahalanobis metric and whitening</w:t>
        </w:r>
      </w:ins>
      <w:ins w:id="5003" w:author="PR Preview" w:date="2026-01-01T00:00:00Z">
        <w:r>
          <w:t xml:space="preserve">:</w:t>
        </w:r>
      </w:ins>
      <w:ins w:id="5004" w:author="PR Preview" w:date="2026-01-01T00:00:00Z">
        <w:r>
          <w:t xml:space="preserve"> </w:t>
        </w:r>
      </w:ins>
      <w:ins w:id="5005" w:author="PR Preview" w:date="2026-01-01T00:00:00Z">
        <w:r>
          <w:t xml:space="preserve">Standard Euclidean distance treats all coordinate axes identically, ignoring feature correlations and variance differences.</w:t>
        </w:r>
      </w:ins>
      <w:ins w:id="5006" w:author="PR Preview" w:date="2026-01-01T00:00:00Z">
        <w:r>
          <w:t xml:space="preserve"> </w:t>
        </w:r>
      </w:ins>
      <w:ins w:id="5007" w:author="PR Preview" w:date="2026-01-01T00:00:00Z">
        <w:r>
          <w:t xml:space="preserve">If data features have a symmetric positive definite covariance matrix</w:t>
        </w:r>
      </w:ins>
      <w:ins w:id="5008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5009" w:author="PR Preview" w:date="2026-01-01T00:00:00Z">
        <w:r>
          <w:t xml:space="preserve"> </w:t>
        </w:r>
      </w:ins>
      <w:ins w:id="5010" w:author="PR Preview" w:date="2026-01-01T00:00:00Z">
        <w:r>
          <w:t xml:space="preserve">(</w:t>
        </w:r>
      </w:ins>
      <w:hyperlink w:anchor="def-positive-definite">
        <w:ins w:id="5011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5012" w:author="PR Preview" w:date="2026-01-01T00:00:00Z">
        <w:r>
          <w:t xml:space="preserve">),</w:t>
        </w:r>
      </w:ins>
      <w:ins w:id="5013" w:author="PR Preview" w:date="2026-01-01T00:00:00Z">
        <w:r>
          <w:t xml:space="preserve"> </w:t>
        </w:r>
      </w:ins>
      <w:ins w:id="5014" w:author="PR Preview" w:date="2026-01-01T00:00:00Z">
        <w:r>
          <w:t xml:space="preserve">the precision matrix</w:t>
        </w:r>
      </w:ins>
      <w:ins w:id="501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5016" w:author="PR Preview" w:date="2026-01-01T00:00:00Z">
        <w:r>
          <w:t xml:space="preserve"> </w:t>
        </w:r>
      </w:ins>
      <w:ins w:id="5017" w:author="PR Preview" w:date="2026-01-01T00:00:00Z">
        <w:r>
          <w:t xml:space="preserve">(</w:t>
        </w:r>
      </w:ins>
      <w:hyperlink w:anchor="thm-pd-inverse">
        <w:ins w:id="5018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5019" w:author="PR Preview" w:date="2026-01-01T00:00:00Z">
        <w:r>
          <w:t xml:space="preserve">) defines the Mahalanobis inner product</w:t>
        </w:r>
      </w:ins>
      <w:ins w:id="5020" w:author="PR Preview" w:date="2026-01-01T00:00:00Z">
        <w:r>
          <w:t xml:space="preserve"> </w:t>
        </w:r>
      </w:ins>
      <w:ins w:id="5021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  </w:r>
      </w:ins>
      <w:ins w:id="5022" w:author="PR Preview" w:date="2026-01-01T00:00:00Z">
        <w:r>
          <w:t xml:space="preserve">.</w:t>
        </w:r>
      </w:ins>
      <w:ins w:id="5023" w:author="PR Preview" w:date="2026-01-01T00:00:00Z">
        <w:r>
          <w:t xml:space="preserve"> </w:t>
        </w:r>
      </w:ins>
      <w:ins w:id="5024" w:author="PR Preview" w:date="2026-01-01T00:00:00Z">
        <w:r>
          <w:t xml:space="preserve">The induced distance</w:t>
        </w:r>
      </w:ins>
      <w:ins w:id="5025" w:author="PR Preview" w:date="2026-01-01T00:00:00Z">
        <w:r>
          <w:t xml:space="preserve"> </w:t>
        </w:r>
      </w:ins>
      <w:ins w:id="5026" w:author="PR Preview" w:date="2026-01-01T00:00:00Z">
        <w:r>
  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  </w:r>
      </w:ins>
      <w:ins w:id="5027" w:author="PR Preview" w:date="2026-01-01T00:00:00Z">
        <w:r>
          <w:t xml:space="preserve"> </w:t>
        </w:r>
      </w:ins>
      <w:ins w:id="5028" w:author="PR Preview" w:date="2026-01-01T00:00:00Z">
        <w:r>
          <w:t xml:space="preserve">measures statistical distance normalized by variance along each principal direction.</w:t>
        </w:r>
      </w:ins>
      <w:ins w:id="5029" w:author="PR Preview" w:date="2026-01-01T00:00:00Z">
        <w:r>
          <w:t xml:space="preserve"> </w:t>
        </w:r>
      </w:ins>
      <w:ins w:id="5030" w:author="PR Preview" w:date="2026-01-01T00:00:00Z">
        <w:r>
          <w:t xml:space="preserve">Factoring</w:t>
        </w:r>
      </w:ins>
      <w:ins w:id="5031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5032" w:author="PR Preview" w:date="2026-01-01T00:00:00Z">
        <w:r>
          <w:t xml:space="preserve"> </w:t>
        </w:r>
      </w:ins>
      <w:ins w:id="5033" w:author="PR Preview" w:date="2026-01-01T00:00:00Z">
        <w:r>
          <w:t xml:space="preserve">(via Cholesky or spectral decomposition,</w:t>
        </w:r>
      </w:ins>
      <w:ins w:id="5034" w:author="PR Preview" w:date="2026-01-01T00:00:00Z">
        <w:r>
          <w:t xml:space="preserve"> </w:t>
        </w:r>
      </w:ins>
      <w:hyperlink w:anchor="cor-pd-transpose-product">
        <w:ins w:id="5035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5036" w:author="PR Preview" w:date="2026-01-01T00:00:00Z">
        <w:r>
          <w:t xml:space="preserve">),</w:t>
        </w:r>
      </w:ins>
      <w:ins w:id="5037" w:author="PR Preview" w:date="2026-01-01T00:00:00Z">
        <w:r>
          <w:t xml:space="preserve"> </w:t>
        </w:r>
      </w:ins>
      <w:ins w:id="5038" w:author="PR Preview" w:date="2026-01-01T00:00:00Z">
        <w:r>
          <w:t xml:space="preserve">this inner product is the Euclidean dot product of the whitened vectors</w:t>
        </w:r>
      </w:ins>
      <w:ins w:id="5039" w:author="PR Preview" w:date="2026-01-01T00:00:00Z">
        <w:r>
          <w:t xml:space="preserve"> </w:t>
        </w:r>
      </w:ins>
      <w:ins w:id="5040" w:author="PR Preview" w:date="2026-01-01T00:00:00Z">
        <w:r>
          <w:t xml:space="preserve">$\mathbf{W}\mathord{\smash[b]{\underset{\raise.3ex\hbox{$\scriptstyle\sim$}}{x}}\vphantom{x}}$</w:t>
        </w:r>
      </w:ins>
      <w:ins w:id="5041" w:author="PR Preview" w:date="2026-01-01T00:00:00Z">
        <w:r>
          <w:t xml:space="preserve"> </w:t>
        </w:r>
      </w:ins>
      <w:ins w:id="5042" w:author="PR Preview" w:date="2026-01-01T00:00:00Z">
        <w:r>
          <w:t xml:space="preserve">and</w:t>
        </w:r>
      </w:ins>
      <w:ins w:id="5043" w:author="PR Preview" w:date="2026-01-01T00:00:00Z">
        <w:r>
          <w:t xml:space="preserve"> </w:t>
        </w:r>
      </w:ins>
      <w:ins w:id="5044" w:author="PR Preview" w:date="2026-01-01T00:00:00Z">
        <w:r>
          <w:t xml:space="preserve">$\mathbf{W}\mathord{\smash[b]{\underset{\raise.3ex\hbox{$\scriptstyle\sim$}}{y}}\vphantom{y}}$</w:t>
        </w:r>
      </w:ins>
      <w:ins w:id="5045" w:author="PR Preview" w:date="2026-01-01T00:00:00Z">
        <w:r>
          <w:t xml:space="preserve"> </w:t>
        </w:r>
      </w:ins>
      <w:ins w:id="5046" w:author="PR Preview" w:date="2026-01-01T00:00:00Z">
        <w:r>
          <w:t xml:space="preserve">(</w:t>
        </w:r>
      </w:ins>
      <w:hyperlink w:anchor="thm-whitening-inner-product">
        <w:ins w:id="5047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5048" w:author="PR Preview" w:date="2026-01-01T00:00:00Z">
        <w:r>
          <w:t xml:space="preserve">).</w:t>
        </w:r>
      </w:ins>
    </w:p>
    <w:p>
      <w:pPr>
        <w:numPr>
          <w:ilvl w:val="0"/>
          <w:numId w:val="1011"/>
        </w:numPr>
      </w:pPr>
      <w:ins w:id="5049" w:author="PR Preview" w:date="2026-01-01T00:00:00Z">
        <w:r>
          <w:rPr>
            <w:b/>
            <w:bCs/>
          </w:rPr>
          <w:t xml:space="preserve">The kernel trick and reproducing kernel Hilbert spaces (RKHS)</w:t>
        </w:r>
      </w:ins>
      <w:ins w:id="5050" w:author="PR Preview" w:date="2026-01-01T00:00:00Z">
        <w:r>
          <w:t xml:space="preserve">:</w:t>
        </w:r>
      </w:ins>
      <w:ins w:id="5051" w:author="PR Preview" w:date="2026-01-01T00:00:00Z">
        <w:r>
          <w:t xml:space="preserve"> </w:t>
        </w:r>
      </w:ins>
      <w:ins w:id="5052" w:author="PR Preview" w:date="2026-01-01T00:00:00Z">
        <w:r>
          <w:t xml:space="preserve">Algorithms such as support vector machines (SVMs), kernel ridge regression, and Gaussian processes depend on training vectors solely through pairwise inner products</w:t>
        </w:r>
      </w:ins>
      <w:ins w:id="5053" w:author="PR Preview" w:date="2026-01-01T00:00:00Z">
        <w:r>
          <w:t xml:space="preserve"> </w:t>
        </w:r>
      </w:ins>
      <w:ins w:id="5054" w:author="PR Preview" w:date="2026-01-01T00:00:00Z">
        <w:r>
          <w:t xml:space="preserve">$\mathopen{}\left\langle \mathord{\smash[b]{\underset{\raise.3ex\hbox{$\scriptstyle\sim$}}{x}}\vphantom{x}}_i, \mathord{\smash[b]{\underset{\raise.3ex\hbox{$\scriptstyle\sim$}}{x}}\vphantom{x}}_j\right\rangle\mathclose{}$</w:t>
        </w:r>
      </w:ins>
      <w:ins w:id="5055" w:author="PR Preview" w:date="2026-01-01T00:00:00Z">
        <w:r>
          <w:t xml:space="preserve">.</w:t>
        </w:r>
      </w:ins>
      <w:ins w:id="5056" w:author="PR Preview" w:date="2026-01-01T00:00:00Z">
        <w:r>
          <w:t xml:space="preserve"> </w:t>
        </w:r>
      </w:ins>
      <w:ins w:id="5057" w:author="PR Preview" w:date="2026-01-01T00:00:00Z">
        <w:r>
          <w:t xml:space="preserve">By mapping data into a higher- or infinite-dimensional inner product space via a feature map</w:t>
        </w:r>
      </w:ins>
      <w:ins w:id="5058" w:author="PR Preview" w:date="2026-01-01T00:00:00Z">
        <w:r>
          <w:t xml:space="preserve"> </w:t>
        </w:r>
      </w:ins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ins w:id="5059" w:author="PR Preview" w:date="2026-01-01T00:00:00Z">
        <w:r>
          <w:t xml:space="preserve">,</w:t>
        </w:r>
      </w:ins>
      <w:ins w:id="5060" w:author="PR Preview" w:date="2026-01-01T00:00:00Z">
        <w:r>
          <w:t xml:space="preserve"> </w:t>
        </w:r>
      </w:ins>
      <w:ins w:id="5061" w:author="PR Preview" w:date="2026-01-01T00:00:00Z">
        <w:r>
          <w:t xml:space="preserve">the kernel trick replaces the computation of</w:t>
        </w:r>
      </w:ins>
      <w:ins w:id="5062" w:author="PR Preview" w:date="2026-01-01T00:00:00Z">
        <w:r>
          <w:t xml:space="preserve"> </w:t>
        </w:r>
      </w:ins>
      <w:ins w:id="5063" w:author="PR Preview" w:date="2026-01-01T00:00:00Z">
        <w:r>
          <w:t xml:space="preserve">$\phi(\mathord{\smash[b]{\underset{\raise.3ex\hbox{$\scriptstyle\sim$}}{x}}\vphantom{x}}_i)$</w:t>
        </w:r>
      </w:ins>
      <w:ins w:id="5064" w:author="PR Preview" w:date="2026-01-01T00:00:00Z">
        <w:r>
          <w:t xml:space="preserve"> </w:t>
        </w:r>
      </w:ins>
      <w:ins w:id="5065" w:author="PR Preview" w:date="2026-01-01T00:00:00Z">
        <w:r>
          <w:t xml:space="preserve">with an evaluation of a positive definite kernel function:</w:t>
        </w:r>
      </w:ins>
    </w:p>
    <w:p>
      <w:pPr>
        <w:pStyle w:val="BodyText"/>
      </w:pPr>
      <w:ins w:id="5066" w:author="PR Preview" w:date="2026-01-01T00:00:00Z">
        <w:r>
  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  </w:r>
      </w:ins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del w:id="5067" w:author="PR Preview" w:date="2026-01-01T00:00:00Z">
        <w:r>
          <w:delText xml:space="preserve">When embedding vectors are normalized to unit Euclidean norm (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5068" w:author="PR Preview" w:date="2026-01-01T00:00:00Z">
        <w:r>
          <w:delText xml:space="preserve"> </w:delText>
        </w:r>
      </w:del>
      <w:del w:id="5069" w:author="PR Preview" w:date="2026-01-01T00:00:00Z">
        <w:r>
          <w:delText xml:space="preserve">and</w:delText>
        </w:r>
      </w:del>
      <w:del w:id="507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5071" w:author="PR Preview" w:date="2026-01-01T00:00:00Z">
        <w:r>
          <w:delText xml:space="preserve">),</w:delText>
        </w:r>
      </w:del>
      <w:del w:id="5072" w:author="PR Preview" w:date="2026-01-01T00:00:00Z">
        <w:r>
          <w:delText xml:space="preserve"> </w:delText>
        </w:r>
      </w:del>
      <w:del w:id="5073" w:author="PR Preview" w:date="2026-01-01T00:00:00Z">
        <w:r>
          <w:delText xml:space="preserve">cosine similarity equals the inner product</w:delText>
        </w:r>
      </w:del>
      <w:del w:id="507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5075" w:author="PR Preview" w:date="2026-01-01T00:00:00Z">
        <w:r>
          <w:delText xml:space="preserve"> </w:delText>
        </w:r>
      </w:del>
      <w:del w:id="5076" w:author="PR Preview" w:date="2026-01-01T00:00:00Z">
        <w:r>
          <w:delText xml:space="preserve">(</w:delText>
        </w:r>
      </w:del>
      <w:hyperlink r:id="rId154">
        <w:del w:id="5077" w:author="PR Preview" w:date="2026-01-01T00:00:00Z">
          <w:r>
            <w:rPr>
              <w:rStyle w:val="Hyperlink"/>
            </w:rPr>
            <w:delText xml:space="preserve">Corollary 3 in Inner Products and Orthogonality</w:delText>
          </w:r>
        </w:del>
      </w:hyperlink>
      <w:del w:id="5078" w:author="PR Preview" w:date="2026-01-01T00:00:00Z">
        <w:r>
          <w:delText xml:space="preserve">).</w:delText>
        </w:r>
      </w:del>
      <w:del w:id="5079" w:author="PR Preview" w:date="2026-01-01T00:00:00Z">
        <w:r>
          <w:delText xml:space="preserve"> </w:delText>
        </w:r>
      </w:del>
      <w:del w:id="5080" w:author="PR Preview" w:date="2026-01-01T00:00:00Z">
        <w:r>
          <w:delText xml:space="preserve">Similarly, the self-attention mechanism in Transformers computes query-key alignment scores through scaled inner products</w:delText>
        </w:r>
      </w:del>
      <w:del w:id="5081" w:author="PR Preview" w:date="2026-01-01T00:00:00Z">
        <w:r>
          <w:delText xml:space="preserve"> </w:delText>
        </w:r>
      </w:del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k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del w:id="5082" w:author="PR Preview" w:date="2026-01-01T00:00:00Z">
        <w:r>
          <w:delText xml:space="preserve">.</w:delText>
        </w:r>
      </w:del>
    </w:p>
    <w:p>
      <w:pPr>
        <w:numPr>
          <w:ilvl w:val="0"/>
          <w:numId w:val="1010"/>
        </w:numPr>
      </w:pPr>
      <w:del w:id="5083" w:author="PR Preview" w:date="2026-01-01T00:00:00Z">
        <w:r>
          <w:rPr>
            <w:b/>
            <w:bCs/>
          </w:rPr>
          <w:delText xml:space="preserve">Weighted and generalized least squares</w:delText>
        </w:r>
      </w:del>
      <w:del w:id="5084" w:author="PR Preview" w:date="2026-01-01T00:00:00Z">
        <w:r>
          <w:delText xml:space="preserve">:</w:delText>
        </w:r>
      </w:del>
      <w:del w:id="5085" w:author="PR Preview" w:date="2026-01-01T00:00:00Z">
        <w:r>
          <w:delText xml:space="preserve"> </w:delText>
        </w:r>
      </w:del>
      <w:del w:id="5086" w:author="PR Preview" w:date="2026-01-01T00:00:00Z">
        <w:r>
          <w:delText xml:space="preserve">In linear regression</w:delText>
        </w:r>
      </w:del>
      <w:del w:id="508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≈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088" w:author="PR Preview" w:date="2026-01-01T00:00:00Z">
        <w:r>
          <w:delText xml:space="preserve">, when observation errors have unequal variances or known correlations with positive definite covariance matrix</w:delText>
        </w:r>
      </w:del>
      <w:del w:id="5089" w:author="PR Preview" w:date="2026-01-01T00:00:00Z">
        <w:r>
          <w:delText xml:space="preserve"> </w:delText>
        </w:r>
      </w:del>
      <m:oMath>
        <m:r>
          <m:rPr>
            <m:sty m:val="b"/>
          </m:rPr>
          <m:t>Ω</m:t>
        </m:r>
      </m:oMath>
      <w:del w:id="5090" w:author="PR Preview" w:date="2026-01-01T00:00:00Z">
        <w:r>
          <w:delText xml:space="preserve">,</w:delText>
        </w:r>
      </w:del>
      <w:del w:id="5091" w:author="PR Preview" w:date="2026-01-01T00:00:00Z">
        <w:r>
          <w:delText xml:space="preserve"> </w:delText>
        </w:r>
      </w:del>
      <w:del w:id="5092" w:author="PR Preview" w:date="2026-01-01T00:00:00Z">
        <w:r>
          <w:delText xml:space="preserve">ordinary least squares is inefficient.</w:delText>
        </w:r>
      </w:del>
      <w:del w:id="5093" w:author="PR Preview" w:date="2026-01-01T00:00:00Z">
        <w:r>
          <w:delText xml:space="preserve"> </w:delText>
        </w:r>
      </w:del>
      <w:del w:id="5094" w:author="PR Preview" w:date="2026-01-01T00:00:00Z">
        <w:r>
          <w:delText xml:space="preserve">Generalized least squares minimizes the residual norm in the inner product space induced by</w:delText>
        </w:r>
      </w:del>
      <w:del w:id="5095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509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5097" w:author="PR Preview" w:date="2026-01-01T00:00:00Z">
        <w:r>
  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  </w:r>
      </w:ins>
    </w:p>
    <w:p>
      <w:pPr>
        <w:numPr>
          <w:ilvl w:val="0"/>
          <w:numId w:val="1000"/>
        </w:numPr>
      </w:pPr>
      <w:ins w:id="5098" w:author="PR Preview" w:date="2026-01-01T00:00:00Z">
        <w:r>
          <w:t xml:space="preserve">When embedding vectors are normalized to unit Euclidean norm (</w:t>
        </w:r>
      </w:ins>
      <w:ins w:id="5099" w:author="PR Preview" w:date="2026-01-01T00:00:00Z">
        <w:r>
          <w:t xml:space="preserve">$\mathopen{}\left\lVert\mathord{\smash[b]{\underset{\raise.3ex\hbox{$\scriptstyle\sim$}}{x}}\vphantom{x}}\right\rVert\mathclose{} = 1$</w:t>
        </w:r>
      </w:ins>
      <w:ins w:id="5100" w:author="PR Preview" w:date="2026-01-01T00:00:00Z">
        <w:r>
          <w:t xml:space="preserve"> </w:t>
        </w:r>
      </w:ins>
      <w:ins w:id="5101" w:author="PR Preview" w:date="2026-01-01T00:00:00Z">
        <w:r>
          <w:t xml:space="preserve">and</w:t>
        </w:r>
      </w:ins>
      <w:ins w:id="5102" w:author="PR Preview" w:date="2026-01-01T00:00:00Z">
        <w:r>
          <w:t xml:space="preserve"> </w:t>
        </w:r>
      </w:ins>
      <w:ins w:id="5103" w:author="PR Preview" w:date="2026-01-01T00:00:00Z">
        <w:r>
          <w:t xml:space="preserve">$\mathopen{}\left\lVert\mathord{\smash[b]{\underset{\raise.3ex\hbox{$\scriptstyle\sim$}}{y}}\vphantom{y}}\right\rVert\mathclose{} = 1$</w:t>
        </w:r>
      </w:ins>
      <w:ins w:id="5104" w:author="PR Preview" w:date="2026-01-01T00:00:00Z">
        <w:r>
          <w:t xml:space="preserve">),</w:t>
        </w:r>
      </w:ins>
      <w:ins w:id="5105" w:author="PR Preview" w:date="2026-01-01T00:00:00Z">
        <w:r>
          <w:t xml:space="preserve"> </w:t>
        </w:r>
      </w:ins>
      <w:ins w:id="5106" w:author="PR Preview" w:date="2026-01-01T00:00:00Z">
        <w:r>
          <w:t xml:space="preserve">cosine similarity equals the inner product</w:t>
        </w:r>
      </w:ins>
      <w:ins w:id="5107" w:author="PR Preview" w:date="2026-01-01T00:00:00Z">
        <w:r>
          <w:t xml:space="preserve"> </w:t>
        </w:r>
      </w:ins>
      <w:ins w:id="5108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\mathord{\smash[b]{\underset{\raise.3ex\hbox{$\scriptstyle\sim$}}{y}}\vphantom{y}}\right\rangle\mathclose{}$</w:t>
        </w:r>
      </w:ins>
      <w:ins w:id="5109" w:author="PR Preview" w:date="2026-01-01T00:00:00Z">
        <w:r>
          <w:t xml:space="preserve"> </w:t>
        </w:r>
      </w:ins>
      <w:ins w:id="5110" w:author="PR Preview" w:date="2026-01-01T00:00:00Z">
        <w:r>
          <w:t xml:space="preserve">(</w:t>
        </w:r>
      </w:ins>
      <w:hyperlink r:id="rId154">
        <w:ins w:id="5111" w:author="PR Preview" w:date="2026-01-01T00:00:00Z">
          <w:r>
            <w:rPr>
              <w:rStyle w:val="Hyperlink"/>
            </w:rPr>
            <w:t xml:space="preserve">Corollary 3 in Inner Products and Orthogonality</w:t>
          </w:r>
        </w:ins>
      </w:hyperlink>
      <w:ins w:id="5112" w:author="PR Preview" w:date="2026-01-01T00:00:00Z">
        <w:r>
          <w:t xml:space="preserve">).</w:t>
        </w:r>
      </w:ins>
      <w:ins w:id="5113" w:author="PR Preview" w:date="2026-01-01T00:00:00Z">
        <w:r>
          <w:t xml:space="preserve"> </w:t>
        </w:r>
      </w:ins>
      <w:ins w:id="5114" w:author="PR Preview" w:date="2026-01-01T00:00:00Z">
        <w:r>
          <w:t xml:space="preserve">Similarly, the self-attention mechanism in Transformers computes query-key alignment scores through scaled inner products</w:t>
        </w:r>
      </w:ins>
      <w:ins w:id="5115" w:author="PR Preview" w:date="2026-01-01T00:00:00Z">
        <w:r>
          <w:t xml:space="preserve"> </w:t>
        </w:r>
      </w:ins>
      <w:ins w:id="5116" w:author="PR Preview" w:date="2026-01-01T00:00:00Z">
        <w:r>
          <w:t xml:space="preserve">$\mathord{\smash[b]{\underset{\raise.3ex\hbox{$\scriptstyle\sim$}}{q}}\vphantom{q}} \cdot \mathord{\smash[b]{\underset{\raise.3ex\hbox{$\scriptstyle\sim$}}{k}}\vphantom{k}} / \sqrt{d_k}$</w:t>
        </w:r>
      </w:ins>
      <w:ins w:id="5117" w:author="PR Preview" w:date="2026-01-01T00:00:00Z">
        <w:r>
          <w:t xml:space="preserve">.</w:t>
        </w:r>
      </w:ins>
    </w:p>
    <w:p>
      <w:pPr>
        <w:numPr>
          <w:ilvl w:val="0"/>
          <w:numId w:val="1011"/>
        </w:numPr>
      </w:pPr>
      <w:ins w:id="5118" w:author="PR Preview" w:date="2026-01-01T00:00:00Z">
        <w:r>
          <w:rPr>
            <w:b/>
            <w:bCs/>
          </w:rPr>
          <w:t xml:space="preserve">Weighted and generalized least squares</w:t>
        </w:r>
      </w:ins>
      <w:ins w:id="5119" w:author="PR Preview" w:date="2026-01-01T00:00:00Z">
        <w:r>
          <w:t xml:space="preserve">:</w:t>
        </w:r>
      </w:ins>
      <w:ins w:id="5120" w:author="PR Preview" w:date="2026-01-01T00:00:00Z">
        <w:r>
          <w:t xml:space="preserve"> </w:t>
        </w:r>
      </w:ins>
      <w:ins w:id="5121" w:author="PR Preview" w:date="2026-01-01T00:00:00Z">
        <w:r>
          <w:t xml:space="preserve">In linear regression</w:t>
        </w:r>
      </w:ins>
      <w:ins w:id="5122" w:author="PR Preview" w:date="2026-01-01T00:00:00Z">
        <w:r>
          <w:t xml:space="preserve"> </w:t>
        </w:r>
      </w:ins>
      <w:ins w:id="5123" w:author="PR Preview" w:date="2026-01-01T00:00:00Z">
        <w:r>
          <w:t xml:space="preserve">$\mathord{\smash[b]{\underset{\raise.3ex\hbox{$\scriptstyle\sim$}}{y}}\vphantom{y}}\approx \mathbf{X}\mathord{\smash[b]{\underset{\raise.3ex\hbox{$\scriptstyle\sim$}}{\beta}}\vphantom{\beta}}$</w:t>
        </w:r>
      </w:ins>
      <w:ins w:id="5124" w:author="PR Preview" w:date="2026-01-01T00:00:00Z">
        <w:r>
          <w:t xml:space="preserve">, when observation errors have unequal variances or known correlations with positive definite covariance matrix</w:t>
        </w:r>
      </w:ins>
      <w:ins w:id="5125" w:author="PR Preview" w:date="2026-01-01T00:00:00Z">
        <w:r>
          <w:t xml:space="preserve"> </w:t>
        </w:r>
      </w:ins>
      <m:oMath>
        <m:r>
          <m:rPr>
            <m:sty m:val="b"/>
          </m:rPr>
          <m:t>Ω</m:t>
        </m:r>
      </m:oMath>
      <w:ins w:id="5126" w:author="PR Preview" w:date="2026-01-01T00:00:00Z">
        <w:r>
          <w:t xml:space="preserve">,</w:t>
        </w:r>
      </w:ins>
      <w:ins w:id="5127" w:author="PR Preview" w:date="2026-01-01T00:00:00Z">
        <w:r>
          <w:t xml:space="preserve"> </w:t>
        </w:r>
      </w:ins>
      <w:ins w:id="5128" w:author="PR Preview" w:date="2026-01-01T00:00:00Z">
        <w:r>
          <w:t xml:space="preserve">ordinary least squares is inefficient.</w:t>
        </w:r>
      </w:ins>
      <w:ins w:id="5129" w:author="PR Preview" w:date="2026-01-01T00:00:00Z">
        <w:r>
          <w:t xml:space="preserve"> </w:t>
        </w:r>
      </w:ins>
      <w:ins w:id="5130" w:author="PR Preview" w:date="2026-01-01T00:00:00Z">
        <w:r>
          <w:t xml:space="preserve">Generalized least squares minimizes the residual norm in the inner product space induced by</w:t>
        </w:r>
      </w:ins>
      <w:ins w:id="5131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5132" w:author="PR Preview" w:date="2026-01-01T00:00:00Z">
        <w:r>
          <w:t xml:space="preserve">:</w:t>
        </w:r>
      </w:ins>
    </w:p>
    <w:p>
      <w:pPr>
        <w:pStyle w:val="BodyText"/>
      </w:pPr>
      <w:ins w:id="5133" w:author="PR Preview" w:date="2026-01-01T00:00:00Z">
        <w:r>
  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  </w:r>
      </w:ins>
    </w:p>
    <w:bookmarkEnd w:id="155"/>
    <w:bookmarkEnd w:id="156"/>
    <w:bookmarkStart w:id="175" w:name="determinants"/>
    <w:p>
      <w:pPr>
        <w:pStyle w:val="Heading2"/>
      </w:pPr>
      <w:r>
        <w:t xml:space="preserve">6 Determinants</w:t>
      </w:r>
    </w:p>
    <w:bookmarkStart w:id="15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7"/>
    <w:bookmarkStart w:id="158" w:name="exm-determinant"/>
    <w:p>
      <w:pPr>
        <w:pStyle w:val="FirstParagraph"/>
      </w:pPr>
      <w:del w:id="5134" w:author="PR Preview" w:date="2026-01-01T00:00:00Z">
        <w:r>
          <w:rPr>
            <w:b/>
            <w:bCs/>
          </w:rPr>
          <w:delText xml:space="preserve">Example 34 (Determinant of a</w:delText>
        </w:r>
      </w:del>
      <w:del w:id="5135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5136" w:author="PR Preview" w:date="2026-01-01T00:00:00Z">
        <w:r>
          <w:rPr>
            <w:b/>
            <w:bCs/>
          </w:rPr>
          <w:delText xml:space="preserve"> </w:delText>
        </w:r>
      </w:del>
      <w:del w:id="5137" w:author="PR Preview" w:date="2026-01-01T00:00:00Z">
        <w:r>
          <w:rPr>
            <w:b/>
            <w:bCs/>
          </w:rPr>
          <w:delText xml:space="preserve">matrix)</w:delText>
        </w:r>
      </w:del>
      <w:del w:id="5138" w:author="PR Preview" w:date="2026-01-01T00:00:00Z">
        <w:r>
          <w:delText xml:space="preserve"> </w:delText>
        </w:r>
      </w:del>
      <w:del w:id="5139" w:author="PR Preview" w:date="2026-01-01T00:00:00Z">
        <w:r>
          <w:delText xml:space="preserve">For</w:delText>
        </w:r>
      </w:del>
      <w:del w:id="514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del w:id="5141" w:author="PR Preview" w:date="2026-01-01T00:00:00Z">
        <w:r>
          <w:delText xml:space="preserve">,</w:delText>
        </w:r>
      </w:del>
      <w:del w:id="5142" w:author="PR Preview" w:date="2026-01-01T00:00:00Z">
        <w:r>
          <w:delText xml:space="preserve"> </w:delText>
        </w:r>
      </w:del>
      <w:del w:id="5143" w:author="PR Preview" w:date="2026-01-01T00:00:00Z">
        <w:r>
          <w:delText xml:space="preserve">deleting row 1 and column 1 leaves</w:delText>
        </w:r>
      </w:del>
      <w:del w:id="5144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del w:id="5145" w:author="PR Preview" w:date="2026-01-01T00:00:00Z">
        <w:r>
          <w:delText xml:space="preserve">,</w:delText>
        </w:r>
      </w:del>
      <w:del w:id="5146" w:author="PR Preview" w:date="2026-01-01T00:00:00Z">
        <w:r>
          <w:delText xml:space="preserve"> </w:delText>
        </w:r>
      </w:del>
      <w:del w:id="5147" w:author="PR Preview" w:date="2026-01-01T00:00:00Z">
        <w:r>
          <w:delText xml:space="preserve">and deleting row 1 and column 2 leaves</w:delText>
        </w:r>
      </w:del>
      <w:del w:id="5148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del w:id="5149" w:author="PR Preview" w:date="2026-01-01T00:00:00Z">
        <w:r>
          <w:delText xml:space="preserve">.</w:delText>
        </w:r>
      </w:del>
      <w:del w:id="5150" w:author="PR Preview" w:date="2026-01-01T00:00:00Z">
        <w:r>
          <w:delText xml:space="preserve"> </w:delText>
        </w:r>
      </w:del>
      <w:del w:id="5151" w:author="PR Preview" w:date="2026-01-01T00:00:00Z">
        <w:r>
          <w:delText xml:space="preserve">So:</w:delText>
        </w:r>
      </w:del>
    </w:p>
    <w:p>
      <w:pPr>
        <w:pStyle w:val="FirstParagraph"/>
      </w:pPr>
      <w:ins w:id="5152" w:author="PR Preview" w:date="2026-01-01T00:00:00Z">
        <w:r>
          <w:rPr>
            <w:b/>
            <w:bCs/>
          </w:rPr>
          <w:t xml:space="preserve">Example 36 (Determinant of a</w:t>
        </w:r>
      </w:ins>
      <w:ins w:id="5153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5154" w:author="PR Preview" w:date="2026-01-01T00:00:00Z">
        <w:r>
          <w:rPr>
            <w:b/>
            <w:bCs/>
          </w:rPr>
          <w:t xml:space="preserve"> </w:t>
        </w:r>
      </w:ins>
      <w:ins w:id="5155" w:author="PR Preview" w:date="2026-01-01T00:00:00Z">
        <w:r>
          <w:rPr>
            <w:b/>
            <w:bCs/>
          </w:rPr>
          <w:t xml:space="preserve">matrix)</w:t>
        </w:r>
      </w:ins>
      <w:ins w:id="5156" w:author="PR Preview" w:date="2026-01-01T00:00:00Z">
        <w:r>
          <w:t xml:space="preserve"> </w:t>
        </w:r>
      </w:ins>
      <w:ins w:id="5157" w:author="PR Preview" w:date="2026-01-01T00:00:00Z">
        <w:r>
          <w:t xml:space="preserve">For</w:t>
        </w:r>
      </w:ins>
      <w:ins w:id="515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ins w:id="5159" w:author="PR Preview" w:date="2026-01-01T00:00:00Z">
        <w:r>
          <w:t xml:space="preserve">,</w:t>
        </w:r>
      </w:ins>
      <w:ins w:id="5160" w:author="PR Preview" w:date="2026-01-01T00:00:00Z">
        <w:r>
          <w:t xml:space="preserve"> </w:t>
        </w:r>
      </w:ins>
      <w:ins w:id="5161" w:author="PR Preview" w:date="2026-01-01T00:00:00Z">
        <w:r>
          <w:t xml:space="preserve">deleting row 1 and column 1 leaves</w:t>
        </w:r>
      </w:ins>
      <w:ins w:id="5162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ins w:id="5163" w:author="PR Preview" w:date="2026-01-01T00:00:00Z">
        <w:r>
          <w:t xml:space="preserve">,</w:t>
        </w:r>
      </w:ins>
      <w:ins w:id="5164" w:author="PR Preview" w:date="2026-01-01T00:00:00Z">
        <w:r>
          <w:t xml:space="preserve"> </w:t>
        </w:r>
      </w:ins>
      <w:ins w:id="5165" w:author="PR Preview" w:date="2026-01-01T00:00:00Z">
        <w:r>
          <w:t xml:space="preserve">and deleting row 1 and column 2 leaves</w:t>
        </w:r>
      </w:ins>
      <w:ins w:id="5166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ins w:id="5167" w:author="PR Preview" w:date="2026-01-01T00:00:00Z">
        <w:r>
          <w:t xml:space="preserve">.</w:t>
        </w:r>
      </w:ins>
      <w:ins w:id="5168" w:author="PR Preview" w:date="2026-01-01T00:00:00Z">
        <w:r>
          <w:t xml:space="preserve"> </w:t>
        </w:r>
      </w:ins>
      <w:ins w:id="5169" w:author="PR Preview" w:date="2026-01-01T00:00:00Z">
        <w:r>
          <w:t xml:space="preserve">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8"/>
    <w:bookmarkStart w:id="159" w:name="rem-determinant-cofactor-expansion"/>
    <w:p>
      <w:pPr>
        <w:pStyle w:val="FirstParagraph"/>
      </w:pPr>
      <w:del w:id="5170" w:author="PR Preview" w:date="2026-01-01T00:00:00Z">
        <w:r>
          <w:rPr>
            <w:i/>
            <w:iCs/>
          </w:rPr>
          <w:delText xml:space="preserve">Remark 20</w:delText>
        </w:r>
      </w:del>
      <w:del w:id="5171" w:author="PR Preview" w:date="2026-01-01T00:00:00Z">
        <w:r>
          <w:delText xml:space="preserve"> (Cofactor expansion). </w:delText>
        </w:r>
      </w:del>
      <w:del w:id="5172" w:author="PR Preview" w:date="2026-01-01T00:00:00Z">
        <w:r>
          <w:delText xml:space="preserve">The recursive formula in</w:delText>
        </w:r>
      </w:del>
      <w:del w:id="5173" w:author="PR Preview" w:date="2026-01-01T00:00:00Z">
        <w:r>
          <w:delText xml:space="preserve"> </w:delText>
        </w:r>
      </w:del>
      <w:hyperlink w:anchor="def-determinant">
        <w:del w:id="5174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5175" w:author="PR Preview" w:date="2026-01-01T00:00:00Z">
        <w:r>
          <w:delText xml:space="preserve"> </w:delText>
        </w:r>
      </w:del>
      <w:del w:id="5176" w:author="PR Preview" w:date="2026-01-01T00:00:00Z">
        <w:r>
          <w:delText xml:space="preserve">is the</w:delText>
        </w:r>
      </w:del>
      <w:del w:id="5177" w:author="PR Preview" w:date="2026-01-01T00:00:00Z">
        <w:r>
          <w:delText xml:space="preserve"> </w:delText>
        </w:r>
      </w:del>
      <w:del w:id="5178" w:author="PR Preview" w:date="2026-01-01T00:00:00Z">
        <w:r>
          <w:rPr>
            <w:i/>
            <w:iCs/>
          </w:rPr>
          <w:delText xml:space="preserve">cofactor expansion</w:delText>
        </w:r>
      </w:del>
      <w:del w:id="5179" w:author="PR Preview" w:date="2026-01-01T00:00:00Z">
        <w:r>
          <w:delText xml:space="preserve"> </w:delText>
        </w:r>
      </w:del>
      <w:del w:id="5180" w:author="PR Preview" w:date="2026-01-01T00:00:00Z">
        <w:r>
          <w:delText xml:space="preserve">along the first row.</w:delText>
        </w:r>
      </w:del>
      <w:del w:id="5181" w:author="PR Preview" w:date="2026-01-01T00:00:00Z">
        <w:r>
          <w:delText xml:space="preserve"> </w:delText>
        </w:r>
      </w:del>
      <w:del w:id="5182" w:author="PR Preview" w:date="2026-01-01T00:00:00Z">
        <w:r>
          <w:delText xml:space="preserve">Other sources define the determinant</w:delText>
        </w:r>
      </w:del>
      <w:del w:id="5183" w:author="PR Preview" w:date="2026-01-01T00:00:00Z">
        <w:r>
          <w:delText xml:space="preserve"> </w:delText>
        </w:r>
      </w:del>
      <w:del w:id="5184" w:author="PR Preview" w:date="2026-01-01T00:00:00Z">
        <w:r>
          <w:delText xml:space="preserve">as a sum over all orderings of the columns</w:delText>
        </w:r>
      </w:del>
      <w:del w:id="5185" w:author="PR Preview" w:date="2026-01-01T00:00:00Z">
        <w:r>
          <w:delText xml:space="preserve"> </w:delText>
        </w:r>
      </w:del>
      <w:del w:id="5186" w:author="PR Preview" w:date="2026-01-01T00:00:00Z">
        <w:r>
          <w:delText xml:space="preserve">and derive this expansion from it;</w:delText>
        </w:r>
      </w:del>
      <w:del w:id="5187" w:author="PR Preview" w:date="2026-01-01T00:00:00Z">
        <w:r>
          <w:delText xml:space="preserve"> </w:delText>
        </w:r>
      </w:del>
      <w:del w:id="5188" w:author="PR Preview" w:date="2026-01-01T00:00:00Z">
        <w:r>
          <w:delText xml:space="preserve">the two definitions agree</w:delText>
        </w:r>
      </w:del>
      <w:del w:id="5189" w:author="PR Preview" w:date="2026-01-01T00:00:00Z">
        <w:r>
          <w:delText xml:space="preserve"> </w:delText>
        </w:r>
      </w:del>
      <w:del w:id="5190" w:author="PR Preview" w:date="2026-01-01T00:00:00Z">
        <w:r>
          <w:delText xml:space="preserve">(Banerjee and Roy 2014)</w:delText>
        </w:r>
      </w:del>
      <w:del w:id="5191" w:author="PR Preview" w:date="2026-01-01T00:00:00Z">
        <w:r>
          <w:delText xml:space="preserve">.</w:delText>
        </w:r>
      </w:del>
    </w:p>
    <w:p>
      <w:pPr>
        <w:pStyle w:val="FirstParagraph"/>
      </w:pPr>
      <w:ins w:id="5192" w:author="PR Preview" w:date="2026-01-01T00:00:00Z">
        <w:r>
          <w:rPr>
            <w:i/>
            <w:iCs/>
          </w:rPr>
          <w:t xml:space="preserve">Remark 21</w:t>
        </w:r>
      </w:ins>
      <w:ins w:id="5193" w:author="PR Preview" w:date="2026-01-01T00:00:00Z">
        <w:r>
          <w:t xml:space="preserve"> (Cofactor expansion). </w:t>
        </w:r>
      </w:ins>
      <w:ins w:id="5194" w:author="PR Preview" w:date="2026-01-01T00:00:00Z">
        <w:r>
          <w:t xml:space="preserve">The recursive formula in</w:t>
        </w:r>
      </w:ins>
      <w:ins w:id="5195" w:author="PR Preview" w:date="2026-01-01T00:00:00Z">
        <w:r>
          <w:t xml:space="preserve"> </w:t>
        </w:r>
      </w:ins>
      <w:hyperlink w:anchor="def-determinant">
        <w:ins w:id="5196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5197" w:author="PR Preview" w:date="2026-01-01T00:00:00Z">
        <w:r>
          <w:t xml:space="preserve"> </w:t>
        </w:r>
      </w:ins>
      <w:ins w:id="5198" w:author="PR Preview" w:date="2026-01-01T00:00:00Z">
        <w:r>
          <w:t xml:space="preserve">is the</w:t>
        </w:r>
      </w:ins>
      <w:ins w:id="5199" w:author="PR Preview" w:date="2026-01-01T00:00:00Z">
        <w:r>
          <w:t xml:space="preserve"> </w:t>
        </w:r>
      </w:ins>
      <w:ins w:id="5200" w:author="PR Preview" w:date="2026-01-01T00:00:00Z">
        <w:r>
          <w:rPr>
            <w:i/>
            <w:iCs/>
          </w:rPr>
          <w:t xml:space="preserve">cofactor expansion</w:t>
        </w:r>
      </w:ins>
      <w:ins w:id="5201" w:author="PR Preview" w:date="2026-01-01T00:00:00Z">
        <w:r>
          <w:t xml:space="preserve"> </w:t>
        </w:r>
      </w:ins>
      <w:ins w:id="5202" w:author="PR Preview" w:date="2026-01-01T00:00:00Z">
        <w:r>
          <w:t xml:space="preserve">along the first row.</w:t>
        </w:r>
      </w:ins>
      <w:ins w:id="5203" w:author="PR Preview" w:date="2026-01-01T00:00:00Z">
        <w:r>
          <w:t xml:space="preserve"> </w:t>
        </w:r>
      </w:ins>
      <w:ins w:id="5204" w:author="PR Preview" w:date="2026-01-01T00:00:00Z">
        <w:r>
          <w:t xml:space="preserve">Other sources define the determinant</w:t>
        </w:r>
      </w:ins>
      <w:ins w:id="5205" w:author="PR Preview" w:date="2026-01-01T00:00:00Z">
        <w:r>
          <w:t xml:space="preserve"> </w:t>
        </w:r>
      </w:ins>
      <w:ins w:id="5206" w:author="PR Preview" w:date="2026-01-01T00:00:00Z">
        <w:r>
          <w:t xml:space="preserve">as a sum over all orderings of the columns</w:t>
        </w:r>
      </w:ins>
      <w:ins w:id="5207" w:author="PR Preview" w:date="2026-01-01T00:00:00Z">
        <w:r>
          <w:t xml:space="preserve"> </w:t>
        </w:r>
      </w:ins>
      <w:ins w:id="5208" w:author="PR Preview" w:date="2026-01-01T00:00:00Z">
        <w:r>
          <w:t xml:space="preserve">and derive this expansion from it;</w:t>
        </w:r>
      </w:ins>
      <w:ins w:id="5209" w:author="PR Preview" w:date="2026-01-01T00:00:00Z">
        <w:r>
          <w:t xml:space="preserve"> </w:t>
        </w:r>
      </w:ins>
      <w:ins w:id="5210" w:author="PR Preview" w:date="2026-01-01T00:00:00Z">
        <w:r>
          <w:t xml:space="preserve">the two definitions agree</w:t>
        </w:r>
      </w:ins>
      <w:ins w:id="5211" w:author="PR Preview" w:date="2026-01-01T00:00:00Z">
        <w:r>
          <w:t xml:space="preserve"> </w:t>
        </w:r>
      </w:ins>
      <w:ins w:id="5212" w:author="PR Preview" w:date="2026-01-01T00:00:00Z">
        <w:r>
          <w:t xml:space="preserve">(Banerjee and Roy 2014)</w:t>
        </w:r>
      </w:ins>
      <w:ins w:id="5213" w:author="PR Preview" w:date="2026-01-01T00:00:00Z">
        <w:r>
          <w:t xml:space="preserve">.</w:t>
        </w:r>
      </w:ins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del w:id="5214" w:author="PR Preview" w:date="2026-01-01T00:00:00Z">
        <w:r>
          <w:delText xml:space="preserve">For</w:delText>
        </w:r>
      </w:del>
      <w:del w:id="521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5216" w:author="PR Preview" w:date="2026-01-01T00:00:00Z">
        <w:r>
          <w:delText xml:space="preserve">, the columns have two orderings.</w:delText>
        </w:r>
      </w:del>
      <w:del w:id="5217" w:author="PR Preview" w:date="2026-01-01T00:00:00Z">
        <w:r>
          <w:delText xml:space="preserve"> </w:delText>
        </w:r>
      </w:del>
      <w:del w:id="5218" w:author="PR Preview" w:date="2026-01-01T00:00:00Z">
        <w:r>
          <w:delText xml:space="preserve">The ordering</w:delText>
        </w:r>
      </w:del>
      <w:del w:id="52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5220" w:author="PR Preview" w:date="2026-01-01T00:00:00Z">
        <w:r>
          <w:delText xml:space="preserve"> </w:delText>
        </w:r>
      </w:del>
      <w:del w:id="5221" w:author="PR Preview" w:date="2026-01-01T00:00:00Z">
        <w:r>
          <w:delText xml:space="preserve">keeps each column in place,</w:delText>
        </w:r>
      </w:del>
      <w:del w:id="5222" w:author="PR Preview" w:date="2026-01-01T00:00:00Z">
        <w:r>
          <w:delText xml:space="preserve"> </w:delText>
        </w:r>
      </w:del>
      <w:del w:id="5223" w:author="PR Preview" w:date="2026-01-01T00:00:00Z">
        <w:r>
          <w:delText xml:space="preserve">picks the entries</w:delText>
        </w:r>
      </w:del>
      <w:del w:id="522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11</m:t>
            </m:r>
          </m:sub>
        </m:sSub>
      </m:oMath>
      <w:del w:id="5225" w:author="PR Preview" w:date="2026-01-01T00:00:00Z">
        <w:r>
          <w:delText xml:space="preserve"> </w:delText>
        </w:r>
      </w:del>
      <w:del w:id="5226" w:author="PR Preview" w:date="2026-01-01T00:00:00Z">
        <w:r>
          <w:delText xml:space="preserve">and</w:delText>
        </w:r>
      </w:del>
      <w:del w:id="5227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22</m:t>
            </m:r>
          </m:sub>
        </m:sSub>
      </m:oMath>
      <w:del w:id="5228" w:author="PR Preview" w:date="2026-01-01T00:00:00Z">
        <w:r>
          <w:delText xml:space="preserve">,</w:delText>
        </w:r>
      </w:del>
      <w:del w:id="5229" w:author="PR Preview" w:date="2026-01-01T00:00:00Z">
        <w:r>
          <w:delText xml:space="preserve"> </w:delText>
        </w:r>
      </w:del>
      <w:del w:id="5230" w:author="PR Preview" w:date="2026-01-01T00:00:00Z">
        <w:r>
          <w:delText xml:space="preserve">and has sign</w:delText>
        </w:r>
      </w:del>
      <w:del w:id="5231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  <m:r>
          <m:t>1</m:t>
        </m:r>
      </m:oMath>
      <w:del w:id="5232" w:author="PR Preview" w:date="2026-01-01T00:00:00Z">
        <w:r>
          <w:delText xml:space="preserve">.</w:delText>
        </w:r>
      </w:del>
      <w:del w:id="5233" w:author="PR Preview" w:date="2026-01-01T00:00:00Z">
        <w:r>
          <w:delText xml:space="preserve"> </w:delText>
        </w:r>
      </w:del>
      <w:del w:id="5234" w:author="PR Preview" w:date="2026-01-01T00:00:00Z">
        <w:r>
          <w:delText xml:space="preserve">The ordering</w:delText>
        </w:r>
      </w:del>
      <w:del w:id="523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5236" w:author="PR Preview" w:date="2026-01-01T00:00:00Z">
        <w:r>
          <w:delText xml:space="preserve"> </w:delText>
        </w:r>
      </w:del>
      <w:del w:id="5237" w:author="PR Preview" w:date="2026-01-01T00:00:00Z">
        <w:r>
          <w:delText xml:space="preserve">swaps the two columns,</w:delText>
        </w:r>
      </w:del>
      <w:del w:id="5238" w:author="PR Preview" w:date="2026-01-01T00:00:00Z">
        <w:r>
          <w:delText xml:space="preserve"> </w:delText>
        </w:r>
      </w:del>
      <w:del w:id="5239" w:author="PR Preview" w:date="2026-01-01T00:00:00Z">
        <w:r>
          <w:delText xml:space="preserve">picks the entries</w:delText>
        </w:r>
      </w:del>
      <w:del w:id="524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12</m:t>
            </m:r>
          </m:sub>
        </m:sSub>
      </m:oMath>
      <w:del w:id="5241" w:author="PR Preview" w:date="2026-01-01T00:00:00Z">
        <w:r>
          <w:delText xml:space="preserve"> </w:delText>
        </w:r>
      </w:del>
      <w:del w:id="5242" w:author="PR Preview" w:date="2026-01-01T00:00:00Z">
        <w:r>
          <w:delText xml:space="preserve">and</w:delText>
        </w:r>
      </w:del>
      <w:del w:id="524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21</m:t>
            </m:r>
          </m:sub>
        </m:sSub>
      </m:oMath>
      <w:del w:id="5244" w:author="PR Preview" w:date="2026-01-01T00:00:00Z">
        <w:r>
          <w:delText xml:space="preserve">,</w:delText>
        </w:r>
      </w:del>
      <w:del w:id="5245" w:author="PR Preview" w:date="2026-01-01T00:00:00Z">
        <w:r>
          <w:delText xml:space="preserve"> </w:delText>
        </w:r>
      </w:del>
      <w:del w:id="5246" w:author="PR Preview" w:date="2026-01-01T00:00:00Z">
        <w:r>
          <w:delText xml:space="preserve">and has sign</w:delText>
        </w:r>
      </w:del>
      <w:del w:id="524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5248" w:author="PR Preview" w:date="2026-01-01T00:00:00Z">
        <w:r>
          <w:delText xml:space="preserve">.</w:delText>
        </w:r>
      </w:del>
      <w:del w:id="5249" w:author="PR Preview" w:date="2026-01-01T00:00:00Z">
        <w:r>
          <w:delText xml:space="preserve"> </w:delText>
        </w:r>
      </w:del>
      <w:del w:id="5250" w:author="PR Preview" w:date="2026-01-01T00:00:00Z">
        <w:r>
          <w:delText xml:space="preserve">The sum</w:delText>
        </w:r>
      </w:del>
      <w:del w:id="525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del w:id="5252" w:author="PR Preview" w:date="2026-01-01T00:00:00Z">
        <w:r>
          <w:delText xml:space="preserve"> </w:delText>
        </w:r>
      </w:del>
      <w:del w:id="5253" w:author="PR Preview" w:date="2026-01-01T00:00:00Z">
        <w:r>
          <w:delText xml:space="preserve">is the value</w:delText>
        </w:r>
      </w:del>
      <w:del w:id="5254" w:author="PR Preview" w:date="2026-01-01T00:00:00Z">
        <w:r>
          <w:delText xml:space="preserve"> </w:delText>
        </w:r>
      </w:del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del w:id="5255" w:author="PR Preview" w:date="2026-01-01T00:00:00Z">
        <w:r>
          <w:delText xml:space="preserve"> </w:delText>
        </w:r>
      </w:del>
      <w:del w:id="5256" w:author="PR Preview" w:date="2026-01-01T00:00:00Z">
        <w:r>
          <w:delText xml:space="preserve">from</w:delText>
        </w:r>
      </w:del>
      <w:del w:id="5257" w:author="PR Preview" w:date="2026-01-01T00:00:00Z">
        <w:r>
          <w:delText xml:space="preserve"> </w:delText>
        </w:r>
      </w:del>
      <w:hyperlink w:anchor="exm-determinant">
        <w:del w:id="5258" w:author="PR Preview" w:date="2026-01-01T00:00:00Z">
          <w:r>
            <w:rPr>
              <w:rStyle w:val="Hyperlink"/>
            </w:rPr>
            <w:delText xml:space="preserve">Example 34</w:delText>
          </w:r>
        </w:del>
      </w:hyperlink>
      <w:del w:id="5259" w:author="PR Preview" w:date="2026-01-01T00:00:00Z">
        <w:r>
          <w:delText xml:space="preserve">.</w:delText>
        </w:r>
      </w:del>
    </w:p>
    <w:p>
      <w:pPr>
        <w:pStyle w:val="BodyText"/>
      </w:pPr>
      <w:ins w:id="5260" w:author="PR Preview" w:date="2026-01-01T00:00:00Z">
        <w:r>
          <w:t xml:space="preserve">For</w:t>
        </w:r>
      </w:ins>
      <w:ins w:id="526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5262" w:author="PR Preview" w:date="2026-01-01T00:00:00Z">
        <w:r>
          <w:t xml:space="preserve">, the columns have two orderings.</w:t>
        </w:r>
      </w:ins>
      <w:ins w:id="5263" w:author="PR Preview" w:date="2026-01-01T00:00:00Z">
        <w:r>
          <w:t xml:space="preserve"> </w:t>
        </w:r>
      </w:ins>
      <w:ins w:id="5264" w:author="PR Preview" w:date="2026-01-01T00:00:00Z">
        <w:r>
          <w:t xml:space="preserve">The ordering</w:t>
        </w:r>
      </w:ins>
      <w:ins w:id="52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5266" w:author="PR Preview" w:date="2026-01-01T00:00:00Z">
        <w:r>
          <w:t xml:space="preserve"> </w:t>
        </w:r>
      </w:ins>
      <w:ins w:id="5267" w:author="PR Preview" w:date="2026-01-01T00:00:00Z">
        <w:r>
          <w:t xml:space="preserve">keeps each column in place,</w:t>
        </w:r>
      </w:ins>
      <w:ins w:id="5268" w:author="PR Preview" w:date="2026-01-01T00:00:00Z">
        <w:r>
          <w:t xml:space="preserve"> </w:t>
        </w:r>
      </w:ins>
      <w:ins w:id="5269" w:author="PR Preview" w:date="2026-01-01T00:00:00Z">
        <w:r>
          <w:t xml:space="preserve">picks the entries</w:t>
        </w:r>
      </w:ins>
      <w:ins w:id="527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11</m:t>
            </m:r>
          </m:sub>
        </m:sSub>
      </m:oMath>
      <w:ins w:id="5271" w:author="PR Preview" w:date="2026-01-01T00:00:00Z">
        <w:r>
          <w:t xml:space="preserve"> </w:t>
        </w:r>
      </w:ins>
      <w:ins w:id="5272" w:author="PR Preview" w:date="2026-01-01T00:00:00Z">
        <w:r>
          <w:t xml:space="preserve">and</w:t>
        </w:r>
      </w:ins>
      <w:ins w:id="527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22</m:t>
            </m:r>
          </m:sub>
        </m:sSub>
      </m:oMath>
      <w:ins w:id="5274" w:author="PR Preview" w:date="2026-01-01T00:00:00Z">
        <w:r>
          <w:t xml:space="preserve">,</w:t>
        </w:r>
      </w:ins>
      <w:ins w:id="5275" w:author="PR Preview" w:date="2026-01-01T00:00:00Z">
        <w:r>
          <w:t xml:space="preserve"> </w:t>
        </w:r>
      </w:ins>
      <w:ins w:id="5276" w:author="PR Preview" w:date="2026-01-01T00:00:00Z">
        <w:r>
          <w:t xml:space="preserve">and has sign</w:t>
        </w:r>
      </w:ins>
      <w:ins w:id="5277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  <m:r>
          <m:t>1</m:t>
        </m:r>
      </m:oMath>
      <w:ins w:id="5278" w:author="PR Preview" w:date="2026-01-01T00:00:00Z">
        <w:r>
          <w:t xml:space="preserve">.</w:t>
        </w:r>
      </w:ins>
      <w:ins w:id="5279" w:author="PR Preview" w:date="2026-01-01T00:00:00Z">
        <w:r>
          <w:t xml:space="preserve"> </w:t>
        </w:r>
      </w:ins>
      <w:ins w:id="5280" w:author="PR Preview" w:date="2026-01-01T00:00:00Z">
        <w:r>
          <w:t xml:space="preserve">The ordering</w:t>
        </w:r>
      </w:ins>
      <w:ins w:id="52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282" w:author="PR Preview" w:date="2026-01-01T00:00:00Z">
        <w:r>
          <w:t xml:space="preserve"> </w:t>
        </w:r>
      </w:ins>
      <w:ins w:id="5283" w:author="PR Preview" w:date="2026-01-01T00:00:00Z">
        <w:r>
          <w:t xml:space="preserve">swaps the two columns,</w:t>
        </w:r>
      </w:ins>
      <w:ins w:id="5284" w:author="PR Preview" w:date="2026-01-01T00:00:00Z">
        <w:r>
          <w:t xml:space="preserve"> </w:t>
        </w:r>
      </w:ins>
      <w:ins w:id="5285" w:author="PR Preview" w:date="2026-01-01T00:00:00Z">
        <w:r>
          <w:t xml:space="preserve">picks the entries</w:t>
        </w:r>
      </w:ins>
      <w:ins w:id="528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12</m:t>
            </m:r>
          </m:sub>
        </m:sSub>
      </m:oMath>
      <w:ins w:id="5287" w:author="PR Preview" w:date="2026-01-01T00:00:00Z">
        <w:r>
          <w:t xml:space="preserve"> </w:t>
        </w:r>
      </w:ins>
      <w:ins w:id="5288" w:author="PR Preview" w:date="2026-01-01T00:00:00Z">
        <w:r>
          <w:t xml:space="preserve">and</w:t>
        </w:r>
      </w:ins>
      <w:ins w:id="528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21</m:t>
            </m:r>
          </m:sub>
        </m:sSub>
      </m:oMath>
      <w:ins w:id="5290" w:author="PR Preview" w:date="2026-01-01T00:00:00Z">
        <w:r>
          <w:t xml:space="preserve">,</w:t>
        </w:r>
      </w:ins>
      <w:ins w:id="5291" w:author="PR Preview" w:date="2026-01-01T00:00:00Z">
        <w:r>
          <w:t xml:space="preserve"> </w:t>
        </w:r>
      </w:ins>
      <w:ins w:id="5292" w:author="PR Preview" w:date="2026-01-01T00:00:00Z">
        <w:r>
          <w:t xml:space="preserve">and has sign</w:t>
        </w:r>
      </w:ins>
      <w:ins w:id="529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5294" w:author="PR Preview" w:date="2026-01-01T00:00:00Z">
        <w:r>
          <w:t xml:space="preserve">.</w:t>
        </w:r>
      </w:ins>
      <w:ins w:id="5295" w:author="PR Preview" w:date="2026-01-01T00:00:00Z">
        <w:r>
          <w:t xml:space="preserve"> </w:t>
        </w:r>
      </w:ins>
      <w:ins w:id="5296" w:author="PR Preview" w:date="2026-01-01T00:00:00Z">
        <w:r>
          <w:t xml:space="preserve">The sum</w:t>
        </w:r>
      </w:ins>
      <w:ins w:id="529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ins w:id="5298" w:author="PR Preview" w:date="2026-01-01T00:00:00Z">
        <w:r>
          <w:t xml:space="preserve"> </w:t>
        </w:r>
      </w:ins>
      <w:ins w:id="5299" w:author="PR Preview" w:date="2026-01-01T00:00:00Z">
        <w:r>
          <w:t xml:space="preserve">is the value</w:t>
        </w:r>
      </w:ins>
      <w:ins w:id="5300" w:author="PR Preview" w:date="2026-01-01T00:00:00Z">
        <w:r>
          <w:t xml:space="preserve"> </w:t>
        </w:r>
      </w:ins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ins w:id="5301" w:author="PR Preview" w:date="2026-01-01T00:00:00Z">
        <w:r>
          <w:t xml:space="preserve"> </w:t>
        </w:r>
      </w:ins>
      <w:ins w:id="5302" w:author="PR Preview" w:date="2026-01-01T00:00:00Z">
        <w:r>
          <w:t xml:space="preserve">from</w:t>
        </w:r>
      </w:ins>
      <w:ins w:id="5303" w:author="PR Preview" w:date="2026-01-01T00:00:00Z">
        <w:r>
          <w:t xml:space="preserve"> </w:t>
        </w:r>
      </w:ins>
      <w:hyperlink w:anchor="exm-determinant">
        <w:ins w:id="5304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5305" w:author="PR Preview" w:date="2026-01-01T00:00:00Z">
        <w:r>
          <w:t xml:space="preserve">.</w:t>
        </w:r>
      </w:ins>
    </w:p>
    <w:bookmarkEnd w:id="159"/>
    <w:p>
      <w:pPr>
        <w:pStyle w:val="BodyText"/>
      </w:pPr>
      <w:r>
        <w:t xml:space="preserve">See also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4" w:name="thm-det-diagonal"/>
    <w:p>
      <w:pPr>
        <w:pStyle w:val="FirstParagraph"/>
      </w:pPr>
      <w:del w:id="5306" w:author="PR Preview" w:date="2026-01-01T00:00:00Z">
        <w:r>
          <w:rPr>
            <w:b/>
            <w:bCs/>
          </w:rPr>
          <w:delText xml:space="preserve">Theorem 18 (Determinant of a diagonal matrix)</w:delText>
        </w:r>
      </w:del>
      <w:del w:id="5307" w:author="PR Preview" w:date="2026-01-01T00:00:00Z">
        <w:r>
          <w:delText xml:space="preserve"> </w:delText>
        </w:r>
      </w:del>
      <w:del w:id="5308" w:author="PR Preview" w:date="2026-01-01T00:00:00Z">
        <w:r>
          <w:delText xml:space="preserve">The determinant (</w:delText>
        </w:r>
      </w:del>
      <w:hyperlink w:anchor="def-determinant">
        <w:del w:id="5309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5310" w:author="PR Preview" w:date="2026-01-01T00:00:00Z">
        <w:r>
          <w:delText xml:space="preserve">) of a</w:delText>
        </w:r>
      </w:del>
      <w:del w:id="531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5312" w:author="PR Preview" w:date="2026-01-01T00:00:00Z">
        <w:r>
          <w:delText xml:space="preserve"> </w:delText>
        </w:r>
      </w:del>
      <w:del w:id="5313" w:author="PR Preview" w:date="2026-01-01T00:00:00Z">
        <w:r>
          <w:delText xml:space="preserve">diagonal matrix</w:delText>
        </w:r>
      </w:del>
      <w:del w:id="5314" w:author="PR Preview" w:date="2026-01-01T00:00:00Z">
        <w:r>
          <w:delText xml:space="preserve"> </w:delText>
        </w:r>
      </w:del>
      <w:del w:id="5315" w:author="PR Preview" w:date="2026-01-01T00:00:00Z">
        <w:r>
          <w:delText xml:space="preserve">(</w:delText>
        </w:r>
      </w:del>
      <w:hyperlink w:anchor="def-diagonal-matrix">
        <w:del w:id="5316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5317" w:author="PR Preview" w:date="2026-01-01T00:00:00Z">
        <w:r>
          <w:delText xml:space="preserve">)</w:delText>
        </w:r>
      </w:del>
      <w:del w:id="5318" w:author="PR Preview" w:date="2026-01-01T00:00:00Z">
        <w:r>
          <w:delText xml:space="preserve"> </w:delText>
        </w:r>
      </w:del>
      <w:del w:id="5319" w:author="PR Preview" w:date="2026-01-01T00:00:00Z">
        <w:r>
          <w:delText xml:space="preserve">is the product of its diagonal entries:</w:delText>
        </w:r>
      </w:del>
    </w:p>
    <w:p>
      <w:pPr>
        <w:pStyle w:val="FirstParagraph"/>
      </w:pPr>
      <w:ins w:id="5320" w:author="PR Preview" w:date="2026-01-01T00:00:00Z">
        <w:r>
          <w:rPr>
            <w:b/>
            <w:bCs/>
          </w:rPr>
          <w:t xml:space="preserve">Theorem 19 (Determinant of a diagonal matrix)</w:t>
        </w:r>
      </w:ins>
      <w:ins w:id="5321" w:author="PR Preview" w:date="2026-01-01T00:00:00Z">
        <w:r>
          <w:t xml:space="preserve"> </w:t>
        </w:r>
      </w:ins>
      <w:ins w:id="5322" w:author="PR Preview" w:date="2026-01-01T00:00:00Z">
        <w:r>
          <w:t xml:space="preserve">The determinant (</w:t>
        </w:r>
      </w:ins>
      <w:hyperlink w:anchor="def-determinant">
        <w:ins w:id="5323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5324" w:author="PR Preview" w:date="2026-01-01T00:00:00Z">
        <w:r>
          <w:t xml:space="preserve">) of a</w:t>
        </w:r>
      </w:ins>
      <w:ins w:id="532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5326" w:author="PR Preview" w:date="2026-01-01T00:00:00Z">
        <w:r>
          <w:t xml:space="preserve"> </w:t>
        </w:r>
      </w:ins>
      <w:ins w:id="5327" w:author="PR Preview" w:date="2026-01-01T00:00:00Z">
        <w:r>
          <w:t xml:space="preserve">diagonal matrix</w:t>
        </w:r>
      </w:ins>
      <w:ins w:id="5328" w:author="PR Preview" w:date="2026-01-01T00:00:00Z">
        <w:r>
          <w:t xml:space="preserve"> </w:t>
        </w:r>
      </w:ins>
      <w:ins w:id="5329" w:author="PR Preview" w:date="2026-01-01T00:00:00Z">
        <w:r>
          <w:t xml:space="preserve">(</w:t>
        </w:r>
      </w:ins>
      <w:hyperlink w:anchor="def-diagonal-matrix">
        <w:ins w:id="5330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5331" w:author="PR Preview" w:date="2026-01-01T00:00:00Z">
        <w:r>
          <w:t xml:space="preserve">)</w:t>
        </w:r>
      </w:ins>
      <w:ins w:id="5332" w:author="PR Preview" w:date="2026-01-01T00:00:00Z">
        <w:r>
          <w:t xml:space="preserve"> </w:t>
        </w:r>
      </w:ins>
      <w:ins w:id="5333" w:author="PR Preview" w:date="2026-01-01T00:00:00Z">
        <w:r>
          <w:t xml:space="preserve">is the product of its diagonal entries: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5" w:name="exm-det-diagonal"/>
    <w:p>
      <w:pPr>
        <w:pStyle w:val="FirstParagraph"/>
      </w:pPr>
      <w:del w:id="5334" w:author="PR Preview" w:date="2026-01-01T00:00:00Z">
        <w:r>
          <w:rPr>
            <w:b/>
            <w:bCs/>
          </w:rPr>
          <w:delText xml:space="preserve">Example 35 (Determinant of a scaled identity matrix)</w:delText>
        </w:r>
      </w:del>
      <w:del w:id="5335" w:author="PR Preview" w:date="2026-01-01T00:00:00Z">
        <w:r>
          <w:delText xml:space="preserve"> </w:delText>
        </w:r>
      </w:del>
      <w:del w:id="5336" w:author="PR Preview" w:date="2026-01-01T00:00:00Z">
        <w:r>
          <w:delText xml:space="preserve">For a number</w:delText>
        </w:r>
      </w:del>
      <w:del w:id="5337" w:author="PR Preview" w:date="2026-01-01T00:00:00Z">
        <w:r>
          <w:delText xml:space="preserve"> </w:delText>
        </w:r>
      </w:del>
      <m:oMath>
        <m:r>
          <m:t>c</m:t>
        </m:r>
      </m:oMath>
      <w:del w:id="5338" w:author="PR Preview" w:date="2026-01-01T00:00:00Z">
        <w:r>
          <w:delText xml:space="preserve">,</w:delText>
        </w:r>
      </w:del>
      <w:del w:id="5339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5340" w:author="PR Preview" w:date="2026-01-01T00:00:00Z">
        <w:r>
          <w:delText xml:space="preserve"> </w:delText>
        </w:r>
      </w:del>
      <w:del w:id="5341" w:author="PR Preview" w:date="2026-01-01T00:00:00Z">
        <w:r>
          <w:delText xml:space="preserve">is diagonal with every diagonal entry equal to</w:delText>
        </w:r>
      </w:del>
      <w:del w:id="5342" w:author="PR Preview" w:date="2026-01-01T00:00:00Z">
        <w:r>
          <w:delText xml:space="preserve"> </w:delText>
        </w:r>
      </w:del>
      <m:oMath>
        <m:r>
          <m:t>c</m:t>
        </m:r>
      </m:oMath>
      <w:del w:id="5343" w:author="PR Preview" w:date="2026-01-01T00:00:00Z">
        <w:r>
          <w:delText xml:space="preserve">,</w:delText>
        </w:r>
      </w:del>
      <w:del w:id="5344" w:author="PR Preview" w:date="2026-01-01T00:00:00Z">
        <w:r>
          <w:delText xml:space="preserve"> </w:delText>
        </w:r>
      </w:del>
      <w:del w:id="5345" w:author="PR Preview" w:date="2026-01-01T00:00:00Z">
        <w:r>
          <w:delText xml:space="preserve">so</w:delText>
        </w:r>
      </w:del>
      <w:del w:id="5346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del w:id="5347" w:author="PR Preview" w:date="2026-01-01T00:00:00Z">
        <w:r>
          <w:delText xml:space="preserve">.</w:delText>
        </w:r>
      </w:del>
      <w:del w:id="5348" w:author="PR Preview" w:date="2026-01-01T00:00:00Z">
        <w:r>
          <w:delText xml:space="preserve"> </w:delText>
        </w:r>
      </w:del>
      <w:del w:id="5349" w:author="PR Preview" w:date="2026-01-01T00:00:00Z">
        <w:r>
          <w:delText xml:space="preserve">In particular,</w:delText>
        </w:r>
      </w:del>
      <w:del w:id="5350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5351" w:author="PR Preview" w:date="2026-01-01T00:00:00Z">
        <w:r>
          <w:delText xml:space="preserve">.</w:delText>
        </w:r>
      </w:del>
    </w:p>
    <w:p>
      <w:pPr>
        <w:pStyle w:val="BodyText"/>
      </w:pPr>
      <w:del w:id="5352" w:author="PR Preview" w:date="2026-01-01T00:00:00Z">
        <w:r>
          <w:rPr>
            <w:b/>
            <w:bCs/>
          </w:rPr>
          <w:delText xml:space="preserve">Theorem 19 (Determinant of a product)</w:delText>
        </w:r>
      </w:del>
      <w:del w:id="5353" w:author="PR Preview" w:date="2026-01-01T00:00:00Z">
        <w:r>
          <w:delText xml:space="preserve"> </w:delText>
        </w:r>
      </w:del>
      <w:del w:id="5354" w:author="PR Preview" w:date="2026-01-01T00:00:00Z">
        <w:r>
          <w:delText xml:space="preserve">For</w:delText>
        </w:r>
      </w:del>
      <w:del w:id="535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5356" w:author="PR Preview" w:date="2026-01-01T00:00:00Z">
        <w:r>
          <w:delText xml:space="preserve"> </w:delText>
        </w:r>
      </w:del>
      <w:del w:id="5357" w:author="PR Preview" w:date="2026-01-01T00:00:00Z">
        <w:r>
          <w:delText xml:space="preserve">matrices</w:delText>
        </w:r>
      </w:del>
      <w:del w:id="535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359" w:author="PR Preview" w:date="2026-01-01T00:00:00Z">
        <w:r>
          <w:delText xml:space="preserve"> </w:delText>
        </w:r>
      </w:del>
      <w:del w:id="5360" w:author="PR Preview" w:date="2026-01-01T00:00:00Z">
        <w:r>
          <w:delText xml:space="preserve">and</w:delText>
        </w:r>
      </w:del>
      <w:del w:id="5361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5362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5363" w:author="PR Preview" w:date="2026-01-01T00:00:00Z">
        <w:r>
          <w:rPr>
            <w:b/>
            <w:bCs/>
          </w:rPr>
          <w:delText xml:space="preserve">Example 36 (Checking the product rule)</w:delText>
        </w:r>
      </w:del>
      <w:del w:id="5364" w:author="PR Preview" w:date="2026-01-01T00:00:00Z">
        <w:r>
          <w:delText xml:space="preserve"> </w:delText>
        </w:r>
      </w:del>
      <w:del w:id="5365" w:author="PR Preview" w:date="2026-01-01T00:00:00Z">
        <w:r>
          <w:delText xml:space="preserve">For</w:delText>
        </w:r>
      </w:del>
      <w:del w:id="536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5367" w:author="PR Preview" w:date="2026-01-01T00:00:00Z">
        <w:r>
          <w:delText xml:space="preserve"> </w:delText>
        </w:r>
      </w:del>
      <w:del w:id="5368" w:author="PR Preview" w:date="2026-01-01T00:00:00Z">
        <w:r>
          <w:delText xml:space="preserve">and</w:delText>
        </w:r>
      </w:del>
      <w:del w:id="5369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5370" w:author="PR Preview" w:date="2026-01-01T00:00:00Z">
        <w:r>
          <w:delText xml:space="preserve">,</w:delText>
        </w:r>
      </w:del>
      <w:del w:id="5371" w:author="PR Preview" w:date="2026-01-01T00:00:00Z">
        <w:r>
          <w:delText xml:space="preserve"> </w:delText>
        </w:r>
      </w:del>
      <w:hyperlink w:anchor="exm-determinant">
        <w:del w:id="5372" w:author="PR Preview" w:date="2026-01-01T00:00:00Z">
          <w:r>
            <w:rPr>
              <w:rStyle w:val="Hyperlink"/>
            </w:rPr>
            <w:delText xml:space="preserve">Example 34</w:delText>
          </w:r>
        </w:del>
      </w:hyperlink>
      <w:del w:id="5373" w:author="PR Preview" w:date="2026-01-01T00:00:00Z">
        <w:r>
          <w:delText xml:space="preserve"> </w:delText>
        </w:r>
      </w:del>
      <w:del w:id="5374" w:author="PR Preview" w:date="2026-01-01T00:00:00Z">
        <w:r>
          <w:delText xml:space="preserve">gives</w:delText>
        </w:r>
      </w:del>
    </w:p>
    <w:p>
      <w:pPr>
        <w:pStyle w:val="FirstParagraph"/>
      </w:pPr>
      <w:ins w:id="5375" w:author="PR Preview" w:date="2026-01-01T00:00:00Z">
        <w:r>
          <w:rPr>
            <w:b/>
            <w:bCs/>
          </w:rPr>
          <w:t xml:space="preserve">Example 37 (Determinant of a scaled identity matrix)</w:t>
        </w:r>
      </w:ins>
      <w:ins w:id="5376" w:author="PR Preview" w:date="2026-01-01T00:00:00Z">
        <w:r>
          <w:t xml:space="preserve"> </w:t>
        </w:r>
      </w:ins>
      <w:ins w:id="5377" w:author="PR Preview" w:date="2026-01-01T00:00:00Z">
        <w:r>
          <w:t xml:space="preserve">For a number</w:t>
        </w:r>
      </w:ins>
      <w:ins w:id="5378" w:author="PR Preview" w:date="2026-01-01T00:00:00Z">
        <w:r>
          <w:t xml:space="preserve"> </w:t>
        </w:r>
      </w:ins>
      <m:oMath>
        <m:r>
          <m:t>c</m:t>
        </m:r>
      </m:oMath>
      <w:ins w:id="5379" w:author="PR Preview" w:date="2026-01-01T00:00:00Z">
        <w:r>
          <w:t xml:space="preserve">,</w:t>
        </w:r>
      </w:ins>
      <w:ins w:id="5380" w:author="PR Preview" w:date="2026-01-01T00:00:00Z">
        <w:r>
          <w:t xml:space="preserve"> </w:t>
        </w:r>
      </w:ins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5381" w:author="PR Preview" w:date="2026-01-01T00:00:00Z">
        <w:r>
          <w:t xml:space="preserve"> </w:t>
        </w:r>
      </w:ins>
      <w:ins w:id="5382" w:author="PR Preview" w:date="2026-01-01T00:00:00Z">
        <w:r>
          <w:t xml:space="preserve">is diagonal with every diagonal entry equal to</w:t>
        </w:r>
      </w:ins>
      <w:ins w:id="5383" w:author="PR Preview" w:date="2026-01-01T00:00:00Z">
        <w:r>
          <w:t xml:space="preserve"> </w:t>
        </w:r>
      </w:ins>
      <m:oMath>
        <m:r>
          <m:t>c</m:t>
        </m:r>
      </m:oMath>
      <w:ins w:id="5384" w:author="PR Preview" w:date="2026-01-01T00:00:00Z">
        <w:r>
          <w:t xml:space="preserve">,</w:t>
        </w:r>
      </w:ins>
      <w:ins w:id="5385" w:author="PR Preview" w:date="2026-01-01T00:00:00Z">
        <w:r>
          <w:t xml:space="preserve"> </w:t>
        </w:r>
      </w:ins>
      <w:ins w:id="5386" w:author="PR Preview" w:date="2026-01-01T00:00:00Z">
        <w:r>
          <w:t xml:space="preserve">so</w:t>
        </w:r>
      </w:ins>
      <w:ins w:id="5387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ins w:id="5388" w:author="PR Preview" w:date="2026-01-01T00:00:00Z">
        <w:r>
          <w:t xml:space="preserve">.</w:t>
        </w:r>
      </w:ins>
      <w:ins w:id="5389" w:author="PR Preview" w:date="2026-01-01T00:00:00Z">
        <w:r>
          <w:t xml:space="preserve"> </w:t>
        </w:r>
      </w:ins>
      <w:ins w:id="5390" w:author="PR Preview" w:date="2026-01-01T00:00:00Z">
        <w:r>
          <w:t xml:space="preserve">In particular,</w:t>
        </w:r>
      </w:ins>
      <w:ins w:id="5391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5392" w:author="PR Preview" w:date="2026-01-01T00:00:00Z">
        <w:r>
          <w:t xml:space="preserve">.</w:t>
        </w:r>
      </w:ins>
    </w:p>
    <w:bookmarkEnd w:id="165"/>
    <w:bookmarkStart w:id="166" w:name="thm-det-product"/>
    <w:p>
      <w:pPr>
        <w:pStyle w:val="BodyText"/>
      </w:pPr>
      <w:ins w:id="5393" w:author="PR Preview" w:date="2026-01-01T00:00:00Z">
        <w:r>
          <w:rPr>
            <w:b/>
            <w:bCs/>
          </w:rPr>
          <w:t xml:space="preserve">Theorem 20 (Determinant of a product)</w:t>
        </w:r>
      </w:ins>
      <w:ins w:id="5394" w:author="PR Preview" w:date="2026-01-01T00:00:00Z">
        <w:r>
          <w:t xml:space="preserve"> </w:t>
        </w:r>
      </w:ins>
      <w:ins w:id="5395" w:author="PR Preview" w:date="2026-01-01T00:00:00Z">
        <w:r>
          <w:t xml:space="preserve">For</w:t>
        </w:r>
      </w:ins>
      <w:ins w:id="539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5397" w:author="PR Preview" w:date="2026-01-01T00:00:00Z">
        <w:r>
          <w:t xml:space="preserve"> </w:t>
        </w:r>
      </w:ins>
      <w:ins w:id="5398" w:author="PR Preview" w:date="2026-01-01T00:00:00Z">
        <w:r>
          <w:t xml:space="preserve">matrices</w:t>
        </w:r>
      </w:ins>
      <w:ins w:id="539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400" w:author="PR Preview" w:date="2026-01-01T00:00:00Z">
        <w:r>
          <w:t xml:space="preserve"> </w:t>
        </w:r>
      </w:ins>
      <w:ins w:id="5401" w:author="PR Preview" w:date="2026-01-01T00:00:00Z">
        <w:r>
          <w:t xml:space="preserve">and</w:t>
        </w:r>
      </w:ins>
      <w:ins w:id="540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540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6"/>
    <w:bookmarkStart w:id="167" w:name="exm-det-product"/>
    <w:p>
      <w:pPr>
        <w:pStyle w:val="FirstParagraph"/>
      </w:pPr>
      <w:ins w:id="5404" w:author="PR Preview" w:date="2026-01-01T00:00:00Z">
        <w:r>
          <w:rPr>
            <w:b/>
            <w:bCs/>
          </w:rPr>
          <w:t xml:space="preserve">Example 38 (Checking the product rule)</w:t>
        </w:r>
      </w:ins>
      <w:ins w:id="5405" w:author="PR Preview" w:date="2026-01-01T00:00:00Z">
        <w:r>
          <w:t xml:space="preserve"> </w:t>
        </w:r>
      </w:ins>
      <w:ins w:id="5406" w:author="PR Preview" w:date="2026-01-01T00:00:00Z">
        <w:r>
          <w:t xml:space="preserve">For</w:t>
        </w:r>
      </w:ins>
      <w:ins w:id="540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5408" w:author="PR Preview" w:date="2026-01-01T00:00:00Z">
        <w:r>
          <w:t xml:space="preserve"> </w:t>
        </w:r>
      </w:ins>
      <w:ins w:id="5409" w:author="PR Preview" w:date="2026-01-01T00:00:00Z">
        <w:r>
          <w:t xml:space="preserve">and</w:t>
        </w:r>
      </w:ins>
      <w:ins w:id="5410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5411" w:author="PR Preview" w:date="2026-01-01T00:00:00Z">
        <w:r>
          <w:t xml:space="preserve">,</w:t>
        </w:r>
      </w:ins>
      <w:ins w:id="5412" w:author="PR Preview" w:date="2026-01-01T00:00:00Z">
        <w:r>
          <w:t xml:space="preserve"> </w:t>
        </w:r>
      </w:ins>
      <w:hyperlink w:anchor="exm-determinant">
        <w:ins w:id="5413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5414" w:author="PR Preview" w:date="2026-01-01T00:00:00Z">
        <w:r>
          <w:t xml:space="preserve"> </w:t>
        </w:r>
      </w:ins>
      <w:ins w:id="5415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7"/>
    <w:bookmarkStart w:id="168" w:name="rem-det-product-proof"/>
    <w:p>
      <w:pPr>
        <w:pStyle w:val="FirstParagraph"/>
      </w:pPr>
      <w:del w:id="5416" w:author="PR Preview" w:date="2026-01-01T00:00:00Z">
        <w:r>
          <w:rPr>
            <w:i/>
            <w:iCs/>
          </w:rPr>
          <w:delText xml:space="preserve">Remark 21</w:delText>
        </w:r>
      </w:del>
      <w:del w:id="5417" w:author="PR Preview" w:date="2026-01-01T00:00:00Z">
        <w:r>
          <w:delText xml:space="preserve"> (An example is not a proof). </w:delText>
        </w:r>
      </w:del>
      <w:hyperlink w:anchor="exm-det-product">
        <w:del w:id="5418" w:author="PR Preview" w:date="2026-01-01T00:00:00Z">
          <w:r>
            <w:rPr>
              <w:rStyle w:val="Hyperlink"/>
            </w:rPr>
            <w:delText xml:space="preserve">Example 36</w:delText>
          </w:r>
        </w:del>
      </w:hyperlink>
      <w:del w:id="5419" w:author="PR Preview" w:date="2026-01-01T00:00:00Z">
        <w:r>
          <w:delText xml:space="preserve"> </w:delText>
        </w:r>
      </w:del>
      <w:del w:id="5420" w:author="PR Preview" w:date="2026-01-01T00:00:00Z">
        <w:r>
          <w:delText xml:space="preserve">checks</w:delText>
        </w:r>
      </w:del>
      <w:del w:id="5421" w:author="PR Preview" w:date="2026-01-01T00:00:00Z">
        <w:r>
          <w:delText xml:space="preserve"> </w:delText>
        </w:r>
      </w:del>
      <w:hyperlink w:anchor="thm-det-product">
        <w:del w:id="5422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5423" w:author="PR Preview" w:date="2026-01-01T00:00:00Z">
        <w:r>
          <w:delText xml:space="preserve"> </w:delText>
        </w:r>
      </w:del>
      <w:del w:id="5424" w:author="PR Preview" w:date="2026-01-01T00:00:00Z">
        <w:r>
          <w:delText xml:space="preserve">for one pair of</w:delText>
        </w:r>
      </w:del>
      <w:del w:id="542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5426" w:author="PR Preview" w:date="2026-01-01T00:00:00Z">
        <w:r>
          <w:delText xml:space="preserve"> </w:delText>
        </w:r>
      </w:del>
      <w:del w:id="5427" w:author="PR Preview" w:date="2026-01-01T00:00:00Z">
        <w:r>
          <w:delText xml:space="preserve">matrices,</w:delText>
        </w:r>
      </w:del>
      <w:del w:id="5428" w:author="PR Preview" w:date="2026-01-01T00:00:00Z">
        <w:r>
          <w:delText xml:space="preserve"> </w:delText>
        </w:r>
      </w:del>
      <w:del w:id="5429" w:author="PR Preview" w:date="2026-01-01T00:00:00Z">
        <w:r>
          <w:delText xml:space="preserve">which shows the theorem holds there</w:delText>
        </w:r>
      </w:del>
      <w:del w:id="5430" w:author="PR Preview" w:date="2026-01-01T00:00:00Z">
        <w:r>
          <w:delText xml:space="preserve"> </w:delText>
        </w:r>
      </w:del>
      <w:del w:id="5431" w:author="PR Preview" w:date="2026-01-01T00:00:00Z">
        <w:r>
          <w:delText xml:space="preserve">but does not prove it for every pair.</w:delText>
        </w:r>
      </w:del>
      <w:del w:id="5432" w:author="PR Preview" w:date="2026-01-01T00:00:00Z">
        <w:r>
          <w:delText xml:space="preserve"> </w:delText>
        </w:r>
      </w:del>
      <w:del w:id="5433" w:author="PR Preview" w:date="2026-01-01T00:00:00Z">
        <w:r>
          <w:delText xml:space="preserve">The proof needs properties of the determinant</w:delText>
        </w:r>
      </w:del>
      <w:del w:id="5434" w:author="PR Preview" w:date="2026-01-01T00:00:00Z">
        <w:r>
          <w:delText xml:space="preserve"> </w:delText>
        </w:r>
      </w:del>
      <w:del w:id="5435" w:author="PR Preview" w:date="2026-01-01T00:00:00Z">
        <w:r>
          <w:delText xml:space="preserve">that these notes don’t develop;</w:delText>
        </w:r>
      </w:del>
      <w:del w:id="5436" w:author="PR Preview" w:date="2026-01-01T00:00:00Z">
        <w:r>
          <w:delText xml:space="preserve"> </w:delText>
        </w:r>
      </w:del>
      <w:del w:id="5437" w:author="PR Preview" w:date="2026-01-01T00:00:00Z">
        <w:r>
          <w:delText xml:space="preserve">see</w:delText>
        </w:r>
      </w:del>
      <w:del w:id="5438" w:author="PR Preview" w:date="2026-01-01T00:00:00Z">
        <w:r>
          <w:delText xml:space="preserve"> </w:delText>
        </w:r>
      </w:del>
      <w:del w:id="5439" w:author="PR Preview" w:date="2026-01-01T00:00:00Z">
        <w:r>
          <w:delText xml:space="preserve">Banerjee and Roy (2014)</w:delText>
        </w:r>
      </w:del>
      <w:del w:id="5440" w:author="PR Preview" w:date="2026-01-01T00:00:00Z">
        <w:r>
          <w:delText xml:space="preserve">.</w:delText>
        </w:r>
      </w:del>
    </w:p>
    <w:p>
      <w:pPr>
        <w:pStyle w:val="FirstParagraph"/>
      </w:pPr>
      <w:ins w:id="5441" w:author="PR Preview" w:date="2026-01-01T00:00:00Z">
        <w:r>
          <w:rPr>
            <w:i/>
            <w:iCs/>
          </w:rPr>
          <w:t xml:space="preserve">Remark 22</w:t>
        </w:r>
      </w:ins>
      <w:ins w:id="5442" w:author="PR Preview" w:date="2026-01-01T00:00:00Z">
        <w:r>
          <w:t xml:space="preserve"> (An example is not a proof). </w:t>
        </w:r>
      </w:ins>
      <w:hyperlink w:anchor="exm-det-product">
        <w:ins w:id="5443" w:author="PR Preview" w:date="2026-01-01T00:00:00Z">
          <w:r>
            <w:rPr>
              <w:rStyle w:val="Hyperlink"/>
            </w:rPr>
            <w:t xml:space="preserve">Example 38</w:t>
          </w:r>
        </w:ins>
      </w:hyperlink>
      <w:ins w:id="5444" w:author="PR Preview" w:date="2026-01-01T00:00:00Z">
        <w:r>
          <w:t xml:space="preserve"> </w:t>
        </w:r>
      </w:ins>
      <w:ins w:id="5445" w:author="PR Preview" w:date="2026-01-01T00:00:00Z">
        <w:r>
          <w:t xml:space="preserve">checks</w:t>
        </w:r>
      </w:ins>
      <w:ins w:id="5446" w:author="PR Preview" w:date="2026-01-01T00:00:00Z">
        <w:r>
          <w:t xml:space="preserve"> </w:t>
        </w:r>
      </w:ins>
      <w:hyperlink w:anchor="thm-det-product">
        <w:ins w:id="5447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5448" w:author="PR Preview" w:date="2026-01-01T00:00:00Z">
        <w:r>
          <w:t xml:space="preserve"> </w:t>
        </w:r>
      </w:ins>
      <w:ins w:id="5449" w:author="PR Preview" w:date="2026-01-01T00:00:00Z">
        <w:r>
          <w:t xml:space="preserve">for one pair of</w:t>
        </w:r>
      </w:ins>
      <w:ins w:id="545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5451" w:author="PR Preview" w:date="2026-01-01T00:00:00Z">
        <w:r>
          <w:t xml:space="preserve"> </w:t>
        </w:r>
      </w:ins>
      <w:ins w:id="5452" w:author="PR Preview" w:date="2026-01-01T00:00:00Z">
        <w:r>
          <w:t xml:space="preserve">matrices,</w:t>
        </w:r>
      </w:ins>
      <w:ins w:id="5453" w:author="PR Preview" w:date="2026-01-01T00:00:00Z">
        <w:r>
          <w:t xml:space="preserve"> </w:t>
        </w:r>
      </w:ins>
      <w:ins w:id="5454" w:author="PR Preview" w:date="2026-01-01T00:00:00Z">
        <w:r>
          <w:t xml:space="preserve">which shows the theorem holds there</w:t>
        </w:r>
      </w:ins>
      <w:ins w:id="5455" w:author="PR Preview" w:date="2026-01-01T00:00:00Z">
        <w:r>
          <w:t xml:space="preserve"> </w:t>
        </w:r>
      </w:ins>
      <w:ins w:id="5456" w:author="PR Preview" w:date="2026-01-01T00:00:00Z">
        <w:r>
          <w:t xml:space="preserve">but does not prove it for every pair.</w:t>
        </w:r>
      </w:ins>
      <w:ins w:id="5457" w:author="PR Preview" w:date="2026-01-01T00:00:00Z">
        <w:r>
          <w:t xml:space="preserve"> </w:t>
        </w:r>
      </w:ins>
      <w:ins w:id="5458" w:author="PR Preview" w:date="2026-01-01T00:00:00Z">
        <w:r>
          <w:t xml:space="preserve">The proof needs properties of the determinant</w:t>
        </w:r>
      </w:ins>
      <w:ins w:id="5459" w:author="PR Preview" w:date="2026-01-01T00:00:00Z">
        <w:r>
          <w:t xml:space="preserve"> </w:t>
        </w:r>
      </w:ins>
      <w:ins w:id="5460" w:author="PR Preview" w:date="2026-01-01T00:00:00Z">
        <w:r>
          <w:t xml:space="preserve">that these notes don’t develop;</w:t>
        </w:r>
      </w:ins>
      <w:ins w:id="5461" w:author="PR Preview" w:date="2026-01-01T00:00:00Z">
        <w:r>
          <w:t xml:space="preserve"> </w:t>
        </w:r>
      </w:ins>
      <w:ins w:id="5462" w:author="PR Preview" w:date="2026-01-01T00:00:00Z">
        <w:r>
          <w:t xml:space="preserve">see</w:t>
        </w:r>
      </w:ins>
      <w:ins w:id="5463" w:author="PR Preview" w:date="2026-01-01T00:00:00Z">
        <w:r>
          <w:t xml:space="preserve"> </w:t>
        </w:r>
      </w:ins>
      <w:ins w:id="5464" w:author="PR Preview" w:date="2026-01-01T00:00:00Z">
        <w:r>
          <w:t xml:space="preserve">Banerjee and Roy (2014)</w:t>
        </w:r>
      </w:ins>
      <w:ins w:id="5465" w:author="PR Preview" w:date="2026-01-01T00:00:00Z">
        <w:r>
          <w:t xml:space="preserve">.</w:t>
        </w:r>
      </w:ins>
    </w:p>
    <w:bookmarkEnd w:id="168"/>
    <w:p>
      <w:pPr>
        <w:pStyle w:val="BodyText"/>
      </w:pPr>
      <w:r>
        <w:t xml:space="preserve">See also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69" w:name="thm-det-eigenvalues"/>
    <w:p>
      <w:pPr>
        <w:pStyle w:val="BodyText"/>
      </w:pPr>
      <w:del w:id="5466" w:author="PR Preview" w:date="2026-01-01T00:00:00Z">
        <w:r>
          <w:rPr>
            <w:b/>
            <w:bCs/>
          </w:rPr>
          <w:delText xml:space="preserve">Theorem 20 (The determinant of a symmetric matrix is the product of its eigenvalues)</w:delText>
        </w:r>
      </w:del>
      <w:del w:id="5467" w:author="PR Preview" w:date="2026-01-01T00:00:00Z">
        <w:r>
          <w:delText xml:space="preserve"> </w:delText>
        </w:r>
      </w:del>
      <w:del w:id="5468" w:author="PR Preview" w:date="2026-01-01T00:00:00Z">
        <w:r>
          <w:delText xml:space="preserve">Let</w:delText>
        </w:r>
      </w:del>
      <w:del w:id="546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470" w:author="PR Preview" w:date="2026-01-01T00:00:00Z">
        <w:r>
          <w:delText xml:space="preserve"> </w:delText>
        </w:r>
      </w:del>
      <w:del w:id="5471" w:author="PR Preview" w:date="2026-01-01T00:00:00Z">
        <w:r>
          <w:delText xml:space="preserve">be a</w:delText>
        </w:r>
      </w:del>
      <w:del w:id="547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5473" w:author="PR Preview" w:date="2026-01-01T00:00:00Z">
        <w:r>
          <w:delText xml:space="preserve"> </w:delText>
        </w:r>
      </w:del>
      <w:del w:id="5474" w:author="PR Preview" w:date="2026-01-01T00:00:00Z">
        <w:r>
          <w:delText xml:space="preserve">symmetric matrix with real entries,</w:delText>
        </w:r>
      </w:del>
      <w:del w:id="5475" w:author="PR Preview" w:date="2026-01-01T00:00:00Z">
        <w:r>
          <w:delText xml:space="preserve"> </w:delText>
        </w:r>
      </w:del>
      <w:del w:id="5476" w:author="PR Preview" w:date="2026-01-01T00:00:00Z">
        <w:r>
          <w:delText xml:space="preserve">with eigendecomposition</w:delText>
        </w:r>
      </w:del>
      <w:del w:id="547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478" w:author="PR Preview" w:date="2026-01-01T00:00:00Z">
        <w:r>
          <w:delText xml:space="preserve"> </w:delText>
        </w:r>
      </w:del>
      <w:del w:id="5479" w:author="PR Preview" w:date="2026-01-01T00:00:00Z">
        <w:r>
          <w:delText xml:space="preserve">(</w:delText>
        </w:r>
      </w:del>
      <w:hyperlink w:anchor="def-eigendecomposition">
        <w:del w:id="5480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5481" w:author="PR Preview" w:date="2026-01-01T00:00:00Z">
        <w:r>
          <w:delText xml:space="preserve">)</w:delText>
        </w:r>
      </w:del>
      <w:del w:id="5482" w:author="PR Preview" w:date="2026-01-01T00:00:00Z">
        <w:r>
          <w:delText xml:space="preserve"> </w:delText>
        </w:r>
      </w:del>
      <w:del w:id="5483" w:author="PR Preview" w:date="2026-01-01T00:00:00Z">
        <w:r>
          <w:delText xml:space="preserve">and eigenvalues</w:delText>
        </w:r>
      </w:del>
      <w:del w:id="5484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5485" w:author="PR Preview" w:date="2026-01-01T00:00:00Z">
        <w:r>
          <w:delText xml:space="preserve"> </w:delText>
        </w:r>
      </w:del>
      <w:del w:id="5486" w:author="PR Preview" w:date="2026-01-01T00:00:00Z">
        <w:r>
          <w:delText xml:space="preserve">on the diagonal of</w:delText>
        </w:r>
      </w:del>
      <w:del w:id="5487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5488" w:author="PR Preview" w:date="2026-01-01T00:00:00Z">
        <w:r>
          <w:delText xml:space="preserve">.</w:delText>
        </w:r>
      </w:del>
      <w:del w:id="5489" w:author="PR Preview" w:date="2026-01-01T00:00:00Z">
        <w:r>
          <w:delText xml:space="preserve"> </w:delText>
        </w:r>
      </w:del>
      <w:del w:id="5490" w:author="PR Preview" w:date="2026-01-01T00:00:00Z">
        <w:r>
          <w:delText xml:space="preserve">Then</w:delText>
        </w:r>
      </w:del>
    </w:p>
    <w:p>
      <w:pPr>
        <w:pStyle w:val="BodyText"/>
      </w:pPr>
      <w:ins w:id="5491" w:author="PR Preview" w:date="2026-01-01T00:00:00Z">
        <w:r>
          <w:rPr>
            <w:b/>
            <w:bCs/>
          </w:rPr>
          <w:t xml:space="preserve">Theorem 21 (The determinant of a symmetric matrix is the product of its eigenvalues)</w:t>
        </w:r>
      </w:ins>
      <w:ins w:id="5492" w:author="PR Preview" w:date="2026-01-01T00:00:00Z">
        <w:r>
          <w:t xml:space="preserve"> </w:t>
        </w:r>
      </w:ins>
      <w:ins w:id="5493" w:author="PR Preview" w:date="2026-01-01T00:00:00Z">
        <w:r>
          <w:t xml:space="preserve">Let</w:t>
        </w:r>
      </w:ins>
      <w:ins w:id="549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495" w:author="PR Preview" w:date="2026-01-01T00:00:00Z">
        <w:r>
          <w:t xml:space="preserve"> </w:t>
        </w:r>
      </w:ins>
      <w:ins w:id="5496" w:author="PR Preview" w:date="2026-01-01T00:00:00Z">
        <w:r>
          <w:t xml:space="preserve">be a</w:t>
        </w:r>
      </w:ins>
      <w:ins w:id="549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5498" w:author="PR Preview" w:date="2026-01-01T00:00:00Z">
        <w:r>
          <w:t xml:space="preserve"> </w:t>
        </w:r>
      </w:ins>
      <w:ins w:id="5499" w:author="PR Preview" w:date="2026-01-01T00:00:00Z">
        <w:r>
          <w:t xml:space="preserve">symmetric matrix with real entries,</w:t>
        </w:r>
      </w:ins>
      <w:ins w:id="5500" w:author="PR Preview" w:date="2026-01-01T00:00:00Z">
        <w:r>
          <w:t xml:space="preserve"> </w:t>
        </w:r>
      </w:ins>
      <w:ins w:id="5501" w:author="PR Preview" w:date="2026-01-01T00:00:00Z">
        <w:r>
          <w:t xml:space="preserve">with eigendecomposition</w:t>
        </w:r>
      </w:ins>
      <w:ins w:id="550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503" w:author="PR Preview" w:date="2026-01-01T00:00:00Z">
        <w:r>
          <w:t xml:space="preserve"> </w:t>
        </w:r>
      </w:ins>
      <w:ins w:id="5504" w:author="PR Preview" w:date="2026-01-01T00:00:00Z">
        <w:r>
          <w:t xml:space="preserve">(</w:t>
        </w:r>
      </w:ins>
      <w:hyperlink w:anchor="def-eigendecomposition">
        <w:ins w:id="5505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5506" w:author="PR Preview" w:date="2026-01-01T00:00:00Z">
        <w:r>
          <w:t xml:space="preserve">)</w:t>
        </w:r>
      </w:ins>
      <w:ins w:id="5507" w:author="PR Preview" w:date="2026-01-01T00:00:00Z">
        <w:r>
          <w:t xml:space="preserve"> </w:t>
        </w:r>
      </w:ins>
      <w:ins w:id="5508" w:author="PR Preview" w:date="2026-01-01T00:00:00Z">
        <w:r>
          <w:t xml:space="preserve">and eigenvalues</w:t>
        </w:r>
      </w:ins>
      <w:ins w:id="5509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5510" w:author="PR Preview" w:date="2026-01-01T00:00:00Z">
        <w:r>
          <w:t xml:space="preserve"> </w:t>
        </w:r>
      </w:ins>
      <w:ins w:id="5511" w:author="PR Preview" w:date="2026-01-01T00:00:00Z">
        <w:r>
          <w:t xml:space="preserve">on the diagonal of</w:t>
        </w:r>
      </w:ins>
      <w:ins w:id="5512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5513" w:author="PR Preview" w:date="2026-01-01T00:00:00Z">
        <w:r>
          <w:t xml:space="preserve">.</w:t>
        </w:r>
      </w:ins>
      <w:ins w:id="5514" w:author="PR Preview" w:date="2026-01-01T00:00:00Z">
        <w:r>
          <w:t xml:space="preserve"> </w:t>
        </w:r>
      </w:ins>
      <w:ins w:id="5515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del w:id="5516" w:author="PR Preview" w:date="2026-01-01T00:00:00Z">
        <w:r>
          <w:delText xml:space="preserve">The product steps are</w:delText>
        </w:r>
      </w:del>
      <w:del w:id="5517" w:author="PR Preview" w:date="2026-01-01T00:00:00Z">
        <w:r>
          <w:delText xml:space="preserve"> </w:delText>
        </w:r>
      </w:del>
      <w:hyperlink w:anchor="thm-det-product">
        <w:del w:id="5518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5519" w:author="PR Preview" w:date="2026-01-01T00:00:00Z">
        <w:r>
          <w:delText xml:space="preserve">,</w:delText>
        </w:r>
      </w:del>
      <w:del w:id="5520" w:author="PR Preview" w:date="2026-01-01T00:00:00Z">
        <w:r>
          <w:delText xml:space="preserve"> </w:delText>
        </w:r>
      </w:del>
      <w:del w:id="5521" w:author="PR Preview" w:date="2026-01-01T00:00:00Z">
        <w:r>
          <w:delText xml:space="preserve">the orthogonality step is</w:delText>
        </w:r>
      </w:del>
      <w:del w:id="5522" w:author="PR Preview" w:date="2026-01-01T00:00:00Z">
        <w:r>
          <w:delText xml:space="preserve"> </w:delText>
        </w:r>
      </w:del>
      <w:hyperlink w:anchor="def-orthogonal-matrix">
        <w:del w:id="5523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5524" w:author="PR Preview" w:date="2026-01-01T00:00:00Z">
        <w:r>
          <w:delText xml:space="preserve">,</w:delText>
        </w:r>
      </w:del>
      <w:del w:id="5525" w:author="PR Preview" w:date="2026-01-01T00:00:00Z">
        <w:r>
          <w:delText xml:space="preserve"> </w:delText>
        </w:r>
      </w:del>
      <w:del w:id="5526" w:author="PR Preview" w:date="2026-01-01T00:00:00Z">
        <w:r>
          <w:delText xml:space="preserve">and the identity and diagonal steps are</w:delText>
        </w:r>
      </w:del>
      <w:del w:id="5527" w:author="PR Preview" w:date="2026-01-01T00:00:00Z">
        <w:r>
          <w:delText xml:space="preserve"> </w:delText>
        </w:r>
      </w:del>
      <w:hyperlink w:anchor="thm-det-diagonal">
        <w:del w:id="5528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5529" w:author="PR Preview" w:date="2026-01-01T00:00:00Z">
        <w:r>
          <w:delText xml:space="preserve"> </w:delText>
        </w:r>
      </w:del>
      <w:del w:id="5530" w:author="PR Preview" w:date="2026-01-01T00:00:00Z">
        <w:r>
          <w:delText xml:space="preserve">and</w:delText>
        </w:r>
      </w:del>
      <w:del w:id="5531" w:author="PR Preview" w:date="2026-01-01T00:00:00Z">
        <w:r>
          <w:delText xml:space="preserve"> </w:delText>
        </w:r>
      </w:del>
      <w:hyperlink w:anchor="exm-det-diagonal">
        <w:del w:id="5532" w:author="PR Preview" w:date="2026-01-01T00:00:00Z">
          <w:r>
            <w:rPr>
              <w:rStyle w:val="Hyperlink"/>
            </w:rPr>
            <w:delText xml:space="preserve">Example 35</w:delText>
          </w:r>
        </w:del>
      </w:hyperlink>
      <w:del w:id="5533" w:author="PR Preview" w:date="2026-01-01T00:00:00Z">
        <w:r>
          <w:delText xml:space="preserve">.</w:delText>
        </w:r>
      </w:del>
    </w:p>
    <w:p>
      <w:pPr>
        <w:pStyle w:val="BodyText"/>
      </w:pPr>
      <w:del w:id="5534" w:author="PR Preview" w:date="2026-01-01T00:00:00Z">
        <w:r>
          <w:rPr>
            <w:b/>
            <w:bCs/>
          </w:rPr>
          <w:delText xml:space="preserve">Corollary 3 (A positive definite matrix has a positive determinant)</w:delText>
        </w:r>
      </w:del>
      <w:del w:id="5535" w:author="PR Preview" w:date="2026-01-01T00:00:00Z">
        <w:r>
          <w:delText xml:space="preserve"> </w:delText>
        </w:r>
      </w:del>
      <w:del w:id="5536" w:author="PR Preview" w:date="2026-01-01T00:00:00Z">
        <w:r>
          <w:delText xml:space="preserve">If</w:delText>
        </w:r>
      </w:del>
      <w:del w:id="553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538" w:author="PR Preview" w:date="2026-01-01T00:00:00Z">
        <w:r>
          <w:delText xml:space="preserve"> </w:delText>
        </w:r>
      </w:del>
      <w:del w:id="5539" w:author="PR Preview" w:date="2026-01-01T00:00:00Z">
        <w:r>
          <w:delText xml:space="preserve">is positive definite (</w:delText>
        </w:r>
      </w:del>
      <w:hyperlink w:anchor="def-positive-definite">
        <w:del w:id="5540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5541" w:author="PR Preview" w:date="2026-01-01T00:00:00Z">
        <w:r>
          <w:delText xml:space="preserve">),</w:delText>
        </w:r>
      </w:del>
      <w:del w:id="5542" w:author="PR Preview" w:date="2026-01-01T00:00:00Z">
        <w:r>
          <w:delText xml:space="preserve"> </w:delText>
        </w:r>
      </w:del>
      <w:del w:id="5543" w:author="PR Preview" w:date="2026-01-01T00:00:00Z">
        <w:r>
          <w:delText xml:space="preserve">then</w:delText>
        </w:r>
      </w:del>
      <w:del w:id="5544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5545" w:author="PR Preview" w:date="2026-01-01T00:00:00Z">
        <w:r>
          <w:delText xml:space="preserve">.</w:delText>
        </w:r>
      </w:del>
    </w:p>
    <w:p>
      <w:pPr>
        <w:pStyle w:val="BodyText"/>
      </w:pPr>
      <w:del w:id="5546" w:author="PR Preview" w:date="2026-01-01T00:00:00Z">
        <w:r>
          <w:rPr>
            <w:i/>
            <w:iCs/>
          </w:rPr>
          <w:delText xml:space="preserve">Proof</w:delText>
        </w:r>
      </w:del>
      <w:del w:id="5547" w:author="PR Preview" w:date="2026-01-01T00:00:00Z">
        <w:r>
          <w:delText xml:space="preserve">. </w:delText>
        </w:r>
      </w:del>
      <w:del w:id="5548" w:author="PR Preview" w:date="2026-01-01T00:00:00Z">
        <w:r>
          <w:delText xml:space="preserve">By</w:delText>
        </w:r>
      </w:del>
      <w:del w:id="5549" w:author="PR Preview" w:date="2026-01-01T00:00:00Z">
        <w:r>
          <w:delText xml:space="preserve"> </w:delText>
        </w:r>
      </w:del>
      <w:hyperlink w:anchor="thm-definite-eigenvalues">
        <w:del w:id="5550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5551" w:author="PR Preview" w:date="2026-01-01T00:00:00Z">
        <w:r>
          <w:delText xml:space="preserve">, every eigenvalue of</w:delText>
        </w:r>
      </w:del>
      <w:del w:id="555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553" w:author="PR Preview" w:date="2026-01-01T00:00:00Z">
        <w:r>
          <w:delText xml:space="preserve"> </w:delText>
        </w:r>
      </w:del>
      <w:del w:id="5554" w:author="PR Preview" w:date="2026-01-01T00:00:00Z">
        <w:r>
          <w:delText xml:space="preserve">is positive,</w:delText>
        </w:r>
      </w:del>
      <w:del w:id="5555" w:author="PR Preview" w:date="2026-01-01T00:00:00Z">
        <w:r>
          <w:delText xml:space="preserve"> </w:delText>
        </w:r>
      </w:del>
      <w:del w:id="5556" w:author="PR Preview" w:date="2026-01-01T00:00:00Z">
        <w:r>
          <w:delText xml:space="preserve">so their product, which is</w:delText>
        </w:r>
      </w:del>
      <w:del w:id="5557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5558" w:author="PR Preview" w:date="2026-01-01T00:00:00Z">
        <w:r>
          <w:delText xml:space="preserve"> </w:delText>
        </w:r>
      </w:del>
      <w:del w:id="5559" w:author="PR Preview" w:date="2026-01-01T00:00:00Z">
        <w:r>
          <w:delText xml:space="preserve">by</w:delText>
        </w:r>
      </w:del>
      <w:del w:id="5560" w:author="PR Preview" w:date="2026-01-01T00:00:00Z">
        <w:r>
          <w:delText xml:space="preserve"> </w:delText>
        </w:r>
      </w:del>
      <w:hyperlink w:anchor="thm-det-eigenvalues">
        <w:del w:id="5561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5562" w:author="PR Preview" w:date="2026-01-01T00:00:00Z">
        <w:r>
          <w:delText xml:space="preserve">,</w:delText>
        </w:r>
      </w:del>
      <w:del w:id="5563" w:author="PR Preview" w:date="2026-01-01T00:00:00Z">
        <w:r>
          <w:delText xml:space="preserve"> </w:delText>
        </w:r>
      </w:del>
      <w:del w:id="5564" w:author="PR Preview" w:date="2026-01-01T00:00:00Z">
        <w:r>
          <w:delText xml:space="preserve">is positive.</w:delText>
        </w:r>
      </w:del>
    </w:p>
    <w:p>
      <w:pPr>
        <w:pStyle w:val="BodyText"/>
      </w:pPr>
      <w:del w:id="5565" w:author="PR Preview" w:date="2026-01-01T00:00:00Z">
        <w:r>
          <w:rPr>
            <w:b/>
            <w:bCs/>
          </w:rPr>
          <w:delText xml:space="preserve">Example 37 (Two ways to the same determinant)</w:delText>
        </w:r>
      </w:del>
      <w:del w:id="556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5567" w:author="PR Preview" w:date="2026-01-01T00:00:00Z">
        <w:r>
          <w:delText xml:space="preserve"> </w:delText>
        </w:r>
      </w:del>
      <w:del w:id="5568" w:author="PR Preview" w:date="2026-01-01T00:00:00Z">
        <w:r>
          <w:delText xml:space="preserve">has eigenvalues</w:delText>
        </w:r>
      </w:del>
      <w:del w:id="5569" w:author="PR Preview" w:date="2026-01-01T00:00:00Z">
        <w:r>
          <w:delText xml:space="preserve"> </w:delText>
        </w:r>
      </w:del>
      <m:oMath>
        <m:r>
          <m:t>3</m:t>
        </m:r>
      </m:oMath>
      <w:del w:id="5570" w:author="PR Preview" w:date="2026-01-01T00:00:00Z">
        <w:r>
          <w:delText xml:space="preserve"> </w:delText>
        </w:r>
      </w:del>
      <w:del w:id="5571" w:author="PR Preview" w:date="2026-01-01T00:00:00Z">
        <w:r>
          <w:delText xml:space="preserve">and</w:delText>
        </w:r>
      </w:del>
      <w:del w:id="5572" w:author="PR Preview" w:date="2026-01-01T00:00:00Z">
        <w:r>
          <w:delText xml:space="preserve"> </w:delText>
        </w:r>
      </w:del>
      <m:oMath>
        <m:r>
          <m:t>1</m:t>
        </m:r>
      </m:oMath>
      <w:del w:id="5573" w:author="PR Preview" w:date="2026-01-01T00:00:00Z">
        <w:r>
          <w:delText xml:space="preserve"> </w:delText>
        </w:r>
      </w:del>
      <w:del w:id="5574" w:author="PR Preview" w:date="2026-01-01T00:00:00Z">
        <w:r>
          <w:delText xml:space="preserve">(</w:delText>
        </w:r>
      </w:del>
      <w:hyperlink w:anchor="exm-eigenvalue">
        <w:del w:id="5575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5576" w:author="PR Preview" w:date="2026-01-01T00:00:00Z">
        <w:r>
          <w:delText xml:space="preserve">),</w:delText>
        </w:r>
      </w:del>
      <w:del w:id="5577" w:author="PR Preview" w:date="2026-01-01T00:00:00Z">
        <w:r>
          <w:delText xml:space="preserve"> </w:delText>
        </w:r>
      </w:del>
      <w:del w:id="5578" w:author="PR Preview" w:date="2026-01-01T00:00:00Z">
        <w:r>
          <w:delText xml:space="preserve">so</w:delText>
        </w:r>
      </w:del>
      <w:del w:id="5579" w:author="PR Preview" w:date="2026-01-01T00:00:00Z">
        <w:r>
          <w:delText xml:space="preserve"> </w:delText>
        </w:r>
      </w:del>
      <w:hyperlink w:anchor="thm-det-eigenvalues">
        <w:del w:id="5580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5581" w:author="PR Preview" w:date="2026-01-01T00:00:00Z">
        <w:r>
          <w:delText xml:space="preserve"> </w:delText>
        </w:r>
      </w:del>
      <w:del w:id="5582" w:author="PR Preview" w:date="2026-01-01T00:00:00Z">
        <w:r>
          <w:delText xml:space="preserve">gives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5583" w:author="PR Preview" w:date="2026-01-01T00:00:00Z">
        <w:r>
          <w:delText xml:space="preserve">matching</w:delText>
        </w:r>
      </w:del>
      <w:del w:id="5584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del w:id="5585" w:author="PR Preview" w:date="2026-01-01T00:00:00Z">
        <w:r>
          <w:delText xml:space="preserve"> </w:delText>
        </w:r>
      </w:del>
      <w:del w:id="5586" w:author="PR Preview" w:date="2026-01-01T00:00:00Z">
        <w:r>
          <w:delText xml:space="preserve">from</w:delText>
        </w:r>
      </w:del>
      <w:del w:id="5587" w:author="PR Preview" w:date="2026-01-01T00:00:00Z">
        <w:r>
          <w:delText xml:space="preserve"> </w:delText>
        </w:r>
      </w:del>
      <w:hyperlink w:anchor="exm-determinant">
        <w:del w:id="5588" w:author="PR Preview" w:date="2026-01-01T00:00:00Z">
          <w:r>
            <w:rPr>
              <w:rStyle w:val="Hyperlink"/>
            </w:rPr>
            <w:delText xml:space="preserve">Example 34</w:delText>
          </w:r>
        </w:del>
      </w:hyperlink>
      <w:del w:id="5589" w:author="PR Preview" w:date="2026-01-01T00:00:00Z">
        <w:r>
          <w:delText xml:space="preserve">.</w:delText>
        </w:r>
      </w:del>
    </w:p>
    <w:p>
      <w:pPr>
        <w:pStyle w:val="FirstParagraph"/>
      </w:pPr>
      <w:ins w:id="5590" w:author="PR Preview" w:date="2026-01-01T00:00:00Z">
        <w:r>
          <w:t xml:space="preserve">The product steps are</w:t>
        </w:r>
      </w:ins>
      <w:ins w:id="5591" w:author="PR Preview" w:date="2026-01-01T00:00:00Z">
        <w:r>
          <w:t xml:space="preserve"> </w:t>
        </w:r>
      </w:ins>
      <w:hyperlink w:anchor="thm-det-product">
        <w:ins w:id="5592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5593" w:author="PR Preview" w:date="2026-01-01T00:00:00Z">
        <w:r>
          <w:t xml:space="preserve">,</w:t>
        </w:r>
      </w:ins>
      <w:ins w:id="5594" w:author="PR Preview" w:date="2026-01-01T00:00:00Z">
        <w:r>
          <w:t xml:space="preserve"> </w:t>
        </w:r>
      </w:ins>
      <w:ins w:id="5595" w:author="PR Preview" w:date="2026-01-01T00:00:00Z">
        <w:r>
          <w:t xml:space="preserve">the orthogonality step is</w:t>
        </w:r>
      </w:ins>
      <w:ins w:id="5596" w:author="PR Preview" w:date="2026-01-01T00:00:00Z">
        <w:r>
          <w:t xml:space="preserve"> </w:t>
        </w:r>
      </w:ins>
      <w:hyperlink w:anchor="def-orthogonal-matrix">
        <w:ins w:id="5597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5598" w:author="PR Preview" w:date="2026-01-01T00:00:00Z">
        <w:r>
          <w:t xml:space="preserve">,</w:t>
        </w:r>
      </w:ins>
      <w:ins w:id="5599" w:author="PR Preview" w:date="2026-01-01T00:00:00Z">
        <w:r>
          <w:t xml:space="preserve"> </w:t>
        </w:r>
      </w:ins>
      <w:ins w:id="5600" w:author="PR Preview" w:date="2026-01-01T00:00:00Z">
        <w:r>
          <w:t xml:space="preserve">and the identity and diagonal steps are</w:t>
        </w:r>
      </w:ins>
      <w:ins w:id="5601" w:author="PR Preview" w:date="2026-01-01T00:00:00Z">
        <w:r>
          <w:t xml:space="preserve"> </w:t>
        </w:r>
      </w:ins>
      <w:hyperlink w:anchor="thm-det-diagonal">
        <w:ins w:id="5602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5603" w:author="PR Preview" w:date="2026-01-01T00:00:00Z">
        <w:r>
          <w:t xml:space="preserve"> </w:t>
        </w:r>
      </w:ins>
      <w:ins w:id="5604" w:author="PR Preview" w:date="2026-01-01T00:00:00Z">
        <w:r>
          <w:t xml:space="preserve">and</w:t>
        </w:r>
      </w:ins>
      <w:ins w:id="5605" w:author="PR Preview" w:date="2026-01-01T00:00:00Z">
        <w:r>
          <w:t xml:space="preserve"> </w:t>
        </w:r>
      </w:ins>
      <w:hyperlink w:anchor="exm-det-diagonal">
        <w:ins w:id="5606" w:author="PR Preview" w:date="2026-01-01T00:00:00Z">
          <w:r>
            <w:rPr>
              <w:rStyle w:val="Hyperlink"/>
            </w:rPr>
            <w:t xml:space="preserve">Example 37</w:t>
          </w:r>
        </w:ins>
      </w:hyperlink>
      <w:ins w:id="5607" w:author="PR Preview" w:date="2026-01-01T00:00:00Z">
        <w:r>
          <w:t xml:space="preserve">.</w:t>
        </w:r>
      </w:ins>
    </w:p>
    <w:bookmarkStart w:id="170" w:name="cor-det-pd"/>
    <w:p>
      <w:pPr>
        <w:pStyle w:val="BodyText"/>
      </w:pPr>
      <w:ins w:id="5608" w:author="PR Preview" w:date="2026-01-01T00:00:00Z">
        <w:r>
          <w:rPr>
            <w:b/>
            <w:bCs/>
          </w:rPr>
          <w:t xml:space="preserve">Corollary 4 (A positive definite matrix has a positive determinant)</w:t>
        </w:r>
      </w:ins>
      <w:ins w:id="5609" w:author="PR Preview" w:date="2026-01-01T00:00:00Z">
        <w:r>
          <w:t xml:space="preserve"> </w:t>
        </w:r>
      </w:ins>
      <w:ins w:id="5610" w:author="PR Preview" w:date="2026-01-01T00:00:00Z">
        <w:r>
          <w:t xml:space="preserve">If</w:t>
        </w:r>
      </w:ins>
      <w:ins w:id="561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612" w:author="PR Preview" w:date="2026-01-01T00:00:00Z">
        <w:r>
          <w:t xml:space="preserve"> </w:t>
        </w:r>
      </w:ins>
      <w:ins w:id="5613" w:author="PR Preview" w:date="2026-01-01T00:00:00Z">
        <w:r>
          <w:t xml:space="preserve">is positive definite (</w:t>
        </w:r>
      </w:ins>
      <w:hyperlink w:anchor="def-positive-definite">
        <w:ins w:id="5614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5615" w:author="PR Preview" w:date="2026-01-01T00:00:00Z">
        <w:r>
          <w:t xml:space="preserve">),</w:t>
        </w:r>
      </w:ins>
      <w:ins w:id="5616" w:author="PR Preview" w:date="2026-01-01T00:00:00Z">
        <w:r>
          <w:t xml:space="preserve"> </w:t>
        </w:r>
      </w:ins>
      <w:ins w:id="5617" w:author="PR Preview" w:date="2026-01-01T00:00:00Z">
        <w:r>
          <w:t xml:space="preserve">then</w:t>
        </w:r>
      </w:ins>
      <w:ins w:id="5618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5619" w:author="PR Preview" w:date="2026-01-01T00:00:00Z">
        <w:r>
          <w:t xml:space="preserve">.</w:t>
        </w:r>
      </w:ins>
    </w:p>
    <w:bookmarkEnd w:id="170"/>
    <w:p>
      <w:pPr>
        <w:pStyle w:val="BodyText"/>
      </w:pPr>
      <w:ins w:id="5620" w:author="PR Preview" w:date="2026-01-01T00:00:00Z">
        <w:r>
          <w:rPr>
            <w:i/>
            <w:iCs/>
          </w:rPr>
          <w:t xml:space="preserve">Proof</w:t>
        </w:r>
      </w:ins>
      <w:ins w:id="5621" w:author="PR Preview" w:date="2026-01-01T00:00:00Z">
        <w:r>
          <w:t xml:space="preserve">. </w:t>
        </w:r>
      </w:ins>
      <w:ins w:id="5622" w:author="PR Preview" w:date="2026-01-01T00:00:00Z">
        <w:r>
          <w:t xml:space="preserve">By</w:t>
        </w:r>
      </w:ins>
      <w:ins w:id="5623" w:author="PR Preview" w:date="2026-01-01T00:00:00Z">
        <w:r>
          <w:t xml:space="preserve"> </w:t>
        </w:r>
      </w:ins>
      <w:hyperlink w:anchor="thm-definite-eigenvalues">
        <w:ins w:id="5624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5625" w:author="PR Preview" w:date="2026-01-01T00:00:00Z">
        <w:r>
          <w:t xml:space="preserve">, every eigenvalue of</w:t>
        </w:r>
      </w:ins>
      <w:ins w:id="562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627" w:author="PR Preview" w:date="2026-01-01T00:00:00Z">
        <w:r>
          <w:t xml:space="preserve"> </w:t>
        </w:r>
      </w:ins>
      <w:ins w:id="5628" w:author="PR Preview" w:date="2026-01-01T00:00:00Z">
        <w:r>
          <w:t xml:space="preserve">is positive,</w:t>
        </w:r>
      </w:ins>
      <w:ins w:id="5629" w:author="PR Preview" w:date="2026-01-01T00:00:00Z">
        <w:r>
          <w:t xml:space="preserve"> </w:t>
        </w:r>
      </w:ins>
      <w:ins w:id="5630" w:author="PR Preview" w:date="2026-01-01T00:00:00Z">
        <w:r>
          <w:t xml:space="preserve">so their product, which is</w:t>
        </w:r>
      </w:ins>
      <w:ins w:id="5631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5632" w:author="PR Preview" w:date="2026-01-01T00:00:00Z">
        <w:r>
          <w:t xml:space="preserve"> </w:t>
        </w:r>
      </w:ins>
      <w:ins w:id="5633" w:author="PR Preview" w:date="2026-01-01T00:00:00Z">
        <w:r>
          <w:t xml:space="preserve">by</w:t>
        </w:r>
      </w:ins>
      <w:ins w:id="5634" w:author="PR Preview" w:date="2026-01-01T00:00:00Z">
        <w:r>
          <w:t xml:space="preserve"> </w:t>
        </w:r>
      </w:ins>
      <w:hyperlink w:anchor="thm-det-eigenvalues">
        <w:ins w:id="5635" w:author="PR Preview" w:date="2026-01-01T00:00:00Z">
          <w:r>
            <w:rPr>
              <w:rStyle w:val="Hyperlink"/>
            </w:rPr>
            <w:t xml:space="preserve">Theorem 21</w:t>
          </w:r>
        </w:ins>
      </w:hyperlink>
      <w:ins w:id="5636" w:author="PR Preview" w:date="2026-01-01T00:00:00Z">
        <w:r>
          <w:t xml:space="preserve">,</w:t>
        </w:r>
      </w:ins>
      <w:ins w:id="5637" w:author="PR Preview" w:date="2026-01-01T00:00:00Z">
        <w:r>
          <w:t xml:space="preserve"> </w:t>
        </w:r>
      </w:ins>
      <w:ins w:id="5638" w:author="PR Preview" w:date="2026-01-01T00:00:00Z">
        <w:r>
          <w:t xml:space="preserve">is positive.</w:t>
        </w:r>
      </w:ins>
    </w:p>
    <w:bookmarkStart w:id="171" w:name="exm-det-eigenvalues"/>
    <w:p>
      <w:pPr>
        <w:pStyle w:val="BodyText"/>
      </w:pPr>
      <w:ins w:id="5639" w:author="PR Preview" w:date="2026-01-01T00:00:00Z">
        <w:r>
          <w:rPr>
            <w:b/>
            <w:bCs/>
          </w:rPr>
          <w:t xml:space="preserve">Example 39 (Two ways to the same determinant)</w:t>
        </w:r>
      </w:ins>
      <w:ins w:id="564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5641" w:author="PR Preview" w:date="2026-01-01T00:00:00Z">
        <w:r>
          <w:t xml:space="preserve"> </w:t>
        </w:r>
      </w:ins>
      <w:ins w:id="5642" w:author="PR Preview" w:date="2026-01-01T00:00:00Z">
        <w:r>
          <w:t xml:space="preserve">has eigenvalues</w:t>
        </w:r>
      </w:ins>
      <w:ins w:id="5643" w:author="PR Preview" w:date="2026-01-01T00:00:00Z">
        <w:r>
          <w:t xml:space="preserve"> </w:t>
        </w:r>
      </w:ins>
      <m:oMath>
        <m:r>
          <m:t>3</m:t>
        </m:r>
      </m:oMath>
      <w:ins w:id="5644" w:author="PR Preview" w:date="2026-01-01T00:00:00Z">
        <w:r>
          <w:t xml:space="preserve"> </w:t>
        </w:r>
      </w:ins>
      <w:ins w:id="5645" w:author="PR Preview" w:date="2026-01-01T00:00:00Z">
        <w:r>
          <w:t xml:space="preserve">and</w:t>
        </w:r>
      </w:ins>
      <w:ins w:id="5646" w:author="PR Preview" w:date="2026-01-01T00:00:00Z">
        <w:r>
          <w:t xml:space="preserve"> </w:t>
        </w:r>
      </w:ins>
      <m:oMath>
        <m:r>
          <m:t>1</m:t>
        </m:r>
      </m:oMath>
      <w:ins w:id="5647" w:author="PR Preview" w:date="2026-01-01T00:00:00Z">
        <w:r>
          <w:t xml:space="preserve"> </w:t>
        </w:r>
      </w:ins>
      <w:ins w:id="5648" w:author="PR Preview" w:date="2026-01-01T00:00:00Z">
        <w:r>
          <w:t xml:space="preserve">(</w:t>
        </w:r>
      </w:ins>
      <w:hyperlink w:anchor="exm-eigenvalue">
        <w:ins w:id="5649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5650" w:author="PR Preview" w:date="2026-01-01T00:00:00Z">
        <w:r>
          <w:t xml:space="preserve">),</w:t>
        </w:r>
      </w:ins>
      <w:ins w:id="5651" w:author="PR Preview" w:date="2026-01-01T00:00:00Z">
        <w:r>
          <w:t xml:space="preserve"> </w:t>
        </w:r>
      </w:ins>
      <w:ins w:id="5652" w:author="PR Preview" w:date="2026-01-01T00:00:00Z">
        <w:r>
          <w:t xml:space="preserve">so</w:t>
        </w:r>
      </w:ins>
      <w:ins w:id="5653" w:author="PR Preview" w:date="2026-01-01T00:00:00Z">
        <w:r>
          <w:t xml:space="preserve"> </w:t>
        </w:r>
      </w:ins>
      <w:hyperlink w:anchor="thm-det-eigenvalues">
        <w:ins w:id="5654" w:author="PR Preview" w:date="2026-01-01T00:00:00Z">
          <w:r>
            <w:rPr>
              <w:rStyle w:val="Hyperlink"/>
            </w:rPr>
            <w:t xml:space="preserve">Theorem 21</w:t>
          </w:r>
        </w:ins>
      </w:hyperlink>
      <w:ins w:id="5655" w:author="PR Preview" w:date="2026-01-01T00:00:00Z">
        <w:r>
          <w:t xml:space="preserve"> </w:t>
        </w:r>
      </w:ins>
      <w:ins w:id="5656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5657" w:author="PR Preview" w:date="2026-01-01T00:00:00Z">
        <w:r>
          <w:t xml:space="preserve">matching</w:t>
        </w:r>
      </w:ins>
      <w:ins w:id="5658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ins w:id="5659" w:author="PR Preview" w:date="2026-01-01T00:00:00Z">
        <w:r>
          <w:t xml:space="preserve"> </w:t>
        </w:r>
      </w:ins>
      <w:ins w:id="5660" w:author="PR Preview" w:date="2026-01-01T00:00:00Z">
        <w:r>
          <w:t xml:space="preserve">from</w:t>
        </w:r>
      </w:ins>
      <w:ins w:id="5661" w:author="PR Preview" w:date="2026-01-01T00:00:00Z">
        <w:r>
          <w:t xml:space="preserve"> </w:t>
        </w:r>
      </w:ins>
      <w:hyperlink w:anchor="exm-determinant">
        <w:ins w:id="5662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5663" w:author="PR Preview" w:date="2026-01-01T00:00:00Z">
        <w:r>
          <w:t xml:space="preserve">.</w:t>
        </w:r>
      </w:ins>
    </w:p>
    <w:bookmarkEnd w:id="171"/>
    <w:bookmarkStart w:id="174" w:name="refs"/>
    <w:bookmarkStart w:id="17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7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132" Type="http://schemas.openxmlformats.org/officeDocument/2006/relationships/hyperlink" Target="https://en.wikipedia.org/wiki/Definite_matrix" TargetMode="External"/><Relationship Id="rId160" Type="http://schemas.openxmlformats.org/officeDocument/2006/relationships/hyperlink" Target="https://en.wikipedia.org/wiki/Determinant" TargetMode="External"/><Relationship Id="rId68" Type="http://schemas.openxmlformats.org/officeDocument/2006/relationships/hyperlink" Target="https://morrison-lab.github.io/rme/chapters/Linear-models-overview.html#sec-infer-LMs" TargetMode="External"/><Relationship Id="rId172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3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4" Type="http://schemas.openxmlformats.org/officeDocument/2006/relationships/hyperlink" Target="linear-algebra-inner-products.html#cor-cosine-similarity-unit-vectors" TargetMode="External"/><Relationship Id="rId153" Type="http://schemas.openxmlformats.org/officeDocument/2006/relationships/hyperlink" Target="linear-algebra-inner-products.html#def-cosine-similarity-inner-product-space" TargetMode="External"/><Relationship Id="rId143" Type="http://schemas.openxmlformats.org/officeDocument/2006/relationships/hyperlink" Target="linear-algebra-inner-products.html#def-inner-product" TargetMode="External"/><Relationship Id="rId144" Type="http://schemas.openxmlformats.org/officeDocument/2006/relationships/hyperlink" Target="linear-algebra-inner-products.html#def-inner-product-space" TargetMode="External"/><Relationship Id="rId145" Type="http://schemas.openxmlformats.org/officeDocument/2006/relationships/hyperlink" Target="linear-algebra-inner-products.html#exm-dot-product-inner-product" TargetMode="External"/><Relationship Id="rId146" Type="http://schemas.openxmlformats.org/officeDocument/2006/relationships/hyperlink" Target="linear-algebra-inner-products.html#exm-weighted-inner-product" TargetMode="External"/><Relationship Id="rId14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8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132" Type="http://schemas.openxmlformats.org/officeDocument/2006/relationships/hyperlink" Target="https://en.wikipedia.org/wiki/Definite_matrix" TargetMode="External"/><Relationship Id="rId160" Type="http://schemas.openxmlformats.org/officeDocument/2006/relationships/hyperlink" Target="https://en.wikipedia.org/wiki/Determinant" TargetMode="External"/><Relationship Id="rId68" Type="http://schemas.openxmlformats.org/officeDocument/2006/relationships/hyperlink" Target="https://morrison-lab.github.io/rme/chapters/Linear-models-overview.html#sec-infer-LMs" TargetMode="External"/><Relationship Id="rId172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3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4" Type="http://schemas.openxmlformats.org/officeDocument/2006/relationships/hyperlink" Target="linear-algebra-inner-products.html#cor-cosine-similarity-unit-vectors" TargetMode="External"/><Relationship Id="rId153" Type="http://schemas.openxmlformats.org/officeDocument/2006/relationships/hyperlink" Target="linear-algebra-inner-products.html#def-cosine-similarity-inner-product-space" TargetMode="External"/><Relationship Id="rId143" Type="http://schemas.openxmlformats.org/officeDocument/2006/relationships/hyperlink" Target="linear-algebra-inner-products.html#def-inner-product" TargetMode="External"/><Relationship Id="rId144" Type="http://schemas.openxmlformats.org/officeDocument/2006/relationships/hyperlink" Target="linear-algebra-inner-products.html#def-inner-product-space" TargetMode="External"/><Relationship Id="rId145" Type="http://schemas.openxmlformats.org/officeDocument/2006/relationships/hyperlink" Target="linear-algebra-inner-products.html#exm-dot-product-inner-product" TargetMode="External"/><Relationship Id="rId146" Type="http://schemas.openxmlformats.org/officeDocument/2006/relationships/hyperlink" Target="linear-algebra-inner-products.html#exm-weighted-inner-product" TargetMode="External"/><Relationship Id="rId14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8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2026-10-17T12:00:11Z</dcterms:created>
  <dcterms:modified xsi:type="dcterms:W3CDTF">2026-10-17T12:00:11Z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