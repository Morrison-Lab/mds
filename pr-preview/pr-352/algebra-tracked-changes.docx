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del w:id="3" w:author="PR Preview" w:date="2026-01-01T00:00:00Z">
        <w:r>
          <w:delText xml:space="preserve">For example,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number of heads in two tosses of a coin,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hyperlink r:id="rId191">
        <w:del w:id="1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(defined in the Morrison Lab’s probability notes)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</w:delText>
        </w:r>
      </w:del>
      <w:del w:id="22" w:author="PR Preview" w:date="2026-01-01T00:00:00Z">
        <w:r>
          <w:delText xml:space="preserve"> </w:delText>
        </w:r>
      </w:del>
      <w:hyperlink r:id="rId53">
        <w:del w:id="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set of values</w:delText>
        </w:r>
      </w:del>
      <w:del w:id="27" w:author="PR Preview" w:date="2026-01-01T00:00:00Z">
        <w:r>
          <w:delText xml:space="preserve"> </w:delText>
        </w:r>
      </w:del>
      <m:oMath>
        <m:r>
          <m:t>X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can take,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the</w:delText>
        </w:r>
      </w:del>
      <w:del w:id="34" w:author="PR Preview" w:date="2026-01-01T00:00:00Z">
        <w:r>
          <w:delText xml:space="preserve"> </w:delText>
        </w:r>
      </w:del>
      <w:hyperlink r:id="rId55">
        <w:del w:id="35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These notes use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“range”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only for variables: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a function,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“range”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can mean either the image or the codomain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(</w:delText>
        </w:r>
      </w:del>
      <w:hyperlink r:id="rId11">
        <w:del w:id="54" w:author="PR Preview" w:date="2026-01-01T00:00:00Z">
          <w:r>
            <w:rPr>
              <w:rStyle w:val="Hyperlink"/>
            </w:rPr>
            <w:delText xml:space="preserve">Image and range</w:delText>
          </w:r>
        </w:del>
      </w:hyperlink>
      <w:del w:id="55" w:author="PR Preview" w:date="2026-01-01T00:00:00Z">
        <w:r>
          <w:delText xml:space="preserve">).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In statistics,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“the range”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 a dataset can also mean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its largest value minus its smallest value;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a set, not that difference.</w:delText>
        </w:r>
      </w:del>
    </w:p>
    <w:p>
      <w:pPr>
        <w:pStyle w:val="BodyText"/>
      </w:pPr>
      <w:ins w:id="67" w:author="PR Preview" w:date="2026-01-01T00:00:00Z">
        <w:r>
          <w:t xml:space="preserve">For example,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number of heads in two tosses of a coin,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then</w:t>
        </w:r>
      </w:ins>
      <w:ins w:id="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</w:t>
        </w:r>
      </w:ins>
      <w:ins w:id="79" w:author="PR Preview" w:date="2026-01-01T00:00:00Z">
        <w:r>
          <w:t xml:space="preserve"> </w:t>
        </w:r>
      </w:ins>
      <w:hyperlink r:id="rId191">
        <w:ins w:id="8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1" w:author="PR Preview" w:date="2026-01-01T00:00:00Z">
        <w:r>
          <w:t xml:space="preserve"> </w:t>
        </w:r>
      </w:ins>
      <m:oMath>
        <m:r>
          <m:t>X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(defined in the Morrison Lab’s probability notes)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a</w:t>
        </w:r>
      </w:ins>
      <w:ins w:id="86" w:author="PR Preview" w:date="2026-01-01T00:00:00Z">
        <w:r>
          <w:t xml:space="preserve"> </w:t>
        </w:r>
      </w:ins>
      <w:hyperlink r:id="rId53">
        <w:ins w:id="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the set of values</w:t>
        </w:r>
      </w:ins>
      <w:ins w:id="91" w:author="PR Preview" w:date="2026-01-01T00:00:00Z">
        <w:r>
          <w:t xml:space="preserve"> </w:t>
        </w:r>
      </w:ins>
      <m:oMath>
        <m:r>
          <m:t>X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can take,</w:t>
        </w:r>
      </w:ins>
      <w:ins w:id="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</w:t>
        </w:r>
      </w:ins>
      <w:ins w:id="98" w:author="PR Preview" w:date="2026-01-01T00:00:00Z">
        <w:r>
          <w:t xml:space="preserve"> </w:t>
        </w:r>
      </w:ins>
      <w:hyperlink r:id="rId55">
        <w:ins w:id="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These notes use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“range”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only for variables: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function,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“range”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can mean either the image or the codomain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192">
        <w:ins w:id="118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19" w:author="PR Preview" w:date="2026-01-01T00:00:00Z">
        <w:r>
          <w:t xml:space="preserve">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In statistics,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range”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 dataset can also mean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its largest value minus its smallest value;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Relationship Id="rId11" Type="http://schemas.openxmlformats.org/officeDocument/2006/relationships/hyperlink" Target="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2026-10-17T11:32:35Z</dcterms:created>
  <dcterms:modified xsi:type="dcterms:W3CDTF">2026-10-17T11:32:35Z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