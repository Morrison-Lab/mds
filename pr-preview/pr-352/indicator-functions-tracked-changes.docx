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Indicator Functions</w:t>
      </w:r>
    </w:p>
    <w:p>
      <w:pPr>
        <w:pStyle w:val="Date"/>
      </w:pPr>
      <w:del w:id="1" w:author="PR Preview" w:date="2026-01-01T00:00:00Z">
        <w:r>
          <w:delText xml:space="preserve">Last modified: 2026-10-17 03:46:15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04:12:18 (PDT)</w:t>
        </w:r>
      </w:ins>
    </w:p>
    <w:bookmarkStart w:id="52" w:name="sec-indicator-functions"/>
    <w:p>
      <w:pPr>
        <w:pStyle w:val="Heading2"/>
      </w:pPr>
      <w:r>
        <w:t xml:space="preserve">1 Indicator functions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is a mathematical function that signals</w:t>
      </w:r>
      <w:r>
        <w:t xml:space="preserve"> </w:t>
      </w:r>
      <w:r>
        <w:t xml:space="preserve">whether an element belongs to a specified set,</w:t>
      </w:r>
      <w:r>
        <w:t xml:space="preserve"> </w:t>
      </w:r>
      <w:r>
        <w:t xml:space="preserve">or whether a given logical condition is satisfied.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indicator functions are ubiquitous.</w:t>
      </w:r>
      <w:r>
        <w:t xml:space="preserve"> </w:t>
      </w:r>
      <w:r>
        <w:t xml:space="preserve">They represent:</w:t>
      </w:r>
    </w:p>
    <w:p>
      <w:pPr>
        <w:pStyle w:val="Compact"/>
        <w:numPr>
          <w:ilvl w:val="0"/>
          <w:numId w:val="1001"/>
        </w:numPr>
      </w:pPr>
      <w:r>
        <w:t xml:space="preserve">binary variables, which take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binary-variable">
        <w:r>
          <w:rPr>
            <w:rStyle w:val="Hyperlink"/>
          </w:rPr>
          <w:t xml:space="preserve">Definition 3</w:t>
        </w:r>
      </w:hyperlink>
      <w:r>
        <w:t xml:space="preserve">);</w:t>
      </w:r>
    </w:p>
    <w:p>
      <w:pPr>
        <w:pStyle w:val="Compact"/>
        <w:numPr>
          <w:ilvl w:val="0"/>
          <w:numId w:val="1001"/>
        </w:numPr>
      </w:pPr>
      <w:r>
        <w:t xml:space="preserve">event and censoring indicators in survival analysis,</w:t>
      </w:r>
      <w:r>
        <w:t xml:space="preserve"> </w:t>
      </w:r>
      <w:r>
        <w:t xml:space="preserve">the study of the time until an event such as death,</w:t>
      </w:r>
      <w:r>
        <w:t xml:space="preserve"> </w:t>
      </w:r>
      <w:r>
        <w:t xml:space="preserve">where an observation is censored</w:t>
      </w:r>
      <w:r>
        <w:t xml:space="preserve"> </w:t>
      </w:r>
      <w:r>
        <w:t xml:space="preserve">when follow-up ends before its event is seen;</w:t>
      </w:r>
    </w:p>
    <w:p>
      <w:pPr>
        <w:pStyle w:val="Compact"/>
        <w:numPr>
          <w:ilvl w:val="0"/>
          <w:numId w:val="1001"/>
        </w:numPr>
      </w:pPr>
      <w:r>
        <w:t xml:space="preserve">membership in subpopulations;</w:t>
      </w:r>
    </w:p>
    <w:p>
      <w:pPr>
        <w:pStyle w:val="Compact"/>
        <w:numPr>
          <w:ilvl w:val="0"/>
          <w:numId w:val="1001"/>
        </w:numPr>
      </w:pPr>
      <w:r>
        <w:t xml:space="preserve">domain restrictions in integrals and sums.</w:t>
      </w:r>
    </w:p>
    <w:p>
      <w:pPr>
        <w:pStyle w:val="FirstParagraph"/>
      </w:pPr>
      <w:r>
        <w:t xml:space="preserve">Despite their conceptual simplicity,</w:t>
      </w:r>
      <w:r>
        <w:t xml:space="preserve"> </w:t>
      </w:r>
      <w:r>
        <w:t xml:space="preserve">notation for indicator functions varies substantially across textbooks,</w:t>
      </w:r>
      <w:r>
        <w:t xml:space="preserve"> </w:t>
      </w:r>
      <w:r>
        <w:t xml:space="preserve">research papers,</w:t>
      </w:r>
      <w:r>
        <w:t xml:space="preserve"> </w:t>
      </w:r>
      <w:r>
        <w:t xml:space="preserve">and subfields.</w:t>
      </w:r>
      <w:r>
        <w:t xml:space="preserve"> </w:t>
      </w:r>
      <w:r>
        <w:t xml:space="preserve">This section summarizes the principal notational conventions.</w:t>
      </w:r>
    </w:p>
    <w:bookmarkStart w:id="9" w:name="def-indicator-function"/>
    <w:p>
      <w:pPr>
        <w:pStyle w:val="BodyText"/>
      </w:pPr>
      <w:r>
        <w:rPr>
          <w:b/>
          <w:bCs/>
        </w:rPr>
        <w:t xml:space="preserve">Definition 1 (Indicator function (set indicator))</w:t>
      </w:r>
      <w:r>
        <w:t xml:space="preserve"> </w:t>
      </w:r>
      <w:r>
        <w:t xml:space="preserve">For any subset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ty m:val="p"/>
          </m:rPr>
          <m:t>Ω</m:t>
        </m:r>
      </m:oMath>
      <w:r>
        <w:t xml:space="preserve"> </w:t>
      </w:r>
      <w:r>
        <w:t xml:space="preserve">of a universal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set indicator</w:t>
      </w:r>
      <w:r>
        <w:t xml:space="preserve">,</w:t>
      </w:r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:</m:t>
        </m:r>
        <m:r>
          <m:rPr>
            <m:sty m:val="p"/>
          </m:rPr>
          <m:t>Ω</m:t>
        </m:r>
        <m:r>
          <m:rPr>
            <m:sty m:val="p"/>
          </m:rPr>
          <m:t>→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defined by: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∉</m:t>
                    </m:r>
                    <m:r>
                      <m:t>A</m:t>
                    </m:r>
                  </m:e>
                </m:mr>
              </m:m>
            </m:e>
          </m:d>
        </m:oMath>
      </m:oMathPara>
    </w:p>
    <w:bookmarkEnd w:id="9"/>
    <w:bookmarkStart w:id="10" w:name="def-predicate-indicator"/>
    <w:p>
      <w:pPr>
        <w:pStyle w:val="FirstParagraph"/>
      </w:pPr>
      <w:r>
        <w:rPr>
          <w:b/>
          <w:bCs/>
        </w:rPr>
        <w:t xml:space="preserve">Definition 2 (Predicate indicator)</w:t>
      </w:r>
      <w:r>
        <w:t xml:space="preserve"> </w:t>
      </w:r>
      <w:r>
        <w:t xml:space="preserve">For any logical proposition or predicate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predicate indicator</w:t>
      </w:r>
      <w:r>
        <w:t xml:space="preserve">,</w:t>
      </w:r>
      <w:r>
        <w:t xml:space="preserve"> </w:t>
      </w:r>
      <w:r>
        <w:t xml:space="preserve">takes the value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1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10"/>
    <w:bookmarkStart w:id="12" w:name="exm-indicator-numerical"/>
    <w:p>
      <w:pPr>
        <w:pStyle w:val="FirstParagraph"/>
      </w:pPr>
      <w:r>
        <w:rPr>
          <w:b/>
          <w:bCs/>
        </w:rPr>
        <w:t xml:space="preserve">Example 1 (Evaluating set and predicate indicators)</w:t>
      </w:r>
      <w:r>
        <w:t xml:space="preserve"> </w:t>
      </w:r>
      <w:r>
        <w:t xml:space="preserve">Consider the real line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set of nonnegative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continuous</w:t>
      </w:r>
      <w:r>
        <w:t xml:space="preserve"> </w:t>
      </w:r>
      <w:hyperlink r:id="rId11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(defined in the Morrison Lab’s probability notes).</w:t>
      </w:r>
    </w:p>
    <w:p>
      <w:pPr>
        <w:pStyle w:val="Compact"/>
        <w:numPr>
          <w:ilvl w:val="0"/>
          <w:numId w:val="1002"/>
        </w:numPr>
      </w:pPr>
      <w:r>
        <w:t xml:space="preserve">Set indicator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Compact"/>
        <w:numPr>
          <w:ilvl w:val="1"/>
          <w:numId w:val="1003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: since</w:t>
      </w:r>
      <w:r>
        <w:t xml:space="preserve"> </w:t>
      </w:r>
      <m:oMath>
        <m:r>
          <m:t>3.5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3.5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03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: since</w:t>
      </w:r>
      <w:r>
        <w:t xml:space="preserve"> </w:t>
      </w:r>
      <m:oMath>
        <m:r>
          <m:rPr>
            <m:sty m:val="p"/>
          </m:rPr>
          <m:t>−</m:t>
        </m:r>
        <m:r>
          <m:t>2.1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−</m:t>
        </m:r>
        <m:r>
          <m:t>2.1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1"/>
          <w:numId w:val="1004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7.2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7.2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7.2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04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4.1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4.1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4.1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"/>
    <w:bookmarkStart w:id="13" w:name="def-binary-variable"/>
    <w:p>
      <w:pPr>
        <w:pStyle w:val="FirstParagraph"/>
      </w:pPr>
      <w:r>
        <w:rPr>
          <w:b/>
          <w:bCs/>
        </w:rPr>
        <w:t xml:space="preserve">Definition 3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variable that takes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13"/>
    <w:bookmarkStart w:id="14" w:name="exm-binary-variable"/>
    <w:p>
      <w:pPr>
        <w:pStyle w:val="BodyText"/>
      </w:pPr>
      <w:r>
        <w:rPr>
          <w:b/>
          <w:bCs/>
        </w:rPr>
        <w:t xml:space="preserve">Example 2 (A binary variable is an indicator)</w:t>
      </w:r>
      <w:r>
        <w:t xml:space="preserve"> </w:t>
      </w:r>
      <w:r>
        <w:t xml:space="preserve">In a study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people,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 and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binary variable (</w:t>
      </w:r>
      <w:hyperlink w:anchor="def-binary-variable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It is also the predicate indicator 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smokes”</w:t>
      </w:r>
      <w:r>
        <w:t xml:space="preserve">: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nor/>
                <m:sty m:val="p"/>
              </m:rPr>
              <m:t>person </m:t>
            </m:r>
            <m:r>
              <m:t>i</m:t>
            </m:r>
            <m:r>
              <m:rPr>
                <m:nor/>
                <m:sty m:val="p"/>
              </m:rPr>
              <m:t> smokes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In the same way,</w:t>
      </w:r>
      <w:r>
        <w:t xml:space="preserve"> </w:t>
      </w:r>
      <w:r>
        <w:t xml:space="preserve">every indicator is a binary variable,</w:t>
      </w:r>
      <w:r>
        <w:t xml:space="preserve"> </w:t>
      </w:r>
      <w:r>
        <w:t xml:space="preserve">and every binary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indicator of its own value being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since both sides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"/>
    <w:bookmarkStart w:id="25" w:name="X156504d913efc1f49ad7c2e43ace68824d2fb5d"/>
    <w:p>
      <w:pPr>
        <w:pStyle w:val="Heading3"/>
      </w:pPr>
      <w:r>
        <w:t xml:space="preserve">1.1 Two primary notational paradigms: set vs. predicate notation</w:t>
      </w:r>
    </w:p>
    <w:p>
      <w:pPr>
        <w:pStyle w:val="FirstParagraph"/>
      </w:pPr>
      <w:r>
        <w:t xml:space="preserve">The vast majority of indicator notations belong to one of two families:</w:t>
      </w:r>
      <w:r>
        <w:t xml:space="preserve"> </w:t>
      </w:r>
      <w:r>
        <w:t xml:space="preserve">set notation or predicate notation.</w:t>
      </w:r>
    </w:p>
    <w:bookmarkStart w:id="15" w:name="def-set-predicate-notation"/>
    <w:p>
      <w:pPr>
        <w:pStyle w:val="BodyText"/>
      </w:pPr>
      <w:r>
        <w:rPr>
          <w:b/>
          <w:bCs/>
        </w:rPr>
        <w:t xml:space="preserve">Definition 4 (Set notation for indicators)</w:t>
      </w:r>
      <w:r>
        <w:t xml:space="preserve"> </w:t>
      </w:r>
      <w:r>
        <w:t xml:space="preserve">An indicator 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 is written in</w:t>
      </w:r>
      <w:r>
        <w:t xml:space="preserve"> </w:t>
      </w:r>
      <w:r>
        <w:rPr>
          <w:b/>
          <w:bCs/>
        </w:rPr>
        <w:t xml:space="preserve">set notation</w:t>
      </w:r>
      <w:r>
        <w:t xml:space="preserve"> </w:t>
      </w:r>
      <w:r>
        <w:t xml:space="preserve">when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as a subscript,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15"/>
    <w:bookmarkStart w:id="17" w:name="def-predicate-notation"/>
    <w:p>
      <w:pPr>
        <w:pStyle w:val="BodyText"/>
      </w:pPr>
      <w:r>
        <w:rPr>
          <w:b/>
          <w:bCs/>
        </w:rPr>
        <w:t xml:space="preserve">Definition 5 (Predicate notation for indicators)</w:t>
      </w:r>
      <w:r>
        <w:t xml:space="preserve"> </w:t>
      </w:r>
      <w:r>
        <w:t xml:space="preserve">An indicator 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 is written in</w:t>
      </w:r>
      <w:r>
        <w:t xml:space="preserve"> </w:t>
      </w:r>
      <w:r>
        <w:rPr>
          <w:b/>
          <w:bCs/>
        </w:rPr>
        <w:t xml:space="preserve">predicate notation</w:t>
      </w:r>
      <w:r>
        <w:t xml:space="preserve"> </w:t>
      </w:r>
      <w:r>
        <w:t xml:space="preserve">when a proposition or predicate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definition</w:t>
        </w:r>
      </w:hyperlink>
      <w:r>
        <w:t xml:space="preserve">) appears as its argument,</w:t>
      </w:r>
      <w:r>
        <w:t xml:space="preserve"> </w:t>
      </w:r>
      <w:r>
        <w:t xml:space="preserve">as in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</w:p>
    <w:bookmarkEnd w:id="17"/>
    <w:bookmarkStart w:id="18" w:name="exm-set-predicate-notation"/>
    <w:p>
      <w:pPr>
        <w:pStyle w:val="BodyText"/>
      </w:pPr>
      <w:r>
        <w:rPr>
          <w:b/>
          <w:bCs/>
        </w:rPr>
        <w:t xml:space="preserve">Example 3 (One indicator in both notations)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the nonnegative real numbers.</w:t>
      </w:r>
      <w:r>
        <w:t xml:space="preserve"> </w:t>
      </w:r>
      <w:r>
        <w:t xml:space="preserve">The indicator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set notation,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in predicate notation</w:t>
      </w:r>
      <w:r>
        <w:t xml:space="preserve"> </w:t>
      </w:r>
      <w:r>
        <w:t xml:space="preserve">(</w:t>
      </w:r>
      <w:hyperlink w:anchor="def-set-predicate-notation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hyperlink w:anchor="def-predicate-notation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, all three equal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, all three equal</w:t>
      </w:r>
      <w:r>
        <w:t xml:space="preserve"> </w:t>
      </w:r>
      <m:oMath>
        <m:r>
          <m:t>0</m:t>
        </m:r>
      </m:oMath>
      <w:r>
        <w:t xml:space="preserve">.</w:t>
      </w:r>
    </w:p>
    <w:bookmarkEnd w:id="18"/>
    <w:bookmarkStart w:id="19" w:name="set-notation"/>
    <w:p>
      <w:pPr>
        <w:pStyle w:val="Heading4"/>
      </w:pPr>
      <w:r>
        <w:t xml:space="preserve">Set notation</w:t>
      </w:r>
    </w:p>
    <w:p>
      <w:pPr>
        <w:pStyle w:val="FirstParagraph"/>
      </w:pPr>
      <w:r>
        <w:t xml:space="preserve">In set notation,</w:t>
      </w:r>
      <w:r>
        <w:t xml:space="preserve"> </w:t>
      </w:r>
      <w:r>
        <w:t xml:space="preserve">the indicator is tied to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appears as a subscript: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(bold numeral one)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numeral one)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(capital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cr m:val="double-struck"/>
                <m:sty m:val="p"/>
              </m:rP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χ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(Greek letter chi, historically termed the</w:t>
      </w:r>
      <w:r>
        <w:t xml:space="preserve"> </w:t>
      </w:r>
      <w:r>
        <w:rPr>
          <w:i/>
          <w:iCs/>
        </w:rPr>
        <w:t xml:space="preserve">characteristic function</w:t>
      </w:r>
      <w:r>
        <w:t xml:space="preserve">)</w:t>
      </w:r>
    </w:p>
    <w:p>
      <w:pPr>
        <w:pStyle w:val="FirstParagraph"/>
      </w:pPr>
      <w:r>
        <w:t xml:space="preserve">When the function is viewed as a mathematical object in its own right</w:t>
      </w:r>
      <w:r>
        <w:t xml:space="preserve"> </w:t>
      </w:r>
      <w:r>
        <w:t xml:space="preserve">(for instance, as an element of 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space,</w:t>
      </w:r>
      <w:r>
        <w:t xml:space="preserve"> </w:t>
      </w:r>
      <w:r>
        <w:t xml:space="preserve">the set of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t>p</m:t>
            </m:r>
          </m:sup>
        </m:sSup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finite),</w:t>
      </w:r>
      <w:r>
        <w:t xml:space="preserve"> </w:t>
      </w:r>
      <w:r>
        <w:t xml:space="preserve">authors often omit the argument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 simply</w:t>
      </w:r>
      <w:r>
        <w:t xml:space="preserve"> </w:t>
      </w: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, or</w:t>
      </w:r>
      <w:r>
        <w:t xml:space="preserve"> </w:t>
      </w:r>
      <m:oMath>
        <m:sSub>
          <m:e>
            <m:r>
              <m:t>I</m:t>
            </m:r>
          </m:e>
          <m:sub>
            <m:r>
              <m:t>A</m:t>
            </m:r>
          </m:sub>
        </m:sSub>
      </m:oMath>
      <w:r>
        <w:t xml:space="preserve">.</w:t>
      </w:r>
    </w:p>
    <w:bookmarkEnd w:id="19"/>
    <w:bookmarkStart w:id="21" w:name="predicate-notation"/>
    <w:p>
      <w:pPr>
        <w:pStyle w:val="Heading4"/>
      </w:pPr>
      <w:r>
        <w:t xml:space="preserve">Predicate notation</w:t>
      </w:r>
    </w:p>
    <w:p>
      <w:pPr>
        <w:pStyle w:val="FirstParagraph"/>
      </w:pPr>
      <w:r>
        <w:t xml:space="preserve">In predicate notation,</w:t>
      </w:r>
      <w:r>
        <w:t xml:space="preserve"> </w:t>
      </w:r>
      <w:r>
        <w:t xml:space="preserve">the indicator takes a logical condition,</w:t>
      </w:r>
      <w:r>
        <w:t xml:space="preserve"> </w:t>
      </w:r>
      <w:r>
        <w:t xml:space="preserve">relation,</w:t>
      </w:r>
      <w:r>
        <w:t xml:space="preserve"> </w:t>
      </w:r>
      <w:r>
        <w:t xml:space="preserve">or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directly as its argument or subscript:</w:t>
      </w:r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P</m:t>
        </m:r>
        <m:r>
          <m:rPr>
            <m:sty m:val="p"/>
          </m:rPr>
          <m:t>}</m:t>
        </m:r>
      </m:oMath>
    </w:p>
    <w:p>
      <w:pPr>
        <w:pStyle w:val="Compact"/>
        <w:numPr>
          <w:ilvl w:val="0"/>
          <w:numId w:val="1006"/>
        </w:numPr>
      </w:pP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Predicate notation is especially common in applied statistics and survival analysis,</w:t>
      </w:r>
      <w:r>
        <w:t xml:space="preserve"> </w:t>
      </w:r>
      <w:r>
        <w:t xml:space="preserve">where indicators frequently depend on inequalities (</w:t>
      </w:r>
      <w:hyperlink r:id="rId20">
        <w:r>
          <w:rPr>
            <w:rStyle w:val="Hyperlink"/>
          </w:rPr>
          <w:t xml:space="preserve">definition</w:t>
        </w:r>
      </w:hyperlink>
      <w:r>
        <w:t xml:space="preserve">) involving random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T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(an event occurring before time</w:t>
      </w:r>
      <w:r>
        <w:t xml:space="preserve"> </w:t>
      </w:r>
      <m:oMath>
        <m:r>
          <m:t>t</m:t>
        </m:r>
      </m:oMath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(a binary outcome).</w:t>
      </w:r>
    </w:p>
    <w:bookmarkEnd w:id="21"/>
    <w:bookmarkStart w:id="24" w:name="equivalence-between-paradigms"/>
    <w:p>
      <w:pPr>
        <w:pStyle w:val="Heading4"/>
      </w:pPr>
      <w:r>
        <w:t xml:space="preserve">Equivalence between paradigms</w:t>
      </w:r>
    </w:p>
    <w:p>
      <w:pPr>
        <w:pStyle w:val="FirstParagraph"/>
      </w:pPr>
      <w:r>
        <w:t xml:space="preserve">The two paradigms are connected by evaluating the predicate indicator</w:t>
      </w:r>
      <w:r>
        <w:t xml:space="preserve"> </w:t>
      </w:r>
      <w:r>
        <w:t xml:space="preserve">at the membership statement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Start w:id="22" w:name="def-support"/>
    <w:p>
      <w:pPr>
        <w:pStyle w:val="FirstParagraph"/>
      </w:pPr>
      <w:r>
        <w:rPr>
          <w:b/>
          <w:bCs/>
        </w:rPr>
        <w:t xml:space="preserve">Definition 6 (Support of a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a discrete distribution</w:t>
      </w:r>
      <w:r>
        <w:t xml:space="preserve"> </w:t>
      </w:r>
      <w:r>
        <w:t xml:space="preserve">is the set of values it gives positive probability.</w:t>
      </w:r>
      <w:r>
        <w:t xml:space="preserve"> </w:t>
      </w:r>
      <w:r>
        <w:t xml:space="preserve">The support of a continuous distribution</w:t>
      </w:r>
      <w:r>
        <w:t xml:space="preserve"> </w:t>
      </w:r>
      <w:r>
        <w:t xml:space="preserve">is the set of values where its density is positive.</w:t>
      </w:r>
    </w:p>
    <w:bookmarkEnd w:id="22"/>
    <w:bookmarkStart w:id="23" w:name="exm-support"/>
    <w:p>
      <w:pPr>
        <w:pStyle w:val="BodyText"/>
      </w:pPr>
      <w:r>
        <w:rPr>
          <w:b/>
          <w:bCs/>
        </w:rPr>
        <w:t xml:space="preserve">Example 4 (Supports of two count distributions)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A fair six-sided die gives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probability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other value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its support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A count that 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 so on,</w:t>
      </w:r>
      <w:r>
        <w:t xml:space="preserve"> </w:t>
      </w:r>
      <w:r>
        <w:t xml:space="preserve">each with positive probability,</w:t>
      </w:r>
      <w:r>
        <w:t xml:space="preserve"> </w:t>
      </w:r>
      <w:r>
        <w:t xml:space="preserve">such as the number of hospital visits in a year,</w:t>
      </w:r>
      <w:r>
        <w:t xml:space="preserve"> </w:t>
      </w:r>
      <w:r>
        <w:t xml:space="preserve">has support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23"/>
    <w:p>
      <w:pPr>
        <w:pStyle w:val="FirstParagraph"/>
      </w:pPr>
      <w:r>
        <w:t xml:space="preserve">Set notation is more natural when the underlying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 standard name</w:t>
      </w:r>
      <w:r>
        <w:t xml:space="preserve"> </w:t>
      </w:r>
      <w:r>
        <w:t xml:space="preserve">(such as the support of a distribution (</w:t>
      </w:r>
      <w:hyperlink w:anchor="def-support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or a geometric region).</w:t>
      </w:r>
      <w:r>
        <w:t xml:space="preserve"> </w:t>
      </w:r>
      <w:r>
        <w:t xml:space="preserve">Predicate notation is more natural when the condition involves compound inequalities,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.</w:t>
      </w:r>
    </w:p>
    <w:bookmarkEnd w:id="24"/>
    <w:bookmarkEnd w:id="25"/>
    <w:bookmarkStart w:id="32" w:name="iverson-bracket-notation"/>
    <w:p>
      <w:pPr>
        <w:pStyle w:val="Heading3"/>
      </w:pPr>
      <w:r>
        <w:t xml:space="preserve">1.2 Iverson bracket notation</w:t>
      </w:r>
    </w:p>
    <w:p>
      <w:pPr>
        <w:pStyle w:val="FirstParagraph"/>
      </w:pPr>
      <w:r>
        <w:t xml:space="preserve">In 1962,</w:t>
      </w:r>
      <w:r>
        <w:t xml:space="preserve"> </w:t>
      </w:r>
      <w:r>
        <w:t xml:space="preserve">Kenneth Iverson introduced a compact notation in the programming language APL,</w:t>
      </w:r>
      <w:r>
        <w:t xml:space="preserve"> </w:t>
      </w:r>
      <w:r>
        <w:t xml:space="preserve">later popularized in mathematics and computer science by Donald Knuth: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Iverson bracket</w:t>
        </w:r>
      </w:hyperlink>
      <w:r>
        <w:t xml:space="preserve">.</w:t>
      </w:r>
    </w:p>
    <w:bookmarkStart w:id="27" w:name="def-iverson-bracket"/>
    <w:p>
      <w:pPr>
        <w:pStyle w:val="BodyText"/>
      </w:pPr>
      <w:r>
        <w:rPr>
          <w:b/>
          <w:bCs/>
        </w:rPr>
        <w:t xml:space="preserve">Definition 7 (Iverson bracket)</w:t>
      </w:r>
      <w:r>
        <w:t xml:space="preserve"> </w:t>
      </w:r>
      <w:r>
        <w:t xml:space="preserve">For any logical proposition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Iverson bracket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P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27"/>
    <w:bookmarkStart w:id="28" w:name="exm-iverson-bracket"/>
    <w:p>
      <w:pPr>
        <w:pStyle w:val="FirstParagraph"/>
      </w:pPr>
      <w:r>
        <w:rPr>
          <w:b/>
          <w:bCs/>
        </w:rPr>
        <w:t xml:space="preserve">Example 5 (Evaluating Iverson brackets)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3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not an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28"/>
    <w:bookmarkStart w:id="29" w:name="rem-iverson-indicator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Iverson bracket is the predicate indicator). </w:t>
      </w:r>
      <w:r>
        <w:t xml:space="preserve">The Iverson bracket</w:t>
      </w:r>
      <w:r>
        <w:t xml:space="preserve"> </w:t>
      </w:r>
      <m:oMath>
        <m:r>
          <m:rPr>
            <m:sty m:val="p"/>
          </m:rPr>
          <m:t>[</m:t>
        </m:r>
        <m:r>
          <m:t>P</m:t>
        </m:r>
        <m:r>
          <m:rPr>
            <m:sty m:val="p"/>
          </m:rPr>
          <m:t>]</m:t>
        </m:r>
      </m:oMath>
      <w:r>
        <w:t xml:space="preserve"> </w:t>
      </w:r>
      <w:r>
        <w:t xml:space="preserve">is the 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 in different notation.</w:t>
      </w:r>
      <w:r>
        <w:t xml:space="preserve"> </w:t>
      </w:r>
      <w:r>
        <w:t xml:space="preserve">Under this notation,</w:t>
      </w:r>
      <w:r>
        <w:t xml:space="preserve"> </w:t>
      </w:r>
      <w:r>
        <w:t xml:space="preserve">set membership is written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the values in</w:t>
      </w:r>
      <w:r>
        <w:t xml:space="preserve"> </w:t>
      </w:r>
      <w:hyperlink w:anchor="exm-indicator-numerical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become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t>7.2</m:t>
              </m:r>
              <m:r>
                <m:rPr>
                  <m:sty m:val="p"/>
                </m:rPr>
                <m:t>&gt;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7.2</m:t>
                  </m:r>
                  <m:r>
                    <m:rPr>
                      <m:sty m:val="p"/>
                    </m:rPr>
                    <m:t>&gt;</m:t>
                  </m:r>
                  <m:r>
                    <m:t>5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9"/>
    <w:bookmarkStart w:id="30" w:name="def-kronecker-delta"/>
    <w:p>
      <w:pPr>
        <w:pStyle w:val="FirstParagraph"/>
      </w:pPr>
      <w:r>
        <w:rPr>
          <w:b/>
          <w:bCs/>
        </w:rPr>
        <w:t xml:space="preserve">Definition 8 (Kronecker delta)</w:t>
      </w:r>
      <w:r>
        <w:t xml:space="preserve"> </w:t>
      </w:r>
      <w:r>
        <w:t xml:space="preserve">For integers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Kronecker delta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i</m:t>
          </m:r>
          <m:r>
            <m:rPr>
              <m:sty m:val="p"/>
            </m:rPr>
            <m:t>=</m:t>
          </m:r>
          <m:r>
            <m:t>j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(</w:t>
      </w:r>
      <w:hyperlink w:anchor="def-iverson-bracket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30"/>
    <w:bookmarkStart w:id="31" w:name="exm-kronecker-delta"/>
    <w:p>
      <w:pPr>
        <w:pStyle w:val="BodyText"/>
      </w:pPr>
      <w:r>
        <w:rPr>
          <w:b/>
          <w:bCs/>
        </w:rPr>
        <w:t xml:space="preserve">Example 6 (Evaluating the Kronecker delta)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End w:id="32"/>
    <w:bookmarkStart w:id="36" w:name="Xd6f58182005cccf55080a628cd9152d2b1165ed"/>
    <w:p>
      <w:pPr>
        <w:pStyle w:val="Heading3"/>
      </w:pPr>
      <w:r>
        <w:t xml:space="preserve">1.3 Strengths and limitations of the Iverson bracket</w:t>
      </w:r>
    </w:p>
    <w:p>
      <w:pPr>
        <w:pStyle w:val="FirstParagraph"/>
      </w:pPr>
      <w:r>
        <w:t xml:space="preserve">The primary advantage of the Iverson bracket is algebraic conciseness:</w:t>
      </w:r>
      <w:r>
        <w:t xml:space="preserve"> </w:t>
      </w:r>
      <w:r>
        <w:t xml:space="preserve">it turns a sum or integral over a subset</w:t>
      </w:r>
      <w:r>
        <w:t xml:space="preserve"> </w:t>
      </w:r>
      <w:r>
        <w:t xml:space="preserve">into a sum or integral over a larger, fixed set.</w:t>
      </w:r>
      <w:r>
        <w:t xml:space="preserve"> </w:t>
      </w: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finite set</w:t>
        </w:r>
      </w:hyperlink>
      <w:r>
        <w:t xml:space="preserve"> </w:t>
      </w:r>
      <w:r>
        <w:t xml:space="preserve">that contains</w:t>
      </w:r>
      <w:r>
        <w:t xml:space="preserve"> </w:t>
      </w:r>
      <m:oMath>
        <m:r>
          <m:t>A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U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[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both sides equal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However,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square brackets are already heavily overloaded:</w:t>
      </w:r>
      <w:r>
        <w:t xml:space="preserve"> </w:t>
      </w:r>
      <w:r>
        <w:t xml:space="preserve">they denote</w:t>
      </w:r>
      <w:r>
        <w:t xml:space="preserve"> </w:t>
      </w:r>
      <w:hyperlink r:id="rId34">
        <w:r>
          <w:rPr>
            <w:rStyle w:val="Hyperlink"/>
          </w:rPr>
          <w:t xml:space="preserve">closed intervals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hyperlink r:id="rId35">
        <w:r>
          <w:rPr>
            <w:rStyle w:val="Hyperlink"/>
          </w:rPr>
          <w:t xml:space="preserve">conditional expectations</w:t>
        </w:r>
      </w:hyperlink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]</m:t>
        </m:r>
      </m:oMath>
      <w:r>
        <w:t xml:space="preserve"> </w:t>
      </w:r>
      <w:r>
        <w:t xml:space="preserve">(defined in the probability notes),</w:t>
      </w:r>
      <w:r>
        <w:t xml:space="preserve"> </w:t>
      </w:r>
      <w:r>
        <w:t xml:space="preserve">and matrix delimiters.</w:t>
      </w:r>
      <w:r>
        <w:t xml:space="preserve"> </w:t>
      </w:r>
      <w:r>
        <w:t xml:space="preserve">To prevent visual confusion with expectation brackets or intervals,</w:t>
      </w:r>
      <w:r>
        <w:t xml:space="preserve"> </w:t>
      </w:r>
      <w:r>
        <w:t xml:space="preserve">statistical literature predominantly uses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rather than the bare Iverson bracket.</w:t>
      </w:r>
    </w:p>
    <w:bookmarkEnd w:id="36"/>
    <w:bookmarkStart w:id="38" w:name="summary-of-indicator-notations"/>
    <w:p>
      <w:pPr>
        <w:pStyle w:val="Heading3"/>
      </w:pPr>
      <w:r>
        <w:t xml:space="preserve">1.4 Summary of indicator notations</w:t>
      </w:r>
    </w:p>
    <w:p>
      <w:pPr>
        <w:pStyle w:val="FirstParagraph"/>
      </w:pPr>
      <w:hyperlink w:anchor="tbl-indicator-notation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compares the major notations encountered across the literature.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tbl-indicator-notatio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Notations for indicator functions across mathematical and statistical literature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64"/>
              <w:gridCol w:w="1564"/>
              <w:gridCol w:w="1564"/>
              <w:gridCol w:w="322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Notation style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Typical syntax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Primary fields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Notes and potential ambiguities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Modern probability, mathematical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Unambiguous; distinct from matrices and scalars; standard in this book.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Bold numeral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ty m:val="b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Probability theory,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a vector of ones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Econometrics, machine learning,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Clear predicate notation; avoids confusion with numerals.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I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I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Classical statistics, epidemiology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the identity matrix</w:t>
                  </w:r>
                  <w:r>
                    <w:t xml:space="preserve"> </w:t>
                  </w:r>
                  <m:oMath>
                    <m:r>
                      <m:t>I</m:t>
                    </m:r>
                  </m:oMath>
                  <w:r>
                    <w:t xml:space="preserve"> </w:t>
                  </w:r>
                  <w:r>
                    <w:t xml:space="preserve">or the Fisher information</w:t>
                  </w:r>
                  <w:r>
                    <w:t xml:space="preserve"> </w:t>
                  </w: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, which measures how much a sample tells about a parameter.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Iverson bracket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[</m:t>
                    </m:r>
                    <m:r>
                      <m:t>P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Computer science, discrete mathematics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Very compact, but square brackets collide with intervals and expectation brackets.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Greek 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χ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χ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Real analysis,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Often termed</w:t>
                  </w:r>
                  <w:r>
                    <w:t xml:space="preserve"> </w:t>
                  </w:r>
                  <w:r>
                    <w:t xml:space="preserve">“characteristic function”</w:t>
                  </w:r>
                  <w:r>
                    <w:t xml:space="preserve">; in probability, that name instead means</w:t>
                  </w:r>
                  <w:r>
                    <w:t xml:space="preserve"> </w:t>
                  </w:r>
                  <m:oMath>
                    <m:r>
                      <m:t>t</m:t>
                    </m:r>
                    <m:r>
                      <m:rPr>
                        <m:sty m:val="p"/>
                      </m:rPr>
                      <m:t>↦</m:t>
                    </m:r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i</m:t>
                        </m:r>
                        <m:r>
                          <m:t>t</m:t>
                        </m:r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 </w:t>
                  </w:r>
                  <w:r>
                    <w:t xml:space="preserve">for a random variable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.</w:t>
                  </w:r>
                </w:p>
              </w:tc>
            </w:tr>
          </w:tbl>
          <w:bookmarkEnd w:id="37"/>
          <w:p/>
        </w:tc>
      </w:tr>
    </w:tbl>
    <w:bookmarkEnd w:id="38"/>
    <w:bookmarkStart w:id="39" w:name="conventions-in-this-book"/>
    <w:p>
      <w:pPr>
        <w:pStyle w:val="Heading3"/>
      </w:pPr>
      <w:r>
        <w:t xml:space="preserve">1.5 Conventions in this book</w:t>
      </w:r>
    </w:p>
    <w:p>
      <w:pPr>
        <w:pStyle w:val="FirstParagraph"/>
      </w:pPr>
      <w:r>
        <w:t xml:space="preserve">In these notes,</w:t>
      </w:r>
      <w:r>
        <w:t xml:space="preserve"> </w:t>
      </w:r>
      <w:r>
        <w:t xml:space="preserve">we standardize on 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via the macros defined in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\indic{A}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(set subscript)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\indicp{P}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parentheses)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\indiccb{P}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curly braces)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\1{P}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nor/>
                <m:sty m:val="p"/>
              </m:rPr>
              <m:t>1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(text numeral with subscript, used in legacy formulas)</w:t>
      </w:r>
    </w:p>
    <w:p>
      <w:pPr>
        <w:pStyle w:val="FirstParagraph"/>
      </w:pPr>
      <w:r>
        <w:t xml:space="preserve">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is preferred because it avoids all common collisions:</w:t>
      </w:r>
      <w:r>
        <w:t xml:space="preserve"> </w:t>
      </w:r>
      <w:r>
        <w:t xml:space="preserve">it is visually distinct from the scalar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identity matrix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 observed and expected Fisher information matrices (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).</w:t>
      </w:r>
    </w:p>
    <w:bookmarkEnd w:id="39"/>
    <w:bookmarkStart w:id="51" w:name="key-algebraic-properties"/>
    <w:p>
      <w:pPr>
        <w:pStyle w:val="Heading3"/>
      </w:pPr>
      <w:r>
        <w:t xml:space="preserve">1.6 Key algebraic properties</w:t>
      </w:r>
    </w:p>
    <w:p>
      <w:pPr>
        <w:pStyle w:val="FirstParagraph"/>
      </w:pPr>
      <w:r>
        <w:t xml:space="preserve">Indicator functions translate the logical connectives (</w:t>
      </w:r>
      <w:hyperlink r:id="rId40">
        <w:r>
          <w:rPr>
            <w:rStyle w:val="Hyperlink"/>
          </w:rPr>
          <w:t xml:space="preserve">definition</w:t>
        </w:r>
      </w:hyperlink>
      <w:r>
        <w:t xml:space="preserve">)</w:t>
      </w:r>
      <w:r>
        <w:t xml:space="preserve"> </w:t>
      </w:r>
      <w:r>
        <w:t xml:space="preserve">“and”</w:t>
      </w:r>
      <w:r>
        <w:t xml:space="preserve">,</w:t>
      </w:r>
      <w:r>
        <w:t xml:space="preserve"> </w:t>
      </w:r>
      <w:r>
        <w:t xml:space="preserve">“or”</w:t>
      </w:r>
      <w:r>
        <w:t xml:space="preserve">, and</w:t>
      </w:r>
      <w:r>
        <w:t xml:space="preserve"> </w:t>
      </w:r>
      <w:r>
        <w:t xml:space="preserve">“not”</w:t>
      </w:r>
      <w:r>
        <w:t xml:space="preserve">, applied to set membership,</w:t>
      </w:r>
      <w:r>
        <w:t xml:space="preserve"> </w:t>
      </w:r>
      <w:r>
        <w:t xml:space="preserve">into ordinary arithmetic on real numbers.</w:t>
      </w:r>
      <w:r>
        <w:t xml:space="preserve"> </w:t>
      </w:r>
      <w:r>
        <w:t xml:space="preserve">One of the identities below uses idempotence:</w:t>
      </w:r>
    </w:p>
    <w:bookmarkStart w:id="42" w:name="def-idempotent"/>
    <w:p>
      <w:pPr>
        <w:pStyle w:val="BodyText"/>
      </w:pPr>
      <w:r>
        <w:rPr>
          <w:b/>
          <w:bCs/>
        </w:rPr>
        <w:t xml:space="preserve">Definition 9 (Idempotent)</w:t>
      </w:r>
      <w:r>
        <w:t xml:space="preserve"> </w:t>
      </w:r>
      <w:r>
        <w:t xml:space="preserve">A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real values 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its</w:t>
      </w:r>
      <w:r>
        <w:t xml:space="preserve"> </w:t>
      </w:r>
      <w:hyperlink r:id="rId41">
        <w:r>
          <w:rPr>
            <w:rStyle w:val="Hyperlink"/>
          </w:rPr>
          <w:t xml:space="preserve">domain</w:t>
        </w:r>
      </w:hyperlink>
      <w:r>
        <w:t xml:space="preserve">.</w:t>
      </w:r>
    </w:p>
    <w:bookmarkEnd w:id="42"/>
    <w:bookmarkStart w:id="44" w:name="exm-idempotent-indicator"/>
    <w:p>
      <w:pPr>
        <w:pStyle w:val="BodyText"/>
      </w:pPr>
      <w:r>
        <w:rPr>
          <w:b/>
          <w:bCs/>
        </w:rPr>
        <w:t xml:space="preserve">Example 7 (Idempotent numbers and indicators)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idempotent: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11"/>
        </w:numPr>
      </w:pPr>
      <m:oMath>
        <m:r>
          <m:t>2</m:t>
        </m:r>
      </m:oMath>
      <w:r>
        <w:t xml:space="preserve"> </w:t>
      </w:r>
      <w:r>
        <w:t xml:space="preserve">is not idempotent: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.</w:t>
      </w:r>
    </w:p>
    <w:p>
      <w:pPr>
        <w:numPr>
          <w:ilvl w:val="0"/>
          <w:numId w:val="1011"/>
        </w:numPr>
      </w:pPr>
      <w:r>
        <w:t xml:space="preserve">Every indicator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idempotent,</w:t>
      </w:r>
      <w:r>
        <w:t xml:space="preserve"> </w:t>
      </w:r>
      <w:r>
        <w:t xml:space="preserve">because each of its values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43">
        <w:r>
          <w:rPr>
            <w:rStyle w:val="Hyperlink"/>
          </w:rPr>
          <w:t xml:space="preserve">idempotent matrices</w:t>
        </w:r>
      </w:hyperlink>
      <w:r>
        <w:t xml:space="preserve"> </w:t>
      </w:r>
      <w:r>
        <w:t xml:space="preserve">of linear algebra satisfy the same equation with matrix multiplication: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M</m:t>
        </m:r>
      </m:oMath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.</w:t>
      </w:r>
    </w:p>
    <w:bookmarkEnd w:id="44"/>
    <w:p>
      <w:pPr>
        <w:pStyle w:val="BodyText"/>
      </w:pPr>
      <w:r>
        <w:t xml:space="preserve">For subsets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45">
        <w:r>
          <w:rPr>
            <w:rStyle w:val="Hyperlink"/>
          </w:rPr>
          <w:t xml:space="preserve">complement</w:t>
        </w:r>
      </w:hyperlink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Ω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Ω</m:t>
        </m:r>
      </m:oMath>
      <w:r>
        <w:t xml:space="preserve">: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Intersection (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∩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Union (</w:t>
      </w:r>
      <w:r>
        <w:rPr>
          <w:b/>
          <w:bCs/>
        </w:rPr>
        <w:t xml:space="preserve">“or”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∪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Complement (</w:t>
      </w:r>
      <w:r>
        <w:rPr>
          <w:b/>
          <w:bCs/>
        </w:rPr>
        <w:t xml:space="preserve">“not”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Idempotence (</w:t>
      </w:r>
      <w:hyperlink w:anchor="def-idempotent">
        <w:r>
          <w:rPr>
            <w:rStyle w:val="Hyperlink"/>
            <w:b/>
            <w:bCs/>
          </w:rPr>
          <w:t xml:space="preserve">Definition 9</w:t>
        </w:r>
      </w:hyperlink>
      <w:r>
        <w:rPr>
          <w:b/>
          <w:bCs/>
        </w:rPr>
        <w:t xml:space="preserve">):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Expectation gives probability: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r:id="rId46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</w:t>
      </w:r>
      <w:r>
        <w:t xml:space="preserve"> </w:t>
      </w:r>
      <w:hyperlink r:id="rId47">
        <w:r>
          <w:rPr>
            <w:rStyle w:val="Hyperlink"/>
          </w:rPr>
          <w:t xml:space="preserve">event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8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its indicator is the</w:t>
      </w:r>
      <w:r>
        <w:t xml:space="preserve"> </w:t>
      </w:r>
      <w:hyperlink r:id="rId49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 event</w:t>
      </w:r>
      <w:r>
        <w:t xml:space="preserve"> </w:t>
      </w:r>
      <w:r>
        <w:t xml:space="preserve">(all four terms are defined in the Morrison Lab’s probability notes):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</w:t>
      </w:r>
      <w:r>
        <w:t xml:space="preserve"> </w:t>
      </w:r>
      <w:hyperlink r:id="rId50">
        <w:r>
          <w:rPr>
            <w:rStyle w:val="Hyperlink"/>
          </w:rPr>
          <w:t xml:space="preserve">identity</w:t>
        </w:r>
      </w:hyperlink>
      <w:r>
        <w:t xml:space="preserve"> </w:t>
      </w:r>
      <w:r>
        <w:t xml:space="preserve">turns probabilities into expectations.</w:t>
      </w:r>
      <w:r>
        <w:t xml:space="preserve"> </w:t>
      </w:r>
      <w:r>
        <w:t xml:space="preserve">It is the mathematical foundation for:</w:t>
      </w:r>
    </w:p>
    <w:p>
      <w:pPr>
        <w:pStyle w:val="Compact"/>
        <w:numPr>
          <w:ilvl w:val="0"/>
          <w:numId w:val="1013"/>
        </w:numPr>
      </w:pPr>
      <w:r>
        <w:t xml:space="preserve">empirical proportions;</w:t>
      </w:r>
    </w:p>
    <w:p>
      <w:pPr>
        <w:pStyle w:val="Compact"/>
        <w:numPr>
          <w:ilvl w:val="0"/>
          <w:numId w:val="1013"/>
        </w:numPr>
      </w:pPr>
      <w:r>
        <w:t xml:space="preserve">estimators of survival curves,</w:t>
      </w:r>
      <w:r>
        <w:t xml:space="preserve"> </w:t>
      </w:r>
      <w:r>
        <w:t xml:space="preserve">the probability of no event by each time;</w:t>
      </w:r>
    </w:p>
    <w:p>
      <w:pPr>
        <w:pStyle w:val="Compact"/>
        <w:numPr>
          <w:ilvl w:val="0"/>
          <w:numId w:val="1013"/>
        </w:numPr>
      </w:pPr>
      <w:r>
        <w:t xml:space="preserve">regression models for binary outcomes.</w:t>
      </w:r>
    </w:p>
    <w:bookmarkEnd w:id="51"/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50" Type="http://schemas.openxmlformats.org/officeDocument/2006/relationships/hyperlink" Target="algebra-basics.html#def-identity" TargetMode="External"/><Relationship Id="rId41" Type="http://schemas.openxmlformats.org/officeDocument/2006/relationships/hyperlink" Target="functions.qmd#def-domain" TargetMode="External"/><Relationship Id="rId33" Type="http://schemas.openxmlformats.org/officeDocument/2006/relationships/hyperlink" Target="functions.qmd#def-finite-set" TargetMode="External"/><Relationship Id="rId26" Type="http://schemas.openxmlformats.org/officeDocument/2006/relationships/hyperlink" Target="https://en.wikipedia.org/wiki/Iverson_bracket" TargetMode="External"/><Relationship Id="rId35" Type="http://schemas.openxmlformats.org/officeDocument/2006/relationships/hyperlink" Target="https://morrison-lab.github.io/pds/expectation.html#def-cond-expectation" TargetMode="External"/><Relationship Id="rId48" Type="http://schemas.openxmlformats.org/officeDocument/2006/relationships/hyperlink" Target="https://morrison-lab.github.io/pds/expectation.html#def-expectation" TargetMode="External"/><Relationship Id="rId47" Type="http://schemas.openxmlformats.org/officeDocument/2006/relationships/hyperlink" Target="https://morrison-lab.github.io/pds/probability-basics.html#def-event" TargetMode="External"/><Relationship Id="rId49" Type="http://schemas.openxmlformats.org/officeDocument/2006/relationships/hyperlink" Target="https://morrison-lab.github.io/pds/probability-basics.html#def-probability" TargetMode="External"/><Relationship Id="rId46" Type="http://schemas.openxmlformats.org/officeDocument/2006/relationships/hyperlink" Target="https://morrison-lab.github.io/pds/probability-basics.html#def-sample-space" TargetMode="External"/><Relationship Id="rId11" Type="http://schemas.openxmlformats.org/officeDocument/2006/relationships/hyperlink" Target="https://morrison-lab.github.io/pds/random-variables.html#def-random-variable" TargetMode="External"/><Relationship Id="rId43" Type="http://schemas.openxmlformats.org/officeDocument/2006/relationships/hyperlink" Target="linear-algebra-special-matrices.html#def-idempotent-matrix" TargetMode="External"/><Relationship Id="rId20" Type="http://schemas.openxmlformats.org/officeDocument/2006/relationships/hyperlink" Target="proof-writing.qmd#def-inequality" TargetMode="External"/><Relationship Id="rId40" Type="http://schemas.openxmlformats.org/officeDocument/2006/relationships/hyperlink" Target="proof-writing.qmd#def-logical-connective" TargetMode="External"/><Relationship Id="rId16" Type="http://schemas.openxmlformats.org/officeDocument/2006/relationships/hyperlink" Target="proof-writing.qmd#def-predicate" TargetMode="External"/><Relationship Id="rId34" Type="http://schemas.openxmlformats.org/officeDocument/2006/relationships/hyperlink" Target="sets.qmd#def-closed-interval" TargetMode="External"/><Relationship Id="rId45" Type="http://schemas.openxmlformats.org/officeDocument/2006/relationships/hyperlink" Target="sets.qmd#def-complement" TargetMode="External"/></Relationships>
</file>

<file path=word/_rels/footnotes.xml.rels><?xml version='1.0' encoding='UTF-8' standalone='yes'?>
<Relationships xmlns="http://schemas.openxmlformats.org/package/2006/relationships"><Relationship Id="rId50" Type="http://schemas.openxmlformats.org/officeDocument/2006/relationships/hyperlink" Target="algebra-basics.html#def-identity" TargetMode="External"/><Relationship Id="rId41" Type="http://schemas.openxmlformats.org/officeDocument/2006/relationships/hyperlink" Target="functions.qmd#def-domain" TargetMode="External"/><Relationship Id="rId33" Type="http://schemas.openxmlformats.org/officeDocument/2006/relationships/hyperlink" Target="functions.qmd#def-finite-set" TargetMode="External"/><Relationship Id="rId26" Type="http://schemas.openxmlformats.org/officeDocument/2006/relationships/hyperlink" Target="https://en.wikipedia.org/wiki/Iverson_bracket" TargetMode="External"/><Relationship Id="rId35" Type="http://schemas.openxmlformats.org/officeDocument/2006/relationships/hyperlink" Target="https://morrison-lab.github.io/pds/expectation.html#def-cond-expectation" TargetMode="External"/><Relationship Id="rId48" Type="http://schemas.openxmlformats.org/officeDocument/2006/relationships/hyperlink" Target="https://morrison-lab.github.io/pds/expectation.html#def-expectation" TargetMode="External"/><Relationship Id="rId47" Type="http://schemas.openxmlformats.org/officeDocument/2006/relationships/hyperlink" Target="https://morrison-lab.github.io/pds/probability-basics.html#def-event" TargetMode="External"/><Relationship Id="rId49" Type="http://schemas.openxmlformats.org/officeDocument/2006/relationships/hyperlink" Target="https://morrison-lab.github.io/pds/probability-basics.html#def-probability" TargetMode="External"/><Relationship Id="rId46" Type="http://schemas.openxmlformats.org/officeDocument/2006/relationships/hyperlink" Target="https://morrison-lab.github.io/pds/probability-basics.html#def-sample-space" TargetMode="External"/><Relationship Id="rId11" Type="http://schemas.openxmlformats.org/officeDocument/2006/relationships/hyperlink" Target="https://morrison-lab.github.io/pds/random-variables.html#def-random-variable" TargetMode="External"/><Relationship Id="rId43" Type="http://schemas.openxmlformats.org/officeDocument/2006/relationships/hyperlink" Target="linear-algebra-special-matrices.html#def-idempotent-matrix" TargetMode="External"/><Relationship Id="rId20" Type="http://schemas.openxmlformats.org/officeDocument/2006/relationships/hyperlink" Target="proof-writing.qmd#def-inequality" TargetMode="External"/><Relationship Id="rId40" Type="http://schemas.openxmlformats.org/officeDocument/2006/relationships/hyperlink" Target="proof-writing.qmd#def-logical-connective" TargetMode="External"/><Relationship Id="rId16" Type="http://schemas.openxmlformats.org/officeDocument/2006/relationships/hyperlink" Target="proof-writing.qmd#def-predicate" TargetMode="External"/><Relationship Id="rId34" Type="http://schemas.openxmlformats.org/officeDocument/2006/relationships/hyperlink" Target="sets.qmd#def-closed-interval" TargetMode="External"/><Relationship Id="rId45" Type="http://schemas.openxmlformats.org/officeDocument/2006/relationships/hyperlink" Target="sets.qmd#def-complemen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Indicator Functions</dc:title>
  <dc:creator/>
  <cp:keywords/>
  <dcterms:created xsi:type="dcterms:W3CDTF">2026-10-17T11:46:13Z</dcterms:created>
  <dcterms:modified xsi:type="dcterms:W3CDTF">2026-10-17T11:46:13Z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04:12:18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