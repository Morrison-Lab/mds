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(Linearly independent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Vectors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 the same length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are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linearly independent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if the only numbers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ins w:id="19" w:author="PR Preview" w:date="2026-01-01T00:00:00Z">
        <w:r>
          <w:rPr>
            <w:b/>
            <w:bCs/>
          </w:rPr>
          <w:t xml:space="preserve">Definition 1 (Linearly independent vectors)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Vectors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of the same length</w:t>
        </w:r>
      </w:ins>
      <w:ins w:id="26" w:author="PR Preview" w:date="2026-01-01T00:00:00Z">
        <w:r>
          <w:t xml:space="preserve"> </w:t>
        </w:r>
      </w:ins>
      <m:oMath>
        <m:r>
          <m:t>p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are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linearly independent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 the only numbers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with</w:t>
        </w:r>
      </w:ins>
    </w:p>
    <w:p>
      <w:pPr>
        <w:pStyle w:val="BodyText"/>
      </w:pPr>
      <w:ins w:id="36" w:author="PR Preview" w:date="2026-01-01T00:00:00Z">
        <w:r>
  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  </w:r>
      </w:ins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are linearly independent:</w:delText>
        </w:r>
      </w:del>
      <w:del w:id="4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3" w:author="PR Preview" w:date="2026-01-01T00:00:00Z">
        <w:r>
          <w:delText xml:space="preserve">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which is</w:delText>
        </w:r>
      </w:del>
      <w:del w:id="4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only if</w:delText>
        </w:r>
      </w:del>
      <w:del w:id="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and then</w:delText>
        </w:r>
      </w:del>
      <w:del w:id="5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</w:delText>
        </w:r>
      </w:del>
      <w:del w:id="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are not:</w:delText>
        </w:r>
      </w:del>
      <w:del w:id="59" w:author="PR Preview" w:date="2026-01-01T00:00:00Z">
        <w:r>
          <w:delText xml:space="preserve"> </w:delText>
        </w:r>
      </w:del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ins w:id="61" w:author="PR Preview" w:date="2026-01-01T00:00:00Z">
        <w:r>
          <w:t xml:space="preserve">$\mathord{\smash[b]{\underset{\raise.3ex\hbox{$\scriptstyle\sim$}}{v}}\vphantom{v}}_1 = (1, 0)$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$\mathord{\smash[b]{\underset{\raise.3ex\hbox{$\scriptstyle\sim$}}{v}}\vphantom{v}}_2 = (1, 1)$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are linearly independent: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$c_1 \mathord{\smash[b]{\underset{\raise.3ex\hbox{$\scriptstyle\sim$}}{v}}\vphantom{v}}_1 + c_2 \mathord{\smash[b]{\underset{\raise.3ex\hbox{$\scriptstyle\sim$}}{v}}\vphantom{v}}_2 = (c_1 + c_2, c_2)$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which is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$\mathord{\smash[b]{\underset{\raise.3ex\hbox{$\scriptstyle\sim$}}{0}}\vphantom{0}}$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only if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 then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8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82" w:author="PR Preview" w:date="2026-01-01T00:00:00Z">
        <w:r>
          <w:t xml:space="preserve">$\mathord{\smash[b]{\underset{\raise.3ex\hbox{$\scriptstyle\sim$}}{v}}\vphantom{v}}_1 = (1, 2)$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$\mathord{\smash[b]{\underset{\raise.3ex\hbox{$\scriptstyle\sim$}}{v}}\vphantom{v}}_2 = (2, 4)$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are not: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  </w:r>
      </w:ins>
      <w:ins w:id="91" w:author="PR Preview" w:date="2026-01-01T00:00:00Z">
        <w:r>
          <w:t xml:space="preserve">.</w:t>
        </w:r>
      </w:ins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del w:id="92" w:author="PR Preview" w:date="2026-01-01T00:00:00Z">
        <w:r>
          <w:rPr>
            <w:b/>
            <w:bCs/>
          </w:rPr>
          <w:delText xml:space="preserve">Example 2 (The rank of two</w:delText>
        </w:r>
      </w:del>
      <w:del w:id="9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94" w:author="PR Preview" w:date="2026-01-01T00:00:00Z">
        <w:r>
          <w:rPr>
            <w:b/>
            <w:bCs/>
          </w:rP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matrices)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 matrix</w:delText>
        </w:r>
      </w:del>
      <w:del w:id="98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has rank</w:delText>
        </w:r>
      </w:del>
      <w:del w:id="101" w:author="PR Preview" w:date="2026-01-01T00:00:00Z">
        <w:r>
          <w:delText xml:space="preserve"> </w:delText>
        </w:r>
      </w:del>
      <m:oMath>
        <m:r>
          <m:t>2</m:t>
        </m:r>
      </m:oMath>
      <w:del w:id="102" w:author="PR Preview" w:date="2026-01-01T00:00:00Z">
        <w:r>
          <w:delText xml:space="preserve">: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then subtracting the first entry from the second gives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 then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14" w:author="PR Preview" w:date="2026-01-01T00:00:00Z">
        <w:r>
          <w:delText xml:space="preserve">.</w:delText>
        </w:r>
      </w:del>
    </w:p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Example 2 (The rank of two</w:t>
        </w:r>
      </w:ins>
      <w:ins w:id="11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7" w:author="PR Preview" w:date="2026-01-01T00:00:00Z">
        <w:r>
          <w:rPr>
            <w:b/>
            <w:bCs/>
          </w:rP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matrices)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 matrix</w:t>
        </w:r>
      </w:ins>
      <w:ins w:id="12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has rank</w:t>
        </w:r>
      </w:ins>
      <w:ins w:id="124" w:author="PR Preview" w:date="2026-01-01T00:00:00Z">
        <w:r>
          <w:t xml:space="preserve"> </w:t>
        </w:r>
      </w:ins>
      <m:oMath>
        <m:r>
          <m:t>2</m:t>
        </m:r>
      </m:oMath>
      <w:ins w:id="125" w:author="PR Preview" w:date="2026-01-01T00:00:00Z">
        <w:r>
          <w:t xml:space="preserve">: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if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$c_1 (1, 1, 1) + c_2 (1, 2, 3) = \mathord{\smash[b]{\underset{\raise.3ex\hbox{$\scriptstyle\sim$}}{0}}\vphantom{0}}$</w:t>
        </w:r>
      </w:ins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then subtracting the first entry from the second gives</w:t>
        </w:r>
      </w:ins>
      <w:ins w:id="1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then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38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del w:id="139" w:author="PR Preview" w:date="2026-01-01T00:00:00Z">
        <w:r>
          <w:delText xml:space="preserve">An</w:delText>
        </w:r>
      </w:del>
      <w:del w:id="1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matrix can have full column rank only when</w:delText>
        </w:r>
      </w:del>
      <w:del w:id="1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≤</m:t>
        </m:r>
        <m:r>
          <m:t>n</m:t>
        </m:r>
      </m:oMath>
      <w:del w:id="144" w:author="PR Preview" w:date="2026-01-01T00:00:00Z">
        <w:r>
          <w:delText xml:space="preserve">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because more than</w:delText>
        </w:r>
      </w:del>
      <w:del w:id="147" w:author="PR Preview" w:date="2026-01-01T00:00:00Z">
        <w:r>
          <w:delText xml:space="preserve"> </w:delText>
        </w:r>
      </w:del>
      <m:oMath>
        <m:r>
          <m:t>n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vectors of length</w:delText>
        </w:r>
      </w:del>
      <w:del w:id="150" w:author="PR Preview" w:date="2026-01-01T00:00:00Z">
        <w:r>
          <w:delText xml:space="preserve"> </w:delText>
        </w:r>
      </w:del>
      <m:oMath>
        <m:r>
          <m:t>n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are never linearly independent.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For example, the</w:delText>
        </w:r>
      </w:del>
      <w:del w:id="15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matrix</w:delText>
        </w:r>
      </w:del>
      <w:del w:id="158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has</w:delText>
        </w:r>
      </w:del>
      <w:del w:id="161" w:author="PR Preview" w:date="2026-01-01T00:00:00Z">
        <w:r>
          <w:delText xml:space="preserve"> </w:delText>
        </w:r>
      </w:del>
      <m:oMath>
        <m:r>
          <m:t>3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columns of length</w:delText>
        </w:r>
      </w:del>
      <w:del w:id="164" w:author="PR Preview" w:date="2026-01-01T00:00:00Z">
        <w:r>
          <w:delText xml:space="preserve"> </w:delText>
        </w:r>
      </w:del>
      <m:oMath>
        <m:r>
          <m:t>2</m:t>
        </m:r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with coefficients that are not all zero.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So its</w:delText>
        </w:r>
      </w:del>
      <w:del w:id="174" w:author="PR Preview" w:date="2026-01-01T00:00:00Z">
        <w:r>
          <w:delText xml:space="preserve"> </w:delText>
        </w:r>
      </w:del>
      <m:oMath>
        <m:r>
          <m:t>3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columns are not linearly independent,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 its rank is less than</w:delText>
        </w:r>
      </w:del>
      <w:del w:id="179" w:author="PR Preview" w:date="2026-01-01T00:00:00Z">
        <w:r>
          <w:delText xml:space="preserve"> </w:delText>
        </w:r>
      </w:del>
      <m:oMath>
        <m:r>
          <m:t>3</m:t>
        </m:r>
      </m:oMath>
      <w:del w:id="180" w:author="PR Preview" w:date="2026-01-01T00:00:00Z">
        <w:r>
          <w:delText xml:space="preserve">.</w:delText>
        </w:r>
      </w:del>
    </w:p>
    <w:p>
      <w:pPr>
        <w:pStyle w:val="BodyText"/>
      </w:pPr>
      <w:ins w:id="181" w:author="PR Preview" w:date="2026-01-01T00:00:00Z">
        <w:r>
          <w:t xml:space="preserve">An</w:t>
        </w:r>
      </w:ins>
      <w:ins w:id="1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matrix can have full column rank only when</w:t>
        </w:r>
      </w:ins>
      <w:ins w:id="1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≤</m:t>
        </m:r>
        <m:r>
          <m:t>n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because more than</w:t>
        </w:r>
      </w:ins>
      <w:ins w:id="189" w:author="PR Preview" w:date="2026-01-01T00:00:00Z">
        <w:r>
          <w:t xml:space="preserve"> </w:t>
        </w:r>
      </w:ins>
      <m:oMath>
        <m:r>
          <m:t>n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vectors of length</w:t>
        </w:r>
      </w:ins>
      <w:ins w:id="192" w:author="PR Preview" w:date="2026-01-01T00:00:00Z">
        <w:r>
          <w:t xml:space="preserve"> </w:t>
        </w:r>
      </w:ins>
      <m:oMath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are never linearly independent.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example, the</w:t>
        </w:r>
      </w:ins>
      <w:ins w:id="19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matrix</w:t>
        </w:r>
      </w:ins>
      <w:ins w:id="20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has</w:t>
        </w:r>
      </w:ins>
      <w:ins w:id="203" w:author="PR Preview" w:date="2026-01-01T00:00:00Z">
        <w:r>
          <w:t xml:space="preserve"> </w:t>
        </w:r>
      </w:ins>
      <m:oMath>
        <m:r>
          <m:t>3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columns of length</w:t>
        </w:r>
      </w:ins>
      <w:ins w:id="206" w:author="PR Preview" w:date="2026-01-01T00:00:00Z">
        <w:r>
          <w:t xml:space="preserve"> </w:t>
        </w:r>
      </w:ins>
      <m:oMath>
        <m:r>
          <m:t>2</m:t>
        </m:r>
      </m:oMath>
      <w:ins w:id="207" w:author="PR Preview" w:date="2026-01-01T00:00:00Z">
        <w:r>
          <w:t xml:space="preserve">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$1 \cdot(1, 0) + 1 \cdot(0, 1) - 1 \cdot(1, 1) = \mathord{\smash[b]{\underset{\raise.3ex\hbox{$\scriptstyle\sim$}}{0}}\vphantom{0}}$</w:t>
        </w:r>
      </w:ins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with coefficients that are not all zero.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So its</w:t>
        </w:r>
      </w:ins>
      <w:ins w:id="217" w:author="PR Preview" w:date="2026-01-01T00:00:00Z">
        <w:r>
          <w:t xml:space="preserve"> </w:t>
        </w:r>
      </w:ins>
      <m:oMath>
        <m:r>
          <m:t>3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columns are not linearly independent,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its rank is less than</w:t>
        </w:r>
      </w:ins>
      <w:ins w:id="222" w:author="PR Preview" w:date="2026-01-01T00:00:00Z">
        <w:r>
          <w:t xml:space="preserve"> </w:t>
        </w:r>
      </w:ins>
      <m:oMath>
        <m:r>
          <m:t>3</m:t>
        </m:r>
      </m:oMath>
      <w:ins w:id="223" w:author="PR Preview" w:date="2026-01-01T00:00:00Z">
        <w:r>
          <w:t xml:space="preserve">.</w:t>
        </w:r>
      </w:ins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del w:id="224" w:author="PR Preview" w:date="2026-01-01T00:00:00Z">
        <w:r>
          <w:delText xml:space="preserve">if</w:delText>
        </w:r>
      </w:del>
      <w:del w:id="2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and</w:delText>
        </w:r>
      </w:del>
      <w:del w:id="22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then</w:delText>
        </w:r>
      </w:del>
      <w:del w:id="23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del w:id="234" w:author="PR Preview" w:date="2026-01-01T00:00:00Z">
        <w:r>
          <w:delText xml:space="preserve">if</w:delText>
        </w:r>
      </w:del>
      <w:del w:id="2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then</w:delText>
        </w:r>
      </w:del>
      <w:del w:id="242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ins w:id="244" w:author="PR Preview" w:date="2026-01-01T00:00:00Z">
        <w:r>
          <w:t xml:space="preserve">if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$\mathord{\smash[b]{\underset{\raise.3ex\hbox{$\scriptstyle\sim$}}{u}}\vphantom{u}} \in \mathcal{S}$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$\mathord{\smash[b]{\underset{\raise.3ex\hbox{$\scriptstyle\sim$}}{v}}\vphantom{v}} \in \mathcal{S}$</w:t>
        </w:r>
      </w:ins>
      <w:ins w:id="251" w:author="PR Preview" w:date="2026-01-01T00:00:00Z">
        <w:r>
          <w:t xml:space="preserve">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$\mathord{\smash[b]{\underset{\raise.3ex\hbox{$\scriptstyle\sim$}}{u}}\vphantom{u}} + \mathord{\smash[b]{\underset{\raise.3ex\hbox{$\scriptstyle\sim$}}{v}}\vphantom{v}} \in \mathcal{S}$</w:t>
        </w:r>
      </w:ins>
      <w:ins w:id="25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257" w:author="PR Preview" w:date="2026-01-01T00:00:00Z">
        <w:r>
          <w:t xml:space="preserve">if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$\mathord{\smash[b]{\underset{\raise.3ex\hbox{$\scriptstyle\sim$}}{u}}\vphantom{u}} \in \mathcal{S}$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then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$c \mathord{\smash[b]{\underset{\raise.3ex\hbox{$\scriptstyle\sim$}}{u}}\vphantom{u}} \in \mathcal{S}$</w:t>
        </w:r>
      </w:ins>
      <w:ins w:id="268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del w:id="269" w:author="PR Preview" w:date="2026-01-01T00:00:00Z">
        <w:r>
          <w:delText xml:space="preserve">So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a subspace of</w:delText>
        </w:r>
      </w:del>
      <w:del w:id="27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74" w:author="PR Preview" w:date="2026-01-01T00:00:00Z">
        <w:r>
          <w:delText xml:space="preserve">.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Two other subspaces of</w:delText>
        </w:r>
      </w:del>
      <w:del w:id="2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are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the set</w:delText>
        </w:r>
      </w:del>
      <w:del w:id="2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that holds only the zero vector,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and</w:delText>
        </w:r>
      </w:del>
      <w:del w:id="2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itself.</w:delText>
        </w:r>
      </w:del>
    </w:p>
    <w:p>
      <w:pPr>
        <w:pStyle w:val="FirstParagraph"/>
      </w:pPr>
      <w:ins w:id="290" w:author="PR Preview" w:date="2026-01-01T00:00:00Z">
        <w:r>
          <w:t xml:space="preserve">So</w:t>
        </w:r>
      </w:ins>
      <w:ins w:id="2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a subspace of</w:t>
        </w:r>
      </w:ins>
      <w:ins w:id="2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95" w:author="PR Preview" w:date="2026-01-01T00:00:00Z">
        <w:r>
          <w:t xml:space="preserve">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Two other subspaces of</w:t>
        </w:r>
      </w:ins>
      <w:ins w:id="2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are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the set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that holds only the zero vector,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itself.</w:t>
        </w:r>
      </w:ins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Theorem 1 (Every subspace contains the zero vector)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If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 subspace of</w:delText>
        </w:r>
      </w:del>
      <w:del w:id="3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(</w:delText>
        </w:r>
      </w:del>
      <w:hyperlink w:anchor="def-subspace">
        <w:del w:id="32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22" w:author="PR Preview" w:date="2026-01-01T00:00:00Z">
        <w:r>
          <w:delText xml:space="preserve">),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then</w:delText>
        </w:r>
      </w:del>
      <w:del w:id="32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26" w:author="PR Preview" w:date="2026-01-01T00:00:00Z">
        <w:r>
          <w:delText xml:space="preserve">.</w:delText>
        </w:r>
      </w:del>
    </w:p>
    <w:p>
      <w:pPr>
        <w:pStyle w:val="BodyText"/>
      </w:pPr>
      <w:del w:id="327" w:author="PR Preview" w:date="2026-01-01T00:00:00Z">
        <w:r>
          <w:rPr>
            <w:i/>
            <w:iCs/>
          </w:rPr>
          <w:delText xml:space="preserve">Proof</w:delText>
        </w:r>
      </w:del>
      <w:del w:id="328" w:author="PR Preview" w:date="2026-01-01T00:00:00Z">
        <w:r>
          <w:delText xml:space="preserve">. </w:delText>
        </w:r>
      </w:del>
      <w:del w:id="329" w:author="PR Preview" w:date="2026-01-01T00:00:00Z">
        <w:r>
          <w:delText xml:space="preserve">A subspace is not empty, so it contains some vector</w:delText>
        </w:r>
      </w:del>
      <w:del w:id="33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1" w:author="PR Preview" w:date="2026-01-01T00:00:00Z">
        <w:r>
          <w:delText xml:space="preserve">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Closure under scalar multiplication with</w:delText>
        </w:r>
      </w:del>
      <w:del w:id="33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puts</w:delText>
        </w:r>
      </w:del>
      <w:del w:id="33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in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41" w:author="PR Preview" w:date="2026-01-01T00:00:00Z">
        <w:r>
          <w:delText xml:space="preserve">,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</w:delText>
        </w:r>
      </w:del>
      <w:del w:id="34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5" w:author="PR Preview" w:date="2026-01-01T00:00:00Z">
        <w:r>
          <w:delText xml:space="preserve">.</w:delText>
        </w:r>
      </w:del>
    </w:p>
    <w:p>
      <w:pPr>
        <w:pStyle w:val="BodyText"/>
      </w:pPr>
      <w:del w:id="346" w:author="PR Preview" w:date="2026-01-01T00:00:00Z">
        <w:r>
          <w:rPr>
            <w:b/>
            <w:bCs/>
          </w:rPr>
          <w:delText xml:space="preserve">Example 5 (Using the zero vector to rule out a subspace)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The plane</w:delText>
        </w:r>
      </w:del>
      <w:del w:id="3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in</w:delText>
        </w:r>
      </w:del>
      <w:del w:id="35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does not contain</w:delText>
        </w:r>
      </w:del>
      <w:del w:id="35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because</w:delText>
        </w:r>
      </w:del>
      <w:del w:id="35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del w:id="360" w:author="PR Preview" w:date="2026-01-01T00:00:00Z">
        <w:r>
          <w:delText xml:space="preserve">.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So, by</w:delText>
        </w:r>
      </w:del>
      <w:del w:id="363" w:author="PR Preview" w:date="2026-01-01T00:00:00Z">
        <w:r>
          <w:delText xml:space="preserve"> </w:delText>
        </w:r>
      </w:del>
      <w:hyperlink w:anchor="thm-subspace-zero">
        <w:del w:id="36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65" w:author="PR Preview" w:date="2026-01-01T00:00:00Z">
        <w:r>
          <w:delText xml:space="preserve">, it is not a subspace.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The line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in</w:delText>
        </w:r>
      </w:del>
      <w:del w:id="371" w:author="PR Preview" w:date="2026-01-01T00:00:00Z">
        <w:r>
          <w:delText xml:space="preserve"> </w:delText>
        </w:r>
      </w:del>
      <w:hyperlink w:anchor="exm-not-subspace">
        <w:del w:id="372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fails the same test: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is not in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79" w:author="PR Preview" w:date="2026-01-01T00:00:00Z">
        <w:r>
          <w:delText xml:space="preserve">, because its second entry is not</w:delText>
        </w:r>
      </w:del>
      <w:del w:id="380" w:author="PR Preview" w:date="2026-01-01T00:00:00Z">
        <w:r>
          <w:delText xml:space="preserve"> </w:delText>
        </w:r>
      </w:del>
      <m:oMath>
        <m:r>
          <m:t>1</m:t>
        </m:r>
      </m:oMath>
      <w:del w:id="381" w:author="PR Preview" w:date="2026-01-01T00:00:00Z">
        <w:r>
          <w:delText xml:space="preserve">.</w:delText>
        </w:r>
      </w:del>
    </w:p>
    <w:p>
      <w:pPr>
        <w:pStyle w:val="BodyText"/>
      </w:pPr>
      <w:del w:id="382" w:author="PR Preview" w:date="2026-01-01T00:00:00Z">
        <w:r>
          <w:delText xml:space="preserve">Containing</w:delText>
        </w:r>
      </w:del>
      <w:del w:id="38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is necessary but not sufficient.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union of the two coordinate axes in</w:delText>
        </w:r>
      </w:del>
      <w:del w:id="38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contains</w:delText>
        </w:r>
      </w:del>
      <w:del w:id="39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5" w:author="PR Preview" w:date="2026-01-01T00:00:00Z">
        <w:r>
          <w:delText xml:space="preserve">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but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lies on neither axis,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so the union is not closed under addition and is not a subspace.</w:delText>
        </w:r>
      </w:del>
    </w:p>
    <w:p>
      <w:pPr>
        <w:pStyle w:val="BodyText"/>
      </w:pPr>
      <w:del w:id="403" w:author="PR Preview" w:date="2026-01-01T00:00:00Z">
        <w:r>
          <w:rPr>
            <w:b/>
            <w:bCs/>
          </w:rPr>
          <w:delText xml:space="preserve">Definition 5 (Span)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span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of vectors</w:delText>
        </w:r>
      </w:del>
      <w:del w:id="41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the set of all their linear combinations: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3" w:author="PR Preview" w:date="2026-01-01T00:00:00Z">
        <w:r>
          <w:delText xml:space="preserve">The vectors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span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 set</w:delText>
        </w:r>
      </w:del>
      <w:del w:id="4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if their span equals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3" w:author="PR Preview" w:date="2026-01-01T00:00:00Z">
        <w:r>
          <w:delText xml:space="preserve">.</w:delText>
        </w:r>
      </w:del>
    </w:p>
    <w:p>
      <w:pPr>
        <w:pStyle w:val="BodyText"/>
      </w:pPr>
      <w:del w:id="424" w:author="PR Preview" w:date="2026-01-01T00:00:00Z">
        <w:r>
          <w:delText xml:space="preserve">By convention, the span of the empty list (</w:delText>
        </w:r>
      </w:del>
      <m:oMath>
        <m:r>
          <m:t>k</m:t>
        </m:r>
        <m:r>
          <m:rPr>
            <m:sty m:val="p"/>
          </m:rPr>
          <m:t>=</m:t>
        </m:r>
        <m:r>
          <m:t>0</m:t>
        </m:r>
      </m:oMath>
      <w:del w:id="425" w:author="PR Preview" w:date="2026-01-01T00:00:00Z">
        <w:r>
          <w:delText xml:space="preserve">) is</w:delText>
        </w:r>
      </w:del>
      <w:del w:id="4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27" w:author="PR Preview" w:date="2026-01-01T00:00:00Z">
        <w:r>
          <w:delText xml:space="preserve">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and the empty list counts as linearly independent (</w:delText>
        </w:r>
      </w:del>
      <w:hyperlink w:anchor="def-linearly-independent">
        <w:del w:id="43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31" w:author="PR Preview" w:date="2026-01-01T00:00:00Z">
        <w:r>
          <w:delText xml:space="preserve">),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since it has no coefficients that could fail to be zero.</w:delText>
        </w:r>
      </w:del>
    </w:p>
    <w:p>
      <w:pPr>
        <w:pStyle w:val="BodyText"/>
      </w:pPr>
      <w:ins w:id="434" w:author="PR Preview" w:date="2026-01-01T00:00:00Z">
        <w:r>
          <w:rPr>
            <w:b/>
            <w:bCs/>
          </w:rPr>
          <w:t xml:space="preserve">Theorem 1 (Every subspace contains the zero vector)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If</w:t>
        </w:r>
      </w:ins>
      <w:ins w:id="4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is a subspace of</w:t>
        </w:r>
      </w:ins>
      <w:ins w:id="44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</w:t>
        </w:r>
      </w:ins>
      <w:hyperlink w:anchor="def-subspace">
        <w:ins w:id="44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44" w:author="PR Preview" w:date="2026-01-01T00:00:00Z">
        <w:r>
          <w:t xml:space="preserve">),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then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$\mathord{\smash[b]{\underset{\raise.3ex\hbox{$\scriptstyle\sim$}}{0}}\vphantom{0}}\in \mathcal{S}$</w:t>
        </w:r>
      </w:ins>
      <w:ins w:id="449" w:author="PR Preview" w:date="2026-01-01T00:00:00Z">
        <w:r>
          <w:t xml:space="preserve">.</w:t>
        </w:r>
      </w:ins>
    </w:p>
    <w:bookmarkEnd w:id="22"/>
    <w:p>
      <w:pPr>
        <w:pStyle w:val="BodyText"/>
      </w:pPr>
      <w:ins w:id="450" w:author="PR Preview" w:date="2026-01-01T00:00:00Z">
        <w:r>
          <w:rPr>
            <w:i/>
            <w:iCs/>
          </w:rPr>
          <w:t xml:space="preserve">Proof</w:t>
        </w:r>
      </w:ins>
      <w:ins w:id="451" w:author="PR Preview" w:date="2026-01-01T00:00:00Z">
        <w:r>
          <w:t xml:space="preserve">. </w:t>
        </w:r>
      </w:ins>
      <w:ins w:id="452" w:author="PR Preview" w:date="2026-01-01T00:00:00Z">
        <w:r>
          <w:t xml:space="preserve">A subspace is not empty, so it contains some vector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$\mathord{\smash[b]{\underset{\raise.3ex\hbox{$\scriptstyle\sim$}}{u}}\vphantom{u}}$</w:t>
        </w:r>
      </w:ins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Closure under scalar multiplication with</w:t>
        </w:r>
      </w:ins>
      <w:ins w:id="4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puts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$0 \cdot\mathord{\smash[b]{\underset{\raise.3ex\hbox{$\scriptstyle\sim$}}{u}}\vphantom{u}}$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</w:t>
        </w:r>
      </w:ins>
      <w:ins w:id="4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$0 \cdot\mathord{\smash[b]{\underset{\raise.3ex\hbox{$\scriptstyle\sim$}}{u}}\vphantom{u}} = \mathord{\smash[b]{\underset{\raise.3ex\hbox{$\scriptstyle\sim$}}{0}}\vphantom{0}}$</w:t>
        </w:r>
      </w:ins>
      <w:ins w:id="471" w:author="PR Preview" w:date="2026-01-01T00:00:00Z">
        <w:r>
          <w:t xml:space="preserve">.</w:t>
        </w:r>
      </w:ins>
    </w:p>
    <w:bookmarkStart w:id="23" w:name="exm-subspace-zero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Example 5 (Using the zero vector to rule out a subspace)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 plane</w:t>
        </w:r>
      </w:ins>
      <w:ins w:id="4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in</w:t>
        </w:r>
      </w:ins>
      <w:ins w:id="4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does not contain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$\mathord{\smash[b]{\underset{\raise.3ex\hbox{$\scriptstyle\sim$}}{0}}\vphantom{0}}= (0, 0, 0)$</w:t>
        </w:r>
      </w:ins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because</w:t>
        </w:r>
      </w:ins>
      <w:ins w:id="48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So, by</w:t>
        </w:r>
      </w:ins>
      <w:ins w:id="490" w:author="PR Preview" w:date="2026-01-01T00:00:00Z">
        <w:r>
          <w:t xml:space="preserve"> </w:t>
        </w:r>
      </w:ins>
      <w:hyperlink w:anchor="thm-subspace-zero">
        <w:ins w:id="49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92" w:author="PR Preview" w:date="2026-01-01T00:00:00Z">
        <w:r>
          <w:t xml:space="preserve">, it is not a subspace.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line</w:t>
        </w:r>
      </w:ins>
      <w:ins w:id="4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in</w:t>
        </w:r>
      </w:ins>
      <w:ins w:id="498" w:author="PR Preview" w:date="2026-01-01T00:00:00Z">
        <w:r>
          <w:t xml:space="preserve"> </w:t>
        </w:r>
      </w:ins>
      <w:hyperlink w:anchor="exm-not-subspace">
        <w:ins w:id="49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fails the same test: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is not in</w:t>
        </w:r>
      </w:ins>
      <w:ins w:id="5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506" w:author="PR Preview" w:date="2026-01-01T00:00:00Z">
        <w:r>
          <w:t xml:space="preserve">, because its second entry is not</w:t>
        </w:r>
      </w:ins>
      <w:ins w:id="507" w:author="PR Preview" w:date="2026-01-01T00:00:00Z">
        <w:r>
          <w:t xml:space="preserve"> </w:t>
        </w:r>
      </w:ins>
      <m:oMath>
        <m:r>
          <m:t>1</m:t>
        </m:r>
      </m:oMath>
      <w:ins w:id="508" w:author="PR Preview" w:date="2026-01-01T00:00:00Z">
        <w:r>
          <w:t xml:space="preserve">.</w:t>
        </w:r>
      </w:ins>
    </w:p>
    <w:p>
      <w:pPr>
        <w:pStyle w:val="BodyText"/>
      </w:pPr>
      <w:ins w:id="509" w:author="PR Preview" w:date="2026-01-01T00:00:00Z">
        <w:r>
          <w:t xml:space="preserve">Containing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$\mathord{\smash[b]{\underset{\raise.3ex\hbox{$\scriptstyle\sim$}}{0}}\vphantom{0}}$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necessary but not sufficient.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 union of the two coordinate axes in</w:t>
        </w:r>
      </w:ins>
      <w:ins w:id="5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contains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$\mathord{\smash[b]{\underset{\raise.3ex\hbox{$\scriptstyle\sim$}}{0}}\vphantom{0}}$</w:t>
        </w:r>
      </w:ins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but</w:t>
        </w:r>
      </w:ins>
      <w:ins w:id="5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lies on neither axis,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so the union is not closed under addition and is not a subspace.</w:t>
        </w:r>
      </w:ins>
    </w:p>
    <w:bookmarkEnd w:id="23"/>
    <w:bookmarkStart w:id="24" w:name="def-span"/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Definition 5 (Span)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rPr>
            <w:b/>
            <w:bCs/>
          </w:rPr>
          <w:t xml:space="preserve">span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of vectors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the set of all their linear combinations:</w:t>
        </w:r>
      </w:ins>
    </w:p>
    <w:p>
      <w:pPr>
        <w:pStyle w:val="BodyText"/>
      </w:pPr>
      <w:ins w:id="543" w:author="PR Preview" w:date="2026-01-01T00:00:00Z">
        <w:r>
  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  </w:r>
      </w:ins>
    </w:p>
    <w:p>
      <w:pPr>
        <w:pStyle w:val="FirstParagraph"/>
      </w:pPr>
      <w:ins w:id="544" w:author="PR Preview" w:date="2026-01-01T00:00:00Z">
        <w:r>
          <w:t xml:space="preserve">The vectors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rPr>
            <w:b/>
            <w:bCs/>
          </w:rPr>
          <w:t xml:space="preserve">span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 set</w:t>
        </w:r>
      </w:ins>
      <w:ins w:id="5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if their span equals</w:t>
        </w:r>
      </w:ins>
      <w:ins w:id="5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5" w:author="PR Preview" w:date="2026-01-01T00:00:00Z">
        <w:r>
          <w:t xml:space="preserve">.</w:t>
        </w:r>
      </w:ins>
    </w:p>
    <w:p>
      <w:pPr>
        <w:pStyle w:val="BodyText"/>
      </w:pPr>
      <w:ins w:id="556" w:author="PR Preview" w:date="2026-01-01T00:00:00Z">
        <w:r>
          <w:t xml:space="preserve">By convention, the span of the empty list (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557" w:author="PR Preview" w:date="2026-01-01T00:00:00Z">
        <w:r>
          <w:t xml:space="preserve">) is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 the empty list counts as linearly independent (</w:t>
        </w:r>
      </w:ins>
      <w:hyperlink w:anchor="def-linearly-independent">
        <w:ins w:id="56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64" w:author="PR Preview" w:date="2026-01-01T00:00:00Z">
        <w:r>
          <w:t xml:space="preserve">),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since it has no coefficients that could fail to be zero.</w:t>
        </w:r>
      </w:ins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del w:id="567" w:author="PR Preview" w:date="2026-01-01T00:00:00Z">
        <w:r>
          <w:rPr>
            <w:b/>
            <w:bCs/>
          </w:rPr>
          <w:delText xml:space="preserve">Theorem 2 (A span is a subspace)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For any vectors</w:delText>
        </w:r>
      </w:del>
      <w:del w:id="57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71" w:author="PR Preview" w:date="2026-01-01T00:00:00Z">
        <w:r>
          <w:delText xml:space="preserve">,</w:delText>
        </w:r>
      </w:del>
      <w:del w:id="57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</w:delText>
        </w:r>
      </w:del>
      <w:hyperlink w:anchor="def-span">
        <w:del w:id="57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76" w:author="PR Preview" w:date="2026-01-01T00:00:00Z">
        <w:r>
          <w:delText xml:space="preserve">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is a subspace of</w:delText>
        </w:r>
      </w:del>
      <w:del w:id="57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(</w:delText>
        </w:r>
      </w:del>
      <w:hyperlink w:anchor="def-subspace">
        <w:del w:id="58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583" w:author="PR Preview" w:date="2026-01-01T00:00:00Z">
        <w:r>
          <w:delText xml:space="preserve">).</w:delText>
        </w:r>
      </w:del>
    </w:p>
    <w:p>
      <w:pPr>
        <w:pStyle w:val="BodyText"/>
      </w:pPr>
      <w:del w:id="584" w:author="PR Preview" w:date="2026-01-01T00:00:00Z">
        <w:r>
          <w:rPr>
            <w:i/>
            <w:iCs/>
          </w:rPr>
          <w:delText xml:space="preserve">Proof</w:delText>
        </w:r>
      </w:del>
      <w:del w:id="585" w:author="PR Preview" w:date="2026-01-01T00:00:00Z">
        <w:r>
          <w:delText xml:space="preserve">. </w:delText>
        </w:r>
      </w:del>
      <w:del w:id="586" w:author="PR Preview" w:date="2026-01-01T00:00:00Z">
        <w:r>
          <w:delText xml:space="preserve">The span is not empty: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it contains</w:delText>
        </w:r>
      </w:del>
      <w:del w:id="58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0" w:author="PR Preview" w:date="2026-01-01T00:00:00Z">
        <w:r>
          <w:delText xml:space="preserve">.</w:delText>
        </w:r>
      </w:del>
    </w:p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Addition.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Take two vectors in the span,</w:delText>
        </w:r>
      </w:del>
      <w:del w:id="59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and</w:delText>
        </w:r>
      </w:del>
      <w:del w:id="59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598" w:author="PR Preview" w:date="2026-01-01T00:00:00Z">
        <w:r>
          <w:delText xml:space="preserve">.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01" w:author="PR Preview" w:date="2026-01-01T00:00:00Z">
        <w:r>
          <w:delText xml:space="preserve">which is a linear combination of</w:delText>
        </w:r>
      </w:del>
      <w:del w:id="6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so it is in the span.</w:delText>
        </w:r>
      </w:del>
    </w:p>
    <w:p>
      <w:pPr>
        <w:pStyle w:val="FirstParagraph"/>
      </w:pPr>
      <w:ins w:id="606" w:author="PR Preview" w:date="2026-01-01T00:00:00Z">
        <w:r>
          <w:rPr>
            <w:b/>
            <w:bCs/>
          </w:rPr>
          <w:t xml:space="preserve">Theorem 2 (A span is a subspace)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For any vectors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(</w:t>
        </w:r>
      </w:ins>
      <w:hyperlink w:anchor="def-span">
        <w:ins w:id="61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17" w:author="PR Preview" w:date="2026-01-01T00:00:00Z">
        <w:r>
          <w:t xml:space="preserve">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is a subspace of</w:t>
        </w:r>
      </w:ins>
      <w:ins w:id="6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subspace">
        <w:ins w:id="62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24" w:author="PR Preview" w:date="2026-01-01T00:00:00Z">
        <w:r>
          <w:t xml:space="preserve">).</w:t>
        </w:r>
      </w:ins>
    </w:p>
    <w:bookmarkEnd w:id="26"/>
    <w:p>
      <w:pPr>
        <w:pStyle w:val="BodyText"/>
      </w:pPr>
      <w:ins w:id="625" w:author="PR Preview" w:date="2026-01-01T00:00:00Z">
        <w:r>
          <w:rPr>
            <w:i/>
            <w:iCs/>
          </w:rPr>
          <w:t xml:space="preserve">Proof</w:t>
        </w:r>
      </w:ins>
      <w:ins w:id="626" w:author="PR Preview" w:date="2026-01-01T00:00:00Z">
        <w:r>
          <w:t xml:space="preserve">. </w:t>
        </w:r>
      </w:ins>
      <w:ins w:id="627" w:author="PR Preview" w:date="2026-01-01T00:00:00Z">
        <w:r>
          <w:t xml:space="preserve">The span is not empty: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it contains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  </w:r>
      </w:ins>
      <w:ins w:id="632" w:author="PR Preview" w:date="2026-01-01T00:00:00Z">
        <w:r>
          <w:t xml:space="preserve">.</w:t>
        </w:r>
      </w:ins>
    </w:p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Addition.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Take two vectors in the span,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  </w:r>
      </w:ins>
      <w:ins w:id="642" w:author="PR Preview" w:date="2026-01-01T00:00:00Z">
        <w:r>
          <w:t xml:space="preserve">.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Then</w:t>
        </w:r>
      </w:ins>
    </w:p>
    <w:p>
      <w:pPr>
        <w:pStyle w:val="BodyText"/>
      </w:pPr>
      <w:ins w:id="645" w:author="PR Preview" w:date="2026-01-01T00:00:00Z">
        <w:r>
  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  </w:r>
      </w:ins>
    </w:p>
    <w:p>
      <w:pPr>
        <w:pStyle w:val="FirstParagraph"/>
      </w:pPr>
      <w:ins w:id="646" w:author="PR Preview" w:date="2026-01-01T00:00:00Z">
        <w:r>
          <w:t xml:space="preserve">which is a linear combination of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 it is in the span.</w:t>
        </w:r>
      </w:ins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BodyText"/>
      </w:pPr>
      <w:ins w:id="652" w:author="PR Preview" w:date="2026-01-01T00:00:00Z">
        <w:r>
  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  </w:r>
      </w:ins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del w:id="653" w:author="PR Preview" w:date="2026-01-01T00:00:00Z">
        <w:r>
          <w:rPr>
            <w:b/>
            <w:bCs/>
          </w:rPr>
          <w:delText xml:space="preserve">Theorem 3 (A matrix-vector product combines the columns)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If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is an</w:delText>
        </w:r>
      </w:del>
      <w:del w:id="65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matrix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with columns</w:delText>
        </w:r>
      </w:del>
      <w:del w:id="6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and</w:delText>
        </w:r>
      </w:del>
      <w:del w:id="6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668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69" w:author="PR Preview" w:date="2026-01-01T00:00:00Z">
        <w:r>
          <w:rPr>
            <w:i/>
            <w:iCs/>
          </w:rPr>
          <w:delText xml:space="preserve">Proof</w:delText>
        </w:r>
      </w:del>
      <w:del w:id="670" w:author="PR Preview" w:date="2026-01-01T00:00:00Z">
        <w:r>
          <w:delText xml:space="preserve">. </w:delText>
        </w:r>
      </w:del>
      <w:del w:id="671" w:author="PR Preview" w:date="2026-01-01T00:00:00Z">
        <w:r>
          <w:delText xml:space="preserve">Compare entry</w:delText>
        </w:r>
      </w:del>
      <w:del w:id="672" w:author="PR Preview" w:date="2026-01-01T00:00:00Z">
        <w:r>
          <w:delText xml:space="preserve"> </w:delText>
        </w:r>
      </w:del>
      <m:oMath>
        <m:r>
          <m:t>i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of the two sides, for each</w:delText>
        </w:r>
      </w:del>
      <w:del w:id="67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del w:id="676" w:author="PR Preview" w:date="2026-01-01T00:00:00Z">
        <w:r>
          <w:delText xml:space="preserve">.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Entry</w:delText>
        </w:r>
      </w:del>
      <w:del w:id="679" w:author="PR Preview" w:date="2026-01-01T00:00:00Z">
        <w:r>
          <w:delText xml:space="preserve"> </w:delText>
        </w:r>
      </w:del>
      <m:oMath>
        <m:r>
          <m:t>i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of</w:delText>
        </w:r>
      </w:del>
      <w:del w:id="6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is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686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Theorem 3 (A matrix-vector product combines the columns)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If</w:t>
        </w:r>
      </w:ins>
      <w:ins w:id="6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is an</w:t>
        </w:r>
      </w:ins>
      <w:ins w:id="69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matrix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with columns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and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$\mathord{\smash[b]{\underset{\raise.3ex\hbox{$\scriptstyle\sim$}}{x}}\vphantom{x}} \in \mathbb{R}^n$</w:t>
        </w:r>
      </w:ins>
      <w:ins w:id="704" w:author="PR Preview" w:date="2026-01-01T00:00:00Z">
        <w:r>
          <w:t xml:space="preserve">, then</w:t>
        </w:r>
      </w:ins>
    </w:p>
    <w:p>
      <w:pPr>
        <w:pStyle w:val="BodyText"/>
      </w:pPr>
      <w:ins w:id="705" w:author="PR Preview" w:date="2026-01-01T00:00:00Z">
        <w:r>
  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  </w:r>
      </w:ins>
    </w:p>
    <w:bookmarkEnd w:id="29"/>
    <w:p>
      <w:pPr>
        <w:pStyle w:val="FirstParagraph"/>
      </w:pPr>
      <w:ins w:id="706" w:author="PR Preview" w:date="2026-01-01T00:00:00Z">
        <w:r>
          <w:rPr>
            <w:i/>
            <w:iCs/>
          </w:rPr>
          <w:t xml:space="preserve">Proof</w:t>
        </w:r>
      </w:ins>
      <w:ins w:id="707" w:author="PR Preview" w:date="2026-01-01T00:00:00Z">
        <w:r>
          <w:t xml:space="preserve">. </w:t>
        </w:r>
      </w:ins>
      <w:ins w:id="708" w:author="PR Preview" w:date="2026-01-01T00:00:00Z">
        <w:r>
          <w:t xml:space="preserve">Compare entry</w:t>
        </w:r>
      </w:ins>
      <w:ins w:id="709" w:author="PR Preview" w:date="2026-01-01T00:00:00Z">
        <w:r>
          <w:t xml:space="preserve"> </w:t>
        </w:r>
      </w:ins>
      <m:oMath>
        <m:r>
          <m:t>i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of the two sides, for each</w:t>
        </w:r>
      </w:ins>
      <w:ins w:id="7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Entry</w:t>
        </w:r>
      </w:ins>
      <w:ins w:id="716" w:author="PR Preview" w:date="2026-01-01T00:00:00Z">
        <w:r>
          <w:t xml:space="preserve"> </w:t>
        </w:r>
      </w:ins>
      <m:oMath>
        <m:r>
          <m:t>i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of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$\mathord{\smash[b]{\underset{\raise.3ex\hbox{$\scriptstyle\sim$}}{a}}\vphantom{a}}_j$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</w:t>
        </w:r>
      </w:ins>
      <w:ins w:id="72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724" w:author="PR Preview" w:date="2026-01-01T00:00:00Z">
        <w:r>
          <w:t xml:space="preserve">, so</w:t>
        </w:r>
      </w:ins>
    </w:p>
    <w:p>
      <w:pPr>
        <w:pStyle w:val="BodyText"/>
      </w:pPr>
      <w:ins w:id="725" w:author="PR Preview" w:date="2026-01-01T00:00:00Z">
        <w:r>
  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  </w:r>
      </w:ins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Theorem 4 (A matrix maps a combination to the same combination of images)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If</w:delText>
        </w:r>
      </w:del>
      <w:del w:id="7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is an</w:delText>
        </w:r>
      </w:del>
      <w:del w:id="73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matrix,</w:delText>
        </w:r>
      </w:del>
      <w:del w:id="7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739" w:author="PR Preview" w:date="2026-01-01T00:00:00Z">
        <w:r>
          <w:delText xml:space="preserve">, then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Theorem 4 (A matrix maps a combination to the same combination of images)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If</w:t>
        </w:r>
      </w:ins>
      <w:ins w:id="7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is an</w:t>
        </w:r>
      </w:ins>
      <w:ins w:id="7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matrix,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 \in \mathbb{R}^n$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</w:t>
        </w:r>
      </w:ins>
      <w:ins w:id="75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54" w:author="PR Preview" w:date="2026-01-01T00:00:00Z">
        <w:r>
          <w:t xml:space="preserve">, then</w:t>
        </w:r>
      </w:ins>
    </w:p>
    <w:p>
      <w:pPr>
        <w:pStyle w:val="BodyText"/>
      </w:pPr>
      <w:ins w:id="755" w:author="PR Preview" w:date="2026-01-01T00:00:00Z">
        <w:r>
  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  </w:r>
      </w:ins>
    </w:p>
    <w:bookmarkEnd w:id="32"/>
    <w:p>
      <w:pPr>
        <w:pStyle w:val="FirstParagraph"/>
      </w:pPr>
      <w:ins w:id="756" w:author="PR Preview" w:date="2026-01-01T00:00:00Z">
        <w:r>
          <w:rPr>
            <w:i/>
            <w:iCs/>
          </w:rPr>
          <w:t xml:space="preserve">Proof</w:t>
        </w:r>
      </w:ins>
      <w:ins w:id="757" w:author="PR Preview" w:date="2026-01-01T00:00:00Z">
        <w:r>
          <w:t xml:space="preserve">. </w:t>
        </w:r>
      </w:ins>
      <w:ins w:id="758" w:author="PR Preview" w:date="2026-01-01T00:00:00Z">
        <w:r>
          <w:t xml:space="preserve">The function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$\mathord{\smash[b]{\underset{\raise.3ex\hbox{$\scriptstyle\sim$}}{x}}\vphantom{x}}\mapsto \mathbf{A}\mathord{\smash[b]{\underset{\raise.3ex\hbox{$\scriptstyle\sim$}}{x}}\vphantom{x}}$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a linear map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by</w:t>
        </w:r>
      </w:ins>
      <w:ins w:id="765" w:author="PR Preview" w:date="2026-01-01T00:00:00Z">
        <w:r>
          <w:t xml:space="preserve"> </w:t>
        </w:r>
      </w:ins>
      <w:hyperlink r:id="rId33">
        <w:ins w:id="766" w:author="PR Preview" w:date="2026-01-01T00:00:00Z">
          <w:r>
            <w:rPr>
              <w:rStyle w:val="Hyperlink"/>
            </w:rPr>
            <w:t xml:space="preserve">Theorem 9 in Matrices</w:t>
          </w:r>
        </w:ins>
      </w:hyperlink>
      <w:ins w:id="767" w:author="PR Preview" w:date="2026-01-01T00:00:00Z">
        <w:r>
          <w:t xml:space="preserve">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and a linear map preserves linear combinations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by</w:t>
        </w:r>
      </w:ins>
      <w:ins w:id="772" w:author="PR Preview" w:date="2026-01-01T00:00:00Z">
        <w:r>
          <w:t xml:space="preserve"> </w:t>
        </w:r>
      </w:ins>
      <w:hyperlink r:id="rId34">
        <w:ins w:id="773" w:author="PR Preview" w:date="2026-01-01T00:00:00Z">
          <w:r>
            <w:rPr>
              <w:rStyle w:val="Hyperlink"/>
            </w:rPr>
            <w:t xml:space="preserve">Theorem 10 in Matrices</w:t>
          </w:r>
        </w:ins>
      </w:hyperlink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Applying that theorem with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and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$\mathord{\smash[b]{\underset{\raise.3ex\hbox{$\scriptstyle\sim$}}{v}}\vphantom{v}}_i = \mathord{\smash[b]{\underset{\raise.3ex\hbox{$\scriptstyle\sim$}}{z}}\vphantom{z}}_i$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gives the identity.</w:t>
        </w:r>
      </w:ins>
    </w:p>
    <w:bookmarkStart w:id="35" w:name="exm-matvec-linear"/>
    <w:p>
      <w:pPr>
        <w:pStyle w:val="BodyText"/>
      </w:pPr>
      <w:ins w:id="785" w:author="PR Preview" w:date="2026-01-01T00:00:00Z">
        <w:r>
          <w:rPr>
            <w:b/>
            <w:bCs/>
          </w:rPr>
          <w:t xml:space="preserve">Example 9 (Applying a matrix to a combination)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Let</w:t>
        </w:r>
      </w:ins>
      <w:ins w:id="7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$\mathord{\smash[b]{\underset{\raise.3ex\hbox{$\scriptstyle\sim$}}{z}}\vphantom{z}}_1 = (1, 0)$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and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$\mathord{\smash[b]{\underset{\raise.3ex\hbox{$\scriptstyle\sim$}}{z}}\vphantom{z}}_2 = (0, 1)$</w:t>
        </w:r>
      </w:ins>
      <w:ins w:id="796" w:author="PR Preview" w:date="2026-01-01T00:00:00Z">
        <w:r>
          <w:t xml:space="preserve">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Then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$\mathbf{A} \mathord{\smash[b]{\underset{\raise.3ex\hbox{$\scriptstyle\sim$}}{z}}\vphantom{z}}_1 = (1, 3)$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and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$\mathbf{A} \mathord{\smash[b]{\underset{\raise.3ex\hbox{$\scriptstyle\sim$}}{z}}\vphantom{z}}_2 = (2, 4)$</w:t>
        </w:r>
      </w:ins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 for the combination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$2 \mathord{\smash[b]{\underset{\raise.3ex\hbox{$\scriptstyle\sim$}}{z}}\vphantom{z}}_1 - \mathord{\smash[b]{\underset{\raise.3ex\hbox{$\scriptstyle\sim$}}{z}}\vphantom{z}}_2 = (2, -1)$</w:t>
        </w:r>
      </w:ins>
      <w:ins w:id="8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811" w:author="PR Preview" w:date="2026-01-01T00:00:00Z">
        <w:r>
          <w:rPr>
            <w:i/>
            <w:iCs/>
          </w:rPr>
          <w:delText xml:space="preserve">Proof</w:delText>
        </w:r>
      </w:del>
      <w:del w:id="812" w:author="PR Preview" w:date="2026-01-01T00:00:00Z">
        <w:r>
          <w:delText xml:space="preserve">. </w:delText>
        </w:r>
      </w:del>
      <w:del w:id="813" w:author="PR Preview" w:date="2026-01-01T00:00:00Z">
        <w:r>
          <w:delText xml:space="preserve">The function</w:delText>
        </w:r>
      </w:del>
      <w:del w:id="8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a linear map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by</w:delText>
        </w:r>
      </w:del>
      <w:del w:id="819" w:author="PR Preview" w:date="2026-01-01T00:00:00Z">
        <w:r>
          <w:delText xml:space="preserve"> </w:delText>
        </w:r>
      </w:del>
      <w:hyperlink r:id="rId33">
        <w:del w:id="820" w:author="PR Preview" w:date="2026-01-01T00:00:00Z">
          <w:r>
            <w:rPr>
              <w:rStyle w:val="Hyperlink"/>
            </w:rPr>
            <w:delText xml:space="preserve">Theorem 9 in Matrices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 a linear map preserves linear combinations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by</w:delText>
        </w:r>
      </w:del>
      <w:del w:id="826" w:author="PR Preview" w:date="2026-01-01T00:00:00Z">
        <w:r>
          <w:delText xml:space="preserve"> </w:delText>
        </w:r>
      </w:del>
      <w:hyperlink r:id="rId34">
        <w:del w:id="827" w:author="PR Preview" w:date="2026-01-01T00:00:00Z">
          <w:r>
            <w:rPr>
              <w:rStyle w:val="Hyperlink"/>
            </w:rPr>
            <w:delText xml:space="preserve">Theorem 10 in Matrices</w:delText>
          </w:r>
        </w:del>
      </w:hyperlink>
      <w:del w:id="828" w:author="PR Preview" w:date="2026-01-01T00:00:00Z">
        <w:r>
          <w:delText xml:space="preserve">.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Applying that theorem with</w:delText>
        </w:r>
      </w:del>
      <w:del w:id="8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and</w:delText>
        </w:r>
      </w:del>
      <w:del w:id="83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gives the identity.</w:delText>
        </w:r>
      </w:del>
    </w:p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Example 9 (Applying a matrix to a combination)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Let</w:delText>
        </w:r>
      </w:del>
      <w:del w:id="8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</w:delText>
        </w:r>
      </w:del>
      <w:del w:id="84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Then</w:delText>
        </w:r>
      </w:del>
      <w:del w:id="8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and</w:delText>
        </w:r>
      </w:del>
      <w:del w:id="8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and for the combination</w:delText>
        </w:r>
      </w:del>
      <w:del w:id="856" w:author="PR Preview" w:date="2026-01-01T00:00:00Z">
        <w:r>
          <w:delText xml:space="preserve"> </w:delText>
        </w:r>
      </w:del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85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858" w:author="PR Preview" w:date="2026-01-01T00:00:00Z">
        <w:r>
          <w:delText xml:space="preserve">which is</w:delText>
        </w:r>
      </w:del>
      <w:del w:id="85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860" w:author="PR Preview" w:date="2026-01-01T00:00:00Z">
        <w:r>
          <w:delText xml:space="preserve">, as</w:delText>
        </w:r>
      </w:del>
      <w:del w:id="861" w:author="PR Preview" w:date="2026-01-01T00:00:00Z">
        <w:r>
          <w:delText xml:space="preserve"> </w:delText>
        </w:r>
      </w:del>
      <w:hyperlink w:anchor="thm-matvec-linear">
        <w:del w:id="86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says.</w:delText>
        </w:r>
      </w:del>
    </w:p>
    <w:p>
      <w:pPr>
        <w:pStyle w:val="BodyText"/>
      </w:pPr>
      <w:del w:id="865" w:author="PR Preview" w:date="2026-01-01T00:00:00Z">
        <w:r>
          <w:rPr>
            <w:b/>
            <w:bCs/>
          </w:rPr>
          <w:delText xml:space="preserve">Theorem 5 (More than</w:delText>
        </w:r>
      </w:del>
      <w:del w:id="866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867" w:author="PR Preview" w:date="2026-01-01T00:00:00Z">
        <w:r>
          <w:rPr>
            <w:b/>
            <w:bCs/>
          </w:rPr>
          <w:delText xml:space="preserve"> </w:delText>
        </w:r>
      </w:del>
      <w:del w:id="868" w:author="PR Preview" w:date="2026-01-01T00:00:00Z">
        <w:r>
          <w:rPr>
            <w:b/>
            <w:bCs/>
          </w:rPr>
          <w:delText xml:space="preserve">vectors in</w:delText>
        </w:r>
      </w:del>
      <w:del w:id="86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70" w:author="PR Preview" w:date="2026-01-01T00:00:00Z">
        <w:r>
          <w:rPr>
            <w:b/>
            <w:bCs/>
          </w:rPr>
          <w:delText xml:space="preserve"> </w:delText>
        </w:r>
      </w:del>
      <w:del w:id="871" w:author="PR Preview" w:date="2026-01-01T00:00:00Z">
        <w:r>
          <w:rPr>
            <w:b/>
            <w:bCs/>
          </w:rPr>
          <w:delText xml:space="preserve">are linearly dependent)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If</w:delText>
        </w:r>
      </w:del>
      <w:del w:id="8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p</m:t>
        </m:r>
      </m:oMath>
      <w:del w:id="875" w:author="PR Preview" w:date="2026-01-01T00:00:00Z">
        <w:r>
          <w:delText xml:space="preserve">, then any</w:delText>
        </w:r>
      </w:del>
      <w:del w:id="876" w:author="PR Preview" w:date="2026-01-01T00:00:00Z">
        <w:r>
          <w:delText xml:space="preserve"> </w:delText>
        </w:r>
      </w:del>
      <m:oMath>
        <m:r>
          <m:t>k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vectors</w:delText>
        </w:r>
      </w:del>
      <w:del w:id="8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are not linearly independent (</w:delText>
        </w:r>
      </w:del>
      <w:hyperlink w:anchor="def-linearly-independent">
        <w:del w:id="88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883" w:author="PR Preview" w:date="2026-01-01T00:00:00Z">
        <w:r>
          <w:delText xml:space="preserve">):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some numbers</w:delText>
        </w:r>
      </w:del>
      <w:del w:id="88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887" w:author="PR Preview" w:date="2026-01-01T00:00:00Z">
        <w:r>
          <w:delText xml:space="preserve">, not all zero, satisfy</w:delText>
        </w:r>
      </w:del>
      <w:del w:id="88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889" w:author="PR Preview" w:date="2026-01-01T00:00:00Z">
        <w:r>
          <w:delText xml:space="preserve">.</w:delText>
        </w:r>
      </w:del>
    </w:p>
    <w:p>
      <w:pPr>
        <w:pStyle w:val="FirstParagraph"/>
      </w:pPr>
      <w:ins w:id="890" w:author="PR Preview" w:date="2026-01-01T00:00:00Z">
        <w:r>
          <w:t xml:space="preserve">which is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$2\,\mathbf{A} \mathord{\smash[b]{\underset{\raise.3ex\hbox{$\scriptstyle\sim$}}{z}}\vphantom{z}}_1 - \mathbf{A} \mathord{\smash[b]{\underset{\raise.3ex\hbox{$\scriptstyle\sim$}}{z}}\vphantom{z}}_2$</w:t>
        </w:r>
      </w:ins>
      <w:ins w:id="893" w:author="PR Preview" w:date="2026-01-01T00:00:00Z">
        <w:r>
          <w:t xml:space="preserve">, as</w:t>
        </w:r>
      </w:ins>
      <w:ins w:id="894" w:author="PR Preview" w:date="2026-01-01T00:00:00Z">
        <w:r>
          <w:t xml:space="preserve"> </w:t>
        </w:r>
      </w:ins>
      <w:hyperlink w:anchor="thm-matvec-linear">
        <w:ins w:id="89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says.</w:t>
        </w:r>
      </w:ins>
    </w:p>
    <w:bookmarkEnd w:id="35"/>
    <w:bookmarkStart w:id="36" w:name="thm-many-vectors-dependent"/>
    <w:p>
      <w:pPr>
        <w:pStyle w:val="BodyText"/>
      </w:pPr>
      <w:ins w:id="898" w:author="PR Preview" w:date="2026-01-01T00:00:00Z">
        <w:r>
          <w:rPr>
            <w:b/>
            <w:bCs/>
          </w:rPr>
          <w:t xml:space="preserve">Theorem 5 (More than</w:t>
        </w:r>
      </w:ins>
      <w:ins w:id="89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900" w:author="PR Preview" w:date="2026-01-01T00:00:00Z">
        <w:r>
          <w:rPr>
            <w:b/>
            <w:bCs/>
          </w:rPr>
          <w:t xml:space="preserve"> </w:t>
        </w:r>
      </w:ins>
      <w:ins w:id="901" w:author="PR Preview" w:date="2026-01-01T00:00:00Z">
        <w:r>
          <w:rPr>
            <w:b/>
            <w:bCs/>
          </w:rPr>
          <w:t xml:space="preserve">vectors in</w:t>
        </w:r>
      </w:ins>
      <w:ins w:id="90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03" w:author="PR Preview" w:date="2026-01-01T00:00:00Z">
        <w:r>
          <w:rPr>
            <w:b/>
            <w:bCs/>
          </w:rPr>
          <w:t xml:space="preserve"> </w:t>
        </w:r>
      </w:ins>
      <w:ins w:id="904" w:author="PR Preview" w:date="2026-01-01T00:00:00Z">
        <w:r>
          <w:rPr>
            <w:b/>
            <w:bCs/>
          </w:rPr>
          <w:t xml:space="preserve">are linearly dependent)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If</w:t>
        </w:r>
      </w:ins>
      <w:ins w:id="9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</m:oMath>
      <w:ins w:id="908" w:author="PR Preview" w:date="2026-01-01T00:00:00Z">
        <w:r>
          <w:t xml:space="preserve">, then any</w:t>
        </w:r>
      </w:ins>
      <w:ins w:id="909" w:author="PR Preview" w:date="2026-01-01T00:00:00Z">
        <w:r>
          <w:t xml:space="preserve"> </w:t>
        </w:r>
      </w:ins>
      <m:oMath>
        <m:r>
          <m:t>k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vectors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are not linearly independent (</w:t>
        </w:r>
      </w:ins>
      <w:hyperlink w:anchor="def-linearly-independent">
        <w:ins w:id="91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17" w:author="PR Preview" w:date="2026-01-01T00:00:00Z">
        <w:r>
          <w:t xml:space="preserve">):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some numbers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921" w:author="PR Preview" w:date="2026-01-01T00:00:00Z">
        <w:r>
          <w:t xml:space="preserve">, not all zero, satisfy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  </w:r>
      </w:ins>
      <w:ins w:id="924" w:author="PR Preview" w:date="2026-01-01T00:00:00Z">
        <w:r>
          <w:t xml:space="preserve">.</w:t>
        </w:r>
      </w:ins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del w:id="925" w:author="PR Preview" w:date="2026-01-01T00:00:00Z">
        <w:r>
          <w:rPr>
            <w:b/>
            <w:bCs/>
          </w:rPr>
          <w:delText xml:space="preserve">Base case,</w:delText>
        </w:r>
      </w:del>
      <w:del w:id="926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927" w:author="PR Preview" w:date="2026-01-01T00:00:00Z">
        <w:r>
          <w:rPr>
            <w:b/>
            <w:bCs/>
          </w:rPr>
          <w:delText xml:space="preserve">.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Each</w:delText>
        </w:r>
      </w:del>
      <w:del w:id="9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is a single number</w:delText>
        </w:r>
      </w:del>
      <w:del w:id="933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</m:oMath>
      <w:del w:id="934" w:author="PR Preview" w:date="2026-01-01T00:00:00Z">
        <w:r>
          <w:delText xml:space="preserve">, and</w:delText>
        </w:r>
      </w:del>
      <w:del w:id="93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2</m:t>
        </m:r>
      </m:oMath>
      <w:del w:id="936" w:author="PR Preview" w:date="2026-01-01T00:00:00Z">
        <w:r>
          <w:delText xml:space="preserve">.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If</w:delText>
        </w:r>
      </w:del>
      <w:del w:id="93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940" w:author="PR Preview" w:date="2026-01-01T00:00:00Z">
        <w:r>
          <w:delText xml:space="preserve">, take</w:delText>
        </w:r>
      </w:del>
      <w:del w:id="94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and every other</w:delText>
        </w:r>
      </w:del>
      <w:del w:id="94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45" w:author="PR Preview" w:date="2026-01-01T00:00:00Z">
        <w:r>
          <w:delText xml:space="preserve">.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Otherwise take</w:delText>
        </w:r>
      </w:del>
      <w:del w:id="94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949" w:author="PR Preview" w:date="2026-01-01T00:00:00Z">
        <w:r>
          <w:delText xml:space="preserve">,</w:delText>
        </w:r>
      </w:del>
      <w:del w:id="95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and every other</w:delText>
        </w:r>
      </w:del>
      <w:del w:id="95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54" w:author="PR Preview" w:date="2026-01-01T00:00:00Z">
        <w:r>
          <w:delText xml:space="preserve">;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then</w:delText>
        </w:r>
      </w:del>
      <w:del w:id="95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958" w:author="PR Preview" w:date="2026-01-01T00:00:00Z">
        <w:r>
          <w:delText xml:space="preserve">, and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960" w:author="PR Preview" w:date="2026-01-01T00:00:00Z">
        <w:r>
          <w:delText xml:space="preserve">.</w:delText>
        </w:r>
      </w:del>
    </w:p>
    <w:p>
      <w:pPr>
        <w:pStyle w:val="BodyText"/>
      </w:pPr>
      <w:del w:id="961" w:author="PR Preview" w:date="2026-01-01T00:00:00Z">
        <w:r>
          <w:rPr>
            <w:b/>
            <w:bCs/>
          </w:rPr>
          <w:delText xml:space="preserve">Inductive step.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Let</w:delText>
        </w:r>
      </w:del>
      <w:del w:id="9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2</m:t>
        </m:r>
      </m:oMath>
      <w:del w:id="965" w:author="PR Preview" w:date="2026-01-01T00:00:00Z">
        <w:r>
          <w:delText xml:space="preserve">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assume the</w:delText>
        </w:r>
      </w:del>
      <w:del w:id="968" w:author="PR Preview" w:date="2026-01-01T00:00:00Z">
        <w:r>
          <w:delText xml:space="preserve"> </w:delText>
        </w:r>
      </w:del>
      <w:hyperlink r:id="rId38">
        <w:del w:id="969" w:author="PR Preview" w:date="2026-01-01T00:00:00Z">
          <w:r>
            <w:rPr>
              <w:rStyle w:val="Hyperlink"/>
            </w:rPr>
            <w:delText xml:space="preserve">theorem</w:delText>
          </w:r>
        </w:del>
      </w:hyperlink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holds for vectors in</w:delText>
        </w:r>
      </w:del>
      <w:del w:id="9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and take</w:delText>
        </w:r>
      </w:del>
      <w:del w:id="97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p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vectors in</w:delText>
        </w:r>
      </w:del>
      <w:del w:id="97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80" w:author="PR Preview" w:date="2026-01-01T00:00:00Z">
        <w:r>
          <w:delText xml:space="preserve">.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Write</w:delText>
        </w:r>
      </w:del>
      <w:del w:id="983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for the last entry of</w:delText>
        </w:r>
      </w:del>
      <w:del w:id="9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987" w:author="PR Preview" w:date="2026-01-01T00:00:00Z">
        <w:r>
          <w:delText xml:space="preserve">.</w:delText>
        </w:r>
      </w:del>
    </w:p>
    <w:p>
      <w:pPr>
        <w:pStyle w:val="BodyText"/>
      </w:pPr>
      <w:del w:id="988" w:author="PR Preview" w:date="2026-01-01T00:00:00Z">
        <w:r>
          <w:rPr>
            <w:i/>
            <w:iCs/>
          </w:rPr>
          <w:delText xml:space="preserve">Case 1: every</w:delText>
        </w:r>
      </w:del>
      <w:del w:id="989" w:author="PR Preview" w:date="2026-01-01T00:00:00Z">
        <w:r>
          <w:rPr>
            <w:i/>
            <w:iCs/>
          </w:rP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990" w:author="PR Preview" w:date="2026-01-01T00:00:00Z">
        <w:r>
          <w:rPr>
            <w:i/>
            <w:iCs/>
          </w:rPr>
          <w:delText xml:space="preserve">.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Deleting the last entry gives</w:delText>
        </w:r>
      </w:del>
      <w:del w:id="9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vectors in</w:delText>
        </w:r>
      </w:del>
      <w:del w:id="9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97" w:author="PR Preview" w:date="2026-01-01T00:00:00Z">
        <w:r>
          <w:delText xml:space="preserve">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which by the inductive hypothesis have a combination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with coefficients not all zero that equals</w:delText>
        </w:r>
      </w:del>
      <w:del w:id="10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003" w:author="PR Preview" w:date="2026-01-01T00:00:00Z">
        <w:r>
          <w:delText xml:space="preserve">.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same coefficients combine the original vectors to</w:delText>
        </w:r>
      </w:del>
      <w:del w:id="100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since every last entry is</w:delText>
        </w:r>
      </w:del>
      <w:del w:id="1010" w:author="PR Preview" w:date="2026-01-01T00:00:00Z">
        <w:r>
          <w:delText xml:space="preserve"> </w:delText>
        </w:r>
      </w:del>
      <m:oMath>
        <m:r>
          <m:t>0</m:t>
        </m:r>
      </m:oMath>
      <w:del w:id="1011" w:author="PR Preview" w:date="2026-01-01T00:00:00Z">
        <w:r>
          <w:delText xml:space="preserve">.</w:delText>
        </w:r>
      </w:del>
    </w:p>
    <w:p>
      <w:pPr>
        <w:pStyle w:val="BodyText"/>
      </w:pPr>
      <w:ins w:id="1012" w:author="PR Preview" w:date="2026-01-01T00:00:00Z">
        <w:r>
          <w:rPr>
            <w:b/>
            <w:bCs/>
          </w:rPr>
          <w:t xml:space="preserve">Base case,</w:t>
        </w:r>
      </w:ins>
      <w:ins w:id="1013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014" w:author="PR Preview" w:date="2026-01-01T00:00:00Z">
        <w:r>
          <w:rPr>
            <w:b/>
            <w:bCs/>
          </w:rPr>
          <w:t xml:space="preserve">.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Each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$\mathord{\smash[b]{\underset{\raise.3ex\hbox{$\scriptstyle\sim$}}{v}}\vphantom{v}}_i$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is a single number</w:t>
        </w:r>
      </w:ins>
      <w:ins w:id="102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</m:oMath>
      <w:ins w:id="1022" w:author="PR Preview" w:date="2026-01-01T00:00:00Z">
        <w:r>
          <w:t xml:space="preserve">, and</w:t>
        </w:r>
      </w:ins>
      <w:ins w:id="102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1024" w:author="PR Preview" w:date="2026-01-01T00:00:00Z">
        <w:r>
          <w:t xml:space="preserve">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If</w:t>
        </w:r>
      </w:ins>
      <w:ins w:id="102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28" w:author="PR Preview" w:date="2026-01-01T00:00:00Z">
        <w:r>
          <w:t xml:space="preserve">, take</w:t>
        </w:r>
      </w:ins>
      <w:ins w:id="102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 every other</w:t>
        </w:r>
      </w:ins>
      <w:ins w:id="103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033" w:author="PR Preview" w:date="2026-01-01T00:00:00Z">
        <w:r>
          <w:t xml:space="preserve">.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Otherwise take</w:t>
        </w:r>
      </w:ins>
      <w:ins w:id="103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and every other</w:t>
        </w:r>
      </w:ins>
      <w:ins w:id="104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042" w:author="PR Preview" w:date="2026-01-01T00:00:00Z">
        <w:r>
          <w:t xml:space="preserve">;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then</w:t>
        </w:r>
      </w:ins>
      <w:ins w:id="10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046" w:author="PR Preview" w:date="2026-01-01T00:00:00Z">
        <w:r>
          <w:t xml:space="preserve">, and</w:t>
        </w:r>
      </w:ins>
      <w:ins w:id="104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048" w:author="PR Preview" w:date="2026-01-01T00:00:00Z">
        <w:r>
          <w:t xml:space="preserve">.</w:t>
        </w:r>
      </w:ins>
    </w:p>
    <w:p>
      <w:pPr>
        <w:pStyle w:val="BodyText"/>
      </w:pPr>
      <w:ins w:id="1049" w:author="PR Preview" w:date="2026-01-01T00:00:00Z">
        <w:r>
          <w:rPr>
            <w:b/>
            <w:bCs/>
          </w:rPr>
          <w:t xml:space="preserve">Inductive step.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Let</w:t>
        </w:r>
      </w:ins>
      <w:ins w:id="10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2</m:t>
        </m:r>
      </m:oMath>
      <w:ins w:id="1053" w:author="PR Preview" w:date="2026-01-01T00:00:00Z">
        <w:r>
          <w:t xml:space="preserve">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assume the</w:t>
        </w:r>
      </w:ins>
      <w:ins w:id="1056" w:author="PR Preview" w:date="2026-01-01T00:00:00Z">
        <w:r>
          <w:t xml:space="preserve"> </w:t>
        </w:r>
      </w:ins>
      <w:hyperlink r:id="rId38">
        <w:ins w:id="1057" w:author="PR Preview" w:date="2026-01-01T00:00:00Z">
          <w:r>
            <w:rPr>
              <w:rStyle w:val="Hyperlink"/>
            </w:rPr>
            <w:t xml:space="preserve">theorem</w:t>
          </w:r>
        </w:ins>
      </w:hyperlink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holds for vectors in</w:t>
        </w:r>
      </w:ins>
      <w:ins w:id="10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61" w:author="PR Preview" w:date="2026-01-01T00:00:00Z">
        <w:r>
          <w:t xml:space="preserve">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and take</w:t>
        </w:r>
      </w:ins>
      <w:ins w:id="10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vectors in</w:t>
        </w:r>
      </w:ins>
      <w:ins w:id="10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68" w:author="PR Preview" w:date="2026-01-01T00:00:00Z">
        <w:r>
          <w:t xml:space="preserve">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Write</w:t>
        </w:r>
      </w:ins>
      <w:ins w:id="107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for the last entry of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$\mathord{\smash[b]{\underset{\raise.3ex\hbox{$\scriptstyle\sim$}}{v}}\vphantom{v}}_i$</w:t>
        </w:r>
      </w:ins>
      <w:ins w:id="1076" w:author="PR Preview" w:date="2026-01-01T00:00:00Z">
        <w:r>
          <w:t xml:space="preserve">.</w:t>
        </w:r>
      </w:ins>
    </w:p>
    <w:p>
      <w:pPr>
        <w:pStyle w:val="BodyText"/>
      </w:pPr>
      <w:ins w:id="1077" w:author="PR Preview" w:date="2026-01-01T00:00:00Z">
        <w:r>
          <w:rPr>
            <w:i/>
            <w:iCs/>
          </w:rPr>
          <w:t xml:space="preserve">Case 1: every</w:t>
        </w:r>
      </w:ins>
      <w:ins w:id="1078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1079" w:author="PR Preview" w:date="2026-01-01T00:00:00Z">
        <w:r>
          <w:rPr>
            <w:i/>
            <w:iCs/>
          </w:rPr>
          <w:t xml:space="preserve">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Deleting the last entry gives</w:t>
        </w:r>
      </w:ins>
      <w:ins w:id="108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vectors in</w:t>
        </w:r>
      </w:ins>
      <w:ins w:id="10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86" w:author="PR Preview" w:date="2026-01-01T00:00:00Z">
        <w:r>
          <w:t xml:space="preserve">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which by the inductive hypothesis have a combination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with coefficients not all zero that equals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$\mathord{\smash[b]{\underset{\raise.3ex\hbox{$\scriptstyle\sim$}}{0}}\vphantom{0}}_{p-1}$</w:t>
        </w:r>
      </w:ins>
      <w:ins w:id="1093" w:author="PR Preview" w:date="2026-01-01T00:00:00Z">
        <w:r>
          <w:t xml:space="preserve">.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The same coefficients combine the original vectors to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$\mathord{\smash[b]{\underset{\raise.3ex\hbox{$\scriptstyle\sim$}}{0}}\vphantom{0}}_p$</w:t>
        </w:r>
      </w:ins>
      <w:ins w:id="1098" w:author="PR Preview" w:date="2026-01-01T00:00:00Z">
        <w:r>
          <w:t xml:space="preserve">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since every last entry is</w:t>
        </w:r>
      </w:ins>
      <w:ins w:id="1101" w:author="PR Preview" w:date="2026-01-01T00:00:00Z">
        <w:r>
          <w:t xml:space="preserve"> </w:t>
        </w:r>
      </w:ins>
      <m:oMath>
        <m:r>
          <m:t>0</m:t>
        </m:r>
      </m:oMath>
      <w:ins w:id="1102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03" w:author="PR Preview" w:date="2026-01-01T00:00:00Z">
        <w:r>
          <w:delText xml:space="preserve">The last entry of</w:delText>
        </w:r>
      </w:del>
      <w:del w:id="11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</w:delText>
        </w:r>
      </w:del>
      <w:del w:id="110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1108" w:author="PR Preview" w:date="2026-01-01T00:00:00Z">
        <w:r>
          <w:delText xml:space="preserve">.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Deleting that zero last entry gives</w:delText>
        </w:r>
      </w:del>
      <w:del w:id="11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vectors in</w:delText>
        </w:r>
      </w:del>
      <w:del w:id="11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115" w:author="PR Preview" w:date="2026-01-01T00:00:00Z">
        <w:r>
          <w:delText xml:space="preserve">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so by the inductive hypothesis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there are numbers</w:delText>
        </w:r>
      </w:del>
      <w:del w:id="11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121" w:author="PR Preview" w:date="2026-01-01T00:00:00Z">
        <w:r>
          <w:delText xml:space="preserve">, not all zero,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whose combination of the shortened vectors is</w:delText>
        </w:r>
      </w:del>
      <w:del w:id="11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125" w:author="PR Preview" w:date="2026-01-01T00:00:00Z">
        <w:r>
          <w:delText xml:space="preserve">.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Putting the zero last entries back gives</w:delText>
        </w:r>
      </w:del>
      <w:del w:id="112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129" w:author="PR Preview" w:date="2026-01-01T00:00:00Z">
        <w:r>
          <w:delText xml:space="preserve">.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del w:id="1132" w:author="PR Preview" w:date="2026-01-01T00:00:00Z">
        <w:r>
          <w:delText xml:space="preserve">a combination of</w:delText>
        </w:r>
      </w:del>
      <w:del w:id="113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equal to</w:delText>
        </w:r>
      </w:del>
      <w:del w:id="113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whose first</w:delText>
        </w:r>
      </w:del>
      <w:del w:id="113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1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coefficients are not all zero.</w:delText>
        </w:r>
      </w:del>
    </w:p>
    <w:p>
      <w:pPr>
        <w:pStyle w:val="BodyText"/>
      </w:pPr>
      <w:ins w:id="1142" w:author="PR Preview" w:date="2026-01-01T00:00:00Z">
        <w:r>
  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  </w:r>
      </w:ins>
    </w:p>
    <w:p>
      <w:pPr>
        <w:pStyle w:val="FirstParagraph"/>
      </w:pPr>
      <w:ins w:id="1143" w:author="PR Preview" w:date="2026-01-01T00:00:00Z">
        <w:r>
          <w:t xml:space="preserve">The last entry of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$\mathord{\smash[b]{\underset{\raise.3ex\hbox{$\scriptstyle\sim$}}{w}}\vphantom{w}}_i$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is</w:t>
        </w:r>
      </w:ins>
      <w:ins w:id="114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1149" w:author="PR Preview" w:date="2026-01-01T00:00:00Z">
        <w:r>
          <w:t xml:space="preserve">.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Deleting that zero last entry gives</w:t>
        </w:r>
      </w:ins>
      <w:ins w:id="11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vectors in</w:t>
        </w:r>
      </w:ins>
      <w:ins w:id="115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56" w:author="PR Preview" w:date="2026-01-01T00:00:00Z">
        <w:r>
          <w:t xml:space="preserve">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so by the inductive hypothesis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there are numbers</w:t>
        </w:r>
      </w:ins>
      <w:ins w:id="116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62" w:author="PR Preview" w:date="2026-01-01T00:00:00Z">
        <w:r>
          <w:t xml:space="preserve">, not all zero,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whose combination of the shortened vectors is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$\mathord{\smash[b]{\underset{\raise.3ex\hbox{$\scriptstyle\sim$}}{0}}\vphantom{0}}_{p-1}$</w:t>
        </w:r>
      </w:ins>
      <w:ins w:id="1167" w:author="PR Preview" w:date="2026-01-01T00:00:00Z">
        <w:r>
          <w:t xml:space="preserve">.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Putting the zero last entries back gives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  </w:r>
      </w:ins>
      <w:ins w:id="1172" w:author="PR Preview" w:date="2026-01-01T00:00:00Z">
        <w:r>
          <w:t xml:space="preserve">.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Then</w:t>
        </w:r>
      </w:ins>
    </w:p>
    <w:p>
      <w:pPr>
        <w:pStyle w:val="BodyText"/>
      </w:pPr>
      <w:ins w:id="1175" w:author="PR Preview" w:date="2026-01-01T00:00:00Z">
        <w:r>
  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  </w:r>
      </w:ins>
    </w:p>
    <w:p>
      <w:pPr>
        <w:pStyle w:val="FirstParagraph"/>
      </w:pPr>
      <w:ins w:id="1176" w:author="PR Preview" w:date="2026-01-01T00:00:00Z">
        <w:r>
          <w:t xml:space="preserve">a combination of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equal to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$\mathord{\smash[b]{\underset{\raise.3ex\hbox{$\scriptstyle\sim$}}{0}}\vphantom{0}}_p$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whose first</w:t>
        </w:r>
      </w:ins>
      <w:ins w:id="118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coefficients are not all zero.</w:t>
        </w:r>
      </w:ins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and</w:delText>
        </w:r>
      </w:del>
      <w:del w:id="11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are not a basis of</w:delText>
        </w:r>
      </w:del>
      <w:del w:id="11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194" w:author="PR Preview" w:date="2026-01-01T00:00:00Z">
        <w:r>
          <w:delText xml:space="preserve">.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They are not linearly independent,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since</w:delText>
        </w:r>
      </w:del>
      <w:del w:id="119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0" w:author="PR Preview" w:date="2026-01-01T00:00:00Z">
        <w:r>
          <w:delText xml:space="preserve">,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 they do not span</w:delText>
        </w:r>
      </w:del>
      <w:del w:id="120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04" w:author="PR Preview" w:date="2026-01-01T00:00:00Z">
        <w:r>
          <w:delText xml:space="preserve">: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every combination</w:delText>
        </w:r>
      </w:del>
      <w:del w:id="120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has second entry</w:delText>
        </w:r>
      </w:del>
      <w:del w:id="1210" w:author="PR Preview" w:date="2026-01-01T00:00:00Z">
        <w:r>
          <w:delText xml:space="preserve"> </w:delText>
        </w:r>
      </w:del>
      <m:oMath>
        <m:r>
          <m:t>0</m:t>
        </m:r>
      </m:oMath>
      <w:del w:id="1211" w:author="PR Preview" w:date="2026-01-01T00:00:00Z">
        <w:r>
          <w:delText xml:space="preserve">,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so</w:delText>
        </w:r>
      </w:del>
      <w:del w:id="12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is not in their span.</w:delText>
        </w:r>
      </w:del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17" w:author="PR Preview" w:date="2026-01-01T00:00:00Z">
        <w:r>
          <w:delText xml:space="preserve">,</w:delText>
        </w:r>
      </w:del>
      <w:del w:id="12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and</w:delText>
        </w:r>
      </w:del>
      <w:del w:id="12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span</w:delText>
        </w:r>
      </w:del>
      <w:del w:id="12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25" w:author="PR Preview" w:date="2026-01-01T00:00:00Z">
        <w:r>
          <w:delText xml:space="preserve">,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but they are not a basis:</w:delText>
        </w:r>
      </w:del>
      <w:del w:id="12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so they are not linearly independent.</w:delText>
        </w:r>
      </w:del>
    </w:p>
    <w:p>
      <w:pPr>
        <w:pStyle w:val="FirstParagraph"/>
      </w:pPr>
      <w:del w:id="1232" w:author="PR Preview" w:date="2026-01-01T00:00:00Z">
        <w:r>
          <w:rPr>
            <w:b/>
            <w:bCs/>
          </w:rPr>
          <w:delText xml:space="preserve">Theorem 6 (Coefficients in a basis are unique)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If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is a basis of a subspace</w:delText>
        </w:r>
      </w:del>
      <w:del w:id="12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(</w:delText>
        </w:r>
      </w:del>
      <w:hyperlink w:anchor="def-basis">
        <w:del w:id="124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42" w:author="PR Preview" w:date="2026-01-01T00:00:00Z">
        <w:r>
          <w:delText xml:space="preserve">),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then every</w:delText>
        </w:r>
      </w:del>
      <w:del w:id="12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is a linear combination</w:delText>
        </w:r>
      </w:del>
      <w:del w:id="12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for exactly one list of numbers</w:delText>
        </w:r>
      </w:del>
      <w:del w:id="125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25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and</w:t>
        </w:r>
      </w:ins>
      <w:ins w:id="12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are not a basis of</w:t>
        </w:r>
      </w:ins>
      <w:ins w:id="12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59" w:author="PR Preview" w:date="2026-01-01T00:00:00Z">
        <w:r>
          <w:t xml:space="preserve">.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They are not linearly independent,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since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$2\,(1, 0) - (2, 0) = \mathord{\smash[b]{\underset{\raise.3ex\hbox{$\scriptstyle\sim$}}{0}}\vphantom{0}}$</w:t>
        </w:r>
      </w:ins>
      <w:ins w:id="1266" w:author="PR Preview" w:date="2026-01-01T00:00:00Z">
        <w:r>
          <w:t xml:space="preserve">,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and they do not span</w:t>
        </w:r>
      </w:ins>
      <w:ins w:id="12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70" w:author="PR Preview" w:date="2026-01-01T00:00:00Z">
        <w:r>
          <w:t xml:space="preserve">: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every combination</w:t>
        </w:r>
      </w:ins>
      <w:ins w:id="127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has second entry</w:t>
        </w:r>
      </w:ins>
      <w:ins w:id="1276" w:author="PR Preview" w:date="2026-01-01T00:00:00Z">
        <w:r>
          <w:t xml:space="preserve"> </w:t>
        </w:r>
      </w:ins>
      <m:oMath>
        <m:r>
          <m:t>0</m:t>
        </m:r>
      </m:oMath>
      <w:ins w:id="1277" w:author="PR Preview" w:date="2026-01-01T00:00:00Z">
        <w:r>
          <w:t xml:space="preserve">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so</w:t>
        </w:r>
      </w:ins>
      <w:ins w:id="1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is not in their span.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83" w:author="PR Preview" w:date="2026-01-01T00:00:00Z">
        <w:r>
          <w:t xml:space="preserve">,</w:t>
        </w:r>
      </w:ins>
      <w:ins w:id="12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and</w:t>
        </w:r>
      </w:ins>
      <w:ins w:id="12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span</w:t>
        </w:r>
      </w:ins>
      <w:ins w:id="129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91" w:author="PR Preview" w:date="2026-01-01T00:00:00Z">
        <w:r>
          <w:t xml:space="preserve">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but they are not a basis: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$(1, 0) + (0, 1) - (1, 1) = \mathord{\smash[b]{\underset{\raise.3ex\hbox{$\scriptstyle\sim$}}{0}}\vphantom{0}}$</w:t>
        </w:r>
      </w:ins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so they are not linearly independent.</w:t>
        </w:r>
      </w:ins>
    </w:p>
    <w:bookmarkEnd w:id="42"/>
    <w:bookmarkStart w:id="43" w:name="thm-basis-unique"/>
    <w:p>
      <w:pPr>
        <w:pStyle w:val="FirstParagraph"/>
      </w:pPr>
      <w:ins w:id="1299" w:author="PR Preview" w:date="2026-01-01T00:00:00Z">
        <w:r>
          <w:rPr>
            <w:b/>
            <w:bCs/>
          </w:rPr>
          <w:t xml:space="preserve">Theorem 6 (Coefficients in a basis are unique)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If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is a basis of a subspace</w:t>
        </w:r>
      </w:ins>
      <w:ins w:id="13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(</w:t>
        </w:r>
      </w:ins>
      <w:hyperlink w:anchor="def-basis">
        <w:ins w:id="130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10" w:author="PR Preview" w:date="2026-01-01T00:00:00Z">
        <w:r>
          <w:t xml:space="preserve">),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then every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$\mathord{\smash[b]{\underset{\raise.3ex\hbox{$\scriptstyle\sim$}}{x}}\vphantom{x}} \in \mathcal{S}$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is a linear combination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for exactly one list of numbers</w:t>
        </w:r>
      </w:ins>
      <w:ins w:id="132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322" w:author="PR Preview" w:date="2026-01-01T00:00:00Z">
        <w:r>
          <w:t xml:space="preserve">.</w:t>
        </w:r>
      </w:ins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323" w:author="PR Preview" w:date="2026-01-01T00:00:00Z">
        <w:r>
  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  </w:r>
      </w:ins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24" w:author="PR Preview" w:date="2026-01-01T00:00:00Z">
        <w:r>
          <w:delText xml:space="preserve">Because</w:delText>
        </w:r>
      </w:del>
      <w:del w:id="13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are linearly independent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(</w:delText>
        </w:r>
      </w:del>
      <w:hyperlink w:anchor="def-linearly-independent">
        <w:del w:id="133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331" w:author="PR Preview" w:date="2026-01-01T00:00:00Z">
        <w:r>
          <w:delText xml:space="preserve">),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every coefficient</w:delText>
        </w:r>
      </w:del>
      <w:del w:id="133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</w:delText>
        </w:r>
      </w:del>
      <w:del w:id="1337" w:author="PR Preview" w:date="2026-01-01T00:00:00Z">
        <w:r>
          <w:delText xml:space="preserve"> </w:delText>
        </w:r>
      </w:del>
      <m:oMath>
        <m:r>
          <m:t>0</m:t>
        </m:r>
      </m:oMath>
      <w:del w:id="1338" w:author="PR Preview" w:date="2026-01-01T00:00:00Z">
        <w:r>
          <w:delText xml:space="preserve">,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so</w:delText>
        </w:r>
      </w:del>
      <w:del w:id="134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for each</w:delText>
        </w:r>
      </w:del>
      <w:del w:id="1344" w:author="PR Preview" w:date="2026-01-01T00:00:00Z">
        <w:r>
          <w:delText xml:space="preserve"> </w:delText>
        </w:r>
      </w:del>
      <m:oMath>
        <m:r>
          <m:t>i</m:t>
        </m:r>
      </m:oMath>
      <w:del w:id="1345" w:author="PR Preview" w:date="2026-01-01T00:00:00Z">
        <w:r>
          <w:delText xml:space="preserve">.</w:delText>
        </w:r>
      </w:del>
    </w:p>
    <w:p>
      <w:pPr>
        <w:pStyle w:val="BodyText"/>
      </w:pPr>
      <w:ins w:id="1346" w:author="PR Preview" w:date="2026-01-01T00:00:00Z">
        <w:r>
  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  </w:r>
      </w:ins>
    </w:p>
    <w:p>
      <w:pPr>
        <w:pStyle w:val="FirstParagraph"/>
      </w:pPr>
      <w:ins w:id="1347" w:author="PR Preview" w:date="2026-01-01T00:00:00Z">
        <w:r>
          <w:t xml:space="preserve">Because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are linearly independent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(</w:t>
        </w:r>
      </w:ins>
      <w:hyperlink w:anchor="def-linearly-independent">
        <w:ins w:id="135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55" w:author="PR Preview" w:date="2026-01-01T00:00:00Z">
        <w:r>
          <w:t xml:space="preserve">),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every coefficient</w:t>
        </w:r>
      </w:ins>
      <w:ins w:id="135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</w:t>
        </w:r>
      </w:ins>
      <w:ins w:id="1361" w:author="PR Preview" w:date="2026-01-01T00:00:00Z">
        <w:r>
          <w:t xml:space="preserve"> </w:t>
        </w:r>
      </w:ins>
      <m:oMath>
        <m:r>
          <m:t>0</m:t>
        </m:r>
      </m:oMath>
      <w:ins w:id="1362" w:author="PR Preview" w:date="2026-01-01T00:00:00Z">
        <w:r>
          <w:t xml:space="preserve">,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so</w:t>
        </w:r>
      </w:ins>
      <w:ins w:id="13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for each</w:t>
        </w:r>
      </w:ins>
      <w:ins w:id="1368" w:author="PR Preview" w:date="2026-01-01T00:00:00Z">
        <w:r>
          <w:t xml:space="preserve"> </w:t>
        </w:r>
      </w:ins>
      <m:oMath>
        <m:r>
          <m:t>i</m:t>
        </m:r>
      </m:oMath>
      <w:ins w:id="1369" w:author="PR Preview" w:date="2026-01-01T00:00:00Z">
        <w:r>
          <w:t xml:space="preserve">.</w:t>
        </w:r>
      </w:ins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del w:id="1370" w:author="PR Preview" w:date="2026-01-01T00:00:00Z">
        <w:r>
          <w:rPr>
            <w:b/>
            <w:bCs/>
          </w:rPr>
          <w:delText xml:space="preserve">Definition 7 (Coordinates in a basis)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Let</w:delText>
        </w:r>
      </w:del>
      <w:del w:id="13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be a basis of a subspace</w:delText>
        </w:r>
      </w:del>
      <w:del w:id="13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(</w:delText>
        </w:r>
      </w:del>
      <w:hyperlink w:anchor="def-basis">
        <w:del w:id="137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80" w:author="PR Preview" w:date="2026-01-01T00:00:00Z">
        <w:r>
          <w:delText xml:space="preserve">),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and let</w:delText>
        </w:r>
      </w:del>
      <w:del w:id="13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384" w:author="PR Preview" w:date="2026-01-01T00:00:00Z">
        <w:r>
          <w:delText xml:space="preserve">.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The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rPr>
            <w:b/>
            <w:bCs/>
          </w:rPr>
          <w:delText xml:space="preserve">coordinates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of</w:delText>
        </w:r>
      </w:del>
      <w:del w:id="13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in this basis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are the numbers</w:delText>
        </w:r>
      </w:del>
      <w:del w:id="139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with</w:delText>
        </w:r>
      </w:del>
      <w:del w:id="13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400" w:author="PR Preview" w:date="2026-01-01T00:00:00Z">
        <w:r>
          <w:delText xml:space="preserve">.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By</w:delText>
        </w:r>
      </w:del>
      <w:del w:id="1403" w:author="PR Preview" w:date="2026-01-01T00:00:00Z">
        <w:r>
          <w:delText xml:space="preserve"> </w:delText>
        </w:r>
      </w:del>
      <w:hyperlink w:anchor="thm-basis-unique">
        <w:del w:id="1404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there is exactly one such list of numbers.</w:delText>
        </w:r>
      </w:del>
    </w:p>
    <w:p>
      <w:pPr>
        <w:pStyle w:val="BodyText"/>
      </w:pPr>
      <w:del w:id="1407" w:author="PR Preview" w:date="2026-01-01T00:00:00Z">
        <w:r>
          <w:rPr>
            <w:b/>
            <w:bCs/>
          </w:rPr>
          <w:delText xml:space="preserve">Definition 8 (Coordinate vector)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With</w:delText>
        </w:r>
      </w:del>
      <w:del w:id="14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and its coordinates</w:delText>
        </w:r>
      </w:del>
      <w:del w:id="14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as in</w:delText>
        </w:r>
      </w:del>
      <w:del w:id="1416" w:author="PR Preview" w:date="2026-01-01T00:00:00Z">
        <w:r>
          <w:delText xml:space="preserve"> </w:delText>
        </w:r>
      </w:del>
      <w:hyperlink w:anchor="def-coordinates">
        <w:del w:id="141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is the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rPr>
            <w:b/>
            <w:bCs/>
          </w:rPr>
          <w:delText xml:space="preserve">coordinate vector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of</w:delText>
        </w:r>
      </w:del>
      <w:del w:id="14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7" w:author="PR Preview" w:date="2026-01-01T00:00:00Z">
        <w:r>
          <w:delText xml:space="preserve">.</w:delText>
        </w:r>
      </w:del>
    </w:p>
    <w:p>
      <w:pPr>
        <w:pStyle w:val="FirstParagraph"/>
      </w:pPr>
      <w:ins w:id="1428" w:author="PR Preview" w:date="2026-01-01T00:00:00Z">
        <w:r>
          <w:rPr>
            <w:b/>
            <w:bCs/>
          </w:rPr>
          <w:t xml:space="preserve">Definition 7 (Coordinates in a basis)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Let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be a basis of a subspace</w:t>
        </w:r>
      </w:ins>
      <w:ins w:id="14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(</w:t>
        </w:r>
      </w:ins>
      <w:hyperlink w:anchor="def-basis">
        <w:ins w:id="143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39" w:author="PR Preview" w:date="2026-01-01T00:00:00Z">
        <w:r>
          <w:t xml:space="preserve">),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and let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$\mathord{\smash[b]{\underset{\raise.3ex\hbox{$\scriptstyle\sim$}}{x}}\vphantom{x}} \in \mathcal{S}$</w:t>
        </w:r>
      </w:ins>
      <w:ins w:id="1444" w:author="PR Preview" w:date="2026-01-01T00:00:00Z">
        <w:r>
          <w:t xml:space="preserve">.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The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rPr>
            <w:b/>
            <w:bCs/>
          </w:rPr>
          <w:t xml:space="preserve">coordinates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of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$\mathord{\smash[b]{\underset{\raise.3ex\hbox{$\scriptstyle\sim$}}{x}}\vphantom{x}}$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in this basis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are the numbers</w:t>
        </w:r>
      </w:ins>
      <w:ins w:id="145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with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  </w:r>
      </w:ins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By</w:t>
        </w:r>
      </w:ins>
      <w:ins w:id="1465" w:author="PR Preview" w:date="2026-01-01T00:00:00Z">
        <w:r>
          <w:t xml:space="preserve"> </w:t>
        </w:r>
      </w:ins>
      <w:hyperlink w:anchor="thm-basis-unique">
        <w:ins w:id="146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there is exactly one such list of numbers.</w:t>
        </w:r>
      </w:ins>
    </w:p>
    <w:bookmarkEnd w:id="45"/>
    <w:bookmarkStart w:id="46" w:name="def-coordinate-vector"/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Definition 8 (Coordinate vector)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With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$\mathord{\smash[b]{\underset{\raise.3ex\hbox{$\scriptstyle\sim$}}{x}}\vphantom{x}}$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its coordinates</w:t>
        </w:r>
      </w:ins>
      <w:ins w:id="147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as in</w:t>
        </w:r>
      </w:ins>
      <w:ins w:id="1479" w:author="PR Preview" w:date="2026-01-01T00:00:00Z">
        <w:r>
          <w:t xml:space="preserve"> </w:t>
        </w:r>
      </w:ins>
      <w:hyperlink w:anchor="def-coordinates">
        <w:ins w:id="148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81" w:author="PR Preview" w:date="2026-01-01T00:00:00Z">
        <w:r>
          <w:t xml:space="preserve">,</w:t>
        </w:r>
      </w:ins>
      <w:ins w:id="14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rPr>
            <w:b/>
            <w:bCs/>
          </w:rPr>
          <w:t xml:space="preserve">coordinate vector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of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$\mathord{\smash[b]{\underset{\raise.3ex\hbox{$\scriptstyle\sim$}}{x}}\vphantom{x}}$</w:t>
        </w:r>
      </w:ins>
      <w:ins w:id="1491" w:author="PR Preview" w:date="2026-01-01T00:00:00Z">
        <w:r>
          <w:t xml:space="preserve">.</w:t>
        </w:r>
      </w:ins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del w:id="1492" w:author="PR Preview" w:date="2026-01-01T00:00:00Z">
        <w:r>
          <w:rPr>
            <w:b/>
            <w:bCs/>
          </w:rPr>
          <w:delText xml:space="preserve">Theorem 7 (All bases of a subspace have the same number of vectors)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If</w:delText>
        </w:r>
      </w:del>
      <w:del w:id="14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and</w:delText>
        </w:r>
      </w:del>
      <w:del w:id="14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are both bases of a subspace</w:delText>
        </w:r>
      </w:del>
      <w:del w:id="15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of</w:delText>
        </w:r>
      </w:del>
      <w:del w:id="150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(</w:delText>
        </w:r>
      </w:del>
      <w:hyperlink w:anchor="def-basis">
        <w:del w:id="150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08" w:author="PR Preview" w:date="2026-01-01T00:00:00Z">
        <w:r>
          <w:delText xml:space="preserve">),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then</w:delText>
        </w:r>
      </w:del>
      <w:del w:id="15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l</m:t>
        </m:r>
      </m:oMath>
      <w:del w:id="1512" w:author="PR Preview" w:date="2026-01-01T00:00:00Z">
        <w:r>
          <w:delText xml:space="preserve">.</w:delText>
        </w:r>
      </w:del>
    </w:p>
    <w:p>
      <w:pPr>
        <w:pStyle w:val="BodyText"/>
      </w:pPr>
      <w:del w:id="1513" w:author="PR Preview" w:date="2026-01-01T00:00:00Z">
        <w:r>
          <w:rPr>
            <w:i/>
            <w:iCs/>
          </w:rPr>
          <w:delText xml:space="preserve">Proof</w:delText>
        </w:r>
      </w:del>
      <w:del w:id="1514" w:author="PR Preview" w:date="2026-01-01T00:00:00Z">
        <w:r>
          <w:delText xml:space="preserve">. </w:delText>
        </w:r>
      </w:del>
      <w:del w:id="1515" w:author="PR Preview" w:date="2026-01-01T00:00:00Z">
        <w:r>
          <w:delText xml:space="preserve">Let</w:delText>
        </w:r>
      </w:del>
      <w:del w:id="15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be the</w:delText>
        </w:r>
      </w:del>
      <w:del w:id="15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k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matrix with columns</w:delText>
        </w:r>
      </w:del>
      <w:del w:id="15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523" w:author="PR Preview" w:date="2026-01-01T00:00:00Z">
        <w:r>
          <w:delText xml:space="preserve">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and</w:delText>
        </w:r>
      </w:del>
      <w:del w:id="15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the</w:delText>
        </w:r>
      </w:del>
      <w:del w:id="152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l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matrix with columns</w:delText>
        </w:r>
      </w:del>
      <w:del w:id="15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1533" w:author="PR Preview" w:date="2026-01-01T00:00:00Z">
        <w:r>
          <w:delText xml:space="preserve">.</w:delText>
        </w:r>
      </w:del>
    </w:p>
    <w:p>
      <w:pPr>
        <w:pStyle w:val="BodyText"/>
      </w:pPr>
      <w:del w:id="1534" w:author="PR Preview" w:date="2026-01-01T00:00:00Z">
        <w:r>
          <w:rPr>
            <w:b/>
            <w:bCs/>
          </w:rPr>
          <w:delText xml:space="preserve">Write</w:delText>
        </w:r>
      </w:del>
      <w:del w:id="153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536" w:author="PR Preview" w:date="2026-01-01T00:00:00Z">
        <w:r>
          <w:rPr>
            <w:b/>
            <w:bCs/>
          </w:rPr>
          <w:delText xml:space="preserve"> </w:delText>
        </w:r>
      </w:del>
      <w:del w:id="1537" w:author="PR Preview" w:date="2026-01-01T00:00:00Z">
        <w:r>
          <w:rPr>
            <w:b/>
            <w:bCs/>
          </w:rPr>
          <w:delText xml:space="preserve">in terms of</w:delText>
        </w:r>
      </w:del>
      <w:del w:id="153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B</m:t>
        </m:r>
      </m:oMath>
      <w:del w:id="1539" w:author="PR Preview" w:date="2026-01-01T00:00:00Z">
        <w:r>
          <w:rPr>
            <w:b/>
            <w:bCs/>
          </w:rPr>
          <w:delText xml:space="preserve">.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Each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is in</w:delText>
        </w:r>
      </w:del>
      <w:del w:id="15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46" w:author="PR Preview" w:date="2026-01-01T00:00:00Z">
        <w:r>
          <w:delText xml:space="preserve">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and the</w:delText>
        </w:r>
      </w:del>
      <w:del w:id="154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50" w:author="PR Preview" w:date="2026-01-01T00:00:00Z">
        <w:r>
          <w:delText xml:space="preserve">’s span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(</w:delText>
        </w:r>
      </w:del>
      <w:hyperlink w:anchor="def-span">
        <w:del w:id="155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555" w:author="PR Preview" w:date="2026-01-01T00:00:00Z">
        <w:r>
          <w:delText xml:space="preserve">),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so</w:delText>
        </w:r>
      </w:del>
      <w:del w:id="15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for some</w:delText>
        </w:r>
      </w:del>
      <w:del w:id="156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(</w:delText>
        </w:r>
      </w:del>
      <w:hyperlink r:id="rId49">
        <w:del w:id="1564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1565" w:author="PR Preview" w:date="2026-01-01T00:00:00Z">
        <w:r>
          <w:delText xml:space="preserve">).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Let</w:delText>
        </w:r>
      </w:del>
      <w:del w:id="156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be the</w:delText>
        </w:r>
      </w:del>
      <w:del w:id="157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×</m:t>
        </m:r>
        <m:r>
          <m:t>k</m:t>
        </m:r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matrix with columns</w:delText>
        </w:r>
      </w:del>
      <w:del w:id="157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575" w:author="PR Preview" w:date="2026-01-01T00:00:00Z">
        <w:r>
          <w:delText xml:space="preserve">.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Then</w:delText>
        </w:r>
      </w:del>
      <w:del w:id="1578" w:author="PR Preview" w:date="2026-01-01T00:00:00Z">
        <w:r>
          <w:delText xml:space="preserve"> </w:delText>
        </w:r>
      </w:del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del w:id="1579" w:author="PR Preview" w:date="2026-01-01T00:00:00Z">
        <w:r>
          <w:delText xml:space="preserve">,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because column</w:delText>
        </w:r>
      </w:del>
      <w:del w:id="1582" w:author="PR Preview" w:date="2026-01-01T00:00:00Z">
        <w:r>
          <w:delText xml:space="preserve"> </w:delText>
        </w:r>
      </w:del>
      <m:oMath>
        <m:r>
          <m:t>j</m:t>
        </m:r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of</w:delText>
        </w:r>
      </w:del>
      <w:del w:id="158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is</w:delText>
        </w:r>
      </w:del>
      <w:del w:id="158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89" w:author="PR Preview" w:date="2026-01-01T00:00:00Z">
        <w:r>
          <w:delText xml:space="preserve">.</w:delText>
        </w:r>
      </w:del>
    </w:p>
    <w:p>
      <w:pPr>
        <w:pStyle w:val="BodyText"/>
      </w:pPr>
      <w:del w:id="1590" w:author="PR Preview" w:date="2026-01-01T00:00:00Z">
        <w:r>
          <w:rPr>
            <w:b/>
            <w:bCs/>
          </w:rPr>
          <w:delText xml:space="preserve">The columns of</w:delText>
        </w:r>
      </w:del>
      <w:del w:id="159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C</m:t>
        </m:r>
      </m:oMath>
      <w:del w:id="1592" w:author="PR Preview" w:date="2026-01-01T00:00:00Z">
        <w:r>
          <w:rPr>
            <w:b/>
            <w:bCs/>
          </w:rPr>
          <w:delText xml:space="preserve"> </w:delText>
        </w:r>
      </w:del>
      <w:del w:id="1593" w:author="PR Preview" w:date="2026-01-01T00:00:00Z">
        <w:r>
          <w:rPr>
            <w:b/>
            <w:bCs/>
          </w:rPr>
          <w:delText xml:space="preserve">are linearly independent.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Suppose</w:delText>
        </w:r>
      </w:del>
      <w:del w:id="159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for some</w:delText>
        </w:r>
      </w:del>
      <w:del w:id="15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600" w:author="PR Preview" w:date="2026-01-01T00:00:00Z">
        <w:r>
          <w:delText xml:space="preserve">.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is the combination</w:delText>
        </w:r>
      </w:del>
      <w:del w:id="16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(</w:delText>
        </w:r>
      </w:del>
      <w:hyperlink w:anchor="thm-matvec-columns">
        <w:del w:id="160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609" w:author="PR Preview" w:date="2026-01-01T00:00:00Z">
        <w:r>
          <w:delText xml:space="preserve">),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and the</w:delText>
        </w:r>
      </w:del>
      <w:del w:id="1612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3" w:author="PR Preview" w:date="2026-01-01T00:00:00Z">
        <w:r>
          <w:delText xml:space="preserve">’s are linearly independent (</w:delText>
        </w:r>
      </w:del>
      <w:hyperlink w:anchor="def-linearly-independent">
        <w:del w:id="161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615" w:author="PR Preview" w:date="2026-01-01T00:00:00Z">
        <w:r>
          <w:delText xml:space="preserve">),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so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9" w:author="PR Preview" w:date="2026-01-01T00:00:00Z">
        <w:r>
          <w:delText xml:space="preserve">.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So the only combination of the columns of</w:delText>
        </w:r>
      </w:del>
      <w:del w:id="162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that equals</w:delText>
        </w:r>
      </w:del>
      <w:del w:id="162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has all coefficients</w:delText>
        </w:r>
      </w:del>
      <w:del w:id="1628" w:author="PR Preview" w:date="2026-01-01T00:00:00Z">
        <w:r>
          <w:delText xml:space="preserve"> </w:delText>
        </w:r>
      </w:del>
      <m:oMath>
        <m:r>
          <m:t>0</m:t>
        </m:r>
      </m:oMath>
      <w:del w:id="1629" w:author="PR Preview" w:date="2026-01-01T00:00:00Z">
        <w:r>
          <w:delText xml:space="preserve">.</w:delText>
        </w:r>
      </w:del>
    </w:p>
    <w:p>
      <w:pPr>
        <w:pStyle w:val="BodyText"/>
      </w:pPr>
      <w:ins w:id="1630" w:author="PR Preview" w:date="2026-01-01T00:00:00Z">
        <w:r>
          <w:rPr>
            <w:b/>
            <w:bCs/>
          </w:rPr>
          <w:t xml:space="preserve">Theorem 7 (All bases of a subspace have the same number of vectors)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If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and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$\mathord{\smash[b]{\underset{\raise.3ex\hbox{$\scriptstyle\sim$}}{b}}\vphantom{b}}_1, \ldots, \mathord{\smash[b]{\underset{\raise.3ex\hbox{$\scriptstyle\sim$}}{b}}\vphantom{b}}_l$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are both bases of a subspace</w:t>
        </w:r>
      </w:ins>
      <w:ins w:id="16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of</w:t>
        </w:r>
      </w:ins>
      <w:ins w:id="16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(</w:t>
        </w:r>
      </w:ins>
      <w:hyperlink w:anchor="def-basis">
        <w:ins w:id="164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48" w:author="PR Preview" w:date="2026-01-01T00:00:00Z">
        <w:r>
          <w:t xml:space="preserve">),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then</w:t>
        </w:r>
      </w:ins>
      <w:ins w:id="16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l</m:t>
        </m:r>
      </m:oMath>
      <w:ins w:id="1652" w:author="PR Preview" w:date="2026-01-01T00:00:00Z">
        <w:r>
          <w:t xml:space="preserve">.</w:t>
        </w:r>
      </w:ins>
    </w:p>
    <w:bookmarkEnd w:id="48"/>
    <w:p>
      <w:pPr>
        <w:pStyle w:val="BodyText"/>
      </w:pPr>
      <w:ins w:id="1653" w:author="PR Preview" w:date="2026-01-01T00:00:00Z">
        <w:r>
          <w:rPr>
            <w:i/>
            <w:iCs/>
          </w:rPr>
          <w:t xml:space="preserve">Proof</w:t>
        </w:r>
      </w:ins>
      <w:ins w:id="1654" w:author="PR Preview" w:date="2026-01-01T00:00:00Z">
        <w:r>
          <w:t xml:space="preserve">. </w:t>
        </w:r>
      </w:ins>
      <w:ins w:id="1655" w:author="PR Preview" w:date="2026-01-01T00:00:00Z">
        <w:r>
          <w:t xml:space="preserve">Let</w:t>
        </w:r>
      </w:ins>
      <w:ins w:id="16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be the</w:t>
        </w:r>
      </w:ins>
      <w:ins w:id="16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k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matrix with columns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and</w:t>
        </w:r>
      </w:ins>
      <w:ins w:id="166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the</w:t>
        </w:r>
      </w:ins>
      <w:ins w:id="16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l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matrix with columns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$\mathord{\smash[b]{\underset{\raise.3ex\hbox{$\scriptstyle\sim$}}{b}}\vphantom{b}}_1, \ldots, \mathord{\smash[b]{\underset{\raise.3ex\hbox{$\scriptstyle\sim$}}{b}}\vphantom{b}}_l$</w:t>
        </w:r>
      </w:ins>
      <w:ins w:id="1675" w:author="PR Preview" w:date="2026-01-01T00:00:00Z">
        <w:r>
          <w:t xml:space="preserve">.</w:t>
        </w:r>
      </w:ins>
    </w:p>
    <w:p>
      <w:pPr>
        <w:pStyle w:val="BodyText"/>
      </w:pPr>
      <w:ins w:id="1676" w:author="PR Preview" w:date="2026-01-01T00:00:00Z">
        <w:r>
          <w:rPr>
            <w:b/>
            <w:bCs/>
          </w:rPr>
          <w:t xml:space="preserve">Write</w:t>
        </w:r>
      </w:ins>
      <w:ins w:id="16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678" w:author="PR Preview" w:date="2026-01-01T00:00:00Z">
        <w:r>
          <w:rPr>
            <w:b/>
            <w:bCs/>
          </w:rPr>
          <w:t xml:space="preserve"> </w:t>
        </w:r>
      </w:ins>
      <w:ins w:id="1679" w:author="PR Preview" w:date="2026-01-01T00:00:00Z">
        <w:r>
          <w:rPr>
            <w:b/>
            <w:bCs/>
          </w:rPr>
          <w:t xml:space="preserve">in terms of</w:t>
        </w:r>
      </w:ins>
      <w:ins w:id="168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681" w:author="PR Preview" w:date="2026-01-01T00:00:00Z">
        <w:r>
          <w:rPr>
            <w:b/>
            <w:bCs/>
          </w:rPr>
          <w:t xml:space="preserve">.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Each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$\mathord{\smash[b]{\underset{\raise.3ex\hbox{$\scriptstyle\sim$}}{a}}\vphantom{a}}_j$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is in</w:t>
        </w:r>
      </w:ins>
      <w:ins w:id="16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89" w:author="PR Preview" w:date="2026-01-01T00:00:00Z">
        <w:r>
          <w:t xml:space="preserve">,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and the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$\mathord{\smash[b]{\underset{\raise.3ex\hbox{$\scriptstyle\sim$}}{b}}\vphantom{b}}$</w:t>
        </w:r>
      </w:ins>
      <w:ins w:id="1694" w:author="PR Preview" w:date="2026-01-01T00:00:00Z">
        <w:r>
          <w:t xml:space="preserve">’s span</w:t>
        </w:r>
      </w:ins>
      <w:ins w:id="16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(</w:t>
        </w:r>
      </w:ins>
      <w:hyperlink w:anchor="def-span">
        <w:ins w:id="169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699" w:author="PR Preview" w:date="2026-01-01T00:00:00Z">
        <w:r>
          <w:t xml:space="preserve">),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so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$\mathord{\smash[b]{\underset{\raise.3ex\hbox{$\scriptstyle\sim$}}{a}}\vphantom{a}}_j = \mathbf{B} \mathord{\smash[b]{\underset{\raise.3ex\hbox{$\scriptstyle\sim$}}{c}}\vphantom{c}}_j$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for some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$\mathord{\smash[b]{\underset{\raise.3ex\hbox{$\scriptstyle\sim$}}{c}}\vphantom{c}}_j \in \mathbb{R}^l$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(</w:t>
        </w:r>
      </w:ins>
      <w:hyperlink r:id="rId49">
        <w:ins w:id="1710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1711" w:author="PR Preview" w:date="2026-01-01T00:00:00Z">
        <w:r>
          <w:t xml:space="preserve">).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Let</w:t>
        </w:r>
      </w:ins>
      <w:ins w:id="171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be the</w:t>
        </w:r>
      </w:ins>
      <w:ins w:id="171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×</m:t>
        </m:r>
        <m:r>
          <m:t>k</m:t>
        </m:r>
      </m:oMath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matrix with columns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\mathord{\smash[b]{\underset{\raise.3ex\hbox{$\scriptstyle\sim$}}{c}}\vphantom{c}}_k$</w:t>
        </w:r>
      </w:ins>
      <w:ins w:id="1722" w:author="PR Preview" w:date="2026-01-01T00:00:00Z">
        <w:r>
          <w:t xml:space="preserve">.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Then</w:t>
        </w:r>
      </w:ins>
      <w:ins w:id="1725" w:author="PR Preview" w:date="2026-01-01T00:00:00Z">
        <w:r>
          <w:t xml:space="preserve"> </w:t>
        </w:r>
      </w:ins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ins w:id="1726" w:author="PR Preview" w:date="2026-01-01T00:00:00Z">
        <w:r>
          <w:t xml:space="preserve">,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because column</w:t>
        </w:r>
      </w:ins>
      <w:ins w:id="1729" w:author="PR Preview" w:date="2026-01-01T00:00:00Z">
        <w:r>
          <w:t xml:space="preserve"> </w:t>
        </w:r>
      </w:ins>
      <m:oMath>
        <m:r>
          <m:t>j</m:t>
        </m:r>
      </m:oMath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of</w:t>
        </w:r>
      </w:ins>
      <w:ins w:id="173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$\mathbf{B} \mathord{\smash[b]{\underset{\raise.3ex\hbox{$\scriptstyle\sim$}}{c}}\vphantom{c}}_j$</w:t>
        </w:r>
      </w:ins>
      <w:ins w:id="1737" w:author="PR Preview" w:date="2026-01-01T00:00:00Z">
        <w:r>
          <w:t xml:space="preserve">.</w:t>
        </w:r>
      </w:ins>
    </w:p>
    <w:p>
      <w:pPr>
        <w:pStyle w:val="BodyText"/>
      </w:pPr>
      <w:ins w:id="1738" w:author="PR Preview" w:date="2026-01-01T00:00:00Z">
        <w:r>
          <w:rPr>
            <w:b/>
            <w:bCs/>
          </w:rPr>
          <w:t xml:space="preserve">The columns of</w:t>
        </w:r>
      </w:ins>
      <w:ins w:id="173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C</m:t>
        </m:r>
      </m:oMath>
      <w:ins w:id="1740" w:author="PR Preview" w:date="2026-01-01T00:00:00Z">
        <w:r>
          <w:rPr>
            <w:b/>
            <w:bCs/>
          </w:rPr>
          <w:t xml:space="preserve"> </w:t>
        </w:r>
      </w:ins>
      <w:ins w:id="1741" w:author="PR Preview" w:date="2026-01-01T00:00:00Z">
        <w:r>
          <w:rPr>
            <w:b/>
            <w:bCs/>
          </w:rPr>
          <w:t xml:space="preserve">are linearly independent.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Suppose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$\mathbf{C} \mathord{\smash[b]{\underset{\raise.3ex\hbox{$\scriptstyle\sim$}}{x}}\vphantom{x}} = \mathord{\smash[b]{\underset{\raise.3ex\hbox{$\scriptstyle\sim$}}{0}}\vphantom{0}}$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for some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$\mathord{\smash[b]{\underset{\raise.3ex\hbox{$\scriptstyle\sim$}}{x}}\vphantom{x}} \in \mathbb{R}^k$</w:t>
        </w:r>
      </w:ins>
      <w:ins w:id="1750" w:author="PR Preview" w:date="2026-01-01T00:00:00Z">
        <w:r>
          <w:t xml:space="preserve">.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Then</w:t>
        </w:r>
      </w:ins>
    </w:p>
    <w:p>
      <w:pPr>
        <w:pStyle w:val="BodyText"/>
      </w:pPr>
      <w:ins w:id="1753" w:author="PR Preview" w:date="2026-01-01T00:00:00Z">
        <w:r>
  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  </w:r>
      </w:ins>
    </w:p>
    <w:p>
      <w:pPr>
        <w:pStyle w:val="FirstParagraph"/>
      </w:pPr>
      <w:ins w:id="1754" w:author="PR Preview" w:date="2026-01-01T00:00:00Z">
        <w:r>
          <w:t xml:space="preserve">$\mathbf{A} \mathord{\smash[b]{\underset{\raise.3ex\hbox{$\scriptstyle\sim$}}{x}}\vphantom{x}}$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is the combination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$x_1 \mathord{\smash[b]{\underset{\raise.3ex\hbox{$\scriptstyle\sim$}}{a}}\vphantom{a}}_1 + \cdots + x_k \mathord{\smash[b]{\underset{\raise.3ex\hbox{$\scriptstyle\sim$}}{a}}\vphantom{a}}_k$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(</w:t>
        </w:r>
      </w:ins>
      <w:hyperlink w:anchor="thm-matvec-columns">
        <w:ins w:id="176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762" w:author="PR Preview" w:date="2026-01-01T00:00:00Z">
        <w:r>
          <w:t xml:space="preserve">),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and the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$\mathord{\smash[b]{\underset{\raise.3ex\hbox{$\scriptstyle\sim$}}{a}}\vphantom{a}}$</w:t>
        </w:r>
      </w:ins>
      <w:ins w:id="1767" w:author="PR Preview" w:date="2026-01-01T00:00:00Z">
        <w:r>
          <w:t xml:space="preserve">’s are linearly independent (</w:t>
        </w:r>
      </w:ins>
      <w:hyperlink w:anchor="def-linearly-independent">
        <w:ins w:id="17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69" w:author="PR Preview" w:date="2026-01-01T00:00:00Z">
        <w:r>
          <w:t xml:space="preserve">),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so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1774" w:author="PR Preview" w:date="2026-01-01T00:00:00Z">
        <w:r>
          <w:t xml:space="preserve">.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So the only combination of the columns of</w:t>
        </w:r>
      </w:ins>
      <w:ins w:id="177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that equals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$\mathord{\smash[b]{\underset{\raise.3ex\hbox{$\scriptstyle\sim$}}{0}}\vphantom{0}}$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has all coefficients</w:t>
        </w:r>
      </w:ins>
      <w:ins w:id="1784" w:author="PR Preview" w:date="2026-01-01T00:00:00Z">
        <w:r>
          <w:t xml:space="preserve"> </w:t>
        </w:r>
      </w:ins>
      <m:oMath>
        <m:r>
          <m:t>0</m:t>
        </m:r>
      </m:oMath>
      <w:ins w:id="178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del w:id="1786" w:author="PR Preview" w:date="2026-01-01T00:00:00Z">
        <w:r>
          <w:rPr>
            <w:b/>
            <w:bCs/>
          </w:rPr>
          <w:delText xml:space="preserve">Definition 9 (Dimension)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The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rPr>
            <w:b/>
            <w:bCs/>
          </w:rPr>
          <w:delText xml:space="preserve">dimension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of a subspace</w:delText>
        </w:r>
      </w:del>
      <w:del w:id="17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794" w:author="PR Preview" w:date="2026-01-01T00:00:00Z">
        <w:r>
          <w:delText xml:space="preserve">,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written</w:delText>
        </w:r>
      </w:del>
      <w:del w:id="1797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798" w:author="PR Preview" w:date="2026-01-01T00:00:00Z">
        <w:r>
          <w:delText xml:space="preserve">,</w:delText>
        </w:r>
      </w:del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is the number of vectors in any basis of</w:delText>
        </w:r>
      </w:del>
      <w:del w:id="18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(</w:delText>
        </w:r>
      </w:del>
      <w:hyperlink w:anchor="def-basis">
        <w:del w:id="180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805" w:author="PR Preview" w:date="2026-01-01T00:00:00Z">
        <w:r>
          <w:delText xml:space="preserve">).</w:delText>
        </w:r>
      </w:del>
      <w:del w:id="1806" w:author="PR Preview" w:date="2026-01-01T00:00:00Z">
        <w:r>
          <w:delText xml:space="preserve"> </w:delText>
        </w:r>
      </w:del>
      <w:hyperlink w:anchor="thm-basis-size">
        <w:del w:id="180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makes this number well defined.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By convention, the empty list is the basis of</w:delText>
        </w:r>
      </w:del>
      <w:del w:id="18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813" w:author="PR Preview" w:date="2026-01-01T00:00:00Z">
        <w:r>
          <w:delText xml:space="preserve">,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so</w:delText>
        </w:r>
      </w:del>
      <w:del w:id="18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17" w:author="PR Preview" w:date="2026-01-01T00:00:00Z">
        <w:r>
          <w:delText xml:space="preserve">.</w:delText>
        </w:r>
      </w:del>
    </w:p>
    <w:p>
      <w:pPr>
        <w:pStyle w:val="BodyText"/>
      </w:pPr>
      <w:ins w:id="1818" w:author="PR Preview" w:date="2026-01-01T00:00:00Z">
        <w:r>
          <w:rPr>
            <w:b/>
            <w:bCs/>
          </w:rPr>
          <w:t xml:space="preserve">Definition 9 (Dimension)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The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rPr>
            <w:b/>
            <w:bCs/>
          </w:rPr>
          <w:t xml:space="preserve">dimension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of a subspace</w:t>
        </w:r>
      </w:ins>
      <w:ins w:id="18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26" w:author="PR Preview" w:date="2026-01-01T00:00:00Z">
        <w:r>
          <w:t xml:space="preserve">,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written</w:t>
        </w:r>
      </w:ins>
      <w:ins w:id="182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830" w:author="PR Preview" w:date="2026-01-01T00:00:00Z">
        <w:r>
          <w:t xml:space="preserve">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is the number of vectors in any basis of</w:t>
        </w:r>
      </w:ins>
      <w:ins w:id="18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(</w:t>
        </w:r>
      </w:ins>
      <w:hyperlink w:anchor="def-basis">
        <w:ins w:id="183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837" w:author="PR Preview" w:date="2026-01-01T00:00:00Z">
        <w:r>
          <w:t xml:space="preserve">).</w:t>
        </w:r>
      </w:ins>
      <w:ins w:id="1838" w:author="PR Preview" w:date="2026-01-01T00:00:00Z">
        <w:r>
          <w:t xml:space="preserve"> </w:t>
        </w:r>
      </w:ins>
      <w:hyperlink w:anchor="thm-basis-size">
        <w:ins w:id="183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makes this number well defined.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By convention, the empty list is the basis of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846" w:author="PR Preview" w:date="2026-01-01T00:00:00Z">
        <w:r>
          <w:t xml:space="preserve">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so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$\dim(\mathopen{}\left\{\mathord{\smash[b]{\underset{\raise.3ex\hbox{$\scriptstyle\sim$}}{0}}\vphantom{0}}\right\}\mathclose{}) = 0$</w:t>
        </w:r>
      </w:ins>
      <w:ins w:id="1851" w:author="PR Preview" w:date="2026-01-01T00:00:00Z">
        <w:r>
          <w:t xml:space="preserve">.</w:t>
        </w:r>
      </w:ins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52" w:author="PR Preview" w:date="2026-01-01T00:00:00Z">
        <w:r>
          <w:delText xml:space="preserve">, by the convention in</w:delText>
        </w:r>
      </w:del>
      <w:del w:id="1853" w:author="PR Preview" w:date="2026-01-01T00:00:00Z">
        <w:r>
          <w:delText xml:space="preserve"> </w:delText>
        </w:r>
      </w:del>
      <w:hyperlink w:anchor="def-dimension">
        <w:del w:id="185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5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856" w:author="PR Preview" w:date="2026-01-01T00:00:00Z">
        <w:r>
          <w:delText xml:space="preserve">, by</w:delText>
        </w:r>
      </w:del>
      <w:del w:id="1857" w:author="PR Preview" w:date="2026-01-01T00:00:00Z">
        <w:r>
          <w:delText xml:space="preserve"> </w:delText>
        </w:r>
      </w:del>
      <w:hyperlink w:anchor="exm-basis">
        <w:del w:id="185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859" w:author="PR Preview" w:date="2026-01-01T00:00:00Z">
        <w:r>
          <w:delText xml:space="preserve">.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More generally,</w:delText>
        </w:r>
      </w:del>
      <w:del w:id="186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863" w:author="PR Preview" w:date="2026-01-01T00:00:00Z">
        <w:r>
          <w:delText xml:space="preserve">: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the indicator vectors</w:delText>
        </w:r>
      </w:del>
      <w:del w:id="18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</w:delText>
        </w:r>
      </w:del>
      <w:hyperlink r:id="rId52">
        <w:del w:id="186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870" w:author="PR Preview" w:date="2026-01-01T00:00:00Z">
        <w:r>
          <w:delText xml:space="preserve">)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are linearly independent,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since</w:delText>
        </w:r>
      </w:del>
      <w:del w:id="187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876" w:author="PR Preview" w:date="2026-01-01T00:00:00Z">
        <w:r>
          <w:delText xml:space="preserve">,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which is</w:delText>
        </w:r>
      </w:del>
      <w:del w:id="18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only if every</w:delText>
        </w:r>
      </w:del>
      <w:del w:id="188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883" w:author="PR Preview" w:date="2026-01-01T00:00:00Z">
        <w:r>
          <w:delText xml:space="preserve">;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and they span</w:delText>
        </w:r>
      </w:del>
      <w:del w:id="188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since any</w:delText>
        </w:r>
      </w:del>
      <w:del w:id="18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9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ins w:id="1892" w:author="PR Preview" w:date="2026-01-01T00:00:00Z">
        <w:r>
          <w:t xml:space="preserve">$\dim(\mathopen{}\left\{\mathord{\smash[b]{\underset{\raise.3ex\hbox{$\scriptstyle\sim$}}{0}}\vphantom{0}}\right\}\mathclose{}) = 0$</w:t>
        </w:r>
      </w:ins>
      <w:ins w:id="1893" w:author="PR Preview" w:date="2026-01-01T00:00:00Z">
        <w:r>
          <w:t xml:space="preserve">, by the convention in</w:t>
        </w:r>
      </w:ins>
      <w:ins w:id="1894" w:author="PR Preview" w:date="2026-01-01T00:00:00Z">
        <w:r>
          <w:t xml:space="preserve"> </w:t>
        </w:r>
      </w:ins>
      <w:hyperlink w:anchor="def-dimension">
        <w:ins w:id="18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8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897" w:author="PR Preview" w:date="2026-01-01T00:00:00Z">
        <w:r>
          <w:t xml:space="preserve">, by</w:t>
        </w:r>
      </w:ins>
      <w:ins w:id="1898" w:author="PR Preview" w:date="2026-01-01T00:00:00Z">
        <w:r>
          <w:t xml:space="preserve"> </w:t>
        </w:r>
      </w:ins>
      <w:hyperlink w:anchor="exm-basis">
        <w:ins w:id="189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900" w:author="PR Preview" w:date="2026-01-01T00:00:00Z">
        <w:r>
          <w:t xml:space="preserve">.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More generally,</w:t>
        </w:r>
      </w:ins>
      <w:ins w:id="190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904" w:author="PR Preview" w:date="2026-01-01T00:00:00Z">
        <w:r>
          <w:t xml:space="preserve">: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the indicator vectors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(</w:t>
        </w:r>
      </w:ins>
      <w:hyperlink r:id="rId52">
        <w:ins w:id="1911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912" w:author="PR Preview" w:date="2026-01-01T00:00:00Z">
        <w:r>
          <w:t xml:space="preserve">)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are linearly independent,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since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$c_1 \mathord{\smash[b]{\underset{\raise.3ex\hbox{$\scriptstyle\sim$}}{e}}\vphantom{e}}_1 + \cdots + c_p \mathord{\smash[b]{\underset{\raise.3ex\hbox{$\scriptstyle\sim$}}{e}}\vphantom{e}}_p = (c_1, \ldots, c_p)$</w:t>
        </w:r>
      </w:ins>
      <w:ins w:id="1919" w:author="PR Preview" w:date="2026-01-01T00:00:00Z">
        <w:r>
          <w:t xml:space="preserve">,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which is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$\mathord{\smash[b]{\underset{\raise.3ex\hbox{$\scriptstyle\sim$}}{0}}\vphantom{0}}_p$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only if every</w:t>
        </w:r>
      </w:ins>
      <w:ins w:id="19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27" w:author="PR Preview" w:date="2026-01-01T00:00:00Z">
        <w:r>
          <w:t xml:space="preserve">;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and they span</w:t>
        </w:r>
      </w:ins>
      <w:ins w:id="19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31" w:author="PR Preview" w:date="2026-01-01T00:00:00Z">
        <w:r>
          <w:t xml:space="preserve">,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since any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  </w:r>
      </w:ins>
      <w:ins w:id="19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del w:id="1937" w:author="PR Preview" w:date="2026-01-01T00:00:00Z">
        <w:r>
          <w:rPr>
            <w:b/>
            <w:bCs/>
          </w:rPr>
          <w:delText xml:space="preserve">Theorem 8 (Adding a vector outside the span keeps a list independent)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If</w:delText>
        </w:r>
      </w:del>
      <w:del w:id="19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are linearly independent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(</w:delText>
        </w:r>
      </w:del>
      <w:hyperlink w:anchor="def-linearly-independent">
        <w:del w:id="194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946" w:author="PR Preview" w:date="2026-01-01T00:00:00Z">
        <w:r>
          <w:delText xml:space="preserve">)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and</w:delText>
        </w:r>
      </w:del>
      <w:del w:id="194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is not in</w:delText>
        </w:r>
      </w:del>
      <w:del w:id="195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(</w:delText>
        </w:r>
      </w:del>
      <w:hyperlink w:anchor="def-span">
        <w:del w:id="195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956" w:author="PR Preview" w:date="2026-01-01T00:00:00Z">
        <w:r>
          <w:delText xml:space="preserve">),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then</w:delText>
        </w:r>
      </w:del>
      <w:del w:id="195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are linearly independent.</w:delText>
        </w:r>
      </w:del>
    </w:p>
    <w:p>
      <w:pPr>
        <w:pStyle w:val="BodyText"/>
      </w:pPr>
      <w:del w:id="1962" w:author="PR Preview" w:date="2026-01-01T00:00:00Z">
        <w:r>
          <w:rPr>
            <w:i/>
            <w:iCs/>
          </w:rPr>
          <w:delText xml:space="preserve">Proof</w:delText>
        </w:r>
      </w:del>
      <w:del w:id="1963" w:author="PR Preview" w:date="2026-01-01T00:00:00Z">
        <w:r>
          <w:delText xml:space="preserve">. </w:delText>
        </w:r>
      </w:del>
      <w:del w:id="1964" w:author="PR Preview" w:date="2026-01-01T00:00:00Z">
        <w:r>
          <w:delText xml:space="preserve">Suppose</w:delText>
        </w:r>
      </w:del>
      <w:del w:id="196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6" w:author="PR Preview" w:date="2026-01-01T00:00:00Z">
        <w:r>
          <w:delText xml:space="preserve">.</w:delText>
        </w:r>
      </w:del>
    </w:p>
    <w:p>
      <w:pPr>
        <w:pStyle w:val="FirstParagraph"/>
      </w:pPr>
      <w:ins w:id="1967" w:author="PR Preview" w:date="2026-01-01T00:00:00Z">
        <w:r>
          <w:rPr>
            <w:b/>
            <w:bCs/>
          </w:rPr>
          <w:t xml:space="preserve">Theorem 8 (Adding a vector outside the span keeps a list independent)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If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are linearly independent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(</w:t>
        </w:r>
      </w:ins>
      <w:hyperlink w:anchor="def-linearly-independent">
        <w:ins w:id="197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77" w:author="PR Preview" w:date="2026-01-01T00:00:00Z">
        <w:r>
          <w:t xml:space="preserve">)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and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$\mathord{\smash[b]{\underset{\raise.3ex\hbox{$\scriptstyle\sim$}}{w}}\vphantom{w}}$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is not in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(</w:t>
        </w:r>
      </w:ins>
      <w:hyperlink w:anchor="def-span">
        <w:ins w:id="19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89" w:author="PR Preview" w:date="2026-01-01T00:00:00Z">
        <w:r>
          <w:t xml:space="preserve">),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then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are linearly independent.</w:t>
        </w:r>
      </w:ins>
    </w:p>
    <w:bookmarkEnd w:id="54"/>
    <w:p>
      <w:pPr>
        <w:pStyle w:val="BodyText"/>
      </w:pPr>
      <w:ins w:id="1996" w:author="PR Preview" w:date="2026-01-01T00:00:00Z">
        <w:r>
          <w:rPr>
            <w:i/>
            <w:iCs/>
          </w:rPr>
          <w:t xml:space="preserve">Proof</w:t>
        </w:r>
      </w:ins>
      <w:ins w:id="1997" w:author="PR Preview" w:date="2026-01-01T00:00:00Z">
        <w:r>
          <w:t xml:space="preserve">. </w:t>
        </w:r>
      </w:ins>
      <w:ins w:id="1998" w:author="PR Preview" w:date="2026-01-01T00:00:00Z">
        <w:r>
          <w:t xml:space="preserve">Suppose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  </w:r>
      </w:ins>
      <w:ins w:id="200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02" w:author="PR Preview" w:date="2026-01-01T00:00:00Z">
        <w:r>
          <w:delText xml:space="preserve">which puts</w:delText>
        </w:r>
      </w:del>
      <w:del w:id="200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in</w:delText>
        </w:r>
      </w:del>
      <w:del w:id="2006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007" w:author="PR Preview" w:date="2026-01-01T00:00:00Z">
        <w:r>
          <w:delText xml:space="preserve">,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contrary to the assumption.</w:delText>
        </w:r>
      </w:del>
    </w:p>
    <w:p>
      <w:pPr>
        <w:pStyle w:val="BodyText"/>
      </w:pPr>
      <w:del w:id="2010" w:author="PR Preview" w:date="2026-01-01T00:00:00Z">
        <w:r>
          <w:rPr>
            <w:b/>
            <w:bCs/>
          </w:rPr>
          <w:delText xml:space="preserve">The other coefficients are</w:delText>
        </w:r>
      </w:del>
      <w:del w:id="2011" w:author="PR Preview" w:date="2026-01-01T00:00:00Z">
        <w:r>
          <w:rPr>
            <w:b/>
            <w:bCs/>
          </w:rPr>
          <w:delText xml:space="preserve"> </w:delText>
        </w:r>
      </w:del>
      <m:oMath>
        <m:r>
          <m:t>0</m:t>
        </m:r>
      </m:oMath>
      <w:del w:id="2012" w:author="PR Preview" w:date="2026-01-01T00:00:00Z">
        <w:r>
          <w:rPr>
            <w:b/>
            <w:bCs/>
          </w:rPr>
          <w:delText xml:space="preserve">.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With</w:delText>
        </w:r>
      </w:del>
      <w:del w:id="201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016" w:author="PR Preview" w:date="2026-01-01T00:00:00Z">
        <w:r>
          <w:delText xml:space="preserve">, the equation reads</w:delText>
        </w:r>
      </w:del>
      <w:del w:id="201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8" w:author="PR Preview" w:date="2026-01-01T00:00:00Z">
        <w:r>
          <w:delText xml:space="preserve">,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so every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022" w:author="PR Preview" w:date="2026-01-01T00:00:00Z">
        <w:r>
          <w:delText xml:space="preserve">,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because</w:delText>
        </w:r>
      </w:del>
      <w:del w:id="20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are linearly independent.</w:delText>
        </w:r>
      </w:del>
    </w:p>
    <w:p>
      <w:pPr>
        <w:pStyle w:val="BodyText"/>
      </w:pPr>
      <w:del w:id="2028" w:author="PR Preview" w:date="2026-01-01T00:00:00Z">
        <w:r>
          <w:rPr>
            <w:b/>
            <w:bCs/>
          </w:rPr>
          <w:delText xml:space="preserve">Example 17 (Adding</w:delText>
        </w:r>
      </w:del>
      <w:del w:id="202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30" w:author="PR Preview" w:date="2026-01-01T00:00:00Z">
        <w:r>
          <w:rPr>
            <w:b/>
            <w:bCs/>
          </w:rPr>
          <w:delText xml:space="preserve"> </w:delText>
        </w:r>
      </w:del>
      <w:del w:id="2031" w:author="PR Preview" w:date="2026-01-01T00:00:00Z">
        <w:r>
          <w:rPr>
            <w:b/>
            <w:bCs/>
          </w:rPr>
          <w:delText xml:space="preserve">to two independent vectors in</w:delText>
        </w:r>
      </w:del>
      <w:del w:id="203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033" w:author="PR Preview" w:date="2026-01-01T00:00:00Z">
        <w:r>
          <w:rPr>
            <w:b/>
            <w:bCs/>
          </w:rPr>
          <w:delText xml:space="preserve">)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The vectors</w:delText>
        </w:r>
      </w:del>
      <w:del w:id="20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and</w:delText>
        </w:r>
      </w:del>
      <w:del w:id="20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are linearly independent,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and their span is the plane</w:delText>
        </w:r>
      </w:del>
      <w:del w:id="204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(</w:delText>
        </w:r>
      </w:del>
      <w:hyperlink w:anchor="exm-span">
        <w:del w:id="204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048" w:author="PR Preview" w:date="2026-01-01T00:00:00Z">
        <w:r>
          <w:delText xml:space="preserve">).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The vector</w:delText>
        </w:r>
      </w:del>
      <w:del w:id="20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has third entry</w:delText>
        </w:r>
      </w:del>
      <w:del w:id="2054" w:author="PR Preview" w:date="2026-01-01T00:00:00Z">
        <w:r>
          <w:delText xml:space="preserve"> </w:delText>
        </w:r>
      </w:del>
      <m:oMath>
        <m:r>
          <m:t>1</m:t>
        </m:r>
      </m:oMath>
      <w:del w:id="2055" w:author="PR Preview" w:date="2026-01-01T00:00:00Z">
        <w:r>
          <w:delText xml:space="preserve">, so it is not in that plane,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and by</w:delText>
        </w:r>
      </w:del>
      <w:del w:id="2058" w:author="PR Preview" w:date="2026-01-01T00:00:00Z">
        <w:r>
          <w:delText xml:space="preserve"> </w:delText>
        </w:r>
      </w:del>
      <w:hyperlink w:anchor="thm-add-outside-span">
        <w:del w:id="205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the three vectors</w:delText>
        </w:r>
      </w:del>
      <w:del w:id="20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63" w:author="PR Preview" w:date="2026-01-01T00:00:00Z">
        <w:r>
          <w:delText xml:space="preserve">,</w:delText>
        </w:r>
      </w:del>
      <w:del w:id="20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65" w:author="PR Preview" w:date="2026-01-01T00:00:00Z">
        <w:r>
          <w:delText xml:space="preserve">,</w:delText>
        </w:r>
      </w:del>
      <w:del w:id="20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are linearly independent.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Adding</w:delText>
        </w:r>
      </w:del>
      <w:del w:id="20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instead would not work:</w:delText>
        </w:r>
      </w:del>
      <w:del w:id="20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is in the span,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and</w:delText>
        </w:r>
      </w:del>
      <w:del w:id="20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80" w:author="PR Preview" w:date="2026-01-01T00:00:00Z">
        <w:r>
          <w:delText xml:space="preserve">.</w:delText>
        </w:r>
      </w:del>
    </w:p>
    <w:p>
      <w:pPr>
        <w:pStyle w:val="BodyText"/>
      </w:pPr>
      <w:del w:id="2081" w:author="PR Preview" w:date="2026-01-01T00:00:00Z">
        <w:r>
          <w:rPr>
            <w:b/>
            <w:bCs/>
          </w:rPr>
          <w:delText xml:space="preserve">Theorem 9 (An independent list extends to a basis)</w:delText>
        </w:r>
      </w:del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If</w:delText>
        </w:r>
      </w:del>
      <w:del w:id="20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is a subspace of</w:delText>
        </w:r>
      </w:del>
      <w:del w:id="20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(</w:delText>
        </w:r>
      </w:del>
      <w:hyperlink w:anchor="def-subspace">
        <w:del w:id="209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091" w:author="PR Preview" w:date="2026-01-01T00:00:00Z">
        <w:r>
          <w:delText xml:space="preserve">)</w:delText>
        </w:r>
      </w:del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and</w:delText>
        </w:r>
      </w:del>
      <w:del w:id="209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are linearly independent (</w:delText>
        </w:r>
      </w:del>
      <w:hyperlink w:anchor="def-linearly-independent">
        <w:del w:id="209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98" w:author="PR Preview" w:date="2026-01-01T00:00:00Z">
        <w:r>
          <w:delText xml:space="preserve">),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then adding vectors of</w:delText>
        </w:r>
      </w:del>
      <w:del w:id="21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to the list</w:delText>
        </w:r>
      </w:del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gives a basis of</w:delText>
        </w:r>
      </w:del>
      <w:del w:id="21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(</w:delText>
        </w:r>
      </w:del>
      <w:hyperlink w:anchor="def-basis">
        <w:del w:id="210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10" w:author="PR Preview" w:date="2026-01-01T00:00:00Z">
        <w:r>
          <w:delText xml:space="preserve">).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Starting from the empty list shows that every subspace has a basis.</w:delText>
        </w:r>
      </w:del>
    </w:p>
    <w:p>
      <w:pPr>
        <w:pStyle w:val="BodyText"/>
      </w:pPr>
      <w:del w:id="2113" w:author="PR Preview" w:date="2026-01-01T00:00:00Z">
        <w:r>
          <w:rPr>
            <w:i/>
            <w:iCs/>
          </w:rPr>
          <w:delText xml:space="preserve">Proof</w:delText>
        </w:r>
      </w:del>
      <w:del w:id="2114" w:author="PR Preview" w:date="2026-01-01T00:00:00Z">
        <w:r>
          <w:delText xml:space="preserve">. </w:delText>
        </w:r>
      </w:del>
      <w:del w:id="2115" w:author="PR Preview" w:date="2026-01-01T00:00:00Z">
        <w:r>
          <w:delText xml:space="preserve">Repeat the following step.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If the current list spans</w:delText>
        </w:r>
      </w:del>
      <w:del w:id="21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19" w:author="PR Preview" w:date="2026-01-01T00:00:00Z">
        <w:r>
          <w:delText xml:space="preserve">, stop: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it is linearly independent and spans</w:delText>
        </w:r>
      </w:del>
      <w:del w:id="21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23" w:author="PR Preview" w:date="2026-01-01T00:00:00Z">
        <w:r>
          <w:delText xml:space="preserve">, so it is a basis.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Otherwise, some</w:delText>
        </w:r>
      </w:del>
      <w:del w:id="212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is not in the span of the current list;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add</w:delText>
        </w:r>
      </w:del>
      <w:del w:id="213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to the list,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which stays linearly independent by</w:delText>
        </w:r>
      </w:del>
      <w:del w:id="2136" w:author="PR Preview" w:date="2026-01-01T00:00:00Z">
        <w:r>
          <w:delText xml:space="preserve"> </w:delText>
        </w:r>
      </w:del>
      <w:hyperlink w:anchor="thm-add-outside-span">
        <w:del w:id="213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138" w:author="PR Preview" w:date="2026-01-01T00:00:00Z">
        <w:r>
          <w:delText xml:space="preserve">.</w:delText>
        </w:r>
      </w:del>
    </w:p>
    <w:p>
      <w:pPr>
        <w:pStyle w:val="BodyText"/>
      </w:pPr>
      <w:ins w:id="2139" w:author="PR Preview" w:date="2026-01-01T00:00:00Z">
        <w:r>
  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  </w:r>
      </w:ins>
    </w:p>
    <w:p>
      <w:pPr>
        <w:pStyle w:val="FirstParagraph"/>
      </w:pPr>
      <w:ins w:id="2140" w:author="PR Preview" w:date="2026-01-01T00:00:00Z">
        <w:r>
          <w:t xml:space="preserve">which puts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$\mathord{\smash[b]{\underset{\raise.3ex\hbox{$\scriptstyle\sim$}}{w}}\vphantom{w}}$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in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  </w:r>
      </w:ins>
      <w:ins w:id="2147" w:author="PR Preview" w:date="2026-01-01T00:00:00Z">
        <w:r>
          <w:t xml:space="preserve">,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contrary to the assumption.</w:t>
        </w:r>
      </w:ins>
    </w:p>
    <w:p>
      <w:pPr>
        <w:pStyle w:val="BodyText"/>
      </w:pPr>
      <w:ins w:id="2150" w:author="PR Preview" w:date="2026-01-01T00:00:00Z">
        <w:r>
          <w:rPr>
            <w:b/>
            <w:bCs/>
          </w:rPr>
          <w:t xml:space="preserve">The other coefficients are</w:t>
        </w:r>
      </w:ins>
      <w:ins w:id="2151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2152" w:author="PR Preview" w:date="2026-01-01T00:00:00Z">
        <w:r>
          <w:rPr>
            <w:b/>
            <w:bCs/>
          </w:rPr>
          <w:t xml:space="preserve">.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With</w:t>
        </w:r>
      </w:ins>
      <w:ins w:id="215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156" w:author="PR Preview" w:date="2026-01-01T00:00:00Z">
        <w:r>
          <w:t xml:space="preserve">, the equation reads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  </w:r>
      </w:ins>
      <w:ins w:id="2159" w:author="PR Preview" w:date="2026-01-01T00:00:00Z">
        <w:r>
          <w:t xml:space="preserve">,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so every</w:t>
        </w:r>
      </w:ins>
      <w:ins w:id="216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163" w:author="PR Preview" w:date="2026-01-01T00:00:00Z">
        <w:r>
          <w:t xml:space="preserve">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because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are linearly independent.</w:t>
        </w:r>
      </w:ins>
    </w:p>
    <w:bookmarkStart w:id="55" w:name="exm-add-outside-span"/>
    <w:p>
      <w:pPr>
        <w:pStyle w:val="BodyText"/>
      </w:pPr>
      <w:ins w:id="2170" w:author="PR Preview" w:date="2026-01-01T00:00:00Z">
        <w:r>
          <w:rPr>
            <w:b/>
            <w:bCs/>
          </w:rPr>
          <w:t xml:space="preserve">Example 17 (Adding</w:t>
        </w:r>
      </w:ins>
      <w:ins w:id="217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72" w:author="PR Preview" w:date="2026-01-01T00:00:00Z">
        <w:r>
          <w:rPr>
            <w:b/>
            <w:bCs/>
          </w:rPr>
          <w:t xml:space="preserve"> </w:t>
        </w:r>
      </w:ins>
      <w:ins w:id="2173" w:author="PR Preview" w:date="2026-01-01T00:00:00Z">
        <w:r>
          <w:rPr>
            <w:b/>
            <w:bCs/>
          </w:rPr>
          <w:t xml:space="preserve">to two independent vectors in</w:t>
        </w:r>
      </w:ins>
      <w:ins w:id="217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175" w:author="PR Preview" w:date="2026-01-01T00:00:00Z">
        <w:r>
          <w:rPr>
            <w:b/>
            <w:bCs/>
          </w:rPr>
          <w:t xml:space="preserve">)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The vectors</w:t>
        </w:r>
      </w:ins>
      <w:ins w:id="21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and</w:t>
        </w:r>
      </w:ins>
      <w:ins w:id="2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are linearly independent,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and their span is the plane</w:t>
        </w:r>
      </w:ins>
      <w:ins w:id="218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(</w:t>
        </w:r>
      </w:ins>
      <w:hyperlink w:anchor="exm-span">
        <w:ins w:id="218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190" w:author="PR Preview" w:date="2026-01-01T00:00:00Z">
        <w:r>
          <w:t xml:space="preserve">).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The vector</w:t>
        </w:r>
      </w:ins>
      <w:ins w:id="21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has third entry</w:t>
        </w:r>
      </w:ins>
      <w:ins w:id="2196" w:author="PR Preview" w:date="2026-01-01T00:00:00Z">
        <w:r>
          <w:t xml:space="preserve"> </w:t>
        </w:r>
      </w:ins>
      <m:oMath>
        <m:r>
          <m:t>1</m:t>
        </m:r>
      </m:oMath>
      <w:ins w:id="2197" w:author="PR Preview" w:date="2026-01-01T00:00:00Z">
        <w:r>
          <w:t xml:space="preserve">, so it is not in that plane,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and by</w:t>
        </w:r>
      </w:ins>
      <w:ins w:id="2200" w:author="PR Preview" w:date="2026-01-01T00:00:00Z">
        <w:r>
          <w:t xml:space="preserve"> </w:t>
        </w:r>
      </w:ins>
      <w:hyperlink w:anchor="thm-add-outside-span">
        <w:ins w:id="220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the three vectors</w:t>
        </w:r>
      </w:ins>
      <w:ins w:id="22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05" w:author="PR Preview" w:date="2026-01-01T00:00:00Z">
        <w:r>
          <w:t xml:space="preserve">,</w:t>
        </w:r>
      </w:ins>
      <w:ins w:id="22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07" w:author="PR Preview" w:date="2026-01-01T00:00:00Z">
        <w:r>
          <w:t xml:space="preserve">,</w:t>
        </w:r>
      </w:ins>
      <w:ins w:id="22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are linearly independent.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Adding</w:t>
        </w:r>
      </w:ins>
      <w:ins w:id="2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instead would not work:</w:t>
        </w:r>
      </w:ins>
      <w:ins w:id="22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is in the span,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and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$(1, 0, 0) + (0, 1, 0) - (1, 1, 0) = \mathord{\smash[b]{\underset{\raise.3ex\hbox{$\scriptstyle\sim$}}{0}}\vphantom{0}}$</w:t>
        </w:r>
      </w:ins>
      <w:ins w:id="2223" w:author="PR Preview" w:date="2026-01-01T00:00:00Z">
        <w:r>
          <w:t xml:space="preserve">.</w:t>
        </w:r>
      </w:ins>
    </w:p>
    <w:bookmarkEnd w:id="55"/>
    <w:bookmarkStart w:id="56" w:name="thm-extend-basis"/>
    <w:p>
      <w:pPr>
        <w:pStyle w:val="BodyText"/>
      </w:pPr>
      <w:ins w:id="2224" w:author="PR Preview" w:date="2026-01-01T00:00:00Z">
        <w:r>
          <w:rPr>
            <w:b/>
            <w:bCs/>
          </w:rPr>
          <w:t xml:space="preserve">Theorem 9 (An independent list extends to a basis)</w:t>
        </w:r>
      </w:ins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If</w:t>
        </w:r>
      </w:ins>
      <w:ins w:id="22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is a subspace of</w:t>
        </w:r>
      </w:ins>
      <w:ins w:id="22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(</w:t>
        </w:r>
      </w:ins>
      <w:hyperlink w:anchor="def-subspace">
        <w:ins w:id="223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234" w:author="PR Preview" w:date="2026-01-01T00:00:00Z">
        <w:r>
          <w:t xml:space="preserve">)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and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\mathcal{S}$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are linearly independent (</w:t>
        </w:r>
      </w:ins>
      <w:hyperlink w:anchor="def-linearly-independent">
        <w:ins w:id="224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242" w:author="PR Preview" w:date="2026-01-01T00:00:00Z">
        <w:r>
          <w:t xml:space="preserve">),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then adding vectors of</w:t>
        </w:r>
      </w:ins>
      <w:ins w:id="22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to the list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gives a basis of</w:t>
        </w:r>
      </w:ins>
      <w:ins w:id="22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(</w:t>
        </w:r>
      </w:ins>
      <w:hyperlink w:anchor="def-basis">
        <w:ins w:id="225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54" w:author="PR Preview" w:date="2026-01-01T00:00:00Z">
        <w:r>
          <w:t xml:space="preserve">).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Starting from the empty list shows that every subspace has a basis.</w:t>
        </w:r>
      </w:ins>
    </w:p>
    <w:bookmarkEnd w:id="56"/>
    <w:p>
      <w:pPr>
        <w:pStyle w:val="BodyText"/>
      </w:pPr>
      <w:ins w:id="2257" w:author="PR Preview" w:date="2026-01-01T00:00:00Z">
        <w:r>
          <w:rPr>
            <w:i/>
            <w:iCs/>
          </w:rPr>
          <w:t xml:space="preserve">Proof</w:t>
        </w:r>
      </w:ins>
      <w:ins w:id="2258" w:author="PR Preview" w:date="2026-01-01T00:00:00Z">
        <w:r>
          <w:t xml:space="preserve">. </w:t>
        </w:r>
      </w:ins>
      <w:ins w:id="2259" w:author="PR Preview" w:date="2026-01-01T00:00:00Z">
        <w:r>
          <w:t xml:space="preserve">Repeat the following step.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If the current list spans</w:t>
        </w:r>
      </w:ins>
      <w:ins w:id="22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3" w:author="PR Preview" w:date="2026-01-01T00:00:00Z">
        <w:r>
          <w:t xml:space="preserve">, stop: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it is linearly independent and spans</w:t>
        </w:r>
      </w:ins>
      <w:ins w:id="22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7" w:author="PR Preview" w:date="2026-01-01T00:00:00Z">
        <w:r>
          <w:t xml:space="preserve">, so it is a basis.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Otherwise, some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$\mathord{\smash[b]{\underset{\raise.3ex\hbox{$\scriptstyle\sim$}}{w}}\vphantom{w}} \in \mathcal{S}$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is not in the span of the current list;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add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$\mathord{\smash[b]{\underset{\raise.3ex\hbox{$\scriptstyle\sim$}}{w}}\vphantom{w}}$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to the list,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which stays linearly independent by</w:t>
        </w:r>
      </w:ins>
      <w:ins w:id="2282" w:author="PR Preview" w:date="2026-01-01T00:00:00Z">
        <w:r>
          <w:t xml:space="preserve"> </w:t>
        </w:r>
      </w:ins>
      <w:hyperlink w:anchor="thm-add-outside-span">
        <w:ins w:id="228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284" w:author="PR Preview" w:date="2026-01-01T00:00:00Z">
        <w:r>
          <w:t xml:space="preserve">.</w:t>
        </w:r>
      </w:ins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del w:id="2285" w:author="PR Preview" w:date="2026-01-01T00:00:00Z">
        <w:r>
          <w:delText xml:space="preserve">For the empty list, which is linearly independent and spans</w:delText>
        </w:r>
      </w:del>
      <w:del w:id="22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by the conventions in</w:delText>
        </w:r>
      </w:del>
      <w:del w:id="2289" w:author="PR Preview" w:date="2026-01-01T00:00:00Z">
        <w:r>
          <w:delText xml:space="preserve"> </w:delText>
        </w:r>
      </w:del>
      <w:hyperlink w:anchor="def-span">
        <w:del w:id="229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291" w:author="PR Preview" w:date="2026-01-01T00:00:00Z">
        <w:r>
          <w:delText xml:space="preserve">,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the first step asks whether</w:delText>
        </w:r>
      </w:del>
      <w:del w:id="22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295" w:author="PR Preview" w:date="2026-01-01T00:00:00Z">
        <w:r>
          <w:delText xml:space="preserve">: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if so, the empty list is already a basis;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if not, the process adds vectors as described.</w:delText>
        </w:r>
      </w:del>
    </w:p>
    <w:p>
      <w:pPr>
        <w:pStyle w:val="BodyText"/>
      </w:pPr>
      <w:ins w:id="2300" w:author="PR Preview" w:date="2026-01-01T00:00:00Z">
        <w:r>
          <w:t xml:space="preserve">For the empty list, which is linearly independent and spans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by the conventions in</w:t>
        </w:r>
      </w:ins>
      <w:ins w:id="2305" w:author="PR Preview" w:date="2026-01-01T00:00:00Z">
        <w:r>
          <w:t xml:space="preserve"> </w:t>
        </w:r>
      </w:ins>
      <w:hyperlink w:anchor="def-span">
        <w:ins w:id="230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307" w:author="PR Preview" w:date="2026-01-01T00:00:00Z">
        <w:r>
          <w:t xml:space="preserve">,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the first step asks whether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312" w:author="PR Preview" w:date="2026-01-01T00:00:00Z">
        <w:r>
          <w:t xml:space="preserve">: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if so, the empty list is already a basis;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if not, the process adds vectors as described.</w:t>
        </w:r>
      </w:ins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del w:id="2317" w:author="PR Preview" w:date="2026-01-01T00:00:00Z">
        <w:r>
          <w:rPr>
            <w:i/>
            <w:iCs/>
          </w:rPr>
          <w:delText xml:space="preserve">Proof</w:delText>
        </w:r>
      </w:del>
      <w:del w:id="2318" w:author="PR Preview" w:date="2026-01-01T00:00:00Z">
        <w:r>
          <w:delText xml:space="preserve">. </w:delText>
        </w:r>
      </w:del>
      <w:del w:id="2319" w:author="PR Preview" w:date="2026-01-01T00:00:00Z">
        <w:r>
          <w:rPr>
            <w:b/>
            <w:bCs/>
          </w:rPr>
          <w:delText xml:space="preserve">Part 1.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If</w:delText>
        </w:r>
      </w:del>
      <w:del w:id="232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323" w:author="PR Preview" w:date="2026-01-01T00:00:00Z">
        <w:r>
          <w:delText xml:space="preserve">, then</w:delText>
        </w:r>
      </w:del>
      <w:del w:id="23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325" w:author="PR Preview" w:date="2026-01-01T00:00:00Z">
        <w:r>
          <w:delText xml:space="preserve">,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so every vector in a nonempty list from</w:delText>
        </w:r>
      </w:del>
      <w:del w:id="23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is</w:delText>
        </w:r>
      </w:del>
      <w:del w:id="233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2" w:author="PR Preview" w:date="2026-01-01T00:00:00Z">
        <w:r>
          <w:delText xml:space="preserve">,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and</w:delText>
        </w:r>
      </w:del>
      <w:del w:id="233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shows the list is not linearly independent;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only the empty list, with</w:delText>
        </w:r>
      </w:del>
      <w:del w:id="234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t>d</m:t>
        </m:r>
      </m:oMath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vectors, is.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Now let</w:delText>
        </w:r>
      </w:del>
      <w:del w:id="234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2346" w:author="PR Preview" w:date="2026-01-01T00:00:00Z">
        <w:r>
          <w:delText xml:space="preserve">, and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let</w:delText>
        </w:r>
      </w:del>
      <w:del w:id="23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be a basis of</w:delText>
        </w:r>
      </w:del>
      <w:del w:id="23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53" w:author="PR Preview" w:date="2026-01-01T00:00:00Z">
        <w:r>
          <w:delText xml:space="preserve">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and let</w:delText>
        </w:r>
      </w:del>
      <w:del w:id="23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be linearly independent.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Each</w:delText>
        </w:r>
      </w:del>
      <w:del w:id="236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is in</w:delText>
        </w:r>
      </w:del>
      <w:del w:id="23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65" w:author="PR Preview" w:date="2026-01-01T00:00:00Z">
        <w:r>
          <w:delText xml:space="preserve">,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so</w:delText>
        </w:r>
      </w:del>
      <w:del w:id="23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for some coordinate vector</w:delText>
        </w:r>
      </w:del>
      <w:del w:id="237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del w:id="2372" w:author="PR Preview" w:date="2026-01-01T00:00:00Z">
        <w:r>
          <w:delText xml:space="preserve">.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Suppose</w:delText>
        </w:r>
      </w:del>
      <w:del w:id="23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d</m:t>
        </m:r>
      </m:oMath>
      <w:del w:id="2376" w:author="PR Preview" w:date="2026-01-01T00:00:00Z">
        <w:r>
          <w:delText xml:space="preserve">.</w:delText>
        </w:r>
      </w:del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Then</w:delText>
        </w:r>
      </w:del>
      <w:del w:id="23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are</w:delText>
        </w:r>
      </w:del>
      <w:del w:id="238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d</m:t>
        </m:r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vectors in</w:delText>
        </w:r>
      </w:del>
      <w:del w:id="238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del w:id="2386" w:author="PR Preview" w:date="2026-01-01T00:00:00Z">
        <w:r>
          <w:delText xml:space="preserve">,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so some</w:delText>
        </w:r>
      </w:del>
      <w:del w:id="23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del w:id="2390" w:author="PR Preview" w:date="2026-01-01T00:00:00Z">
        <w:r>
          <w:delText xml:space="preserve">, not all zero,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satisfy</w:delText>
        </w:r>
      </w:del>
      <w:del w:id="23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(</w:delText>
        </w:r>
      </w:del>
      <w:hyperlink w:anchor="thm-many-vectors-dependent">
        <w:del w:id="239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397" w:author="PR Preview" w:date="2026-01-01T00:00:00Z">
        <w:r>
          <w:delText xml:space="preserve">);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entry</w:delText>
        </w:r>
      </w:del>
      <w:del w:id="2400" w:author="PR Preview" w:date="2026-01-01T00:00:00Z">
        <w:r>
          <w:delText xml:space="preserve"> </w:delText>
        </w:r>
      </w:del>
      <m:oMath>
        <m:r>
          <m:t>i</m:t>
        </m:r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of that equation says</w:delText>
        </w:r>
      </w:del>
      <w:del w:id="240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2404" w:author="PR Preview" w:date="2026-01-01T00:00:00Z">
        <w:r>
          <w:delText xml:space="preserve">.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07" w:author="PR Preview" w:date="2026-01-01T00:00:00Z">
        <w:r>
          <w:delText xml:space="preserve">a combination of</w:delText>
        </w:r>
      </w:del>
      <w:del w:id="240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with coefficients not all zero that equals</w:delText>
        </w:r>
      </w:del>
      <w:del w:id="241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412" w:author="PR Preview" w:date="2026-01-01T00:00:00Z">
        <w:r>
          <w:delText xml:space="preserve">.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That contradicts their linear independence, so</w:delText>
        </w:r>
      </w:del>
      <w:del w:id="24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≤</m:t>
        </m:r>
        <m:r>
          <m:t>d</m:t>
        </m:r>
      </m:oMath>
      <w:del w:id="2416" w:author="PR Preview" w:date="2026-01-01T00:00:00Z">
        <w:r>
          <w:delText xml:space="preserve">.</w:delText>
        </w:r>
      </w:del>
    </w:p>
    <w:p>
      <w:pPr>
        <w:pStyle w:val="FirstParagraph"/>
      </w:pPr>
      <w:ins w:id="2417" w:author="PR Preview" w:date="2026-01-01T00:00:00Z">
        <w:r>
          <w:rPr>
            <w:i/>
            <w:iCs/>
          </w:rPr>
          <w:t xml:space="preserve">Proof</w:t>
        </w:r>
      </w:ins>
      <w:ins w:id="2418" w:author="PR Preview" w:date="2026-01-01T00:00:00Z">
        <w:r>
          <w:t xml:space="preserve">. </w:t>
        </w:r>
      </w:ins>
      <w:ins w:id="2419" w:author="PR Preview" w:date="2026-01-01T00:00:00Z">
        <w:r>
          <w:rPr>
            <w:b/>
            <w:bCs/>
          </w:rPr>
          <w:t xml:space="preserve">Part 1.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If</w:t>
        </w:r>
      </w:ins>
      <w:ins w:id="242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423" w:author="PR Preview" w:date="2026-01-01T00:00:00Z">
        <w:r>
          <w:t xml:space="preserve">, then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426" w:author="PR Preview" w:date="2026-01-01T00:00:00Z">
        <w:r>
          <w:t xml:space="preserve">,</w:t>
        </w:r>
      </w:ins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so every vector in a nonempty list from</w:t>
        </w:r>
      </w:ins>
      <w:ins w:id="24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is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$\mathord{\smash[b]{\underset{\raise.3ex\hbox{$\scriptstyle\sim$}}{0}}\vphantom{0}}$</w:t>
        </w:r>
      </w:ins>
      <w:ins w:id="2434" w:author="PR Preview" w:date="2026-01-01T00:00:00Z">
        <w:r>
          <w:t xml:space="preserve">,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and</w:t>
        </w:r>
      </w:ins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$1 \cdot\mathord{\smash[b]{\underset{\raise.3ex\hbox{$\scriptstyle\sim$}}{0}}\vphantom{0}}= \mathord{\smash[b]{\underset{\raise.3ex\hbox{$\scriptstyle\sim$}}{0}}\vphantom{0}}$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shows the list is not linearly independent;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only the empty list, with</w:t>
        </w:r>
      </w:ins>
      <w:ins w:id="244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d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vectors, is.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Now let</w:t>
        </w:r>
      </w:ins>
      <w:ins w:id="244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449" w:author="PR Preview" w:date="2026-01-01T00:00:00Z">
        <w:r>
          <w:t xml:space="preserve">, and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let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\mathord{\smash[b]{\underset{\raise.3ex\hbox{$\scriptstyle\sim$}}{a}}\vphantom{a}}_d$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be a basis of</w:t>
        </w:r>
      </w:ins>
      <w:ins w:id="24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57" w:author="PR Preview" w:date="2026-01-01T00:00:00Z">
        <w:r>
          <w:t xml:space="preserve">,</w:t>
        </w:r>
      </w:ins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and let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\mathord{\smash[b]{\underset{\raise.3ex\hbox{$\scriptstyle\sim$}}{u}}\vphantom{u}}_k \in \mathcal{S}$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be linearly independent.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Each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$\mathord{\smash[b]{\underset{\raise.3ex\hbox{$\scriptstyle\sim$}}{u}}\vphantom{u}}_j$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is in</w:t>
        </w:r>
      </w:ins>
      <w:ins w:id="24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71" w:author="PR Preview" w:date="2026-01-01T00:00:00Z">
        <w:r>
          <w:t xml:space="preserve">,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so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for some coordinate vector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$\mathord{\smash[b]{\underset{\raise.3ex\hbox{$\scriptstyle\sim$}}{c}}\vphantom{c}}_j = (c_{1j}, \ldots, c_{dj}) \in \mathbb{R}^d$</w:t>
        </w:r>
      </w:ins>
      <w:ins w:id="2480" w:author="PR Preview" w:date="2026-01-01T00:00:00Z">
        <w:r>
          <w:t xml:space="preserve">.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Suppose</w:t>
        </w:r>
      </w:ins>
      <w:ins w:id="24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d</m:t>
        </m:r>
      </m:oMath>
      <w:ins w:id="2484" w:author="PR Preview" w:date="2026-01-01T00:00:00Z">
        <w:r>
          <w:t xml:space="preserve">.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Then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\mathord{\smash[b]{\underset{\raise.3ex\hbox{$\scriptstyle\sim$}}{c}}\vphantom{c}}_k$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are</w:t>
        </w:r>
      </w:ins>
      <w:ins w:id="24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d</m:t>
        </m:r>
      </m:oMath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vectors in</w:t>
        </w:r>
      </w:ins>
      <w:ins w:id="24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ins w:id="2495" w:author="PR Preview" w:date="2026-01-01T00:00:00Z">
        <w:r>
          <w:t xml:space="preserve">,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so some</w:t>
        </w:r>
      </w:ins>
      <w:ins w:id="24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ins w:id="2499" w:author="PR Preview" w:date="2026-01-01T00:00:00Z">
        <w:r>
          <w:t xml:space="preserve">, not all zero,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satisfy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(</w:t>
        </w:r>
      </w:ins>
      <w:hyperlink w:anchor="thm-many-vectors-dependent">
        <w:ins w:id="250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507" w:author="PR Preview" w:date="2026-01-01T00:00:00Z">
        <w:r>
          <w:t xml:space="preserve">);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entry</w:t>
        </w:r>
      </w:ins>
      <w:ins w:id="2510" w:author="PR Preview" w:date="2026-01-01T00:00:00Z">
        <w:r>
          <w:t xml:space="preserve"> </w:t>
        </w:r>
      </w:ins>
      <m:oMath>
        <m:r>
          <m:t>i</m:t>
        </m:r>
      </m:oMath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of that equation says</w:t>
        </w:r>
      </w:ins>
      <w:ins w:id="251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514" w:author="PR Preview" w:date="2026-01-01T00:00:00Z">
        <w:r>
          <w:t xml:space="preserve">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Then</w:t>
        </w:r>
      </w:ins>
    </w:p>
    <w:p>
      <w:pPr>
        <w:pStyle w:val="BodyText"/>
      </w:pPr>
      <w:ins w:id="2517" w:author="PR Preview" w:date="2026-01-01T00:00:00Z">
        <w:r>
  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  </w:r>
      </w:ins>
    </w:p>
    <w:p>
      <w:pPr>
        <w:pStyle w:val="FirstParagraph"/>
      </w:pPr>
      <w:ins w:id="2518" w:author="PR Preview" w:date="2026-01-01T00:00:00Z">
        <w:r>
          <w:t xml:space="preserve">a combination of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\mathord{\smash[b]{\underset{\raise.3ex\hbox{$\scriptstyle\sim$}}{u}}\vphantom{u}}_k$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with coefficients not all zero that equals</w:t>
        </w:r>
      </w:ins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$\mathord{\smash[b]{\underset{\raise.3ex\hbox{$\scriptstyle\sim$}}{0}}\vphantom{0}}_p$</w:t>
        </w:r>
      </w:ins>
      <w:ins w:id="2525" w:author="PR Preview" w:date="2026-01-01T00:00:00Z">
        <w:r>
          <w:t xml:space="preserve">.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That contradicts their linear independence, so</w:t>
        </w:r>
      </w:ins>
      <w:ins w:id="25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d</m:t>
        </m:r>
      </m:oMath>
      <w:ins w:id="252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del w:id="2530" w:author="PR Preview" w:date="2026-01-01T00:00:00Z">
        <w:r>
          <w:rPr>
            <w:b/>
            <w:bCs/>
          </w:rPr>
          <w:delText xml:space="preserve">Example 19 (Subspaces of a plane have dimension at most two)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The plane</w:delText>
        </w:r>
      </w:del>
      <w:del w:id="25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in</w:delText>
        </w:r>
      </w:del>
      <w:del w:id="253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has dimension</w:delText>
        </w:r>
      </w:del>
      <w:del w:id="2539" w:author="PR Preview" w:date="2026-01-01T00:00:00Z">
        <w:r>
          <w:delText xml:space="preserve"> </w:delText>
        </w:r>
      </w:del>
      <m:oMath>
        <m:r>
          <m:t>2</m:t>
        </m:r>
      </m:oMath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(</w:delText>
        </w:r>
      </w:del>
      <w:hyperlink w:anchor="exm-dimension">
        <w:del w:id="2542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543" w:author="PR Preview" w:date="2026-01-01T00:00:00Z">
        <w:r>
          <w:delText xml:space="preserve">).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By</w:delText>
        </w:r>
      </w:del>
      <w:del w:id="2546" w:author="PR Preview" w:date="2026-01-01T00:00:00Z">
        <w:r>
          <w:delText xml:space="preserve"> </w:delText>
        </w:r>
      </w:del>
      <w:hyperlink w:anchor="thm-dim-bound">
        <w:del w:id="254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548" w:author="PR Preview" w:date="2026-01-01T00:00:00Z">
        <w:r>
          <w:delText xml:space="preserve">,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no three vectors with third entry</w:delText>
        </w:r>
      </w:del>
      <w:del w:id="2551" w:author="PR Preview" w:date="2026-01-01T00:00:00Z">
        <w:r>
          <w:delText xml:space="preserve"> </w:delText>
        </w:r>
      </w:del>
      <m:oMath>
        <m:r>
          <m:t>0</m:t>
        </m:r>
      </m:oMath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are linearly independent;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for instance,</w:delText>
        </w:r>
      </w:del>
      <w:del w:id="25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57" w:author="PR Preview" w:date="2026-01-01T00:00:00Z">
        <w:r>
          <w:delText xml:space="preserve">.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The line</w:delText>
        </w:r>
      </w:del>
      <w:del w:id="25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lies in</w:delText>
        </w:r>
      </w:del>
      <w:del w:id="25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564" w:author="PR Preview" w:date="2026-01-01T00:00:00Z">
        <w:r>
          <w:delText xml:space="preserve">,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and</w:delText>
        </w:r>
      </w:del>
    </w:p>
    <w:p>
      <w:pPr>
        <w:pStyle w:val="BodyText"/>
      </w:pPr>
      <w:ins w:id="2567" w:author="PR Preview" w:date="2026-01-01T00:00:00Z">
        <w:r>
          <w:rPr>
            <w:b/>
            <w:bCs/>
          </w:rPr>
          <w:t xml:space="preserve">Example 19 (Subspaces of a plane have dimension at most two)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The plane</w:t>
        </w:r>
      </w:ins>
      <w:ins w:id="25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in</w:t>
        </w:r>
      </w:ins>
      <w:ins w:id="25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has dimension</w:t>
        </w:r>
      </w:ins>
      <w:ins w:id="2576" w:author="PR Preview" w:date="2026-01-01T00:00:00Z">
        <w:r>
          <w:t xml:space="preserve"> </w:t>
        </w:r>
      </w:ins>
      <m:oMath>
        <m:r>
          <m:t>2</m:t>
        </m:r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(</w:t>
        </w:r>
      </w:ins>
      <w:hyperlink w:anchor="exm-dimension">
        <w:ins w:id="257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580" w:author="PR Preview" w:date="2026-01-01T00:00:00Z">
        <w:r>
          <w:t xml:space="preserve">).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By</w:t>
        </w:r>
      </w:ins>
      <w:ins w:id="2583" w:author="PR Preview" w:date="2026-01-01T00:00:00Z">
        <w:r>
          <w:t xml:space="preserve"> </w:t>
        </w:r>
      </w:ins>
      <w:hyperlink w:anchor="thm-dim-bound">
        <w:ins w:id="258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585" w:author="PR Preview" w:date="2026-01-01T00:00:00Z">
        <w:r>
          <w:t xml:space="preserve">,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no three vectors with third entry</w:t>
        </w:r>
      </w:ins>
      <w:ins w:id="2588" w:author="PR Preview" w:date="2026-01-01T00:00:00Z">
        <w:r>
          <w:t xml:space="preserve"> </w:t>
        </w:r>
      </w:ins>
      <m:oMath>
        <m:r>
          <m:t>0</m:t>
        </m:r>
      </m:oMath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are linearly independent;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for instance,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$(1, 0, 0) + (0, 1, 0) - (1, 1, 0) = \mathord{\smash[b]{\underset{\raise.3ex\hbox{$\scriptstyle\sim$}}{0}}\vphantom{0}}$</w:t>
        </w:r>
      </w:ins>
      <w:ins w:id="2595" w:author="PR Preview" w:date="2026-01-01T00:00:00Z">
        <w:r>
          <w:t xml:space="preserve">.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 line</w:t>
        </w:r>
      </w:ins>
      <w:ins w:id="25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lies in</w:t>
        </w:r>
      </w:ins>
      <w:ins w:id="26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02" w:author="PR Preview" w:date="2026-01-01T00:00:00Z">
        <w:r>
          <w:t xml:space="preserve">,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del w:id="2605" w:author="PR Preview" w:date="2026-01-01T00:00:00Z">
        <w:r>
          <w:rPr>
            <w:i/>
            <w:iCs/>
          </w:rPr>
          <w:delText xml:space="preserve">Proof</w:delText>
        </w:r>
      </w:del>
      <w:del w:id="2606" w:author="PR Preview" w:date="2026-01-01T00:00:00Z">
        <w:r>
          <w:delText xml:space="preserve">. </w:delText>
        </w:r>
      </w:del>
      <w:del w:id="2607" w:author="PR Preview" w:date="2026-01-01T00:00:00Z">
        <w:r>
          <w:delText xml:space="preserve">Let</w:delText>
        </w:r>
      </w:del>
      <w:del w:id="260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,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and let</w:delText>
        </w:r>
      </w:del>
      <w:del w:id="261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be a basis of</w:delText>
        </w:r>
      </w:del>
      <w:del w:id="26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(</w:delText>
        </w:r>
      </w:del>
      <w:hyperlink w:anchor="thm-extend-basis">
        <w:del w:id="261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619" w:author="PR Preview" w:date="2026-01-01T00:00:00Z">
        <w:r>
          <w:delText xml:space="preserve">);</w:delText>
        </w:r>
      </w:del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it has</w:delText>
        </w:r>
      </w:del>
      <w:del w:id="2622" w:author="PR Preview" w:date="2026-01-01T00:00:00Z">
        <w:r>
          <w:delText xml:space="preserve"> </w:delText>
        </w:r>
      </w:del>
      <m:oMath>
        <m:r>
          <m:t>d</m:t>
        </m:r>
      </m:oMath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vectors because</w:delText>
        </w:r>
      </w:del>
      <w:del w:id="262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del w:id="2626" w:author="PR Preview" w:date="2026-01-01T00:00:00Z">
        <w:r>
          <w:delText xml:space="preserve">.</w:delText>
        </w:r>
      </w:del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(When</w:delText>
        </w:r>
      </w:del>
      <w:del w:id="262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it is the empty list,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whose span is</w:delText>
        </w:r>
      </w:del>
      <w:del w:id="26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by the convention in</w:delText>
        </w:r>
      </w:del>
      <w:del w:id="2637" w:author="PR Preview" w:date="2026-01-01T00:00:00Z">
        <w:r>
          <w:delText xml:space="preserve"> </w:delText>
        </w:r>
      </w:del>
      <w:hyperlink w:anchor="def-span">
        <w:del w:id="263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639" w:author="PR Preview" w:date="2026-01-01T00:00:00Z">
        <w:r>
          <w:delText xml:space="preserve">,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and the argument is unchanged.)</w:delText>
        </w:r>
      </w:del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Suppose some</w:delText>
        </w:r>
      </w:del>
      <w:del w:id="2644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is not in</w:delText>
        </w:r>
      </w:del>
      <w:del w:id="2647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del w:id="2648" w:author="PR Preview" w:date="2026-01-01T00:00:00Z">
        <w:r>
          <w:delText xml:space="preserve">.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Then</w:delText>
        </w:r>
      </w:del>
      <w:del w:id="265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are linearly independent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(</w:delText>
        </w:r>
      </w:del>
      <w:hyperlink w:anchor="thm-add-outside-span">
        <w:del w:id="265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657" w:author="PR Preview" w:date="2026-01-01T00:00:00Z">
        <w:r>
          <w:delText xml:space="preserve">),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and they are</w:delText>
        </w:r>
      </w:del>
      <w:del w:id="266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vectors of</w:delText>
        </w:r>
      </w:del>
      <w:del w:id="26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64" w:author="PR Preview" w:date="2026-01-01T00:00:00Z">
        <w:r>
          <w:delText xml:space="preserve">,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which contradicts part 1 of</w:delText>
        </w:r>
      </w:del>
      <w:del w:id="2667" w:author="PR Preview" w:date="2026-01-01T00:00:00Z">
        <w:r>
          <w:delText xml:space="preserve"> </w:delText>
        </w:r>
      </w:del>
      <w:hyperlink w:anchor="thm-dim-bound">
        <w:del w:id="266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669" w:author="PR Preview" w:date="2026-01-01T00:00:00Z">
        <w:r>
          <w:delText xml:space="preserve">.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So every vector of</w:delText>
        </w:r>
      </w:del>
      <w:del w:id="26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is in</w:delText>
        </w:r>
      </w:del>
      <w:del w:id="26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676" w:author="PR Preview" w:date="2026-01-01T00:00:00Z">
        <w:r>
          <w:delText xml:space="preserve">,</w:delText>
        </w:r>
      </w:del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that is,</w:delText>
        </w:r>
      </w:del>
      <w:del w:id="26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del w:id="2680" w:author="PR Preview" w:date="2026-01-01T00:00:00Z">
        <w:r>
          <w:delText xml:space="preserve">.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Together with</w:delText>
        </w:r>
      </w:del>
      <w:del w:id="26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del w:id="2684" w:author="PR Preview" w:date="2026-01-01T00:00:00Z">
        <w:r>
          <w:delText xml:space="preserve">,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this inclusion gives</w:delText>
        </w:r>
      </w:del>
      <w:del w:id="26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2688" w:author="PR Preview" w:date="2026-01-01T00:00:00Z">
        <w:r>
          <w:delText xml:space="preserve">.</w:delText>
        </w:r>
      </w:del>
    </w:p>
    <w:p>
      <w:pPr>
        <w:pStyle w:val="BodyText"/>
      </w:pPr>
      <w:del w:id="2689" w:author="PR Preview" w:date="2026-01-01T00:00:00Z">
        <w:r>
          <w:rPr>
            <w:b/>
            <w:bCs/>
          </w:rPr>
          <w:delText xml:space="preserve">Example 20 (Two independent vectors in a plane span it)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Let</w:delText>
        </w:r>
      </w:del>
      <w:del w:id="26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693" w:author="PR Preview" w:date="2026-01-01T00:00:00Z">
        <w:r>
          <w:delText xml:space="preserve">,</w:delText>
        </w:r>
      </w:del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the plane</w:delText>
        </w:r>
      </w:del>
      <w:del w:id="269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2697" w:author="PR Preview" w:date="2026-01-01T00:00:00Z">
        <w:r>
          <w:delText xml:space="preserve">, which has dimension</w:delText>
        </w:r>
      </w:del>
      <w:del w:id="2698" w:author="PR Preview" w:date="2026-01-01T00:00:00Z">
        <w:r>
          <w:delText xml:space="preserve"> </w:delText>
        </w:r>
      </w:del>
      <m:oMath>
        <m:r>
          <m:t>2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(</w:delText>
        </w:r>
      </w:del>
      <w:hyperlink w:anchor="exm-dimension">
        <w:del w:id="270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702" w:author="PR Preview" w:date="2026-01-01T00:00:00Z">
        <w:r>
          <w:delText xml:space="preserve">),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and let</w:delText>
        </w:r>
      </w:del>
      <w:del w:id="27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706" w:author="PR Preview" w:date="2026-01-01T00:00:00Z">
        <w:r>
          <w:delText xml:space="preserve">.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Both vectors have third entry</w:delText>
        </w:r>
      </w:del>
      <w:del w:id="2709" w:author="PR Preview" w:date="2026-01-01T00:00:00Z">
        <w:r>
          <w:delText xml:space="preserve"> </w:delText>
        </w:r>
      </w:del>
      <m:oMath>
        <m:r>
          <m:t>0</m:t>
        </m:r>
      </m:oMath>
      <w:del w:id="2710" w:author="PR Preview" w:date="2026-01-01T00:00:00Z">
        <w:r>
          <w:delText xml:space="preserve">, so</w:delText>
        </w:r>
      </w:del>
      <w:del w:id="27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del w:id="2712" w:author="PR Preview" w:date="2026-01-01T00:00:00Z">
        <w:r>
          <w:delText xml:space="preserve">.</w:delText>
        </w:r>
      </w:del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They are linearly independent:</w:delText>
        </w:r>
      </w:del>
      <w:del w:id="271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16" w:author="PR Preview" w:date="2026-01-01T00:00:00Z">
        <w:r>
          <w:delText xml:space="preserve">,</w:delText>
        </w:r>
      </w:del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delText xml:space="preserve">which is</w:delText>
        </w:r>
      </w:del>
      <w:del w:id="271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only if</w:delText>
        </w:r>
      </w:del>
      <w:del w:id="272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and then</w:delText>
        </w:r>
      </w:del>
      <w:del w:id="272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2726" w:author="PR Preview" w:date="2026-01-01T00:00:00Z">
        <w:r>
          <w:delText xml:space="preserve">.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So</w:delText>
        </w:r>
      </w:del>
      <w:del w:id="272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730" w:author="PR Preview" w:date="2026-01-01T00:00:00Z">
        <w:r>
          <w:delText xml:space="preserve">,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and</w:delText>
        </w:r>
      </w:del>
      <w:del w:id="2733" w:author="PR Preview" w:date="2026-01-01T00:00:00Z">
        <w:r>
          <w:delText xml:space="preserve"> </w:delText>
        </w:r>
      </w:del>
      <w:hyperlink w:anchor="thm-subspace-equal-dim">
        <w:del w:id="273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delText xml:space="preserve">gives</w:delText>
        </w:r>
      </w:del>
      <w:del w:id="27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without solving for any coefficients.</w:delText>
        </w:r>
      </w:del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As a check,</w:delText>
        </w:r>
      </w:del>
      <w:del w:id="27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43" w:author="PR Preview" w:date="2026-01-01T00:00:00Z">
        <w:r>
          <w:delText xml:space="preserve">.</w:delText>
        </w:r>
      </w:del>
    </w:p>
    <w:p>
      <w:pPr>
        <w:pStyle w:val="BodyText"/>
      </w:pPr>
      <w:ins w:id="2744" w:author="PR Preview" w:date="2026-01-01T00:00:00Z">
        <w:r>
          <w:rPr>
            <w:i/>
            <w:iCs/>
          </w:rPr>
          <w:t xml:space="preserve">Proof</w:t>
        </w:r>
      </w:ins>
      <w:ins w:id="2745" w:author="PR Preview" w:date="2026-01-01T00:00:00Z">
        <w:r>
          <w:t xml:space="preserve">. </w:t>
        </w:r>
      </w:ins>
      <w:ins w:id="2746" w:author="PR Preview" w:date="2026-01-01T00:00:00Z">
        <w:r>
          <w:t xml:space="preserve">Let</w:t>
        </w:r>
      </w:ins>
      <w:ins w:id="274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748" w:author="PR Preview" w:date="2026-01-01T00:00:00Z">
        <w:r>
          <w:t xml:space="preserve">,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let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$\mathord{\smash[b]{\underset{\raise.3ex\hbox{$\scriptstyle\sim$}}{t}}\vphantom{t}}_1, \ldots, \mathord{\smash[b]{\underset{\raise.3ex\hbox{$\scriptstyle\sim$}}{t}}\vphantom{t}}_d$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be a basis of</w:t>
        </w:r>
      </w:ins>
      <w:ins w:id="27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(</w:t>
        </w:r>
      </w:ins>
      <w:hyperlink w:anchor="thm-extend-basis">
        <w:ins w:id="275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759" w:author="PR Preview" w:date="2026-01-01T00:00:00Z">
        <w:r>
          <w:t xml:space="preserve">);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it has</w:t>
        </w:r>
      </w:ins>
      <w:ins w:id="2762" w:author="PR Preview" w:date="2026-01-01T00:00:00Z">
        <w:r>
          <w:t xml:space="preserve"> </w:t>
        </w:r>
      </w:ins>
      <m:oMath>
        <m:r>
          <m:t>d</m:t>
        </m:r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vectors because</w:t>
        </w:r>
      </w:ins>
      <w:ins w:id="276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ins w:id="2766" w:author="PR Preview" w:date="2026-01-01T00:00:00Z">
        <w:r>
          <w:t xml:space="preserve">.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(When</w:t>
        </w:r>
      </w:ins>
      <w:ins w:id="276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it is the empty list,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whose span is</w:t>
        </w:r>
      </w:ins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by the convention in</w:t>
        </w:r>
      </w:ins>
      <w:ins w:id="2778" w:author="PR Preview" w:date="2026-01-01T00:00:00Z">
        <w:r>
          <w:t xml:space="preserve"> </w:t>
        </w:r>
      </w:ins>
      <w:hyperlink w:anchor="def-span">
        <w:ins w:id="277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80" w:author="PR Preview" w:date="2026-01-01T00:00:00Z">
        <w:r>
          <w:t xml:space="preserve">,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and the argument is unchanged.)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Suppose some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$\mathord{\smash[b]{\underset{\raise.3ex\hbox{$\scriptstyle\sim$}}{s}}\vphantom{s}} \in \mathcal{S}$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is not in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  </w:r>
      </w:ins>
      <w:ins w:id="2791" w:author="PR Preview" w:date="2026-01-01T00:00:00Z">
        <w:r>
          <w:t xml:space="preserve">.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Then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are linearly independent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(</w:t>
        </w:r>
      </w:ins>
      <w:hyperlink w:anchor="thm-add-outside-span">
        <w:ins w:id="280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801" w:author="PR Preview" w:date="2026-01-01T00:00:00Z">
        <w:r>
          <w:t xml:space="preserve">),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and they are</w:t>
        </w:r>
      </w:ins>
      <w:ins w:id="280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vectors of</w:t>
        </w:r>
      </w:ins>
      <w:ins w:id="28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08" w:author="PR Preview" w:date="2026-01-01T00:00:00Z">
        <w:r>
          <w:t xml:space="preserve">,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which contradicts part 1 of</w:t>
        </w:r>
      </w:ins>
      <w:ins w:id="2811" w:author="PR Preview" w:date="2026-01-01T00:00:00Z">
        <w:r>
          <w:t xml:space="preserve"> </w:t>
        </w:r>
      </w:ins>
      <w:hyperlink w:anchor="thm-dim-bound">
        <w:ins w:id="281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813" w:author="PR Preview" w:date="2026-01-01T00:00:00Z">
        <w:r>
          <w:t xml:space="preserve">.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So every vector of</w:t>
        </w:r>
      </w:ins>
      <w:ins w:id="28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is in</w:t>
        </w:r>
      </w:ins>
      <w:ins w:id="28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820" w:author="PR Preview" w:date="2026-01-01T00:00:00Z">
        <w:r>
          <w:t xml:space="preserve">,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that is,</w:t>
        </w:r>
      </w:ins>
      <w:ins w:id="28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ins w:id="2824" w:author="PR Preview" w:date="2026-01-01T00:00:00Z">
        <w:r>
          <w:t xml:space="preserve">.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Together with</w:t>
        </w:r>
      </w:ins>
      <w:ins w:id="28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2828" w:author="PR Preview" w:date="2026-01-01T00:00:00Z">
        <w:r>
          <w:t xml:space="preserve">,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this inclusion gives</w:t>
        </w:r>
      </w:ins>
      <w:ins w:id="28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2832" w:author="PR Preview" w:date="2026-01-01T00:00:00Z">
        <w:r>
          <w:t xml:space="preserve">.</w:t>
        </w:r>
      </w:ins>
    </w:p>
    <w:bookmarkStart w:id="61" w:name="exm-subspace-equal-dim"/>
    <w:p>
      <w:pPr>
        <w:pStyle w:val="BodyText"/>
      </w:pPr>
      <w:ins w:id="2833" w:author="PR Preview" w:date="2026-01-01T00:00:00Z">
        <w:r>
          <w:rPr>
            <w:b/>
            <w:bCs/>
          </w:rPr>
          <w:t xml:space="preserve">Example 20 (Two independent vectors in a plane span it)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Let</w:t>
        </w:r>
      </w:ins>
      <w:ins w:id="28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837" w:author="PR Preview" w:date="2026-01-01T00:00:00Z">
        <w:r>
          <w:t xml:space="preserve">,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the plane</w:t>
        </w:r>
      </w:ins>
      <w:ins w:id="284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841" w:author="PR Preview" w:date="2026-01-01T00:00:00Z">
        <w:r>
          <w:t xml:space="preserve">, which has dimension</w:t>
        </w:r>
      </w:ins>
      <w:ins w:id="2842" w:author="PR Preview" w:date="2026-01-01T00:00:00Z">
        <w:r>
          <w:t xml:space="preserve"> </w:t>
        </w:r>
      </w:ins>
      <m:oMath>
        <m:r>
          <m:t>2</m:t>
        </m:r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(</w:t>
        </w:r>
      </w:ins>
      <w:hyperlink w:anchor="exm-dimension">
        <w:ins w:id="2845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846" w:author="PR Preview" w:date="2026-01-01T00:00:00Z">
        <w:r>
          <w:t xml:space="preserve">),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and let</w:t>
        </w:r>
      </w:ins>
      <w:ins w:id="28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850" w:author="PR Preview" w:date="2026-01-01T00:00:00Z">
        <w:r>
          <w:t xml:space="preserve">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Both vectors have third entry</w:t>
        </w:r>
      </w:ins>
      <w:ins w:id="2853" w:author="PR Preview" w:date="2026-01-01T00:00:00Z">
        <w:r>
          <w:t xml:space="preserve"> </w:t>
        </w:r>
      </w:ins>
      <m:oMath>
        <m:r>
          <m:t>0</m:t>
        </m:r>
      </m:oMath>
      <w:ins w:id="2854" w:author="PR Preview" w:date="2026-01-01T00:00:00Z">
        <w:r>
          <w:t xml:space="preserve">, so</w:t>
        </w:r>
      </w:ins>
      <w:ins w:id="28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2856" w:author="PR Preview" w:date="2026-01-01T00:00:00Z">
        <w:r>
          <w:t xml:space="preserve">.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They are linearly independent:</w:t>
        </w:r>
      </w:ins>
      <w:ins w:id="285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60" w:author="PR Preview" w:date="2026-01-01T00:00:00Z">
        <w:r>
          <w:t xml:space="preserve">,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which is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$\mathord{\smash[b]{\underset{\raise.3ex\hbox{$\scriptstyle\sim$}}{0}}\vphantom{0}}$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only if</w:t>
        </w:r>
      </w:ins>
      <w:ins w:id="286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and then</w:t>
        </w:r>
      </w:ins>
      <w:ins w:id="287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871" w:author="PR Preview" w:date="2026-01-01T00:00:00Z">
        <w:r>
          <w:t xml:space="preserve">.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So</w:t>
        </w:r>
      </w:ins>
      <w:ins w:id="287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875" w:author="PR Preview" w:date="2026-01-01T00:00:00Z">
        <w:r>
          <w:t xml:space="preserve">,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and</w:t>
        </w:r>
      </w:ins>
      <w:ins w:id="2878" w:author="PR Preview" w:date="2026-01-01T00:00:00Z">
        <w:r>
          <w:t xml:space="preserve"> </w:t>
        </w:r>
      </w:ins>
      <w:hyperlink w:anchor="thm-subspace-equal-dim">
        <w:ins w:id="287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gives</w:t>
        </w:r>
      </w:ins>
      <w:ins w:id="28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without solving for any coefficients.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As a check,</w:t>
        </w:r>
      </w:ins>
      <w:ins w:id="28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88" w:author="PR Preview" w:date="2026-01-01T00:00:00Z">
        <w:r>
          <w:t xml:space="preserve">.</w:t>
        </w:r>
      </w:ins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2026-10-17T12:02:01Z</dcterms:created>
  <dcterms:modified xsi:type="dcterms:W3CDTF">2026-10-17T12:02:01Z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