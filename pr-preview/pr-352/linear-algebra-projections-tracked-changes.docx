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(Design matrix (model matrix))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 regression model with</w:delText>
        </w:r>
      </w:del>
      <w:del w:id="6" w:author="PR Preview" w:date="2026-01-01T00:00:00Z">
        <w:r>
          <w:delText xml:space="preserve"> </w:delText>
        </w:r>
      </w:del>
      <m:oMath>
        <m:r>
          <m:t>n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observations and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predictors,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design matrix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(or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model matrix</w:delText>
        </w:r>
      </w:del>
      <w:del w:id="20" w:author="PR Preview" w:date="2026-01-01T00:00:00Z">
        <w:r>
          <w:delText xml:space="preserve">)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</w:delText>
        </w:r>
      </w:del>
      <w:del w:id="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matrix whose</w:delText>
        </w:r>
      </w:del>
      <w:del w:id="27" w:author="PR Preview" w:date="2026-01-01T00:00:00Z">
        <w:r>
          <w:delText xml:space="preserve"> </w:delText>
        </w:r>
      </w:del>
      <m:oMath>
        <m:r>
          <m:t>i</m:t>
        </m:r>
      </m:oMath>
      <w:del w:id="28" w:author="PR Preview" w:date="2026-01-01T00:00:00Z">
        <w:r>
          <w:delText xml:space="preserve">-th row is the covariate vector</w:delText>
        </w:r>
      </w:del>
      <w:del w:id="29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 observation</w:delText>
        </w:r>
      </w:del>
      <w:del w:id="32" w:author="PR Preview" w:date="2026-01-01T00:00:00Z">
        <w:r>
          <w:delText xml:space="preserve"> </w:delText>
        </w:r>
      </w:del>
      <m:oMath>
        <m:r>
          <m:t>i</m:t>
        </m:r>
      </m:oMath>
      <w:del w:id="3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34" w:author="PR Preview" w:date="2026-01-01T00:00:00Z">
        <w:r>
          <w:rPr>
            <w:i/>
            <w:iCs/>
          </w:rPr>
          <w:delText xml:space="preserve">Remark 1</w:delText>
        </w:r>
      </w:del>
      <w:del w:id="35" w:author="PR Preview" w:date="2026-01-01T00:00:00Z">
        <w:r>
          <w:delText xml:space="preserve"> (Products with the design matrix). </w:delText>
        </w:r>
      </w:del>
      <w:del w:id="36" w:author="PR Preview" w:date="2026-01-01T00:00:00Z">
        <w:r>
          <w:delText xml:space="preserve">The product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collects the values</w:delText>
        </w:r>
      </w:del>
      <w:del w:id="40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for all</w:delText>
        </w:r>
      </w:del>
      <w:del w:id="43" w:author="PR Preview" w:date="2026-01-01T00:00:00Z">
        <w:r>
          <w:delText xml:space="preserve"> </w:delText>
        </w:r>
      </w:del>
      <m:oMath>
        <m:r>
          <m:t>n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observations into a single</w:delText>
        </w:r>
      </w:del>
      <w:del w:id="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vector: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del w:id="49" w:author="PR Preview" w:date="2026-01-01T00:00:00Z">
        <w:r>
          <w:delText xml:space="preserve">For example, take the rank-</w:delText>
        </w:r>
      </w:del>
      <m:oMath>
        <m:r>
          <m:t>2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matrix from</w:delText>
        </w:r>
      </w:del>
      <w:del w:id="52" w:author="PR Preview" w:date="2026-01-01T00:00:00Z">
        <w:r>
          <w:delText xml:space="preserve"> </w:delText>
        </w:r>
      </w:del>
      <w:hyperlink r:id="rId10">
        <w:del w:id="53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as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</w:delText>
        </w:r>
      </w:del>
      <w:del w:id="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observations and</w:delText>
        </w:r>
      </w:del>
      <w:del w:id="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columns: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 intercept column and one covariate.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With</w:delText>
        </w:r>
      </w:del>
      <w:del w:id="7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7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Definition 1 (Design matrix (model matrix))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In a regression model with</w:t>
        </w:r>
      </w:ins>
      <w:ins w:id="75" w:author="PR Preview" w:date="2026-01-01T00:00:00Z">
        <w:r>
          <w:t xml:space="preserve"> </w:t>
        </w:r>
      </w:ins>
      <m:oMath>
        <m:r>
          <m:t>n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observations and</w:t>
        </w:r>
      </w:ins>
      <w:ins w:id="78" w:author="PR Preview" w:date="2026-01-01T00:00:00Z">
        <w:r>
          <w:t xml:space="preserve"> </w:t>
        </w:r>
      </w:ins>
      <m:oMath>
        <m:r>
          <m:t>p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predictors,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design matrix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model matrix</w:t>
        </w:r>
      </w:ins>
      <w:ins w:id="89" w:author="PR Preview" w:date="2026-01-01T00:00:00Z">
        <w:r>
          <w:t xml:space="preserve">)</w:t>
        </w:r>
      </w:ins>
      <w:ins w:id="9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the</w:t>
        </w:r>
      </w:ins>
      <w:ins w:id="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matrix whose</w:t>
        </w:r>
      </w:ins>
      <w:ins w:id="96" w:author="PR Preview" w:date="2026-01-01T00:00:00Z">
        <w:r>
          <w:t xml:space="preserve"> </w:t>
        </w:r>
      </w:ins>
      <m:oMath>
        <m:r>
          <m:t>i</m:t>
        </m:r>
      </m:oMath>
      <w:ins w:id="97" w:author="PR Preview" w:date="2026-01-01T00:00:00Z">
        <w:r>
          <w:t xml:space="preserve">-th row is the covariate vector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${\mathord{\smash[b]{\underset{\raise.3ex\hbox{$\scriptstyle\sim$}}{x}}\vphantom{x}}_i}^{\top}$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for observation</w:t>
        </w:r>
      </w:ins>
      <w:ins w:id="102" w:author="PR Preview" w:date="2026-01-01T00:00:00Z">
        <w:r>
          <w:t xml:space="preserve"> </w:t>
        </w:r>
      </w:ins>
      <m:oMath>
        <m:r>
          <m:t>i</m:t>
        </m:r>
      </m:oMath>
      <w:ins w:id="103" w:author="PR Preview" w:date="2026-01-01T00:00:00Z">
        <w:r>
          <w:t xml:space="preserve">:</w:t>
        </w:r>
      </w:ins>
    </w:p>
    <w:p>
      <w:pPr>
        <w:pStyle w:val="BodyText"/>
      </w:pPr>
      <w:ins w:id="104" w:author="PR Preview" w:date="2026-01-01T00:00:00Z">
        <w:r>
  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  </w:r>
      </w:ins>
    </w:p>
    <w:bookmarkEnd w:id="9"/>
    <w:bookmarkStart w:id="12" w:name="rem-design-matrix-products"/>
    <w:p>
      <w:pPr>
        <w:pStyle w:val="FirstParagraph"/>
      </w:pPr>
      <w:ins w:id="105" w:author="PR Preview" w:date="2026-01-01T00:00:00Z">
        <w:r>
          <w:rPr>
            <w:i/>
            <w:iCs/>
          </w:rPr>
          <w:t xml:space="preserve">Remark 1</w:t>
        </w:r>
      </w:ins>
      <w:ins w:id="106" w:author="PR Preview" w:date="2026-01-01T00:00:00Z">
        <w:r>
          <w:t xml:space="preserve"> (Products with the design matrix). </w:t>
        </w:r>
      </w:ins>
      <w:ins w:id="107" w:author="PR Preview" w:date="2026-01-01T00:00:00Z">
        <w:r>
          <w:t xml:space="preserve">The product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$\mathbf{X}\mathord{\smash[b]{\underset{\raise.3ex\hbox{$\scriptstyle\sim$}}{\beta}}\vphantom{\beta}}$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collects the values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${\mathord{\smash[b]{\underset{\raise.3ex\hbox{$\scriptstyle\sim$}}{x}}\vphantom{x}}_i}^{\top}\mathord{\smash[b]{\underset{\raise.3ex\hbox{$\scriptstyle\sim$}}{\beta}}\vphantom{\beta}}$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for all</w:t>
        </w:r>
      </w:ins>
      <w:ins w:id="116" w:author="PR Preview" w:date="2026-01-01T00:00:00Z">
        <w:r>
          <w:t xml:space="preserve"> </w:t>
        </w:r>
      </w:ins>
      <m:oMath>
        <m:r>
          <m:t>n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observations into a single</w:t>
        </w:r>
      </w:ins>
      <w:ins w:id="1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vector:</w:t>
        </w:r>
      </w:ins>
    </w:p>
    <w:p>
      <w:pPr>
        <w:pStyle w:val="BodyText"/>
      </w:pPr>
      <w:ins w:id="122" w:author="PR Preview" w:date="2026-01-01T00:00:00Z">
        <w:r>
  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  </w:r>
      </w:ins>
    </w:p>
    <w:p>
      <w:pPr>
        <w:pStyle w:val="FirstParagraph"/>
      </w:pPr>
      <w:ins w:id="123" w:author="PR Preview" w:date="2026-01-01T00:00:00Z">
        <w:r>
          <w:t xml:space="preserve">For example, take the rank-</w:t>
        </w:r>
      </w:ins>
      <m:oMath>
        <m:r>
          <m:t>2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matrix from</w:t>
        </w:r>
      </w:ins>
      <w:ins w:id="126" w:author="PR Preview" w:date="2026-01-01T00:00:00Z">
        <w:r>
          <w:t xml:space="preserve"> </w:t>
        </w:r>
      </w:ins>
      <w:hyperlink r:id="rId10">
        <w:ins w:id="127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as</w:t>
        </w:r>
      </w:ins>
      <w:ins w:id="13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with</w:t>
        </w:r>
      </w:ins>
      <w:ins w:id="1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observations and</w:t>
        </w:r>
      </w:ins>
      <w:ins w:id="1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columns: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 intercept column and one covariate.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$\mathord{\smash[b]{\underset{\raise.3ex\hbox{$\scriptstyle\sim$}}{\beta}}\vphantom{\beta}}= (1, 2)$</w:t>
        </w:r>
      </w:ins>
      <w:ins w:id="146" w:author="PR Preview" w:date="2026-01-01T00:00:00Z">
        <w:r>
          <w:t xml:space="preserve">,</w:t>
        </w:r>
      </w:ins>
    </w:p>
    <w:p>
      <w:pPr>
        <w:pStyle w:val="BodyText"/>
      </w:pPr>
      <w:ins w:id="147" w:author="PR Preview" w:date="2026-01-01T00:00:00Z">
        <w:r>
  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  </w:r>
      </w:ins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148" w:author="PR Preview" w:date="2026-01-01T00:00:00Z">
        <w:r>
          <w:delText xml:space="preserve">(</w:delText>
        </w:r>
      </w:del>
      <w:hyperlink r:id="rId11">
        <w:del w:id="149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150" w:author="PR Preview" w:date="2026-01-01T00:00:00Z">
        <w:r>
          <w:delText xml:space="preserve">).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When</w:delText>
        </w:r>
      </w:del>
      <w:del w:id="15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invertible,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it appears in the least squares solution (</w:delText>
        </w:r>
      </w:del>
      <w:hyperlink w:anchor="def-least-squares">
        <w:del w:id="15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9" w:author="PR Preview" w:date="2026-01-01T00:00:00Z">
        <w:r>
          <w:delText xml:space="preserve">, defined later in this chapter)</w:delText>
        </w:r>
      </w:del>
      <w:del w:id="1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" w:author="PR Preview" w:date="2026-01-01T00:00:00Z">
        <w:r>
          <w:delText xml:space="preserve">.</w:delText>
        </w:r>
      </w:del>
    </w:p>
    <w:p>
      <w:pPr>
        <w:pStyle w:val="FirstParagraph"/>
      </w:pPr>
      <w:ins w:id="162" w:author="PR Preview" w:date="2026-01-01T00:00:00Z">
        <w:r>
          <w:t xml:space="preserve">(</w:t>
        </w:r>
      </w:ins>
      <w:hyperlink r:id="rId11">
        <w:ins w:id="163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64" w:author="PR Preview" w:date="2026-01-01T00:00:00Z">
        <w:r>
          <w:t xml:space="preserve">).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When</w:t>
        </w:r>
      </w:ins>
      <w:ins w:id="1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invertible,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it appears in the least squares solution (</w:t>
        </w:r>
      </w:ins>
      <w:hyperlink w:anchor="def-least-squares">
        <w:ins w:id="17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73" w:author="PR Preview" w:date="2026-01-01T00:00:00Z">
        <w:r>
          <w:t xml:space="preserve">, defined later in this chapter)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  </w:r>
      </w:ins>
      <w:ins w:id="176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del w:id="177" w:author="PR Preview" w:date="2026-01-01T00:00:00Z">
        <w:r>
          <w:rPr>
            <w:i/>
            <w:iCs/>
          </w:rPr>
          <w:delText xml:space="preserve">Proof</w:delText>
        </w:r>
      </w:del>
      <w:del w:id="178" w:author="PR Preview" w:date="2026-01-01T00:00:00Z">
        <w:r>
          <w:delText xml:space="preserve">. </w:delText>
        </w:r>
      </w:del>
      <w:del w:id="179" w:author="PR Preview" w:date="2026-01-01T00:00:00Z">
        <w:r>
          <w:delText xml:space="preserve">Let</w:delText>
        </w:r>
      </w:del>
      <w:del w:id="180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be a vector of length</w:delText>
        </w:r>
      </w:del>
      <w:del w:id="183" w:author="PR Preview" w:date="2026-01-01T00:00:00Z">
        <w:r>
          <w:delText xml:space="preserve"> </w:delText>
        </w:r>
      </w:del>
      <m:oMath>
        <m:r>
          <m:t>p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with</w:delText>
        </w:r>
      </w:del>
      <w:del w:id="18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" w:author="PR Preview" w:date="2026-01-01T00:00:00Z">
        <w:r>
          <w:delText xml:space="preserve">.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del w:id="190" w:author="PR Preview" w:date="2026-01-01T00:00:00Z">
        <w:r>
          <w:delText xml:space="preserve">so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" w:author="PR Preview" w:date="2026-01-01T00:00:00Z">
        <w:r>
          <w:delText xml:space="preserve">.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Because</w:delText>
        </w:r>
      </w:del>
      <w:del w:id="19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the columns of</w:delText>
        </w:r>
      </w:del>
      <w:del w:id="19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are linearly independent,</w:delText>
        </w:r>
      </w:del>
      <w:del w:id="201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2" w:author="PR Preview" w:date="2026-01-01T00:00:00Z">
        <w:r>
          <w:delText xml:space="preserve">.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So the only solution of</w:delText>
        </w:r>
      </w:del>
      <w:del w:id="20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</w:delText>
        </w:r>
      </w:del>
      <w:del w:id="208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9" w:author="PR Preview" w:date="2026-01-01T00:00:00Z">
        <w:r>
          <w:delText xml:space="preserve">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which says that the columns of the square matrix</w:delText>
        </w:r>
      </w:del>
      <w:del w:id="2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are linearly independent,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and a square matrix with linearly independent columns is invertible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(Banerjee and Roy 2014, Corollary 5.7, p. 143)</w:delText>
        </w:r>
      </w:del>
      <w:del w:id="219" w:author="PR Preview" w:date="2026-01-01T00:00:00Z">
        <w:r>
          <w:delText xml:space="preserve">.</w:delText>
        </w:r>
      </w:del>
    </w:p>
    <w:p>
      <w:pPr>
        <w:pStyle w:val="BodyText"/>
      </w:pPr>
      <w:ins w:id="220" w:author="PR Preview" w:date="2026-01-01T00:00:00Z">
        <w:r>
          <w:rPr>
            <w:i/>
            <w:iCs/>
          </w:rPr>
          <w:t xml:space="preserve">Proof</w:t>
        </w:r>
      </w:ins>
      <w:ins w:id="221" w:author="PR Preview" w:date="2026-01-01T00:00:00Z">
        <w:r>
          <w:t xml:space="preserve">.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$\mathord{\smash[b]{\underset{\raise.3ex\hbox{$\scriptstyle\sim$}}{c}}\vphantom{c}}$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a vector of length</w:t>
        </w:r>
      </w:ins>
      <w:ins w:id="227" w:author="PR Preview" w:date="2026-01-01T00:00:00Z">
        <w:r>
          <w:t xml:space="preserve"> </w:t>
        </w:r>
      </w:ins>
      <m:oMath>
        <m:r>
          <m:t>p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with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${\mathbf{X}}^{\top}\mathbf{X}\mathord{\smash[b]{\underset{\raise.3ex\hbox{$\scriptstyle\sim$}}{c}}\vphantom{c}} = \mathord{\smash[b]{\underset{\raise.3ex\hbox{$\scriptstyle\sim$}}{0}}\vphantom{0}}$</w:t>
        </w:r>
      </w:ins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Then</w:t>
        </w:r>
      </w:ins>
    </w:p>
    <w:p>
      <w:pPr>
        <w:pStyle w:val="BodyText"/>
      </w:pPr>
      <w:ins w:id="235" w:author="PR Preview" w:date="2026-01-01T00:00:00Z">
        <w:r>
  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  </w:r>
      </w:ins>
    </w:p>
    <w:p>
      <w:pPr>
        <w:pStyle w:val="FirstParagraph"/>
      </w:pPr>
      <w:ins w:id="236" w:author="PR Preview" w:date="2026-01-01T00:00:00Z">
        <w:r>
          <w:t xml:space="preserve">so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$\mathbf{X}\mathord{\smash[b]{\underset{\raise.3ex\hbox{$\scriptstyle\sim$}}{c}}\vphantom{c}} = \mathord{\smash[b]{\underset{\raise.3ex\hbox{$\scriptstyle\sim$}}{0}}\vphantom{0}}$</w:t>
        </w:r>
      </w:ins>
      <w:ins w:id="239" w:author="PR Preview" w:date="2026-01-01T00:00:00Z">
        <w:r>
          <w:t xml:space="preserve">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Because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$\mathbf{X}\mathord{\smash[b]{\underset{\raise.3ex\hbox{$\scriptstyle\sim$}}{c}}\vphantom{c}} = c_1 (\text{column } 1) + \cdots + c_p (\text{column } p)$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the columns of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are linearly independent,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$\mathord{\smash[b]{\underset{\raise.3ex\hbox{$\scriptstyle\sim$}}{c}}\vphantom{c}} = \mathord{\smash[b]{\underset{\raise.3ex\hbox{$\scriptstyle\sim$}}{0}}\vphantom{0}}$</w:t>
        </w:r>
      </w:ins>
      <w:ins w:id="251" w:author="PR Preview" w:date="2026-01-01T00:00:00Z">
        <w:r>
          <w:t xml:space="preserve">.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So the only solution of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${\mathbf{X}}^{\top}\mathbf{X}\mathord{\smash[b]{\underset{\raise.3ex\hbox{$\scriptstyle\sim$}}{c}}\vphantom{c}} = \mathord{\smash[b]{\underset{\raise.3ex\hbox{$\scriptstyle\sim$}}{0}}\vphantom{0}}$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$\mathord{\smash[b]{\underset{\raise.3ex\hbox{$\scriptstyle\sim$}}{c}}\vphantom{c}} = \mathord{\smash[b]{\underset{\raise.3ex\hbox{$\scriptstyle\sim$}}{0}}\vphantom{0}}$</w:t>
        </w:r>
      </w:ins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which says that the columns of the square matrix</w:t>
        </w:r>
      </w:ins>
      <w:ins w:id="26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are linearly independent,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and a square matrix with linearly independent columns is invertible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(Banerjee and Roy 2014, Corollary 5.7, p. 143)</w:t>
        </w:r>
      </w:ins>
      <w:ins w:id="270" w:author="PR Preview" w:date="2026-01-01T00:00:00Z">
        <w:r>
          <w:t xml:space="preserve">.</w:t>
        </w:r>
      </w:ins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71" w:author="PR Preview" w:date="2026-01-01T00:00:00Z">
        <w:r>
          <w:delText xml:space="preserve">Then</w:delText>
        </w:r>
      </w:del>
      <w:del w:id="272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273" w:author="PR Preview" w:date="2026-01-01T00:00:00Z">
        <w:r>
          <w:delText xml:space="preserve">, where</w:delText>
        </w:r>
      </w:del>
      <w:del w:id="27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del w:id="275" w:author="PR Preview" w:date="2026-01-01T00:00:00Z">
        <w:r>
          <w:delText xml:space="preserve">: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the fitted values of an intercept-only model are the</w:delText>
        </w:r>
      </w:del>
      <w:del w:id="278" w:author="PR Preview" w:date="2026-01-01T00:00:00Z">
        <w:r>
          <w:delText xml:space="preserve"> </w:delText>
        </w:r>
      </w:del>
      <w:hyperlink r:id="rId17">
        <w:del w:id="27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280" w:author="PR Preview" w:date="2026-01-01T00:00:00Z">
        <w:r>
          <w:delText xml:space="preserve">.</w:delText>
        </w:r>
      </w:del>
    </w:p>
    <w:p>
      <w:pPr>
        <w:pStyle w:val="FirstParagraph"/>
      </w:pPr>
      <w:ins w:id="281" w:author="PR Preview" w:date="2026-01-01T00:00:00Z">
        <w:r>
          <w:t xml:space="preserve">Then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$\mathbf{H}\mathord{\smash[b]{\underset{\raise.3ex\hbox{$\scriptstyle\sim$}}{y}}\vphantom{y}}= (\bar{y}, \bar{y})$</w:t>
        </w:r>
      </w:ins>
      <w:ins w:id="284" w:author="PR Preview" w:date="2026-01-01T00:00:00Z">
        <w:r>
          <w:t xml:space="preserve">, where</w:t>
        </w:r>
      </w:ins>
      <w:ins w:id="28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ins w:id="286" w:author="PR Preview" w:date="2026-01-01T00:00:00Z">
        <w:r>
          <w:t xml:space="preserve">: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fitted values of an intercept-only model are the</w:t>
        </w:r>
      </w:ins>
      <w:ins w:id="289" w:author="PR Preview" w:date="2026-01-01T00:00:00Z">
        <w:r>
          <w:t xml:space="preserve"> </w:t>
        </w:r>
      </w:ins>
      <w:hyperlink r:id="rId17">
        <w:ins w:id="29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291" w:author="PR Preview" w:date="2026-01-01T00:00:00Z">
        <w:r>
          <w:t xml:space="preserve">.</w:t>
        </w:r>
      </w:ins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92" w:author="PR Preview" w:date="2026-01-01T00:00:00Z">
        <w:r>
          <w:delText xml:space="preserve">Multiplying by</w:delText>
        </w:r>
      </w:del>
      <w:del w:id="293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“puts a hat”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on</w:delText>
        </w:r>
      </w:del>
      <w:del w:id="29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9" w:author="PR Preview" w:date="2026-01-01T00:00:00Z">
        <w:r>
          <w:delText xml:space="preserve">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which is where the name comes from.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In</w:delText>
        </w:r>
      </w:del>
      <w:del w:id="304" w:author="PR Preview" w:date="2026-01-01T00:00:00Z">
        <w:r>
          <w:delText xml:space="preserve"> </w:delText>
        </w:r>
      </w:del>
      <w:hyperlink w:anchor="exm-hat-matrix">
        <w:del w:id="305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06" w:author="PR Preview" w:date="2026-01-01T00:00:00Z">
        <w:r>
          <w:delText xml:space="preserve">,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puts a hat on</w:delText>
        </w:r>
      </w:del>
      <w:del w:id="31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by replacing each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with the sample mean</w:delText>
        </w:r>
      </w:del>
      <w:del w:id="31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17" w:author="PR Preview" w:date="2026-01-01T00:00:00Z">
        <w:r>
          <w:delText xml:space="preserve">.</w:delText>
        </w:r>
      </w:del>
    </w:p>
    <w:p>
      <w:pPr>
        <w:pStyle w:val="BodyText"/>
      </w:pPr>
      <w:ins w:id="318" w:author="PR Preview" w:date="2026-01-01T00:00:00Z">
        <w:r>
  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  </w:r>
      </w:ins>
    </w:p>
    <w:p>
      <w:pPr>
        <w:pStyle w:val="FirstParagraph"/>
      </w:pPr>
      <w:ins w:id="319" w:author="PR Preview" w:date="2026-01-01T00:00:00Z">
        <w:r>
          <w:t xml:space="preserve">Multiplying by</w:t>
        </w:r>
      </w:ins>
      <w:ins w:id="320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“puts a hat”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on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$\mathord{\smash[b]{\underset{\raise.3ex\hbox{$\scriptstyle\sim$}}{y}}\vphantom{y}}$</w:t>
        </w:r>
      </w:ins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which is where the name comes from.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In</w:t>
        </w:r>
      </w:ins>
      <w:ins w:id="332" w:author="PR Preview" w:date="2026-01-01T00:00:00Z">
        <w:r>
          <w:t xml:space="preserve"> </w:t>
        </w:r>
      </w:ins>
      <w:hyperlink w:anchor="exm-hat-matrix">
        <w:ins w:id="33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34" w:author="PR Preview" w:date="2026-01-01T00:00:00Z">
        <w:r>
          <w:t xml:space="preserve">,</w:t>
        </w:r>
      </w:ins>
      <w:ins w:id="335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puts a hat on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$\mathord{\smash[b]{\underset{\raise.3ex\hbox{$\scriptstyle\sim$}}{y}}\vphantom{y}}$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by replacing each</w:t>
        </w:r>
      </w:ins>
      <w:ins w:id="34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with the sample mean</w:t>
        </w:r>
      </w:ins>
      <w:ins w:id="34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346" w:author="PR Preview" w:date="2026-01-01T00:00:00Z">
        <w:r>
          <w:t xml:space="preserve">.</w:t>
        </w:r>
      </w:ins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del w:id="347" w:author="PR Preview" w:date="2026-01-01T00:00:00Z">
        <w:r>
          <w:rPr>
            <w:b/>
            <w:bCs/>
          </w:rPr>
          <w:delText xml:space="preserve">Definition 3 (Orthogonal projection onto a subspace)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Let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be a subspace of</w:delText>
        </w:r>
      </w:del>
      <w:del w:id="3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and</w:delText>
        </w:r>
      </w:del>
      <w:del w:id="35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57" w:author="PR Preview" w:date="2026-01-01T00:00:00Z">
        <w:r>
          <w:delText xml:space="preserve">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By</w:delText>
        </w:r>
      </w:del>
      <w:del w:id="360" w:author="PR Preview" w:date="2026-01-01T00:00:00Z">
        <w:r>
          <w:delText xml:space="preserve"> </w:delText>
        </w:r>
      </w:del>
      <w:hyperlink r:id="rId28">
        <w:del w:id="361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362" w:author="PR Preview" w:date="2026-01-01T00:00:00Z">
        <w:r>
          <w:delText xml:space="preserve">,</w:delText>
        </w:r>
      </w:del>
      <w:del w:id="36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for exactly one</w:delText>
        </w:r>
      </w:del>
      <w:del w:id="36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and</w:delText>
        </w:r>
      </w:del>
      <w:del w:id="36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70" w:author="PR Preview" w:date="2026-01-01T00:00:00Z">
        <w:r>
          <w:delText xml:space="preserve">.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The vector</w:delText>
        </w:r>
      </w:del>
      <w:del w:id="373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is the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rPr>
            <w:b/>
            <w:bCs/>
          </w:rPr>
          <w:delText xml:space="preserve">orthogonal projection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of</w:delText>
        </w:r>
      </w:del>
      <w:del w:id="3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onto</w:delText>
        </w:r>
      </w:del>
      <w:del w:id="3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84" w:author="PR Preview" w:date="2026-01-01T00:00:00Z">
        <w:r>
          <w:delText xml:space="preserve">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It is the projection of</w:delText>
        </w:r>
      </w:del>
      <w:del w:id="3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onto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along</w:delText>
        </w:r>
      </w:del>
      <w:del w:id="39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(</w:delText>
        </w:r>
      </w:del>
      <w:hyperlink r:id="rId29">
        <w:del w:id="396" w:author="PR Preview" w:date="2026-01-01T00:00:00Z">
          <w:r>
            <w:rPr>
              <w:rStyle w:val="Hyperlink"/>
            </w:rPr>
            <w:delText xml:space="preserve">Definition 4 in Direct Sums and Orthogonal Complements</w:delText>
          </w:r>
        </w:del>
      </w:hyperlink>
      <w:del w:id="397" w:author="PR Preview" w:date="2026-01-01T00:00:00Z">
        <w:r>
          <w:delText xml:space="preserve">).</w:delText>
        </w:r>
      </w:del>
    </w:p>
    <w:p>
      <w:pPr>
        <w:pStyle w:val="BodyText"/>
      </w:pPr>
      <w:del w:id="398" w:author="PR Preview" w:date="2026-01-01T00:00:00Z">
        <w:r>
          <w:rPr>
            <w:b/>
            <w:bCs/>
          </w:rPr>
          <w:delText xml:space="preserve">Example 4 (Projecting onto a line in</w:delText>
        </w:r>
      </w:del>
      <w:del w:id="39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00" w:author="PR Preview" w:date="2026-01-01T00:00:00Z">
        <w:r>
          <w:rPr>
            <w:b/>
            <w:bCs/>
          </w:rPr>
          <w:delText xml:space="preserve">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In</w:delText>
        </w:r>
      </w:del>
      <w:del w:id="403" w:author="PR Preview" w:date="2026-01-01T00:00:00Z">
        <w:r>
          <w:delText xml:space="preserve"> </w:delText>
        </w:r>
      </w:del>
      <w:hyperlink r:id="rId31">
        <w:del w:id="404" w:author="PR Preview" w:date="2026-01-01T00:00:00Z">
          <w:r>
            <w:rPr>
              <w:rStyle w:val="Hyperlink"/>
            </w:rPr>
            <w:delText xml:space="preserve">Example 15 in Direct Sums and Orthogonal Complements</w:delText>
          </w:r>
        </w:del>
      </w:hyperlink>
      <w:del w:id="405" w:author="PR Preview" w:date="2026-01-01T00:00:00Z">
        <w:r>
          <w:delText xml:space="preserve">,</w:delText>
        </w:r>
      </w:del>
      <w:del w:id="40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splits as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with</w:delText>
        </w:r>
      </w:del>
      <w:del w:id="4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17" w:author="PR Preview" w:date="2026-01-01T00:00:00Z">
        <w:r>
          <w:delText xml:space="preserve">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So the orthogonal projection of</w:delText>
        </w:r>
      </w:del>
      <w:del w:id="4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onto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27" w:author="PR Preview" w:date="2026-01-01T00:00:00Z">
        <w:r>
          <w:delText xml:space="preserve">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 vector already in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31" w:author="PR Preview" w:date="2026-01-01T00:00:00Z">
        <w:r>
          <w:delText xml:space="preserve">, such as</w:delText>
        </w:r>
      </w:del>
      <w:del w:id="4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33" w:author="PR Preview" w:date="2026-01-01T00:00:00Z">
        <w:r>
          <w:delText xml:space="preserve">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its own projection, since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and</w:delText>
        </w:r>
      </w:del>
      <w:del w:id="43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(</w:delText>
        </w:r>
      </w:del>
      <w:hyperlink r:id="rId32">
        <w:del w:id="442" w:author="PR Preview" w:date="2026-01-01T00:00:00Z">
          <w:r>
            <w:rPr>
              <w:rStyle w:val="Hyperlink"/>
            </w:rPr>
            <w:delText xml:space="preserve">Theorem 6 in Direct Sums and Orthogonal Complements</w:delText>
          </w:r>
        </w:del>
      </w:hyperlink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hyperlink r:id="rId33">
        <w:del w:id="445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446" w:author="PR Preview" w:date="2026-01-01T00:00:00Z">
        <w:r>
          <w:delText xml:space="preserve">);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 vector of</w:delText>
        </w:r>
      </w:del>
      <w:del w:id="44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50" w:author="PR Preview" w:date="2026-01-01T00:00:00Z">
        <w:r>
          <w:delText xml:space="preserve">, such as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52" w:author="PR Preview" w:date="2026-01-01T00:00:00Z">
        <w:r>
          <w:delText xml:space="preserve">,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projects to</w:delText>
        </w:r>
      </w:del>
      <w:del w:id="45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6" w:author="PR Preview" w:date="2026-01-01T00:00:00Z">
        <w:r>
          <w:delText xml:space="preserve">, since</w:delText>
        </w:r>
      </w:del>
      <w:del w:id="4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and</w:delText>
        </w:r>
      </w:del>
      <w:del w:id="46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(</w:delText>
        </w:r>
      </w:del>
      <w:hyperlink r:id="rId33">
        <w:del w:id="463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464" w:author="PR Preview" w:date="2026-01-01T00:00:00Z">
        <w:r>
          <w:delText xml:space="preserve">).</w:delText>
        </w:r>
      </w:del>
    </w:p>
    <w:p>
      <w:pPr>
        <w:pStyle w:val="BodyText"/>
      </w:pPr>
      <w:ins w:id="465" w:author="PR Preview" w:date="2026-01-01T00:00:00Z">
        <w:r>
          <w:rPr>
            <w:b/>
            <w:bCs/>
          </w:rPr>
          <w:t xml:space="preserve">Definition 3 (Orthogonal projection onto a subspace)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Let</w:t>
        </w:r>
      </w:ins>
      <w:ins w:id="4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be a subspace of</w:t>
        </w:r>
      </w:ins>
      <w:ins w:id="4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$\mathord{\smash[b]{\underset{\raise.3ex\hbox{$\scriptstyle\sim$}}{y}}\vphantom{y}} \in \mathbb{R}^p$</w:t>
        </w:r>
      </w:ins>
      <w:ins w:id="476" w:author="PR Preview" w:date="2026-01-01T00:00:00Z">
        <w:r>
          <w:t xml:space="preserve">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By</w:t>
        </w:r>
      </w:ins>
      <w:ins w:id="479" w:author="PR Preview" w:date="2026-01-01T00:00:00Z">
        <w:r>
          <w:t xml:space="preserve"> </w:t>
        </w:r>
      </w:ins>
      <w:hyperlink r:id="rId28">
        <w:ins w:id="480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 exactly one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$\mathord{\smash[b]{\underset{\raise.3ex\hbox{$\scriptstyle\sim$}}{u}}\vphantom{u}} \in \mathcal{S}$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and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$\mathord{\smash[b]{\underset{\raise.3ex\hbox{$\scriptstyle\sim$}}{v}}\vphantom{v}} \in \mathcal{S}^\perp$</w:t>
        </w:r>
      </w:ins>
      <w:ins w:id="492" w:author="PR Preview" w:date="2026-01-01T00:00:00Z">
        <w:r>
          <w:t xml:space="preserve">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vector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$\mathord{\smash[b]{\underset{\raise.3ex\hbox{$\scriptstyle\sim$}}{u}}\vphantom{u}}$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the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rPr>
            <w:b/>
            <w:bCs/>
          </w:rPr>
          <w:t xml:space="preserve">orthogonal projection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of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$\mathord{\smash[b]{\underset{\raise.3ex\hbox{$\scriptstyle\sim$}}{y}}\vphantom{y}}$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onto</w:t>
        </w:r>
      </w:ins>
      <w:ins w:id="5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08" w:author="PR Preview" w:date="2026-01-01T00:00:00Z">
        <w:r>
          <w:t xml:space="preserve">.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It is the projection of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$\mathord{\smash[b]{\underset{\raise.3ex\hbox{$\scriptstyle\sim$}}{y}}\vphantom{y}}$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onto</w:t>
        </w:r>
      </w:ins>
      <w:ins w:id="5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along</w:t>
        </w:r>
      </w:ins>
      <w:ins w:id="51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(</w:t>
        </w:r>
      </w:ins>
      <w:hyperlink r:id="rId29">
        <w:ins w:id="521" w:author="PR Preview" w:date="2026-01-01T00:00:00Z">
          <w:r>
            <w:rPr>
              <w:rStyle w:val="Hyperlink"/>
            </w:rPr>
            <w:t xml:space="preserve">Definition 4 in Direct Sums and Orthogonal Complements</w:t>
          </w:r>
        </w:ins>
      </w:hyperlink>
      <w:ins w:id="522" w:author="PR Preview" w:date="2026-01-01T00:00:00Z">
        <w:r>
          <w:t xml:space="preserve">).</w:t>
        </w:r>
      </w:ins>
    </w:p>
    <w:bookmarkEnd w:id="30"/>
    <w:bookmarkStart w:id="34" w:name="exm-orthogonal-projection"/>
    <w:p>
      <w:pPr>
        <w:pStyle w:val="BodyText"/>
      </w:pPr>
      <w:ins w:id="523" w:author="PR Preview" w:date="2026-01-01T00:00:00Z">
        <w:r>
          <w:rPr>
            <w:b/>
            <w:bCs/>
          </w:rPr>
          <w:t xml:space="preserve">Example 4 (Projecting onto a line in</w:t>
        </w:r>
      </w:ins>
      <w:ins w:id="52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25" w:author="PR Preview" w:date="2026-01-01T00:00:00Z">
        <w:r>
          <w:rPr>
            <w:b/>
            <w:bCs/>
          </w:rPr>
          <w:t xml:space="preserve">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In</w:t>
        </w:r>
      </w:ins>
      <w:ins w:id="528" w:author="PR Preview" w:date="2026-01-01T00:00:00Z">
        <w:r>
          <w:t xml:space="preserve"> </w:t>
        </w:r>
      </w:ins>
      <w:hyperlink r:id="rId31">
        <w:ins w:id="529" w:author="PR Preview" w:date="2026-01-01T00:00:00Z">
          <w:r>
            <w:rPr>
              <w:rStyle w:val="Hyperlink"/>
            </w:rPr>
            <w:t xml:space="preserve">Example 15 in Direct Sums and Orthogonal Complements</w:t>
          </w:r>
        </w:ins>
      </w:hyperlink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$\mathord{\smash[b]{\underset{\raise.3ex\hbox{$\scriptstyle\sim$}}{y}}\vphantom{y}} = (3, 1, 2)$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splits as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</w:t>
        </w:r>
      </w:ins>
      <w:ins w:id="5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43" w:author="PR Preview" w:date="2026-01-01T00:00:00Z">
        <w:r>
          <w:t xml:space="preserve">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So the orthogonal projection of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onto</w:t>
        </w:r>
      </w:ins>
      <w:ins w:id="5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</w:t>
        </w:r>
      </w:ins>
      <w:ins w:id="5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53" w:author="PR Preview" w:date="2026-01-01T00:00:00Z">
        <w:r>
          <w:t xml:space="preserve">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 vector already in</w:t>
        </w:r>
      </w:ins>
      <w:ins w:id="5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7" w:author="PR Preview" w:date="2026-01-01T00:00:00Z">
        <w:r>
          <w:t xml:space="preserve">, such as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 its own projection, since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$(5, 5, 0) = (5, 5, 0) + \mathord{\smash[b]{\underset{\raise.3ex\hbox{$\scriptstyle\sim$}}{0}}\vphantom{0}}$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$\mathord{\smash[b]{\underset{\raise.3ex\hbox{$\scriptstyle\sim$}}{0}}\vphantom{0}}\in \mathcal{S}^\perp$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(</w:t>
        </w:r>
      </w:ins>
      <w:hyperlink r:id="rId32">
        <w:ins w:id="570" w:author="PR Preview" w:date="2026-01-01T00:00:00Z">
          <w:r>
            <w:rPr>
              <w:rStyle w:val="Hyperlink"/>
            </w:rPr>
            <w:t xml:space="preserve">Theorem 6 in Direct Sums and Orthogonal Complements</w:t>
          </w:r>
        </w:ins>
      </w:hyperlink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hyperlink r:id="rId33">
        <w:ins w:id="573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574" w:author="PR Preview" w:date="2026-01-01T00:00:00Z">
        <w:r>
          <w:t xml:space="preserve">);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 vector of</w:t>
        </w:r>
      </w:ins>
      <w:ins w:id="57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78" w:author="PR Preview" w:date="2026-01-01T00:00:00Z">
        <w:r>
          <w:t xml:space="preserve">, such as</w:t>
        </w:r>
      </w:ins>
      <w:ins w:id="5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80" w:author="PR Preview" w:date="2026-01-01T00:00:00Z">
        <w:r>
          <w:t xml:space="preserve">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projects to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$\mathord{\smash[b]{\underset{\raise.3ex\hbox{$\scriptstyle\sim$}}{0}}\vphantom{0}}$</w:t>
        </w:r>
      </w:ins>
      <w:ins w:id="585" w:author="PR Preview" w:date="2026-01-01T00:00:00Z">
        <w:r>
          <w:t xml:space="preserve">, since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$(1, -1, 2) = \mathord{\smash[b]{\underset{\raise.3ex\hbox{$\scriptstyle\sim$}}{0}}\vphantom{0}}+ (1, -1, 2)$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$\mathord{\smash[b]{\underset{\raise.3ex\hbox{$\scriptstyle\sim$}}{0}}\vphantom{0}}\in \mathcal{S}$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(</w:t>
        </w:r>
      </w:ins>
      <w:hyperlink r:id="rId33">
        <w:ins w:id="594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595" w:author="PR Preview" w:date="2026-01-01T00:00:00Z">
        <w:r>
          <w:t xml:space="preserve">).</w:t>
        </w:r>
      </w:ins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del w:id="596" w:author="PR Preview" w:date="2026-01-01T00:00:00Z">
        <w:r>
          <w:rPr>
            <w:b/>
            <w:bCs/>
          </w:rPr>
          <w:delText xml:space="preserve">Theorem 3 (The orthogonal projection is the closest point)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Let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be a subspace of</w:delText>
        </w:r>
      </w:del>
      <w:del w:id="60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3" w:author="PR Preview" w:date="2026-01-01T00:00:00Z">
        <w:r>
          <w:delText xml:space="preserve">, let</w:delText>
        </w:r>
      </w:del>
      <w:del w:id="60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and let</w:delText>
        </w:r>
      </w:del>
      <w:del w:id="60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be the orthogonal projection of</w:delText>
        </w:r>
      </w:del>
      <w:del w:id="6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onto</w:delText>
        </w:r>
      </w:del>
      <w:del w:id="6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(</w:delText>
        </w:r>
      </w:del>
      <w:hyperlink w:anchor="def-orthogonal-projection">
        <w:del w:id="6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18" w:author="PR Preview" w:date="2026-01-01T00:00:00Z">
        <w:r>
          <w:delText xml:space="preserve">).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Then for every</w:delText>
        </w:r>
      </w:del>
      <w:del w:id="62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62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623" w:author="PR Preview" w:date="2026-01-01T00:00:00Z">
        <w:r>
          <w:delText xml:space="preserve">with equality only when</w:delText>
        </w:r>
      </w:del>
      <w:del w:id="62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5" w:author="PR Preview" w:date="2026-01-01T00:00:00Z">
        <w:r>
          <w:delText xml:space="preserve">.</w:delText>
        </w:r>
      </w:del>
    </w:p>
    <w:p>
      <w:pPr>
        <w:pStyle w:val="BodyText"/>
      </w:pPr>
      <w:del w:id="626" w:author="PR Preview" w:date="2026-01-01T00:00:00Z">
        <w:r>
          <w:rPr>
            <w:i/>
            <w:iCs/>
          </w:rPr>
          <w:delText xml:space="preserve">Proof</w:delText>
        </w:r>
      </w:del>
      <w:del w:id="627" w:author="PR Preview" w:date="2026-01-01T00:00:00Z">
        <w:r>
          <w:delText xml:space="preserve">. </w:delText>
        </w:r>
      </w:del>
      <w:del w:id="628" w:author="PR Preview" w:date="2026-01-01T00:00:00Z">
        <w:r>
          <w:delText xml:space="preserve">By</w:delText>
        </w:r>
      </w:del>
      <w:del w:id="629" w:author="PR Preview" w:date="2026-01-01T00:00:00Z">
        <w:r>
          <w:delText xml:space="preserve"> </w:delText>
        </w:r>
      </w:del>
      <w:hyperlink w:anchor="def-orthogonal-projection">
        <w:del w:id="63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633" w:author="PR Preview" w:date="2026-01-01T00:00:00Z">
        <w:r>
          <w:delText xml:space="preserve">.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Both</w:delText>
        </w:r>
      </w:del>
      <w:del w:id="63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</w:delText>
        </w:r>
      </w:del>
      <w:del w:id="63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are in</w:delText>
        </w:r>
      </w:del>
      <w:del w:id="6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43" w:author="PR Preview" w:date="2026-01-01T00:00:00Z">
        <w:r>
          <w:delText xml:space="preserve">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so</w:delText>
        </w:r>
      </w:del>
      <w:del w:id="64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</w:delText>
        </w:r>
      </w:del>
      <w:hyperlink r:id="rId37">
        <w:del w:id="649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650" w:author="PR Preview" w:date="2026-01-01T00:00:00Z">
        <w:r>
          <w:delText xml:space="preserve">),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 therefore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(</w:delText>
        </w:r>
      </w:del>
      <w:hyperlink r:id="rId38">
        <w:del w:id="656" w:author="PR Preview" w:date="2026-01-01T00:00:00Z">
          <w:r>
            <w:rPr>
              <w:rStyle w:val="Hyperlink"/>
            </w:rPr>
            <w:delText xml:space="preserve">Definition 5 in Direct Sums and Orthogonal Complements</w:delText>
          </w:r>
        </w:del>
      </w:hyperlink>
      <w:del w:id="657" w:author="PR Preview" w:date="2026-01-01T00:00:00Z">
        <w:r>
          <w:delText xml:space="preserve">).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58" w:author="PR Preview" w:date="2026-01-01T00:00:00Z">
        <w:r>
          <w:delText xml:space="preserve">with equality exactly when</w:delText>
        </w:r>
      </w:del>
      <w:del w:id="6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60" w:author="PR Preview" w:date="2026-01-01T00:00:00Z">
        <w:r>
          <w:delText xml:space="preserve">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that is, when</w:delText>
        </w:r>
      </w:del>
      <w:del w:id="66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(</w:delText>
        </w:r>
      </w:del>
      <w:hyperlink r:id="rId39">
        <w:del w:id="666" w:author="PR Preview" w:date="2026-01-01T00:00:00Z">
          <w:r>
            <w:rPr>
              <w:rStyle w:val="Hyperlink"/>
            </w:rPr>
            <w:delText xml:space="preserve">Theorem 1 in Inner Products and Orthogonality</w:delText>
          </w:r>
        </w:del>
      </w:hyperlink>
      <w:del w:id="667" w:author="PR Preview" w:date="2026-01-01T00:00:00Z">
        <w:r>
          <w:delText xml:space="preserve">, part 1).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Taking nonnegative square roots preserves the inequality.</w:delText>
        </w:r>
      </w:del>
    </w:p>
    <w:p>
      <w:pPr>
        <w:pStyle w:val="BodyText"/>
      </w:pPr>
      <w:del w:id="670" w:author="PR Preview" w:date="2026-01-01T00:00:00Z">
        <w:r>
          <w:rPr>
            <w:b/>
            <w:bCs/>
          </w:rPr>
          <w:delText xml:space="preserve">Example 6 (No point of the line is closer)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In</w:delText>
        </w:r>
      </w:del>
      <w:del w:id="673" w:author="PR Preview" w:date="2026-01-01T00:00:00Z">
        <w:r>
          <w:delText xml:space="preserve"> </w:delText>
        </w:r>
      </w:del>
      <w:hyperlink w:anchor="exm-orthogonal-projection">
        <w:del w:id="674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75" w:author="PR Preview" w:date="2026-01-01T00:00:00Z">
        <w:r>
          <w:delText xml:space="preserve">,</w:delText>
        </w:r>
      </w:del>
      <w:del w:id="67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has projection</w:delText>
        </w:r>
      </w:del>
      <w:del w:id="679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onto</w:delText>
        </w:r>
      </w:del>
      <w:del w:id="6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83" w:author="PR Preview" w:date="2026-01-01T00:00:00Z">
        <w:r>
          <w:delText xml:space="preserve">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at distance</w:delText>
        </w:r>
      </w:del>
      <w:del w:id="6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del w:id="687" w:author="PR Preview" w:date="2026-01-01T00:00:00Z">
        <w:r>
          <w:delText xml:space="preserve">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Another point of</w:delText>
        </w:r>
      </w:del>
      <w:del w:id="6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91" w:author="PR Preview" w:date="2026-01-01T00:00:00Z">
        <w:r>
          <w:delText xml:space="preserve">, such as</w:delText>
        </w:r>
      </w:del>
      <w:del w:id="69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93" w:author="PR Preview" w:date="2026-01-01T00:00:00Z">
        <w:r>
          <w:delText xml:space="preserve">,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is farther: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696" w:author="PR Preview" w:date="2026-01-01T00:00:00Z">
        <w:r>
          <w:rPr>
            <w:b/>
            <w:bCs/>
          </w:rPr>
          <w:t xml:space="preserve">Theorem 3 (The orthogonal projection is the closest point)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Let</w:t>
        </w:r>
      </w:ins>
      <w:ins w:id="6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be a subspace of</w:t>
        </w:r>
      </w:ins>
      <w:ins w:id="7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3" w:author="PR Preview" w:date="2026-01-01T00:00:00Z">
        <w:r>
          <w:t xml:space="preserve">, let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$\mathord{\smash[b]{\underset{\raise.3ex\hbox{$\scriptstyle\sim$}}{y}}\vphantom{y}} \in \mathbb{R}^p$</w:t>
        </w:r>
      </w:ins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and let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$\mathord{\smash[b]{\underset{\raise.3ex\hbox{$\scriptstyle\sim$}}{u}}\vphantom{u}}$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be the orthogonal projection of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$\mathord{\smash[b]{\underset{\raise.3ex\hbox{$\scriptstyle\sim$}}{y}}\vphantom{y}}$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onto</w:t>
        </w:r>
      </w:ins>
      <w:ins w:id="7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(</w:t>
        </w:r>
      </w:ins>
      <w:hyperlink w:anchor="def-orthogonal-projection">
        <w:ins w:id="72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21" w:author="PR Preview" w:date="2026-01-01T00:00:00Z">
        <w:r>
          <w:t xml:space="preserve">).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Then for every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$\mathord{\smash[b]{\underset{\raise.3ex\hbox{$\scriptstyle\sim$}}{w}}\vphantom{w}} \in \mathcal{S}$</w:t>
        </w:r>
      </w:ins>
      <w:ins w:id="726" w:author="PR Preview" w:date="2026-01-01T00:00:00Z">
        <w:r>
          <w:t xml:space="preserve">,</w:t>
        </w:r>
      </w:ins>
    </w:p>
    <w:p>
      <w:pPr>
        <w:pStyle w:val="BodyText"/>
      </w:pPr>
      <w:ins w:id="727" w:author="PR Preview" w:date="2026-01-01T00:00:00Z">
        <w:r>
  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  </w:r>
      </w:ins>
    </w:p>
    <w:p>
      <w:pPr>
        <w:pStyle w:val="FirstParagraph"/>
      </w:pPr>
      <w:ins w:id="728" w:author="PR Preview" w:date="2026-01-01T00:00:00Z">
        <w:r>
          <w:t xml:space="preserve">with equality only when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$\mathord{\smash[b]{\underset{\raise.3ex\hbox{$\scriptstyle\sim$}}{w}}\vphantom{w}} = \mathord{\smash[b]{\underset{\raise.3ex\hbox{$\scriptstyle\sim$}}{u}}\vphantom{u}}$</w:t>
        </w:r>
      </w:ins>
      <w:ins w:id="731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732" w:author="PR Preview" w:date="2026-01-01T00:00:00Z">
        <w:r>
          <w:rPr>
            <w:i/>
            <w:iCs/>
          </w:rPr>
          <w:t xml:space="preserve">Proof</w:t>
        </w:r>
      </w:ins>
      <w:ins w:id="733" w:author="PR Preview" w:date="2026-01-01T00:00:00Z">
        <w:r>
          <w:t xml:space="preserve">. </w:t>
        </w:r>
      </w:ins>
      <w:ins w:id="734" w:author="PR Preview" w:date="2026-01-01T00:00:00Z">
        <w:r>
          <w:t xml:space="preserve">By</w:t>
        </w:r>
      </w:ins>
      <w:ins w:id="735" w:author="PR Preview" w:date="2026-01-01T00:00:00Z">
        <w:r>
          <w:t xml:space="preserve"> </w:t>
        </w:r>
      </w:ins>
      <w:hyperlink w:anchor="def-orthogonal-projection">
        <w:ins w:id="73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$\mathord{\smash[b]{\underset{\raise.3ex\hbox{$\scriptstyle\sim$}}{y}}\vphantom{y}} - \mathord{\smash[b]{\underset{\raise.3ex\hbox{$\scriptstyle\sim$}}{u}}\vphantom{u}} \in \mathcal{S}^\perp$</w:t>
        </w:r>
      </w:ins>
      <w:ins w:id="740" w:author="PR Preview" w:date="2026-01-01T00:00:00Z">
        <w:r>
          <w:t xml:space="preserve">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Both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$\mathord{\smash[b]{\underset{\raise.3ex\hbox{$\scriptstyle\sim$}}{u}}\vphantom{u}}$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and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$\mathord{\smash[b]{\underset{\raise.3ex\hbox{$\scriptstyle\sim$}}{w}}\vphantom{w}}$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are in</w:t>
        </w:r>
      </w:ins>
      <w:ins w:id="7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52" w:author="PR Preview" w:date="2026-01-01T00:00:00Z">
        <w:r>
          <w:t xml:space="preserve">,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so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(</w:t>
        </w:r>
      </w:ins>
      <w:hyperlink r:id="rId37">
        <w:ins w:id="759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760" w:author="PR Preview" w:date="2026-01-01T00:00:00Z">
        <w:r>
          <w:t xml:space="preserve">),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and therefore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(</w:t>
        </w:r>
      </w:ins>
      <w:hyperlink r:id="rId38">
        <w:ins w:id="767" w:author="PR Preview" w:date="2026-01-01T00:00:00Z">
          <w:r>
            <w:rPr>
              <w:rStyle w:val="Hyperlink"/>
            </w:rPr>
            <w:t xml:space="preserve">Definition 5 in Direct Sums and Orthogonal Complements</w:t>
          </w:r>
        </w:ins>
      </w:hyperlink>
      <w:ins w:id="768" w:author="PR Preview" w:date="2026-01-01T00:00:00Z">
        <w:r>
          <w:t xml:space="preserve">). Then</w:t>
        </w:r>
      </w:ins>
    </w:p>
    <w:p>
      <w:pPr>
        <w:pStyle w:val="BodyText"/>
      </w:pPr>
      <w:ins w:id="769" w:author="PR Preview" w:date="2026-01-01T00:00:00Z">
        <w:r>
  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  </w:r>
      </w:ins>
    </w:p>
    <w:p>
      <w:pPr>
        <w:pStyle w:val="FirstParagraph"/>
      </w:pPr>
      <w:ins w:id="770" w:author="PR Preview" w:date="2026-01-01T00:00:00Z">
        <w:r>
          <w:t xml:space="preserve">with equality exactly when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$\mathopen{}\left\lVert\mathord{\smash[b]{\underset{\raise.3ex\hbox{$\scriptstyle\sim$}}{u}}\vphantom{u}} - \mathord{\smash[b]{\underset{\raise.3ex\hbox{$\scriptstyle\sim$}}{w}}\vphantom{w}}\right\rVert\mathclose{} = 0$</w:t>
        </w:r>
      </w:ins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that is, when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$\mathord{\smash[b]{\underset{\raise.3ex\hbox{$\scriptstyle\sim$}}{w}}\vphantom{w}} = \mathord{\smash[b]{\underset{\raise.3ex\hbox{$\scriptstyle\sim$}}{u}}\vphantom{u}}$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(</w:t>
        </w:r>
      </w:ins>
      <w:hyperlink r:id="rId39">
        <w:ins w:id="780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781" w:author="PR Preview" w:date="2026-01-01T00:00:00Z">
        <w:r>
          <w:t xml:space="preserve">, part 1).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Taking nonnegative square roots preserves the inequality.</w:t>
        </w:r>
      </w:ins>
    </w:p>
    <w:bookmarkStart w:id="41" w:name="exm-closest-point"/>
    <w:p>
      <w:pPr>
        <w:pStyle w:val="BodyText"/>
      </w:pPr>
      <w:ins w:id="784" w:author="PR Preview" w:date="2026-01-01T00:00:00Z">
        <w:r>
          <w:rPr>
            <w:b/>
            <w:bCs/>
          </w:rPr>
          <w:t xml:space="preserve">Example 6 (No point of the line is closer)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In</w:t>
        </w:r>
      </w:ins>
      <w:ins w:id="787" w:author="PR Preview" w:date="2026-01-01T00:00:00Z">
        <w:r>
          <w:t xml:space="preserve"> </w:t>
        </w:r>
      </w:ins>
      <w:hyperlink w:anchor="exm-orthogonal-projection">
        <w:ins w:id="78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$\mathord{\smash[b]{\underset{\raise.3ex\hbox{$\scriptstyle\sim$}}{y}}\vphantom{y}} = (3, 1, 2)$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has projection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$\mathord{\smash[b]{\underset{\raise.3ex\hbox{$\scriptstyle\sim$}}{u}}\vphantom{u}} = (2, 2, 0)$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onto</w:t>
        </w:r>
      </w:ins>
      <w:ins w:id="7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99" w:author="PR Preview" w:date="2026-01-01T00:00:00Z">
        <w:r>
          <w:t xml:space="preserve">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at distance</w:t>
        </w:r>
      </w:ins>
      <w:ins w:id="80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ins w:id="803" w:author="PR Preview" w:date="2026-01-01T00:00:00Z">
        <w:r>
          <w:t xml:space="preserve">.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Another point of</w:t>
        </w:r>
      </w:ins>
      <w:ins w:id="8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07" w:author="PR Preview" w:date="2026-01-01T00:00:00Z">
        <w:r>
          <w:t xml:space="preserve">, such as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$\mathord{\smash[b]{\underset{\raise.3ex\hbox{$\scriptstyle\sim$}}{w}}\vphantom{w}} = (3, 3, 0)$</w:t>
        </w:r>
      </w:ins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is farther:</w:t>
        </w:r>
      </w:ins>
    </w:p>
    <w:p>
      <w:pPr>
        <w:pStyle w:val="BodyText"/>
      </w:pPr>
      <w:ins w:id="813" w:author="PR Preview" w:date="2026-01-01T00:00:00Z">
        <w:r>
  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  </w:r>
      </w:ins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814" w:author="PR Preview" w:date="2026-01-01T00:00:00Z">
        <w:r>
          <w:delText xml:space="preserve">by the Pythagorean theorem (</w:delText>
        </w:r>
      </w:del>
      <w:hyperlink r:id="rId40">
        <w:del w:id="815" w:author="PR Preview" w:date="2026-01-01T00:00:00Z">
          <w:r>
            <w:rPr>
              <w:rStyle w:val="Hyperlink"/>
            </w:rPr>
            <w:delText xml:space="preserve">Theorem 2 in Inner Products and Orthogonality</w:delText>
          </w:r>
        </w:del>
      </w:hyperlink>
      <w:del w:id="816" w:author="PR Preview" w:date="2026-01-01T00:00:00Z">
        <w:r>
          <w:delText xml:space="preserve">),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since</w:delText>
        </w:r>
      </w:del>
      <w:del w:id="81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and</w:delText>
        </w:r>
      </w:del>
      <w:del w:id="82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823" w:author="PR Preview" w:date="2026-01-01T00:00:00Z">
        <w:r>
          <w:delText xml:space="preserve">.</w:delText>
        </w:r>
      </w:del>
    </w:p>
    <w:p>
      <w:pPr>
        <w:pStyle w:val="BodyText"/>
      </w:pPr>
      <w:del w:id="824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Let</w:delText>
        </w:r>
      </w:del>
      <w:del w:id="8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be a subspace of</w:delText>
        </w:r>
      </w:del>
      <w:del w:id="83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with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34" w:author="PR Preview" w:date="2026-01-01T00:00:00Z">
        <w:r>
          <w:delText xml:space="preserve">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and let</w:delText>
        </w:r>
      </w:del>
      <w:del w:id="8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be the</w:delText>
        </w:r>
      </w:del>
      <w:del w:id="8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matrix whose columns</w:delText>
        </w:r>
      </w:del>
      <w:del w:id="84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are an orthonormal basis of</w:delText>
        </w:r>
      </w:del>
      <w:del w:id="8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(</w:delText>
        </w:r>
      </w:del>
      <w:hyperlink r:id="rId42">
        <w:del w:id="849" w:author="PR Preview" w:date="2026-01-01T00:00:00Z">
          <w:r>
            <w:rPr>
              <w:rStyle w:val="Hyperlink"/>
            </w:rPr>
            <w:delText xml:space="preserve">Definition 10 in Inner Products and Orthogonality</w:delText>
          </w:r>
        </w:del>
      </w:hyperlink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w:hyperlink r:id="rId43">
        <w:del w:id="852" w:author="PR Preview" w:date="2026-01-01T00:00:00Z">
          <w:r>
            <w:rPr>
              <w:rStyle w:val="Hyperlink"/>
            </w:rPr>
            <w:delText xml:space="preserve">Corollary 4 in Inner Products and Orthogonality</w:delText>
          </w:r>
        </w:del>
      </w:hyperlink>
      <w:del w:id="853" w:author="PR Preview" w:date="2026-01-01T00:00:00Z">
        <w:r>
          <w:delText xml:space="preserve">).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Then for every</w:delText>
        </w:r>
      </w:del>
      <w:del w:id="85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is the orthogonal projection of</w:delText>
        </w:r>
      </w:del>
      <w:del w:id="86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onto</w:delText>
        </w:r>
      </w:del>
      <w:del w:id="8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65" w:author="PR Preview" w:date="2026-01-01T00:00:00Z">
        <w:r>
          <w:delText xml:space="preserve">,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and</w:delText>
        </w:r>
      </w:del>
      <w:del w:id="86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is an orthogonal projection matrix (</w:delText>
        </w:r>
      </w:del>
      <w:hyperlink r:id="rId19">
        <w:del w:id="871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872" w:author="PR Preview" w:date="2026-01-01T00:00:00Z">
        <w:r>
          <w:delText xml:space="preserve">).</w:delText>
        </w:r>
      </w:del>
    </w:p>
    <w:p>
      <w:pPr>
        <w:pStyle w:val="BodyText"/>
      </w:pPr>
      <w:del w:id="873" w:author="PR Preview" w:date="2026-01-01T00:00:00Z">
        <w:r>
          <w:rPr>
            <w:i/>
            <w:iCs/>
          </w:rPr>
          <w:delText xml:space="preserve">Proof</w:delText>
        </w:r>
      </w:del>
      <w:del w:id="874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del w:id="875" w:author="PR Preview" w:date="2026-01-01T00:00:00Z">
        <w:r>
          <w:rPr>
            <w:b/>
            <w:bCs/>
          </w:rPr>
          <w:delText xml:space="preserve">.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Write</w:delText>
        </w:r>
      </w:del>
      <w:del w:id="878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for entry</w:delText>
        </w:r>
      </w:del>
      <w:del w:id="881" w:author="PR Preview" w:date="2026-01-01T00:00:00Z">
        <w:r>
          <w:delText xml:space="preserve"> </w:delText>
        </w:r>
      </w:del>
      <m:oMath>
        <m:r>
          <m:t>k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of</w:delText>
        </w:r>
      </w:del>
      <w:del w:id="88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885" w:author="PR Preview" w:date="2026-01-01T00:00:00Z">
        <w:r>
          <w:delText xml:space="preserve">, which is entry</w:delText>
        </w:r>
      </w:del>
      <w:del w:id="8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of</w:delText>
        </w:r>
      </w:del>
      <w:del w:id="88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890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891" w:author="PR Preview" w:date="2026-01-01T00:00:00Z">
        <w:r>
  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  </w:r>
      </w:ins>
    </w:p>
    <w:p>
      <w:pPr>
        <w:pStyle w:val="FirstParagraph"/>
      </w:pPr>
      <w:ins w:id="892" w:author="PR Preview" w:date="2026-01-01T00:00:00Z">
        <w:r>
          <w:t xml:space="preserve">by the Pythagorean theorem (</w:t>
        </w:r>
      </w:ins>
      <w:hyperlink r:id="rId40">
        <w:ins w:id="893" w:author="PR Preview" w:date="2026-01-01T00:00:00Z">
          <w:r>
            <w:rPr>
              <w:rStyle w:val="Hyperlink"/>
            </w:rPr>
            <w:t xml:space="preserve">Theorem 2 in Inner Products and Orthogonality</w:t>
          </w:r>
        </w:ins>
      </w:hyperlink>
      <w:ins w:id="894" w:author="PR Preview" w:date="2026-01-01T00:00:00Z">
        <w:r>
          <w:t xml:space="preserve">),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since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$\mathord{\smash[b]{\underset{\raise.3ex\hbox{$\scriptstyle\sim$}}{y}}\vphantom{y}} - \mathord{\smash[b]{\underset{\raise.3ex\hbox{$\scriptstyle\sim$}}{u}}\vphantom{u}} \in \mathcal{S}^\perp$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and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$\mathord{\smash[b]{\underset{\raise.3ex\hbox{$\scriptstyle\sim$}}{u}}\vphantom{u}} - \mathord{\smash[b]{\underset{\raise.3ex\hbox{$\scriptstyle\sim$}}{w}}\vphantom{w}} \in \mathcal{S}$</w:t>
        </w:r>
      </w:ins>
      <w:ins w:id="903" w:author="PR Preview" w:date="2026-01-01T00:00:00Z">
        <w:r>
          <w:t xml:space="preserve">.</w:t>
        </w:r>
      </w:ins>
    </w:p>
    <w:bookmarkEnd w:id="41"/>
    <w:bookmarkStart w:id="44" w:name="thm-projector-onb"/>
    <w:p>
      <w:pPr>
        <w:pStyle w:val="BodyText"/>
      </w:pPr>
      <w:ins w:id="904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Let</w:t>
        </w:r>
      </w:ins>
      <w:ins w:id="9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be a subspace of</w:t>
        </w:r>
      </w:ins>
      <w:ins w:id="91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with</w:t>
        </w:r>
      </w:ins>
      <w:ins w:id="91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914" w:author="PR Preview" w:date="2026-01-01T00:00:00Z">
        <w:r>
          <w:t xml:space="preserve">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and let</w:t>
        </w:r>
      </w:ins>
      <w:ins w:id="91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be the</w:t>
        </w:r>
      </w:ins>
      <w:ins w:id="9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matrix whose columns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\mathord{\smash[b]{\underset{\raise.3ex\hbox{$\scriptstyle\sim$}}{q}}\vphantom{q}}_r$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are an orthonormal basis of</w:t>
        </w:r>
      </w:ins>
      <w:ins w:id="9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(</w:t>
        </w:r>
      </w:ins>
      <w:hyperlink r:id="rId42">
        <w:ins w:id="930" w:author="PR Preview" w:date="2026-01-01T00:00:00Z">
          <w:r>
            <w:rPr>
              <w:rStyle w:val="Hyperlink"/>
            </w:rPr>
            <w:t xml:space="preserve">Definition 10 in Inner Products and Orthogonality</w:t>
          </w:r>
        </w:ins>
      </w:hyperlink>
      <w:ins w:id="931" w:author="PR Preview" w:date="2026-01-01T00:00:00Z">
        <w:r>
          <w:t xml:space="preserve">,</w:t>
        </w:r>
      </w:ins>
      <w:ins w:id="932" w:author="PR Preview" w:date="2026-01-01T00:00:00Z">
        <w:r>
          <w:t xml:space="preserve"> </w:t>
        </w:r>
      </w:ins>
      <w:hyperlink r:id="rId43">
        <w:ins w:id="933" w:author="PR Preview" w:date="2026-01-01T00:00:00Z">
          <w:r>
            <w:rPr>
              <w:rStyle w:val="Hyperlink"/>
            </w:rPr>
            <w:t xml:space="preserve">Corollary 4 in Inner Products and Orthogonality</w:t>
          </w:r>
        </w:ins>
      </w:hyperlink>
      <w:ins w:id="934" w:author="PR Preview" w:date="2026-01-01T00:00:00Z">
        <w:r>
          <w:t xml:space="preserve">).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Then for every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$\mathord{\smash[b]{\underset{\raise.3ex\hbox{$\scriptstyle\sim$}}{y}}\vphantom{y}} \in \mathbb{R}^p$</w:t>
        </w:r>
      </w:ins>
      <w:ins w:id="939" w:author="PR Preview" w:date="2026-01-01T00:00:00Z">
        <w:r>
          <w:t xml:space="preserve">,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$\mathbf{Q} {\mathbf{Q}}^{\top} \mathord{\smash[b]{\underset{\raise.3ex\hbox{$\scriptstyle\sim$}}{y}}\vphantom{y}}$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is the orthogonal projection of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$\mathord{\smash[b]{\underset{\raise.3ex\hbox{$\scriptstyle\sim$}}{y}}\vphantom{y}}$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onto</w:t>
        </w:r>
      </w:ins>
      <w:ins w:id="9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and</w:t>
        </w:r>
      </w:ins>
      <w:ins w:id="95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an orthogonal projection matrix (</w:t>
        </w:r>
      </w:ins>
      <w:hyperlink r:id="rId19">
        <w:ins w:id="955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956" w:author="PR Preview" w:date="2026-01-01T00:00:00Z">
        <w:r>
          <w:t xml:space="preserve">).</w:t>
        </w:r>
      </w:ins>
    </w:p>
    <w:bookmarkEnd w:id="44"/>
    <w:p>
      <w:pPr>
        <w:pStyle w:val="BodyText"/>
      </w:pPr>
      <w:ins w:id="957" w:author="PR Preview" w:date="2026-01-01T00:00:00Z">
        <w:r>
          <w:rPr>
            <w:i/>
            <w:iCs/>
          </w:rPr>
          <w:t xml:space="preserve">Proof</w:t>
        </w:r>
      </w:ins>
      <w:ins w:id="958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959" w:author="PR Preview" w:date="2026-01-01T00:00:00Z">
        <w:r>
          <w:rPr>
            <w:b/>
            <w:bCs/>
          </w:rPr>
          <w:t xml:space="preserve">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Write</w:t>
        </w:r>
      </w:ins>
      <w:ins w:id="96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for entry</w:t>
        </w:r>
      </w:ins>
      <w:ins w:id="965" w:author="PR Preview" w:date="2026-01-01T00:00:00Z">
        <w:r>
          <w:t xml:space="preserve"> </w:t>
        </w:r>
      </w:ins>
      <m:oMath>
        <m:r>
          <m:t>k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of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$\mathord{\smash[b]{\underset{\raise.3ex\hbox{$\scriptstyle\sim$}}{q}}\vphantom{q}}_i$</w:t>
        </w:r>
      </w:ins>
      <w:ins w:id="970" w:author="PR Preview" w:date="2026-01-01T00:00:00Z">
        <w:r>
          <w:t xml:space="preserve">, which is entry</w:t>
        </w:r>
      </w:ins>
      <w:ins w:id="9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of</w:t>
        </w:r>
      </w:ins>
      <w:ins w:id="97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975" w:author="PR Preview" w:date="2026-01-01T00:00:00Z">
        <w:r>
          <w:t xml:space="preserve">. Then</w:t>
        </w:r>
      </w:ins>
    </w:p>
    <w:p>
      <w:pPr>
        <w:pStyle w:val="BodyText"/>
      </w:pPr>
      <w:ins w:id="976" w:author="PR Preview" w:date="2026-01-01T00:00:00Z">
        <w:r>
  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  </w:r>
      </w:ins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del w:id="977" w:author="PR Preview" w:date="2026-01-01T00:00:00Z">
        <w:r>
          <w:rPr>
            <w:b/>
            <w:bCs/>
          </w:rPr>
          <w:delText xml:space="preserve">The split.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Let</w:delText>
        </w:r>
      </w:del>
      <w:del w:id="98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and</w:delText>
        </w:r>
      </w:del>
      <w:del w:id="98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4" w:author="PR Preview" w:date="2026-01-01T00:00:00Z">
        <w:r>
          <w:delText xml:space="preserve">,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so</w:delText>
        </w:r>
      </w:del>
      <w:del w:id="9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8" w:author="PR Preview" w:date="2026-01-01T00:00:00Z">
        <w:r>
          <w:delText xml:space="preserve">.</w:delText>
        </w:r>
      </w:del>
      <w:del w:id="989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r:id="rId47">
        <w:del w:id="99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993" w:author="PR Preview" w:date="2026-01-01T00:00:00Z">
        <w:r>
          <w:delText xml:space="preserve">) is in</w:delText>
        </w:r>
      </w:del>
      <w:del w:id="9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(</w:delText>
        </w:r>
      </w:del>
      <w:hyperlink r:id="rId48">
        <w:del w:id="997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998" w:author="PR Preview" w:date="2026-01-01T00:00:00Z">
        <w:r>
          <w:delText xml:space="preserve">),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which is</w:delText>
        </w:r>
      </w:del>
      <w:del w:id="1001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(</w:delText>
        </w:r>
      </w:del>
      <w:hyperlink r:id="rId49">
        <w:del w:id="1004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005" w:author="PR Preview" w:date="2026-01-01T00:00:00Z">
        <w:r>
          <w:delText xml:space="preserve">).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For</w:delText>
        </w:r>
      </w:del>
      <w:del w:id="100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0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010" w:author="PR Preview" w:date="2026-01-01T00:00:00Z">
        <w:r>
          <w:delText xml:space="preserve">so</w:delText>
        </w:r>
      </w:del>
      <w:del w:id="101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012" w:author="PR Preview" w:date="2026-01-01T00:00:00Z">
        <w:r>
          <w:delText xml:space="preserve">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del w:id="1013" w:author="PR Preview" w:date="2026-01-01T00:00:00Z">
        <w:r>
          <w:delText xml:space="preserve">(</w:delText>
        </w:r>
      </w:del>
      <w:hyperlink r:id="rId50">
        <w:del w:id="1014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1015" w:author="PR Preview" w:date="2026-01-01T00:00:00Z">
        <w:r>
          <w:delText xml:space="preserve">).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By the uniqueness in</w:delText>
        </w:r>
      </w:del>
      <w:del w:id="1018" w:author="PR Preview" w:date="2026-01-01T00:00:00Z">
        <w:r>
          <w:delText xml:space="preserve"> </w:delText>
        </w:r>
      </w:del>
      <w:hyperlink r:id="rId28">
        <w:del w:id="1019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1020" w:author="PR Preview" w:date="2026-01-01T00:00:00Z">
        <w:r>
          <w:delText xml:space="preserve">,</w:delText>
        </w:r>
      </w:del>
      <w:del w:id="102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is the orthogonal projection of</w:delText>
        </w:r>
      </w:del>
      <w:del w:id="102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onto</w:delText>
        </w:r>
      </w:del>
      <w:del w:id="10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28" w:author="PR Preview" w:date="2026-01-01T00:00:00Z">
        <w:r>
          <w:delText xml:space="preserve">.</w:delText>
        </w:r>
      </w:del>
    </w:p>
    <w:p>
      <w:pPr>
        <w:pStyle w:val="BodyText"/>
      </w:pPr>
      <w:ins w:id="1029" w:author="PR Preview" w:date="2026-01-01T00:00:00Z">
        <w:r>
          <w:rPr>
            <w:b/>
            <w:bCs/>
          </w:rPr>
          <w:t xml:space="preserve">The split.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Let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$\mathord{\smash[b]{\underset{\raise.3ex\hbox{$\scriptstyle\sim$}}{u}}\vphantom{u}} = \mathbf{Q} {\mathbf{Q}}^{\top} \mathord{\smash[b]{\underset{\raise.3ex\hbox{$\scriptstyle\sim$}}{y}}\vphantom{y}}$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and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  </w:r>
      </w:ins>
      <w:ins w:id="1038" w:author="PR Preview" w:date="2026-01-01T00:00:00Z">
        <w:r>
          <w:t xml:space="preserve">,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so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1043" w:author="PR Preview" w:date="2026-01-01T00:00:00Z">
        <w:r>
          <w:t xml:space="preserve">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$\mathord{\smash[b]{\underset{\raise.3ex\hbox{$\scriptstyle\sim$}}{u}}\vphantom{u}} = \mathbf{Q}\,({\mathbf{Q}}^{\top} \mathord{\smash[b]{\underset{\raise.3ex\hbox{$\scriptstyle\sim$}}{y}}\vphantom{y}})$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(</w:t>
        </w:r>
      </w:ins>
      <w:hyperlink r:id="rId47">
        <w:ins w:id="104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049" w:author="PR Preview" w:date="2026-01-01T00:00:00Z">
        <w:r>
          <w:t xml:space="preserve">) is in</w:t>
        </w:r>
      </w:ins>
      <w:ins w:id="10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(</w:t>
        </w:r>
      </w:ins>
      <w:hyperlink r:id="rId48">
        <w:ins w:id="105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054" w:author="PR Preview" w:date="2026-01-01T00:00:00Z">
        <w:r>
          <w:t xml:space="preserve">),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which is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(</w:t>
        </w:r>
      </w:ins>
      <w:hyperlink r:id="rId49">
        <w:ins w:id="1061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062" w:author="PR Preview" w:date="2026-01-01T00:00:00Z">
        <w:r>
          <w:t xml:space="preserve">).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For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$\mathord{\smash[b]{\underset{\raise.3ex\hbox{$\scriptstyle\sim$}}{v}}\vphantom{v}}$</w:t>
        </w:r>
      </w:ins>
      <w:ins w:id="1067" w:author="PR Preview" w:date="2026-01-01T00:00:00Z">
        <w:r>
          <w:t xml:space="preserve">,</w:t>
        </w:r>
      </w:ins>
    </w:p>
    <w:p>
      <w:pPr>
        <w:pStyle w:val="BodyText"/>
      </w:pPr>
      <w:ins w:id="1068" w:author="PR Preview" w:date="2026-01-01T00:00:00Z">
        <w:r>
  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  </w:r>
      </w:ins>
    </w:p>
    <w:p>
      <w:pPr>
        <w:pStyle w:val="FirstParagraph"/>
      </w:pPr>
      <w:ins w:id="1069" w:author="PR Preview" w:date="2026-01-01T00:00:00Z">
        <w:r>
          <w:t xml:space="preserve">so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$\mathord{\smash[b]{\underset{\raise.3ex\hbox{$\scriptstyle\sim$}}{v}}\vphantom{v}} \in \mathcal{N}({\mathbf{Q}}^{\top})$</w:t>
        </w:r>
      </w:ins>
      <w:ins w:id="1072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ins w:id="1073" w:author="PR Preview" w:date="2026-01-01T00:00:00Z">
        <w:r>
          <w:t xml:space="preserve">(</w:t>
        </w:r>
      </w:ins>
      <w:hyperlink r:id="rId50">
        <w:ins w:id="1074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1075" w:author="PR Preview" w:date="2026-01-01T00:00:00Z">
        <w:r>
          <w:t xml:space="preserve">).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By the uniqueness in</w:t>
        </w:r>
      </w:ins>
      <w:ins w:id="1078" w:author="PR Preview" w:date="2026-01-01T00:00:00Z">
        <w:r>
          <w:t xml:space="preserve"> </w:t>
        </w:r>
      </w:ins>
      <w:hyperlink r:id="rId28">
        <w:ins w:id="1079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1080" w:author="PR Preview" w:date="2026-01-01T00:00:00Z">
        <w:r>
          <w:t xml:space="preserve">,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$\mathord{\smash[b]{\underset{\raise.3ex\hbox{$\scriptstyle\sim$}}{u}}\vphantom{u}}$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the orthogonal projection of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$\mathord{\smash[b]{\underset{\raise.3ex\hbox{$\scriptstyle\sim$}}{y}}\vphantom{y}}$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onto</w:t>
        </w:r>
      </w:ins>
      <w:ins w:id="10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90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del w:id="1091" w:author="PR Preview" w:date="2026-01-01T00:00:00Z">
        <w:r>
          <w:rPr>
            <w:b/>
            <w:bCs/>
          </w:rPr>
          <w:delText xml:space="preserve">Example 7 (The projection matrix onto a line)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For</w:delText>
        </w:r>
      </w:del>
      <w:del w:id="10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95" w:author="PR Preview" w:date="2026-01-01T00:00:00Z">
        <w:r>
          <w:delText xml:space="preserve">,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the single vector</w:delText>
        </w:r>
      </w:del>
      <w:del w:id="10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is an orthonormal basis: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it spans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104" w:author="PR Preview" w:date="2026-01-01T00:00:00Z">
        <w:r>
          <w:delText xml:space="preserve">, it is nonzero and so linearly independent,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07" w:author="PR Preview" w:date="2026-01-01T00:00:00Z">
        <w:r>
          <w:delText xml:space="preserve">With</w:delText>
        </w:r>
      </w:del>
      <w:del w:id="110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del w:id="110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10" w:author="PR Preview" w:date="2026-01-01T00:00:00Z">
        <w:r>
          <w:delText xml:space="preserve">Applied to</w:delText>
        </w:r>
      </w:del>
      <w:del w:id="11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112" w:author="PR Preview" w:date="2026-01-01T00:00:00Z">
        <w:r>
          <w:delText xml:space="preserve">, it gives</w:delText>
        </w:r>
      </w:del>
      <w:del w:id="11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14" w:author="PR Preview" w:date="2026-01-01T00:00:00Z">
        <w:r>
          <w:delText xml:space="preserve">,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the projection found in</w:delText>
        </w:r>
      </w:del>
      <w:del w:id="1117" w:author="PR Preview" w:date="2026-01-01T00:00:00Z">
        <w:r>
          <w:delText xml:space="preserve"> </w:delText>
        </w:r>
      </w:del>
      <w:hyperlink w:anchor="exm-orthogonal-projection">
        <w:del w:id="1118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119" w:author="PR Preview" w:date="2026-01-01T00:00:00Z">
        <w:r>
          <w:delText xml:space="preserve">.</w:delText>
        </w:r>
      </w:del>
    </w:p>
    <w:p>
      <w:pPr>
        <w:pStyle w:val="FirstParagraph"/>
      </w:pPr>
      <w:ins w:id="1120" w:author="PR Preview" w:date="2026-01-01T00:00:00Z">
        <w:r>
          <w:rPr>
            <w:b/>
            <w:bCs/>
          </w:rPr>
          <w:t xml:space="preserve">Example 7 (The projection matrix onto a line)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For</w:t>
        </w:r>
      </w:ins>
      <w:ins w:id="11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the single vector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is an orthonormal basis: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it spans</w:t>
        </w:r>
      </w:ins>
      <w:ins w:id="11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34" w:author="PR Preview" w:date="2026-01-01T00:00:00Z">
        <w:r>
          <w:t xml:space="preserve">, it is nonzero and so linearly independent,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and</w:t>
        </w:r>
      </w:ins>
    </w:p>
    <w:p>
      <w:pPr>
        <w:pStyle w:val="BodyText"/>
      </w:pPr>
      <w:ins w:id="1137" w:author="PR Preview" w:date="2026-01-01T00:00:00Z">
        <w:r>
  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  </w:r>
      </w:ins>
    </w:p>
    <w:p>
      <w:pPr>
        <w:pStyle w:val="FirstParagraph"/>
      </w:pPr>
      <w:ins w:id="1138" w:author="PR Preview" w:date="2026-01-01T00:00:00Z">
        <w:r>
          <w:t xml:space="preserve">With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$\mathbf{Q} = [\mathord{\smash[b]{\underset{\raise.3ex\hbox{$\scriptstyle\sim$}}{q}}\vphantom{q}}_1]$</w:t>
        </w:r>
      </w:ins>
      <w:ins w:id="114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42" w:author="PR Preview" w:date="2026-01-01T00:00:00Z">
        <w:r>
          <w:t xml:space="preserve">Applied to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$\mathord{\smash[b]{\underset{\raise.3ex\hbox{$\scriptstyle\sim$}}{y}}\vphantom{y}} = (3, 1, 2)$</w:t>
        </w:r>
      </w:ins>
      <w:ins w:id="1145" w:author="PR Preview" w:date="2026-01-01T00:00:00Z">
        <w:r>
          <w:t xml:space="preserve">, it gives</w:t>
        </w:r>
      </w:ins>
      <w:ins w:id="114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the projection found in</w:t>
        </w:r>
      </w:ins>
      <w:ins w:id="1150" w:author="PR Preview" w:date="2026-01-01T00:00:00Z">
        <w:r>
          <w:t xml:space="preserve"> </w:t>
        </w:r>
      </w:ins>
      <w:hyperlink w:anchor="exm-orthogonal-projection">
        <w:ins w:id="115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152" w:author="PR Preview" w:date="2026-01-01T00:00:00Z">
        <w:r>
          <w:t xml:space="preserve">.</w:t>
        </w:r>
      </w:ins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del w:id="1153" w:author="PR Preview" w:date="2026-01-01T00:00:00Z">
        <w:r>
          <w:delText xml:space="preserve">If</w:delText>
        </w:r>
      </w:del>
      <w:del w:id="1154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is a</w:delText>
        </w:r>
      </w:del>
      <w:del w:id="11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orthogonal projection matrix (</w:delText>
        </w:r>
      </w:del>
      <w:hyperlink r:id="rId19">
        <w:del w:id="1160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1161" w:author="PR Preview" w:date="2026-01-01T00:00:00Z">
        <w:r>
          <w:delText xml:space="preserve">),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then for every</w:delText>
        </w:r>
      </w:del>
      <w:del w:id="116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65" w:author="PR Preview" w:date="2026-01-01T00:00:00Z">
        <w:r>
          <w:delText xml:space="preserve">,</w:delText>
        </w:r>
      </w:del>
      <w:del w:id="116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is the orthogonal projection of</w:delText>
        </w:r>
      </w:del>
      <w:del w:id="116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onto</w:delText>
        </w:r>
      </w:del>
      <w:del w:id="11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(</w:delText>
        </w:r>
      </w:del>
      <w:hyperlink w:anchor="def-orthogonal-projection">
        <w:del w:id="117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17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1"/>
        </w:numPr>
      </w:pPr>
      <w:del w:id="1177" w:author="PR Preview" w:date="2026-01-01T00:00:00Z">
        <w:r>
          <w:delText xml:space="preserve">If</w:delText>
        </w:r>
      </w:del>
      <w:del w:id="117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and</w:delText>
        </w:r>
      </w:del>
      <w:del w:id="118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are</w:delText>
        </w:r>
      </w:del>
      <w:del w:id="11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matrices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such that, for every</w:delText>
        </w:r>
      </w:del>
      <w:del w:id="118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0" w:author="PR Preview" w:date="2026-01-01T00:00:00Z">
        <w:r>
          <w:delText xml:space="preserve">,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both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and</w:delText>
        </w:r>
      </w:del>
      <w:del w:id="119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are the orthogonal projection of</w:delText>
        </w:r>
      </w:del>
      <w:del w:id="119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onto the same subspace</w:delText>
        </w:r>
      </w:del>
      <w:del w:id="12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03" w:author="PR Preview" w:date="2026-01-01T00:00:00Z">
        <w:r>
          <w:delText xml:space="preserve">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then</w:delText>
        </w:r>
      </w:del>
      <w:del w:id="120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1207" w:author="PR Preview" w:date="2026-01-01T00:00:00Z">
        <w:r>
          <w:delText xml:space="preserve">.</w:delText>
        </w:r>
      </w:del>
    </w:p>
    <w:p>
      <w:pPr>
        <w:pStyle w:val="FirstParagraph"/>
      </w:pPr>
      <w:del w:id="1208" w:author="PR Preview" w:date="2026-01-01T00:00:00Z">
        <w:r>
          <w:rPr>
            <w:i/>
            <w:iCs/>
          </w:rPr>
          <w:delText xml:space="preserve">Proof</w:delText>
        </w:r>
      </w:del>
      <w:del w:id="1209" w:author="PR Preview" w:date="2026-01-01T00:00:00Z">
        <w:r>
          <w:delText xml:space="preserve">. </w:delText>
        </w:r>
      </w:del>
      <w:del w:id="1210" w:author="PR Preview" w:date="2026-01-01T00:00:00Z">
        <w:r>
          <w:rPr>
            <w:b/>
            <w:bCs/>
          </w:rPr>
          <w:delText xml:space="preserve">Part 1.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Write</w:delText>
        </w:r>
      </w:del>
      <w:del w:id="121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14" w:author="PR Preview" w:date="2026-01-01T00:00:00Z">
        <w:r>
          <w:delText xml:space="preserve">.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The first term is in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(</w:delText>
        </w:r>
      </w:del>
      <w:hyperlink r:id="rId48">
        <w:del w:id="1220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1221" w:author="PR Preview" w:date="2026-01-01T00:00:00Z">
        <w:r>
          <w:delText xml:space="preserve">).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For the second,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224" w:author="PR Preview" w:date="2026-01-01T00:00:00Z">
        <w:r>
          <w:delText xml:space="preserve">so</w:delText>
        </w:r>
      </w:del>
      <w:del w:id="122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226" w:author="PR Preview" w:date="2026-01-01T00:00:00Z">
        <w:r>
          <w:delText xml:space="preserve">.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Since</w:delText>
        </w:r>
      </w:del>
      <w:del w:id="122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3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del w:id="1231" w:author="PR Preview" w:date="2026-01-01T00:00:00Z">
        <w:r>
          <w:delText xml:space="preserve">(</w:delText>
        </w:r>
      </w:del>
      <w:hyperlink r:id="rId50">
        <w:del w:id="1232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1233" w:author="PR Preview" w:date="2026-01-01T00:00:00Z">
        <w:r>
          <w:delText xml:space="preserve">).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By the uniqueness in</w:delText>
        </w:r>
      </w:del>
      <w:del w:id="1236" w:author="PR Preview" w:date="2026-01-01T00:00:00Z">
        <w:r>
          <w:delText xml:space="preserve"> </w:delText>
        </w:r>
      </w:del>
      <w:hyperlink r:id="rId28">
        <w:del w:id="1237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is the orthogonal projection of</w:delText>
        </w:r>
      </w:del>
      <w:del w:id="124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onto</w:delText>
        </w:r>
      </w:del>
      <w:del w:id="12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1246" w:author="PR Preview" w:date="2026-01-01T00:00:00Z">
        <w:r>
          <w:delText xml:space="preserve">.</w:delText>
        </w:r>
      </w:del>
    </w:p>
    <w:p>
      <w:pPr>
        <w:pStyle w:val="BodyText"/>
      </w:pPr>
      <w:del w:id="1247" w:author="PR Preview" w:date="2026-01-01T00:00:00Z">
        <w:r>
          <w:rPr>
            <w:b/>
            <w:bCs/>
          </w:rPr>
          <w:delText xml:space="preserve">Part 2.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The orthogonal projection of a vector onto</w:delText>
        </w:r>
      </w:del>
      <w:del w:id="12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is unique (</w:delText>
        </w:r>
      </w:del>
      <w:hyperlink w:anchor="def-orthogonal-projection">
        <w:del w:id="125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54" w:author="PR Preview" w:date="2026-01-01T00:00:00Z">
        <w:r>
          <w:delText xml:space="preserve">),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so</w:delText>
        </w:r>
      </w:del>
      <w:del w:id="125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for each indicator vector</w:delText>
        </w:r>
      </w:del>
      <w:del w:id="12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(</w:delText>
        </w:r>
      </w:del>
      <w:hyperlink r:id="rId53">
        <w:del w:id="126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264" w:author="PR Preview" w:date="2026-01-01T00:00:00Z">
        <w:r>
          <w:delText xml:space="preserve">).</w:delText>
        </w:r>
      </w:del>
      <w:del w:id="126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is column</w:delText>
        </w:r>
      </w:del>
      <w:del w:id="1268" w:author="PR Preview" w:date="2026-01-01T00:00:00Z">
        <w:r>
          <w:delText xml:space="preserve"> </w:delText>
        </w:r>
      </w:del>
      <m:oMath>
        <m:r>
          <m:t>j</m:t>
        </m:r>
      </m:oMath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of</w:delText>
        </w:r>
      </w:del>
      <w:del w:id="127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272" w:author="PR Preview" w:date="2026-01-01T00:00:00Z">
        <w:r>
          <w:delText xml:space="preserve">: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by</w:delText>
        </w:r>
      </w:del>
      <w:del w:id="1275" w:author="PR Preview" w:date="2026-01-01T00:00:00Z">
        <w:r>
          <w:delText xml:space="preserve"> </w:delText>
        </w:r>
      </w:del>
      <w:hyperlink r:id="rId54">
        <w:del w:id="1276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it is the combination of the columns of</w:delText>
        </w:r>
      </w:del>
      <w:del w:id="127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with coefficients the entries of</w:delText>
        </w:r>
      </w:del>
      <w:del w:id="12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83" w:author="PR Preview" w:date="2026-01-01T00:00:00Z">
        <w:r>
          <w:delText xml:space="preserve">,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which are</w:delText>
        </w:r>
      </w:del>
      <w:del w:id="1286" w:author="PR Preview" w:date="2026-01-01T00:00:00Z">
        <w:r>
          <w:delText xml:space="preserve"> </w:delText>
        </w:r>
      </w:del>
      <m:oMath>
        <m:r>
          <m:t>1</m:t>
        </m:r>
      </m:oMath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in place</w:delText>
        </w:r>
      </w:del>
      <w:del w:id="1289" w:author="PR Preview" w:date="2026-01-01T00:00:00Z">
        <w:r>
          <w:delText xml:space="preserve"> </w:delText>
        </w:r>
      </w:del>
      <m:oMath>
        <m:r>
          <m:t>j</m:t>
        </m:r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and</w:delText>
        </w:r>
      </w:del>
      <w:del w:id="1292" w:author="PR Preview" w:date="2026-01-01T00:00:00Z">
        <w:r>
          <w:delText xml:space="preserve"> </w:delText>
        </w:r>
      </w:del>
      <m:oMath>
        <m:r>
          <m:t>0</m:t>
        </m:r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elsewhere (</w:delText>
        </w:r>
      </w:del>
      <w:hyperlink r:id="rId53">
        <w:del w:id="1295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296" w:author="PR Preview" w:date="2026-01-01T00:00:00Z">
        <w:r>
          <w:delText xml:space="preserve">).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Likewise for</w:delText>
        </w:r>
      </w:del>
      <w:del w:id="129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1300" w:author="PR Preview" w:date="2026-01-01T00:00:00Z">
        <w:r>
          <w:delText xml:space="preserve">,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so the two matrices have the same columns.</w:delText>
        </w:r>
      </w:del>
    </w:p>
    <w:p>
      <w:pPr>
        <w:pStyle w:val="BodyText"/>
      </w:pPr>
      <w:del w:id="1303" w:author="PR Preview" w:date="2026-01-01T00:00:00Z">
        <w:r>
          <w:rPr>
            <w:b/>
            <w:bCs/>
          </w:rPr>
          <w:delText xml:space="preserve">Example 8 (Two routes to the same projection matrix)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The matrix</w:delText>
        </w:r>
      </w:del>
      <w:del w:id="130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of</w:delText>
        </w:r>
      </w:del>
      <w:del w:id="1309" w:author="PR Preview" w:date="2026-01-01T00:00:00Z">
        <w:r>
          <w:delText xml:space="preserve"> </w:delText>
        </w:r>
      </w:del>
      <w:hyperlink r:id="rId55">
        <w:del w:id="1310" w:author="PR Preview" w:date="2026-01-01T00:00:00Z">
          <w:r>
            <w:rPr>
              <w:rStyle w:val="Hyperlink"/>
            </w:rPr>
            <w:delText xml:space="preserve">Example 10 in Special Matrices and Decompositions</w:delText>
          </w:r>
        </w:del>
      </w:hyperlink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is an orthogonal projection matrix,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and its column space is</w:delText>
        </w:r>
      </w:del>
      <w:del w:id="131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16" w:author="PR Preview" w:date="2026-01-01T00:00:00Z">
        <w:r>
          <w:delText xml:space="preserve">, the horizontal axis.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By part 1,</w:delText>
        </w:r>
      </w:del>
      <w:del w:id="131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is the orthogonal projection onto that axis: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the remainder</w:delText>
        </w:r>
      </w:del>
      <w:del w:id="13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is orthogonal to</w:delText>
        </w:r>
      </w:del>
      <w:del w:id="13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28" w:author="PR Preview" w:date="2026-01-01T00:00:00Z">
        <w:r>
          <w:delText xml:space="preserve">.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The vector</w:delText>
        </w:r>
      </w:del>
      <w:del w:id="13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has length</w:delText>
        </w:r>
      </w:del>
      <w:del w:id="1334" w:author="PR Preview" w:date="2026-01-01T00:00:00Z">
        <w:r>
          <w:delText xml:space="preserve"> </w:delText>
        </w:r>
      </w:del>
      <m:oMath>
        <m:r>
          <m:t>1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and spans the axis,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so it is an orthonormal basis of it, and with</w:delText>
        </w:r>
      </w:del>
      <w:del w:id="133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del w:id="1340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01"/>
        </w:numPr>
      </w:pPr>
      <w:ins w:id="1341" w:author="PR Preview" w:date="2026-01-01T00:00:00Z">
        <w:r>
          <w:t xml:space="preserve">If</w:t>
        </w:r>
      </w:ins>
      <w:ins w:id="1342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is a</w:t>
        </w:r>
      </w:ins>
      <w:ins w:id="13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orthogonal projection matrix (</w:t>
        </w:r>
      </w:ins>
      <w:hyperlink r:id="rId19">
        <w:ins w:id="1348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349" w:author="PR Preview" w:date="2026-01-01T00:00:00Z">
        <w:r>
          <w:t xml:space="preserve">),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then for every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$\mathord{\smash[b]{\underset{\raise.3ex\hbox{$\scriptstyle\sim$}}{y}}\vphantom{y}} \in \mathbb{R}^p$</w:t>
        </w:r>
      </w:ins>
      <w:ins w:id="1354" w:author="PR Preview" w:date="2026-01-01T00:00:00Z">
        <w:r>
          <w:t xml:space="preserve">,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$\mathbf{P} \mathord{\smash[b]{\underset{\raise.3ex\hbox{$\scriptstyle\sim$}}{y}}\vphantom{y}}$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is the orthogonal projection of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$\mathord{\smash[b]{\underset{\raise.3ex\hbox{$\scriptstyle\sim$}}{y}}\vphantom{y}}$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onto</w:t>
        </w:r>
      </w:ins>
      <w:ins w:id="1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(</w:t>
        </w:r>
      </w:ins>
      <w:hyperlink w:anchor="def-orthogonal-projection">
        <w:ins w:id="136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36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1368" w:author="PR Preview" w:date="2026-01-01T00:00:00Z">
        <w:r>
          <w:t xml:space="preserve">If</w:t>
        </w:r>
      </w:ins>
      <w:ins w:id="136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and</w:t>
        </w:r>
      </w:ins>
      <w:ins w:id="137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are</w:t>
        </w:r>
      </w:ins>
      <w:ins w:id="13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matrices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such that, for every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$\mathord{\smash[b]{\underset{\raise.3ex\hbox{$\scriptstyle\sim$}}{y}}\vphantom{y}}$</w:t>
        </w:r>
      </w:ins>
      <w:ins w:id="1382" w:author="PR Preview" w:date="2026-01-01T00:00:00Z">
        <w:r>
          <w:t xml:space="preserve">,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both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$\mathbf{P}_1 \mathord{\smash[b]{\underset{\raise.3ex\hbox{$\scriptstyle\sim$}}{y}}\vphantom{y}}$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and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$\mathbf{P}_2 \mathord{\smash[b]{\underset{\raise.3ex\hbox{$\scriptstyle\sim$}}{y}}\vphantom{y}}$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are the orthogonal projection of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$\mathord{\smash[b]{\underset{\raise.3ex\hbox{$\scriptstyle\sim$}}{y}}\vphantom{y}}$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onto the same subspace</w:t>
        </w:r>
      </w:ins>
      <w:ins w:id="13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then</w:t>
        </w:r>
      </w:ins>
      <w:ins w:id="140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402" w:author="PR Preview" w:date="2026-01-01T00:00:00Z">
        <w:r>
          <w:t xml:space="preserve">.</w:t>
        </w:r>
      </w:ins>
    </w:p>
    <w:bookmarkEnd w:id="52"/>
    <w:p>
      <w:pPr>
        <w:pStyle w:val="FirstParagraph"/>
      </w:pPr>
      <w:ins w:id="1403" w:author="PR Preview" w:date="2026-01-01T00:00:00Z">
        <w:r>
          <w:rPr>
            <w:i/>
            <w:iCs/>
          </w:rPr>
          <w:t xml:space="preserve">Proof</w:t>
        </w:r>
      </w:ins>
      <w:ins w:id="1404" w:author="PR Preview" w:date="2026-01-01T00:00:00Z">
        <w:r>
          <w:t xml:space="preserve">. </w:t>
        </w:r>
      </w:ins>
      <w:ins w:id="1405" w:author="PR Preview" w:date="2026-01-01T00:00:00Z">
        <w:r>
          <w:rPr>
            <w:b/>
            <w:bCs/>
          </w:rPr>
          <w:t xml:space="preserve">Part 1.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Write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  </w:r>
      </w:ins>
      <w:ins w:id="1410" w:author="PR Preview" w:date="2026-01-01T00:00:00Z">
        <w:r>
          <w:t xml:space="preserve">.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The first term is in</w:t>
        </w:r>
      </w:ins>
      <w:ins w:id="14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(</w:t>
        </w:r>
      </w:ins>
      <w:hyperlink r:id="rId48">
        <w:ins w:id="1416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417" w:author="PR Preview" w:date="2026-01-01T00:00:00Z">
        <w:r>
          <w:t xml:space="preserve">).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For the second,</w:t>
        </w:r>
      </w:ins>
    </w:p>
    <w:p>
      <w:pPr>
        <w:pStyle w:val="BodyText"/>
      </w:pPr>
      <w:ins w:id="1420" w:author="PR Preview" w:date="2026-01-01T00:00:00Z">
        <w:r>
  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  </w:r>
      </w:ins>
    </w:p>
    <w:p>
      <w:pPr>
        <w:pStyle w:val="FirstParagraph"/>
      </w:pPr>
      <w:ins w:id="1421" w:author="PR Preview" w:date="2026-01-01T00:00:00Z">
        <w:r>
          <w:t xml:space="preserve">so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$\mathord{\smash[b]{\underset{\raise.3ex\hbox{$\scriptstyle\sim$}}{y}}\vphantom{y}} - \mathbf{P} \mathord{\smash[b]{\underset{\raise.3ex\hbox{$\scriptstyle\sim$}}{y}}\vphantom{y}} \in \mathcal{N}(\mathbf{P})$</w:t>
        </w:r>
      </w:ins>
      <w:ins w:id="1424" w:author="PR Preview" w:date="2026-01-01T00:00:00Z">
        <w:r>
          <w:t xml:space="preserve">.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Since</w:t>
        </w:r>
      </w:ins>
      <w:ins w:id="142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2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ins w:id="1429" w:author="PR Preview" w:date="2026-01-01T00:00:00Z">
        <w:r>
          <w:t xml:space="preserve">(</w:t>
        </w:r>
      </w:ins>
      <w:hyperlink r:id="rId50">
        <w:ins w:id="1430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1431" w:author="PR Preview" w:date="2026-01-01T00:00:00Z">
        <w:r>
          <w:t xml:space="preserve">).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By the uniqueness in</w:t>
        </w:r>
      </w:ins>
      <w:ins w:id="1434" w:author="PR Preview" w:date="2026-01-01T00:00:00Z">
        <w:r>
          <w:t xml:space="preserve"> </w:t>
        </w:r>
      </w:ins>
      <w:hyperlink r:id="rId28">
        <w:ins w:id="1435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1436" w:author="PR Preview" w:date="2026-01-01T00:00:00Z">
        <w:r>
          <w:t xml:space="preserve">,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$\mathbf{P} \mathord{\smash[b]{\underset{\raise.3ex\hbox{$\scriptstyle\sim$}}{y}}\vphantom{y}}$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is the orthogonal projection of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$\mathord{\smash[b]{\underset{\raise.3ex\hbox{$\scriptstyle\sim$}}{y}}\vphantom{y}}$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onto</w:t>
        </w:r>
      </w:ins>
      <w:ins w:id="14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1446" w:author="PR Preview" w:date="2026-01-01T00:00:00Z">
        <w:r>
          <w:t xml:space="preserve">.</w:t>
        </w:r>
      </w:ins>
    </w:p>
    <w:p>
      <w:pPr>
        <w:pStyle w:val="BodyText"/>
      </w:pPr>
      <w:ins w:id="1447" w:author="PR Preview" w:date="2026-01-01T00:00:00Z">
        <w:r>
          <w:rPr>
            <w:b/>
            <w:bCs/>
          </w:rPr>
          <w:t xml:space="preserve">Part 2.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The orthogonal projection of a vector onto</w:t>
        </w:r>
      </w:ins>
      <w:ins w:id="14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is unique (</w:t>
        </w:r>
      </w:ins>
      <w:hyperlink w:anchor="def-orthogonal-projection">
        <w:ins w:id="145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54" w:author="PR Preview" w:date="2026-01-01T00:00:00Z">
        <w:r>
          <w:t xml:space="preserve">),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so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$\mathbf{P}_1 \mathord{\smash[b]{\underset{\raise.3ex\hbox{$\scriptstyle\sim$}}{e}}\vphantom{e}}_j = \mathbf{P}_2 \mathord{\smash[b]{\underset{\raise.3ex\hbox{$\scriptstyle\sim$}}{e}}\vphantom{e}}_j$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for each indicator vector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$\mathord{\smash[b]{\underset{\raise.3ex\hbox{$\scriptstyle\sim$}}{e}}\vphantom{e}}_j$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(</w:t>
        </w:r>
      </w:ins>
      <w:hyperlink r:id="rId53">
        <w:ins w:id="1465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466" w:author="PR Preview" w:date="2026-01-01T00:00:00Z">
        <w:r>
          <w:t xml:space="preserve">).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$\mathbf{P}_1 \mathord{\smash[b]{\underset{\raise.3ex\hbox{$\scriptstyle\sim$}}{e}}\vphantom{e}}_j$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is column</w:t>
        </w:r>
      </w:ins>
      <w:ins w:id="1471" w:author="PR Preview" w:date="2026-01-01T00:00:00Z">
        <w:r>
          <w:t xml:space="preserve"> </w:t>
        </w:r>
      </w:ins>
      <m:oMath>
        <m:r>
          <m:t>j</m:t>
        </m:r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of</w:t>
        </w:r>
      </w:ins>
      <w:ins w:id="147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475" w:author="PR Preview" w:date="2026-01-01T00:00:00Z">
        <w:r>
          <w:t xml:space="preserve">: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by</w:t>
        </w:r>
      </w:ins>
      <w:ins w:id="1478" w:author="PR Preview" w:date="2026-01-01T00:00:00Z">
        <w:r>
          <w:t xml:space="preserve"> </w:t>
        </w:r>
      </w:ins>
      <w:hyperlink r:id="rId54">
        <w:ins w:id="1479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it is the combination of the columns of</w:t>
        </w:r>
      </w:ins>
      <w:ins w:id="148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with coefficients the entries of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$\mathord{\smash[b]{\underset{\raise.3ex\hbox{$\scriptstyle\sim$}}{e}}\vphantom{e}}_j$</w:t>
        </w:r>
      </w:ins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which are</w:t>
        </w:r>
      </w:ins>
      <w:ins w:id="1490" w:author="PR Preview" w:date="2026-01-01T00:00:00Z">
        <w:r>
          <w:t xml:space="preserve"> </w:t>
        </w:r>
      </w:ins>
      <m:oMath>
        <m:r>
          <m:t>1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in place</w:t>
        </w:r>
      </w:ins>
      <w:ins w:id="1493" w:author="PR Preview" w:date="2026-01-01T00:00:00Z">
        <w:r>
          <w:t xml:space="preserve"> </w:t>
        </w:r>
      </w:ins>
      <m:oMath>
        <m:r>
          <m:t>j</m:t>
        </m:r>
      </m:oMath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and</w:t>
        </w:r>
      </w:ins>
      <w:ins w:id="1496" w:author="PR Preview" w:date="2026-01-01T00:00:00Z">
        <w:r>
          <w:t xml:space="preserve"> </w:t>
        </w:r>
      </w:ins>
      <m:oMath>
        <m:r>
          <m:t>0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elsewhere (</w:t>
        </w:r>
      </w:ins>
      <w:hyperlink r:id="rId53">
        <w:ins w:id="1499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500" w:author="PR Preview" w:date="2026-01-01T00:00:00Z">
        <w:r>
          <w:t xml:space="preserve">).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Likewise for</w:t>
        </w:r>
      </w:ins>
      <w:ins w:id="150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504" w:author="PR Preview" w:date="2026-01-01T00:00:00Z">
        <w:r>
          <w:t xml:space="preserve">,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so the two matrices have the same columns.</w:t>
        </w:r>
      </w:ins>
    </w:p>
    <w:bookmarkStart w:id="56" w:name="exm-projection-matrix-projects"/>
    <w:p>
      <w:pPr>
        <w:pStyle w:val="BodyText"/>
      </w:pPr>
      <w:ins w:id="1507" w:author="PR Preview" w:date="2026-01-01T00:00:00Z">
        <w:r>
          <w:rPr>
            <w:b/>
            <w:bCs/>
          </w:rPr>
          <w:t xml:space="preserve">Example 8 (Two routes to the same projection matrix)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The matrix</w:t>
        </w:r>
      </w:ins>
      <w:ins w:id="1510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of</w:t>
        </w:r>
      </w:ins>
      <w:ins w:id="1513" w:author="PR Preview" w:date="2026-01-01T00:00:00Z">
        <w:r>
          <w:t xml:space="preserve"> </w:t>
        </w:r>
      </w:ins>
      <w:hyperlink r:id="rId55">
        <w:ins w:id="1514" w:author="PR Preview" w:date="2026-01-01T00:00:00Z">
          <w:r>
            <w:rPr>
              <w:rStyle w:val="Hyperlink"/>
            </w:rPr>
            <w:t xml:space="preserve">Example 12 in Special Matrices and Decompositions</w:t>
          </w:r>
        </w:ins>
      </w:hyperlink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is an orthogonal projection matrix,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and its column space is</w:t>
        </w:r>
      </w:ins>
      <w:ins w:id="1519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20" w:author="PR Preview" w:date="2026-01-01T00:00:00Z">
        <w:r>
          <w:t xml:space="preserve">, the horizontal axis.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By part 1,</w:t>
        </w:r>
      </w:ins>
      <w:ins w:id="152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is the orthogonal projection onto that axis: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the remainder</w:t>
        </w:r>
      </w:ins>
      <w:ins w:id="15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is orthogonal to</w:t>
        </w:r>
      </w:ins>
      <w:ins w:id="15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32" w:author="PR Preview" w:date="2026-01-01T00:00:00Z">
        <w:r>
          <w:t xml:space="preserve">.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The vector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$\mathord{\smash[b]{\underset{\raise.3ex\hbox{$\scriptstyle\sim$}}{q}}\vphantom{q}}_1 = (1, 0)$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has length</w:t>
        </w:r>
      </w:ins>
      <w:ins w:id="1539" w:author="PR Preview" w:date="2026-01-01T00:00:00Z">
        <w:r>
          <w:t xml:space="preserve"> </w:t>
        </w:r>
      </w:ins>
      <m:oMath>
        <m:r>
          <m:t>1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and spans the axis,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so it is an orthonormal basis of it, and with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$\mathbf{B} = [\mathord{\smash[b]{\underset{\raise.3ex\hbox{$\scriptstyle\sim$}}{q}}\vphantom{q}}_1]$</w:t>
        </w:r>
      </w:ins>
      <w:ins w:id="154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del w:id="1547" w:author="PR Preview" w:date="2026-01-01T00:00:00Z">
        <w:r>
          <w:delText xml:space="preserve">The oblique projection</w:delText>
        </w:r>
      </w:del>
      <w:del w:id="154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of</w:delText>
        </w:r>
      </w:del>
      <w:del w:id="1551" w:author="PR Preview" w:date="2026-01-01T00:00:00Z">
        <w:r>
          <w:delText xml:space="preserve"> </w:delText>
        </w:r>
      </w:del>
      <w:hyperlink r:id="rId55">
        <w:del w:id="1552" w:author="PR Preview" w:date="2026-01-01T00:00:00Z">
          <w:r>
            <w:rPr>
              <w:rStyle w:val="Hyperlink"/>
            </w:rPr>
            <w:delText xml:space="preserve">Example 10 in Special Matrices and Decompositions</w:delText>
          </w:r>
        </w:del>
      </w:hyperlink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also maps every vector into the horizontal axis.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It sends</w:delText>
        </w:r>
      </w:del>
      <w:del w:id="15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to</w:delText>
        </w:r>
      </w:del>
      <w:del w:id="15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561" w:author="PR Preview" w:date="2026-01-01T00:00:00Z">
        <w:r>
          <w:delText xml:space="preserve">,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but the remainder</w:delText>
        </w:r>
      </w:del>
      <w:del w:id="15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is not orthogonal to the axis,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so</w:delText>
        </w:r>
      </w:del>
      <w:del w:id="15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is not the orthogonal projection of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onto the axis,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which is</w:delText>
        </w:r>
      </w:del>
      <w:del w:id="1577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578" w:author="PR Preview" w:date="2026-01-01T00:00:00Z">
        <w:r>
          <w:delText xml:space="preserve">.</w:delText>
        </w:r>
      </w:del>
    </w:p>
    <w:p>
      <w:pPr>
        <w:pStyle w:val="BodyText"/>
      </w:pPr>
      <w:del w:id="1579" w:author="PR Preview" w:date="2026-01-01T00:00:00Z">
        <w:r>
          <w:rPr>
            <w:b/>
            <w:bCs/>
          </w:rPr>
          <w:delText xml:space="preserve">Theorem 6 (The hat matrix projects onto the column space of the design matrix)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If</w:delText>
        </w:r>
      </w:del>
      <w:del w:id="158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is an</w:delText>
        </w:r>
      </w:del>
      <w:del w:id="158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design matrix with</w:delText>
        </w:r>
      </w:del>
      <w:del w:id="158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589" w:author="PR Preview" w:date="2026-01-01T00:00:00Z">
        <w:r>
          <w:delText xml:space="preserve">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then for every</w:delText>
        </w:r>
      </w:del>
      <w:del w:id="159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(</w:delText>
        </w:r>
      </w:del>
      <w:hyperlink w:anchor="def-hat-matrix">
        <w:del w:id="159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598" w:author="PR Preview" w:date="2026-01-01T00:00:00Z">
        <w:r>
          <w:delText xml:space="preserve">) is the orthogonal projection of</w:delText>
        </w:r>
      </w:del>
      <w:del w:id="159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onto</w:delText>
        </w:r>
      </w:del>
      <w:del w:id="16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03" w:author="PR Preview" w:date="2026-01-01T00:00:00Z">
        <w:r>
          <w:delText xml:space="preserve">.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So</w:delText>
        </w:r>
      </w:del>
      <w:del w:id="160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for any</w:delText>
        </w:r>
      </w:del>
      <w:del w:id="160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matrix</w:delText>
        </w:r>
      </w:del>
      <w:del w:id="161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whose columns are an orthonormal basis of</w:delText>
        </w:r>
      </w:del>
      <w:del w:id="16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16" w:author="PR Preview" w:date="2026-01-01T00:00:00Z">
        <w:r>
          <w:delText xml:space="preserve">.</w:delText>
        </w:r>
      </w:del>
    </w:p>
    <w:p>
      <w:pPr>
        <w:pStyle w:val="BodyText"/>
      </w:pPr>
      <w:del w:id="1617" w:author="PR Preview" w:date="2026-01-01T00:00:00Z">
        <w:r>
          <w:rPr>
            <w:i/>
            <w:iCs/>
          </w:rPr>
          <w:delText xml:space="preserve">Proof</w:delText>
        </w:r>
      </w:del>
      <w:del w:id="1618" w:author="PR Preview" w:date="2026-01-01T00:00:00Z">
        <w:r>
          <w:delText xml:space="preserve">. </w:delText>
        </w:r>
      </w:del>
      <m:oMath>
        <m:r>
          <m:rPr>
            <m:sty m:val="bi"/>
          </m:rPr>
          <m:t>H</m:t>
        </m:r>
      </m:oMath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is an orthogonal projection matrix (</w:delText>
        </w:r>
      </w:del>
      <w:hyperlink w:anchor="thm-hat-matrix">
        <w:del w:id="162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622" w:author="PR Preview" w:date="2026-01-01T00:00:00Z">
        <w:r>
          <w:delText xml:space="preserve">),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so</w:delText>
        </w:r>
      </w:del>
      <w:del w:id="1625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is the orthogonal projection of</w:delText>
        </w:r>
      </w:del>
      <w:del w:id="162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onto</w:delText>
        </w:r>
      </w:del>
      <w:del w:id="16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(</w:delText>
        </w:r>
      </w:del>
      <w:hyperlink w:anchor="thm-projection-matrix-projects">
        <w:del w:id="163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635" w:author="PR Preview" w:date="2026-01-01T00:00:00Z">
        <w:r>
          <w:delText xml:space="preserve">, part 1).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It remains to show</w:delText>
        </w:r>
      </w:del>
      <w:del w:id="16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39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40" w:author="PR Preview" w:date="2026-01-01T00:00:00Z">
        <w:r>
          <w:rPr>
            <w:b/>
            <w:bCs/>
          </w:rPr>
          <w:delText xml:space="preserve">.</w:delText>
        </w:r>
      </w:del>
      <w:del w:id="1641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(</w:delText>
        </w:r>
      </w:del>
      <w:hyperlink r:id="rId47">
        <w:del w:id="1644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645" w:author="PR Preview" w:date="2026-01-01T00:00:00Z">
        <w:r>
          <w:delText xml:space="preserve">),</w:delText>
        </w:r>
      </w:del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which is in</w:delText>
        </w:r>
      </w:del>
      <w:del w:id="16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(</w:delText>
        </w:r>
      </w:del>
      <w:hyperlink r:id="rId48">
        <w:del w:id="1651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1652" w:author="PR Preview" w:date="2026-01-01T00:00:00Z">
        <w:r>
          <w:delText xml:space="preserve">).</w:delText>
        </w:r>
      </w:del>
    </w:p>
    <w:p>
      <w:pPr>
        <w:pStyle w:val="BodyText"/>
      </w:pPr>
      <w:ins w:id="1653" w:author="PR Preview" w:date="2026-01-01T00:00:00Z">
        <w:r>
          <w:t xml:space="preserve">The oblique projection</w:t>
        </w:r>
      </w:ins>
      <w:ins w:id="165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of</w:t>
        </w:r>
      </w:ins>
      <w:ins w:id="1657" w:author="PR Preview" w:date="2026-01-01T00:00:00Z">
        <w:r>
          <w:t xml:space="preserve"> </w:t>
        </w:r>
      </w:ins>
      <w:hyperlink r:id="rId55">
        <w:ins w:id="1658" w:author="PR Preview" w:date="2026-01-01T00:00:00Z">
          <w:r>
            <w:rPr>
              <w:rStyle w:val="Hyperlink"/>
            </w:rPr>
            <w:t xml:space="preserve">Example 12 in Special Matrices and Decompositions</w:t>
          </w:r>
        </w:ins>
      </w:hyperlink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also maps every vector into the horizontal axis.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It sends</w:t>
        </w:r>
      </w:ins>
      <w:ins w:id="16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to</w:t>
        </w:r>
      </w:ins>
      <w:ins w:id="16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67" w:author="PR Preview" w:date="2026-01-01T00:00:00Z">
        <w:r>
          <w:t xml:space="preserve">,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but the remainder</w:t>
        </w:r>
      </w:ins>
      <w:ins w:id="16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is not orthogonal to the axis,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so</w:t>
        </w:r>
      </w:ins>
      <w:ins w:id="16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is not the orthogonal projection of</w:t>
        </w:r>
      </w:ins>
      <w:ins w:id="16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onto the axis,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which is</w:t>
        </w:r>
      </w:ins>
      <w:ins w:id="168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84" w:author="PR Preview" w:date="2026-01-01T00:00:00Z">
        <w:r>
          <w:t xml:space="preserve">.</w:t>
        </w:r>
      </w:ins>
    </w:p>
    <w:bookmarkEnd w:id="56"/>
    <w:bookmarkStart w:id="57" w:name="thm-hat-matrix-projects"/>
    <w:p>
      <w:pPr>
        <w:pStyle w:val="BodyText"/>
      </w:pPr>
      <w:ins w:id="1685" w:author="PR Preview" w:date="2026-01-01T00:00:00Z">
        <w:r>
          <w:rPr>
            <w:b/>
            <w:bCs/>
          </w:rPr>
          <w:t xml:space="preserve">Theorem 6 (The hat matrix projects onto the column space of the design matrix)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If</w:t>
        </w:r>
      </w:ins>
      <w:ins w:id="168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is an</w:t>
        </w:r>
      </w:ins>
      <w:ins w:id="16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design matrix with</w:t>
        </w:r>
      </w:ins>
      <w:ins w:id="169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695" w:author="PR Preview" w:date="2026-01-01T00:00:00Z">
        <w:r>
          <w:t xml:space="preserve">,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then for every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$\mathord{\smash[b]{\underset{\raise.3ex\hbox{$\scriptstyle\sim$}}{y}}\vphantom{y}}\in \mathbb{R}^n$</w:t>
        </w:r>
      </w:ins>
      <w:ins w:id="1700" w:author="PR Preview" w:date="2026-01-01T00:00:00Z">
        <w:r>
          <w:t xml:space="preserve">,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$\mathbf{H} \mathord{\smash[b]{\underset{\raise.3ex\hbox{$\scriptstyle\sim$}}{y}}\vphantom{y}}$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(</w:t>
        </w:r>
      </w:ins>
      <w:hyperlink w:anchor="def-hat-matrix">
        <w:ins w:id="170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706" w:author="PR Preview" w:date="2026-01-01T00:00:00Z">
        <w:r>
          <w:t xml:space="preserve">) is the orthogonal projection of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$\mathord{\smash[b]{\underset{\raise.3ex\hbox{$\scriptstyle\sim$}}{y}}\vphantom{y}}$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onto</w:t>
        </w:r>
      </w:ins>
      <w:ins w:id="17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712" w:author="PR Preview" w:date="2026-01-01T00:00:00Z">
        <w:r>
          <w:t xml:space="preserve">.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So</w:t>
        </w:r>
      </w:ins>
      <w:ins w:id="1715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for any</w:t>
        </w:r>
      </w:ins>
      <w:ins w:id="17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matrix</w:t>
        </w:r>
      </w:ins>
      <w:ins w:id="172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whose columns are an orthonormal basis of</w:t>
        </w:r>
      </w:ins>
      <w:ins w:id="17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725" w:author="PR Preview" w:date="2026-01-01T00:00:00Z">
        <w:r>
          <w:t xml:space="preserve">.</w:t>
        </w:r>
      </w:ins>
    </w:p>
    <w:bookmarkEnd w:id="57"/>
    <w:p>
      <w:pPr>
        <w:pStyle w:val="BodyText"/>
      </w:pPr>
      <w:ins w:id="1726" w:author="PR Preview" w:date="2026-01-01T00:00:00Z">
        <w:r>
          <w:rPr>
            <w:i/>
            <w:iCs/>
          </w:rPr>
          <w:t xml:space="preserve">Proof</w:t>
        </w:r>
      </w:ins>
      <w:ins w:id="1727" w:author="PR Preview" w:date="2026-01-01T00:00:00Z">
        <w:r>
          <w:t xml:space="preserve">. </w:t>
        </w:r>
      </w:ins>
      <m:oMath>
        <m:r>
          <m:rPr>
            <m:sty m:val="bi"/>
          </m:rPr>
          <m:t>H</m:t>
        </m:r>
      </m:oMath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is an orthogonal projection matrix (</w:t>
        </w:r>
      </w:ins>
      <w:hyperlink w:anchor="thm-hat-matrix">
        <w:ins w:id="173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731" w:author="PR Preview" w:date="2026-01-01T00:00:00Z">
        <w:r>
          <w:t xml:space="preserve">),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so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$\mathbf{H} \mathord{\smash[b]{\underset{\raise.3ex\hbox{$\scriptstyle\sim$}}{y}}\vphantom{y}}$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is the orthogonal projection of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$\mathord{\smash[b]{\underset{\raise.3ex\hbox{$\scriptstyle\sim$}}{y}}\vphantom{y}}$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onto</w:t>
        </w:r>
      </w:ins>
      <w:ins w:id="17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(</w:t>
        </w:r>
      </w:ins>
      <w:hyperlink w:anchor="thm-projection-matrix-projects">
        <w:ins w:id="174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46" w:author="PR Preview" w:date="2026-01-01T00:00:00Z">
        <w:r>
          <w:t xml:space="preserve">, part 1).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It remains to show</w:t>
        </w:r>
      </w:ins>
      <w:ins w:id="17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750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751" w:author="PR Preview" w:date="2026-01-01T00:00:00Z">
        <w:r>
          <w:rPr>
            <w:b/>
            <w:bCs/>
          </w:rPr>
          <w:t xml:space="preserve">.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(</w:t>
        </w:r>
      </w:ins>
      <w:hyperlink r:id="rId47">
        <w:ins w:id="1756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757" w:author="PR Preview" w:date="2026-01-01T00:00:00Z">
        <w:r>
          <w:t xml:space="preserve">),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which is in</w:t>
        </w:r>
      </w:ins>
      <w:ins w:id="17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(</w:t>
        </w:r>
      </w:ins>
      <w:hyperlink r:id="rId48">
        <w:ins w:id="176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764" w:author="PR Preview" w:date="2026-01-01T00:00:00Z">
        <w:r>
          <w:t xml:space="preserve">).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765" w:author="PR Preview" w:date="2026-01-01T00:00:00Z">
        <w:r>
          <w:delText xml:space="preserve">So for every</w:delText>
        </w:r>
      </w:del>
      <w:del w:id="176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67" w:author="PR Preview" w:date="2026-01-01T00:00:00Z">
        <w:r>
          <w:delText xml:space="preserve">,</w:delText>
        </w:r>
      </w:del>
      <w:del w:id="176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69" w:author="PR Preview" w:date="2026-01-01T00:00:00Z">
        <w:r>
          <w:delText xml:space="preserve">, since</w:delText>
        </w:r>
      </w:del>
      <w:del w:id="1770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del w:id="1771" w:author="PR Preview" w:date="2026-01-01T00:00:00Z">
        <w:r>
          <w:delText xml:space="preserve">,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and</w:delText>
        </w:r>
      </w:del>
      <w:del w:id="17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(</w:delText>
        </w:r>
      </w:del>
      <w:hyperlink r:id="rId47">
        <w:del w:id="1777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778" w:author="PR Preview" w:date="2026-01-01T00:00:00Z">
        <w:r>
          <w:delText xml:space="preserve">),</w:delText>
        </w:r>
      </w:del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which is in</w:delText>
        </w:r>
      </w:del>
      <w:del w:id="17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del w:id="1782" w:author="PR Preview" w:date="2026-01-01T00:00:00Z">
        <w:r>
          <w:delText xml:space="preserve">.</w:delText>
        </w:r>
      </w:del>
    </w:p>
    <w:p>
      <w:pPr>
        <w:pStyle w:val="FirstParagraph"/>
      </w:pPr>
      <w:ins w:id="1783" w:author="PR Preview" w:date="2026-01-01T00:00:00Z">
        <w:r>
          <w:t xml:space="preserve">So for every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$\mathord{\smash[b]{\underset{\raise.3ex\hbox{$\scriptstyle\sim$}}{b}}\vphantom{b}} \in \mathbb{R}^p$</w:t>
        </w:r>
      </w:ins>
      <w:ins w:id="1786" w:author="PR Preview" w:date="2026-01-01T00:00:00Z">
        <w:r>
          <w:t xml:space="preserve">,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$\mathbf{X}\mathord{\smash[b]{\underset{\raise.3ex\hbox{$\scriptstyle\sim$}}{b}}\vphantom{b}} = (\mathbf{H} \mathbf{X})\,\mathord{\smash[b]{\underset{\raise.3ex\hbox{$\scriptstyle\sim$}}{b}}\vphantom{b}}$</w:t>
        </w:r>
      </w:ins>
      <w:ins w:id="1789" w:author="PR Preview" w:date="2026-01-01T00:00:00Z">
        <w:r>
          <w:t xml:space="preserve">, since</w:t>
        </w:r>
      </w:ins>
      <w:ins w:id="1790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ins w:id="1791" w:author="PR Preview" w:date="2026-01-01T00:00:00Z">
        <w:r>
          <w:t xml:space="preserve">,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and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$(\mathbf{H} \mathbf{X})\,\mathord{\smash[b]{\underset{\raise.3ex\hbox{$\scriptstyle\sim$}}{b}}\vphantom{b}} = \mathbf{H}\,(\mathbf{X}\mathord{\smash[b]{\underset{\raise.3ex\hbox{$\scriptstyle\sim$}}{b}}\vphantom{b}})$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(</w:t>
        </w:r>
      </w:ins>
      <w:hyperlink r:id="rId47">
        <w:ins w:id="179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799" w:author="PR Preview" w:date="2026-01-01T00:00:00Z">
        <w:r>
          <w:t xml:space="preserve">),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which is in</w:t>
        </w:r>
      </w:ins>
      <w:ins w:id="18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ins w:id="1803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del w:id="1804" w:author="PR Preview" w:date="2026-01-01T00:00:00Z">
        <w:r>
          <w:rPr>
            <w:b/>
            <w:bCs/>
          </w:rPr>
          <w:delText xml:space="preserve">Example 9 (The intercept-only hat matrix, from an orthonormal basis)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For the intercept-only design</w:delText>
        </w:r>
      </w:del>
      <w:del w:id="180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of</w:delText>
        </w:r>
      </w:del>
      <w:del w:id="1810" w:author="PR Preview" w:date="2026-01-01T00:00:00Z">
        <w:r>
          <w:delText xml:space="preserve"> </w:delText>
        </w:r>
      </w:del>
      <w:hyperlink w:anchor="exm-hat-matrix">
        <w:del w:id="181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812" w:author="PR Preview" w:date="2026-01-01T00:00:00Z">
        <w:r>
          <w:delText xml:space="preserve">,</w:delText>
        </w:r>
      </w:del>
      <w:del w:id="18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814" w:author="PR Preview" w:date="2026-01-01T00:00:00Z">
        <w:r>
          <w:delText xml:space="preserve">,</w:delText>
        </w:r>
      </w:del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with orthonormal basis</w:delText>
        </w:r>
      </w:del>
      <w:del w:id="181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18" w:author="PR Preview" w:date="2026-01-01T00:00:00Z">
        <w:r>
          <w:delText xml:space="preserve">,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21" w:author="PR Preview" w:date="2026-01-01T00:00:00Z">
        <w:r>
          <w:delText xml:space="preserve">With</w:delText>
        </w:r>
      </w:del>
      <w:del w:id="182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del w:id="182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824" w:author="PR Preview" w:date="2026-01-01T00:00:00Z">
        <w:r>
          <w:delText xml:space="preserve">the hat matrix found in</w:delText>
        </w:r>
      </w:del>
      <w:del w:id="1825" w:author="PR Preview" w:date="2026-01-01T00:00:00Z">
        <w:r>
          <w:delText xml:space="preserve"> </w:delText>
        </w:r>
      </w:del>
      <w:hyperlink w:anchor="exm-hat-matrix">
        <w:del w:id="1826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827" w:author="PR Preview" w:date="2026-01-01T00:00:00Z">
        <w:r>
          <w:delText xml:space="preserve">.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The fitted values</w:delText>
        </w:r>
      </w:del>
      <w:del w:id="18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are the closest point to</w:delText>
        </w:r>
      </w:del>
      <w:del w:id="183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on the line of constant vectors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(</w:delText>
        </w:r>
      </w:del>
      <w:hyperlink w:anchor="thm-closest-point">
        <w:del w:id="183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839" w:author="PR Preview" w:date="2026-01-01T00:00:00Z">
        <w:r>
          <w:delText xml:space="preserve">),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and the residuals</w:delText>
        </w:r>
      </w:del>
      <w:del w:id="18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are orthogonal to</w:delText>
        </w:r>
      </w:del>
      <w:del w:id="18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46" w:author="PR Preview" w:date="2026-01-01T00:00:00Z">
        <w:r>
          <w:delText xml:space="preserve">:</w:delText>
        </w:r>
      </w:del>
    </w:p>
    <w:p>
      <w:pPr>
        <w:pStyle w:val="BodyText"/>
      </w:pPr>
      <w:ins w:id="1847" w:author="PR Preview" w:date="2026-01-01T00:00:00Z">
        <w:r>
          <w:rPr>
            <w:b/>
            <w:bCs/>
          </w:rPr>
          <w:t xml:space="preserve">Example 9 (The intercept-only hat matrix, from an orthonormal basis)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For the intercept-only design</w:t>
        </w:r>
      </w:ins>
      <w:ins w:id="185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of</w:t>
        </w:r>
      </w:ins>
      <w:ins w:id="1853" w:author="PR Preview" w:date="2026-01-01T00:00:00Z">
        <w:r>
          <w:t xml:space="preserve"> </w:t>
        </w:r>
      </w:ins>
      <w:hyperlink w:anchor="exm-hat-matrix">
        <w:ins w:id="185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855" w:author="PR Preview" w:date="2026-01-01T00:00:00Z">
        <w:r>
          <w:t xml:space="preserve">,</w:t>
        </w:r>
      </w:ins>
      <w:ins w:id="18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857" w:author="PR Preview" w:date="2026-01-01T00:00:00Z">
        <w:r>
          <w:t xml:space="preserve">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with orthonormal basis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$\mathord{\smash[b]{\underset{\raise.3ex\hbox{$\scriptstyle\sim$}}{q}}\vphantom{q}}_1 = \tfrac{1}{\sqrt{2}}\,(1, 1)$</w:t>
        </w:r>
      </w:ins>
      <w:ins w:id="1862" w:author="PR Preview" w:date="2026-01-01T00:00:00Z">
        <w:r>
          <w:t xml:space="preserve">,</w:t>
        </w:r>
      </w:ins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since</w:t>
        </w:r>
      </w:ins>
    </w:p>
    <w:p>
      <w:pPr>
        <w:pStyle w:val="BodyText"/>
      </w:pPr>
      <w:ins w:id="1865" w:author="PR Preview" w:date="2026-01-01T00:00:00Z">
        <w:r>
  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  </w:r>
      </w:ins>
    </w:p>
    <w:p>
      <w:pPr>
        <w:pStyle w:val="FirstParagraph"/>
      </w:pPr>
      <w:ins w:id="1866" w:author="PR Preview" w:date="2026-01-01T00:00:00Z">
        <w:r>
          <w:t xml:space="preserve">With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$\mathbf{Q} = [\mathord{\smash[b]{\underset{\raise.3ex\hbox{$\scriptstyle\sim$}}{q}}\vphantom{q}}_1]$</w:t>
        </w:r>
      </w:ins>
      <w:ins w:id="186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870" w:author="PR Preview" w:date="2026-01-01T00:00:00Z">
        <w:r>
          <w:t xml:space="preserve">the hat matrix found in</w:t>
        </w:r>
      </w:ins>
      <w:ins w:id="1871" w:author="PR Preview" w:date="2026-01-01T00:00:00Z">
        <w:r>
          <w:t xml:space="preserve"> </w:t>
        </w:r>
      </w:ins>
      <w:hyperlink w:anchor="exm-hat-matrix">
        <w:ins w:id="1872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873" w:author="PR Preview" w:date="2026-01-01T00:00:00Z">
        <w:r>
          <w:t xml:space="preserve">.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The fitted values</w:t>
        </w:r>
      </w:ins>
      <w:ins w:id="18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are the closest point to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$\mathord{\smash[b]{\underset{\raise.3ex\hbox{$\scriptstyle\sim$}}{y}}\vphantom{y}}$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on the line of constant vectors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(</w:t>
        </w:r>
      </w:ins>
      <w:hyperlink w:anchor="thm-closest-point">
        <w:ins w:id="188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886" w:author="PR Preview" w:date="2026-01-01T00:00:00Z">
        <w:r>
          <w:t xml:space="preserve">),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and the residuals</w:t>
        </w:r>
      </w:ins>
      <w:ins w:id="18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are orthogonal to</w:t>
        </w:r>
      </w:ins>
      <w:ins w:id="18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del w:id="1894" w:author="PR Preview" w:date="2026-01-01T00:00:00Z">
        <w:r>
          <w:rPr>
            <w:b/>
            <w:bCs/>
          </w:rPr>
          <w:delText xml:space="preserve">Theorem 9 (A generalized inverse solves every solvable system)</w:delText>
        </w:r>
      </w:del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Let</w:delText>
        </w:r>
      </w:del>
      <w:del w:id="18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be</w:delText>
        </w:r>
      </w:del>
      <w:del w:id="190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901" w:author="PR Preview" w:date="2026-01-01T00:00:00Z">
        <w:r>
          <w:delText xml:space="preserve">, let</w:delText>
        </w:r>
      </w:del>
      <w:del w:id="190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be a generalized inverse of</w:delText>
        </w:r>
      </w:del>
      <w:del w:id="19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(</w:delText>
        </w:r>
      </w:del>
      <w:hyperlink w:anchor="def-generalized-inverse">
        <w:del w:id="190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09" w:author="PR Preview" w:date="2026-01-01T00:00:00Z">
        <w:r>
          <w:delText xml:space="preserve">), and let</w:delText>
        </w:r>
      </w:del>
      <w:del w:id="191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911" w:author="PR Preview" w:date="2026-01-01T00:00:00Z">
        <w:r>
          <w:delText xml:space="preserve">.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If</w:delText>
        </w:r>
      </w:del>
      <w:del w:id="19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has a solution,</w:delText>
        </w:r>
      </w:del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then</w:delText>
        </w:r>
      </w:del>
      <w:del w:id="1919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is a solution.</w:delText>
        </w:r>
      </w:del>
    </w:p>
    <w:p>
      <w:pPr>
        <w:pStyle w:val="BodyText"/>
      </w:pPr>
      <w:del w:id="1922" w:author="PR Preview" w:date="2026-01-01T00:00:00Z">
        <w:r>
          <w:rPr>
            <w:i/>
            <w:iCs/>
          </w:rPr>
          <w:delText xml:space="preserve">Proof</w:delText>
        </w:r>
      </w:del>
      <w:del w:id="1923" w:author="PR Preview" w:date="2026-01-01T00:00:00Z">
        <w:r>
          <w:delText xml:space="preserve">. </w:delText>
        </w:r>
      </w:del>
      <w:del w:id="1924" w:author="PR Preview" w:date="2026-01-01T00:00:00Z">
        <w:r>
          <w:delText xml:space="preserve">Let</w:delText>
        </w:r>
      </w:del>
      <w:del w:id="19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be a solution, so</w:delText>
        </w:r>
      </w:del>
      <w:del w:id="19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9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p>
      <w:pPr>
        <w:pStyle w:val="FirstParagraph"/>
      </w:pPr>
      <w:del w:id="1930" w:author="PR Preview" w:date="2026-01-01T00:00:00Z">
        <w:r>
          <w:rPr>
            <w:b/>
            <w:bCs/>
          </w:rPr>
          <w:delText xml:space="preserve">Example 13 (Solving with a generalized inverse)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With</w:delText>
        </w:r>
      </w:del>
      <w:del w:id="19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and its generalized inverse</w:delText>
        </w:r>
      </w:del>
      <w:del w:id="193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(</w:delText>
        </w:r>
      </w:del>
      <w:hyperlink w:anchor="exm-generalized-inverse">
        <w:del w:id="1939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940" w:author="PR Preview" w:date="2026-01-01T00:00:00Z">
        <w:r>
          <w:delText xml:space="preserve">),</w:delText>
        </w:r>
      </w:del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the system</w:delText>
        </w:r>
      </w:del>
      <w:del w:id="19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has the solution</w:delText>
        </w:r>
      </w:del>
      <w:del w:id="19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947" w:author="PR Preview" w:date="2026-01-01T00:00:00Z">
        <w:r>
          <w:delText xml:space="preserve">,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and</w:delText>
        </w:r>
      </w:del>
      <w:del w:id="1950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is a solution too:</w:delText>
        </w:r>
      </w:del>
      <w:del w:id="19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954" w:author="PR Preview" w:date="2026-01-01T00:00:00Z">
        <w:r>
          <w:delText xml:space="preserve">.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The system</w:delText>
        </w:r>
      </w:del>
      <w:del w:id="19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has no solution,</w:delText>
        </w:r>
      </w:del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since the second entry of</w:delText>
        </w:r>
      </w:del>
      <w:del w:id="19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is always</w:delText>
        </w:r>
      </w:del>
      <w:del w:id="1965" w:author="PR Preview" w:date="2026-01-01T00:00:00Z">
        <w:r>
          <w:delText xml:space="preserve"> </w:delText>
        </w:r>
      </w:del>
      <m:oMath>
        <m:r>
          <m:t>0</m:t>
        </m:r>
      </m:oMath>
      <w:del w:id="1966" w:author="PR Preview" w:date="2026-01-01T00:00:00Z">
        <w:r>
          <w:delText xml:space="preserve">;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there</w:delText>
        </w:r>
      </w:del>
      <w:del w:id="1969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gives</w:delText>
        </w:r>
      </w:del>
      <w:del w:id="19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73" w:author="PR Preview" w:date="2026-01-01T00:00:00Z">
        <w:r>
          <w:delText xml:space="preserve">.</w:delText>
        </w:r>
      </w:del>
    </w:p>
    <w:p>
      <w:pPr>
        <w:pStyle w:val="BodyText"/>
      </w:pPr>
      <w:ins w:id="1974" w:author="PR Preview" w:date="2026-01-01T00:00:00Z">
        <w:r>
          <w:rPr>
            <w:b/>
            <w:bCs/>
          </w:rPr>
          <w:t xml:space="preserve">Theorem 9 (A generalized inverse solves every solvable system)</w:t>
        </w:r>
      </w:ins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Let</w:t>
        </w:r>
      </w:ins>
      <w:ins w:id="19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be</w:t>
        </w:r>
      </w:ins>
      <w:ins w:id="19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981" w:author="PR Preview" w:date="2026-01-01T00:00:00Z">
        <w:r>
          <w:t xml:space="preserve">, let</w:t>
        </w:r>
      </w:ins>
      <w:ins w:id="198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be a generalized inverse of</w:t>
        </w:r>
      </w:ins>
      <w:ins w:id="19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(</w:t>
        </w:r>
      </w:ins>
      <w:hyperlink w:anchor="def-generalized-inverse">
        <w:ins w:id="198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89" w:author="PR Preview" w:date="2026-01-01T00:00:00Z">
        <w:r>
          <w:t xml:space="preserve">), and let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$\mathord{\smash[b]{\underset{\raise.3ex\hbox{$\scriptstyle\sim$}}{b}}\vphantom{b}} \in \mathbb{R}^m$</w:t>
        </w:r>
      </w:ins>
      <w:ins w:id="1992" w:author="PR Preview" w:date="2026-01-01T00:00:00Z">
        <w:r>
          <w:t xml:space="preserve">.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If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has a solution,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then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$\mathbf{G} \mathord{\smash[b]{\underset{\raise.3ex\hbox{$\scriptstyle\sim$}}{b}}\vphantom{b}}$</w:t>
        </w:r>
      </w:ins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is a solution.</w:t>
        </w:r>
      </w:ins>
    </w:p>
    <w:bookmarkEnd w:id="78"/>
    <w:p>
      <w:pPr>
        <w:pStyle w:val="BodyText"/>
      </w:pPr>
      <w:ins w:id="2005" w:author="PR Preview" w:date="2026-01-01T00:00:00Z">
        <w:r>
          <w:rPr>
            <w:i/>
            <w:iCs/>
          </w:rPr>
          <w:t xml:space="preserve">Proof</w:t>
        </w:r>
      </w:ins>
      <w:ins w:id="2006" w:author="PR Preview" w:date="2026-01-01T00:00:00Z">
        <w:r>
          <w:t xml:space="preserve">. </w:t>
        </w:r>
      </w:ins>
      <w:ins w:id="2007" w:author="PR Preview" w:date="2026-01-01T00:00:00Z">
        <w:r>
          <w:t xml:space="preserve">Let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$\mathord{\smash[b]{\underset{\raise.3ex\hbox{$\scriptstyle\sim$}}{x}}\vphantom{x}}_0$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be a solution, so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$\mathbf{A} \mathord{\smash[b]{\underset{\raise.3ex\hbox{$\scriptstyle\sim$}}{x}}\vphantom{x}}_0 = \mathord{\smash[b]{\underset{\raise.3ex\hbox{$\scriptstyle\sim$}}{b}}\vphantom{b}}$</w:t>
        </w:r>
      </w:ins>
      <w:ins w:id="2014" w:author="PR Preview" w:date="2026-01-01T00:00:00Z">
        <w:r>
          <w:t xml:space="preserve">. Then</w:t>
        </w:r>
      </w:ins>
    </w:p>
    <w:p>
      <w:pPr>
        <w:pStyle w:val="BodyText"/>
      </w:pPr>
      <w:ins w:id="2015" w:author="PR Preview" w:date="2026-01-01T00:00:00Z">
        <w:r>
  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  </w:r>
      </w:ins>
    </w:p>
    <w:bookmarkStart w:id="79" w:name="exm-generalized-inverse-solves"/>
    <w:p>
      <w:pPr>
        <w:pStyle w:val="FirstParagraph"/>
      </w:pPr>
      <w:ins w:id="2016" w:author="PR Preview" w:date="2026-01-01T00:00:00Z">
        <w:r>
          <w:rPr>
            <w:b/>
            <w:bCs/>
          </w:rPr>
          <w:t xml:space="preserve">Example 13 (Solving with a generalized inverse)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With</w:t>
        </w:r>
      </w:ins>
      <w:ins w:id="20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and its generalized inverse</w:t>
        </w:r>
      </w:ins>
      <w:ins w:id="202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(</w:t>
        </w:r>
      </w:ins>
      <w:hyperlink w:anchor="exm-generalized-inverse">
        <w:ins w:id="202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026" w:author="PR Preview" w:date="2026-01-01T00:00:00Z">
        <w:r>
          <w:t xml:space="preserve">),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the system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$\mathbf{A} \mathord{\smash[b]{\underset{\raise.3ex\hbox{$\scriptstyle\sim$}}{x}}\vphantom{x}} = (2, 0)$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has the solution</w:t>
        </w:r>
      </w:ins>
      <w:ins w:id="20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34" w:author="PR Preview" w:date="2026-01-01T00:00:00Z">
        <w:r>
          <w:t xml:space="preserve">,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and</w:t>
        </w:r>
      </w:ins>
      <w:ins w:id="203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is a solution too:</w:t>
        </w:r>
      </w:ins>
      <w:ins w:id="20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41" w:author="PR Preview" w:date="2026-01-01T00:00:00Z">
        <w:r>
          <w:t xml:space="preserve">.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The system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$\mathbf{A} \mathord{\smash[b]{\underset{\raise.3ex\hbox{$\scriptstyle\sim$}}{x}}\vphantom{x}} = (2, 1)$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has no solution,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since the second entry of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$\mathbf{A} \mathord{\smash[b]{\underset{\raise.3ex\hbox{$\scriptstyle\sim$}}{x}}\vphantom{x}}$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is always</w:t>
        </w:r>
      </w:ins>
      <w:ins w:id="2054" w:author="PR Preview" w:date="2026-01-01T00:00:00Z">
        <w:r>
          <w:t xml:space="preserve"> </w:t>
        </w:r>
      </w:ins>
      <m:oMath>
        <m:r>
          <m:t>0</m:t>
        </m:r>
      </m:oMath>
      <w:ins w:id="2055" w:author="PR Preview" w:date="2026-01-01T00:00:00Z">
        <w:r>
          <w:t xml:space="preserve">;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there</w:t>
        </w:r>
      </w:ins>
      <w:ins w:id="205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gives</w:t>
        </w:r>
      </w:ins>
      <w:ins w:id="20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062" w:author="PR Preview" w:date="2026-01-01T00:00:00Z">
        <w:r>
          <w:t xml:space="preserve">.</w:t>
        </w:r>
      </w:ins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del w:id="2063" w:author="PR Preview" w:date="2026-01-01T00:00:00Z">
        <w:r>
          <w:rPr>
            <w:i/>
            <w:iCs/>
          </w:rPr>
          <w:delText xml:space="preserve">Proof</w:delText>
        </w:r>
      </w:del>
      <w:del w:id="2064" w:author="PR Preview" w:date="2026-01-01T00:00:00Z">
        <w:r>
          <w:delText xml:space="preserve">. </w:delText>
        </w:r>
      </w:del>
      <w:del w:id="2065" w:author="PR Preview" w:date="2026-01-01T00:00:00Z">
        <w:r>
          <w:rPr>
            <w:b/>
            <w:bCs/>
          </w:rPr>
          <w:delText xml:space="preserve">The two cases cover every matrix.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If</w:delText>
        </w:r>
      </w:del>
      <w:del w:id="20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2069" w:author="PR Preview" w:date="2026-01-01T00:00:00Z">
        <w:r>
          <w:delText xml:space="preserve">, it has a nonzero column,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which is linearly independent on its own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with</w:delText>
        </w:r>
      </w:del>
      <w:del w:id="207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forces</w:delText>
        </w:r>
      </w:del>
      <w:del w:id="207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080" w:author="PR Preview" w:date="2026-01-01T00:00:00Z">
        <w:r>
          <w:delText xml:space="preserve">),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so</w:delText>
        </w:r>
      </w:del>
      <w:del w:id="208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(</w:delText>
        </w:r>
      </w:del>
      <w:hyperlink r:id="rId13">
        <w:del w:id="2086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087" w:author="PR Preview" w:date="2026-01-01T00:00:00Z">
        <w:r>
          <w:delText xml:space="preserve">).</w:delText>
        </w:r>
      </w:del>
    </w:p>
    <w:p>
      <w:pPr>
        <w:pStyle w:val="FirstParagraph"/>
      </w:pPr>
      <w:ins w:id="2088" w:author="PR Preview" w:date="2026-01-01T00:00:00Z">
        <w:r>
          <w:rPr>
            <w:i/>
            <w:iCs/>
          </w:rPr>
          <w:t xml:space="preserve">Proof</w:t>
        </w:r>
      </w:ins>
      <w:ins w:id="2089" w:author="PR Preview" w:date="2026-01-01T00:00:00Z">
        <w:r>
          <w:t xml:space="preserve">. </w:t>
        </w:r>
      </w:ins>
      <w:ins w:id="2090" w:author="PR Preview" w:date="2026-01-01T00:00:00Z">
        <w:r>
          <w:rPr>
            <w:b/>
            <w:bCs/>
          </w:rPr>
          <w:t xml:space="preserve">The two cases cover every matrix.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If</w:t>
        </w:r>
      </w:ins>
      <w:ins w:id="20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2094" w:author="PR Preview" w:date="2026-01-01T00:00:00Z">
        <w:r>
          <w:t xml:space="preserve">, it has a nonzero column,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which is linearly independent on its own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(</w:t>
        </w:r>
      </w:ins>
      <w:ins w:id="2099" w:author="PR Preview" w:date="2026-01-01T00:00:00Z">
        <w:r>
          <w:t xml:space="preserve">$c\,\mathord{\smash[b]{\underset{\raise.3ex\hbox{$\scriptstyle\sim$}}{v}}\vphantom{v}} = \mathord{\smash[b]{\underset{\raise.3ex\hbox{$\scriptstyle\sim$}}{0}}\vphantom{0}}$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with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forces</w:t>
        </w:r>
      </w:ins>
      <w:ins w:id="210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107" w:author="PR Preview" w:date="2026-01-01T00:00:00Z">
        <w:r>
          <w:t xml:space="preserve">),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so</w:t>
        </w:r>
      </w:ins>
      <w:ins w:id="211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(</w:t>
        </w:r>
      </w:ins>
      <w:hyperlink r:id="rId13">
        <w:ins w:id="2113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114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del w:id="2115" w:author="PR Preview" w:date="2026-01-01T00:00:00Z">
        <w:r>
          <w:rPr>
            <w:b/>
            <w:bCs/>
          </w:rPr>
          <w:delText xml:space="preserve">Definition 6 (Consistent linear system)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A linear system (</w:delText>
        </w:r>
      </w:del>
      <w:hyperlink r:id="rId92">
        <w:del w:id="2118" w:author="PR Preview" w:date="2026-01-01T00:00:00Z">
          <w:r>
            <w:rPr>
              <w:rStyle w:val="Hyperlink"/>
            </w:rPr>
            <w:delText xml:space="preserve">Definition 14 in Matrices</w:delText>
          </w:r>
        </w:del>
      </w:hyperlink>
      <w:del w:id="2119" w:author="PR Preview" w:date="2026-01-01T00:00:00Z">
        <w:r>
          <w:delText xml:space="preserve">)</w:delText>
        </w:r>
      </w:del>
      <w:del w:id="21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21" w:author="PR Preview" w:date="2026-01-01T00:00:00Z">
        <w:r>
          <w:delText xml:space="preserve">,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with</w:delText>
        </w:r>
      </w:del>
      <w:del w:id="21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an</w:delText>
        </w:r>
      </w:del>
      <w:del w:id="212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matrix and</w:delText>
        </w:r>
      </w:del>
      <w:del w:id="213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131" w:author="PR Preview" w:date="2026-01-01T00:00:00Z">
        <w:r>
          <w:delText xml:space="preserve">,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is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rPr>
            <w:b/>
            <w:bCs/>
          </w:rPr>
          <w:delText xml:space="preserve">consistent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if it has at least one solution</w:delText>
        </w:r>
      </w:del>
      <w:del w:id="21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139" w:author="PR Preview" w:date="2026-01-01T00:00:00Z">
        <w:r>
          <w:delText xml:space="preserve">,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and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rPr>
            <w:b/>
            <w:bCs/>
          </w:rPr>
          <w:delText xml:space="preserve">inconsistent</w:delText>
        </w:r>
      </w:del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otherwise.</w:delText>
        </w:r>
      </w:del>
    </w:p>
    <w:p>
      <w:pPr>
        <w:pStyle w:val="BodyText"/>
      </w:pPr>
      <w:ins w:id="2146" w:author="PR Preview" w:date="2026-01-01T00:00:00Z">
        <w:r>
          <w:rPr>
            <w:b/>
            <w:bCs/>
          </w:rPr>
          <w:t xml:space="preserve">Definition 6 (Consistent linear system)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A linear system (</w:t>
        </w:r>
      </w:ins>
      <w:hyperlink r:id="rId92">
        <w:ins w:id="2149" w:author="PR Preview" w:date="2026-01-01T00:00:00Z">
          <w:r>
            <w:rPr>
              <w:rStyle w:val="Hyperlink"/>
            </w:rPr>
            <w:t xml:space="preserve">Definition 14 in Matrices</w:t>
          </w:r>
        </w:ins>
      </w:hyperlink>
      <w:ins w:id="2150" w:author="PR Preview" w:date="2026-01-01T00:00:00Z">
        <w:r>
          <w:t xml:space="preserve">)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153" w:author="PR Preview" w:date="2026-01-01T00:00:00Z">
        <w:r>
          <w:t xml:space="preserve">,</w:t>
        </w:r>
      </w:ins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with</w:t>
        </w:r>
      </w:ins>
      <w:ins w:id="21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an</w:t>
        </w:r>
      </w:ins>
      <w:ins w:id="215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matrix and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$\mathord{\smash[b]{\underset{\raise.3ex\hbox{$\scriptstyle\sim$}}{b}}\vphantom{b}} \in \mathbb{R}^m$</w:t>
        </w:r>
      </w:ins>
      <w:ins w:id="2164" w:author="PR Preview" w:date="2026-01-01T00:00:00Z">
        <w:r>
          <w:t xml:space="preserve">,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is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rPr>
            <w:b/>
            <w:bCs/>
          </w:rPr>
          <w:t xml:space="preserve">consistent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if it has at least one solution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$\mathord{\smash[b]{\underset{\raise.3ex\hbox{$\scriptstyle\sim$}}{x}}\vphantom{x}} \in \mathbb{R}^n$</w:t>
        </w:r>
      </w:ins>
      <w:ins w:id="2173" w:author="PR Preview" w:date="2026-01-01T00:00:00Z">
        <w:r>
          <w:t xml:space="preserve">,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and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rPr>
            <w:b/>
            <w:bCs/>
          </w:rPr>
          <w:t xml:space="preserve">inconsistent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otherwise.</w:t>
        </w:r>
      </w:ins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is consistent:</w:delText>
        </w:r>
      </w:del>
      <w:del w:id="21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is a solution.</w:delText>
        </w:r>
      </w:del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is inconsistent: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the second entry of</w:delText>
        </w:r>
      </w:del>
      <w:del w:id="21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is always</w:delText>
        </w:r>
      </w:del>
      <w:del w:id="2192" w:author="PR Preview" w:date="2026-01-01T00:00:00Z">
        <w:r>
          <w:delText xml:space="preserve"> </w:delText>
        </w:r>
      </w:del>
      <m:oMath>
        <m:r>
          <m:t>0</m:t>
        </m:r>
      </m:oMath>
      <w:del w:id="2193" w:author="PR Preview" w:date="2026-01-01T00:00:00Z">
        <w:r>
          <w:delText xml:space="preserve">, never</w:delText>
        </w:r>
      </w:del>
      <w:del w:id="2194" w:author="PR Preview" w:date="2026-01-01T00:00:00Z">
        <w:r>
          <w:delText xml:space="preserve"> </w:delText>
        </w:r>
      </w:del>
      <m:oMath>
        <m:r>
          <m:t>1</m:t>
        </m:r>
      </m:oMath>
      <w:del w:id="2195" w:author="PR Preview" w:date="2026-01-01T00:00:00Z">
        <w:r>
          <w:delText xml:space="preserve">.</w:delText>
        </w:r>
      </w:del>
    </w:p>
    <w:p>
      <w:pPr>
        <w:pStyle w:val="FirstParagraph"/>
      </w:pPr>
      <w:del w:id="2196" w:author="PR Preview" w:date="2026-01-01T00:00:00Z">
        <w:r>
          <w:rPr>
            <w:b/>
            <w:bCs/>
          </w:rPr>
          <w:delText xml:space="preserve">Theorem 13 (When a linear system has a solution)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Let</w:delText>
        </w:r>
      </w:del>
      <w:del w:id="21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be</w:delText>
        </w:r>
      </w:del>
      <w:del w:id="220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203" w:author="PR Preview" w:date="2026-01-01T00:00:00Z">
        <w:r>
          <w:delText xml:space="preserve">, let</w:delText>
        </w:r>
      </w:del>
      <w:del w:id="220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205" w:author="PR Preview" w:date="2026-01-01T00:00:00Z">
        <w:r>
          <w:delText xml:space="preserve">,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and let</w:delText>
        </w:r>
      </w:del>
      <w:del w:id="2208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be any generalized inverse of</w:delText>
        </w:r>
      </w:del>
      <w:del w:id="22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(</w:delText>
        </w:r>
      </w:del>
      <w:hyperlink w:anchor="def-generalized-inverse">
        <w:del w:id="221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215" w:author="PR Preview" w:date="2026-01-01T00:00:00Z">
        <w:r>
          <w:delText xml:space="preserve">).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The following statements are equivalent:</w:delText>
        </w:r>
      </w:del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is consistent (</w:delText>
        </w:r>
      </w:del>
      <w:hyperlink w:anchor="def-consistent-system">
        <w:del w:id="222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221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(</w:delText>
        </w:r>
      </w:del>
      <w:hyperlink r:id="rId48">
        <w:del w:id="2224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2225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26" w:author="PR Preview" w:date="2026-01-01T00:00:00Z">
        <w:r>
          <w:delText xml:space="preserve">.</w:delText>
        </w:r>
      </w:del>
    </w:p>
    <w:p>
      <w:pPr>
        <w:pStyle w:val="FirstParagraph"/>
      </w:pPr>
      <w:del w:id="2227" w:author="PR Preview" w:date="2026-01-01T00:00:00Z">
        <w:r>
          <w:rPr>
            <w:i/>
            <w:iCs/>
          </w:rPr>
          <w:delText xml:space="preserve">Proof</w:delText>
        </w:r>
      </w:del>
      <w:del w:id="2228" w:author="PR Preview" w:date="2026-01-01T00:00:00Z">
        <w:r>
          <w:delText xml:space="preserve">. </w:delText>
        </w:r>
      </w:del>
      <w:del w:id="2229" w:author="PR Preview" w:date="2026-01-01T00:00:00Z">
        <w:r>
          <w:rPr>
            <w:b/>
            <w:bCs/>
          </w:rPr>
          <w:delText xml:space="preserve">1 and 2 are equivalent.</w:delText>
        </w:r>
      </w:del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Statement 1 says</w:delText>
        </w:r>
      </w:del>
      <w:del w:id="223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for some</w:delText>
        </w:r>
      </w:del>
      <w:del w:id="22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(</w:delText>
        </w:r>
      </w:del>
      <w:hyperlink w:anchor="def-consistent-system">
        <w:del w:id="223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239" w:author="PR Preview" w:date="2026-01-01T00:00:00Z">
        <w:r>
          <w:delText xml:space="preserve">), and</w:delText>
        </w:r>
      </w:del>
      <w:del w:id="22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is the set of vectors</w:delText>
        </w:r>
      </w:del>
      <w:del w:id="2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(</w:delText>
        </w:r>
      </w:del>
      <w:hyperlink r:id="rId48">
        <w:del w:id="2246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2247" w:author="PR Preview" w:date="2026-01-01T00:00:00Z">
        <w:r>
          <w:delText xml:space="preserve">),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so</w:delText>
        </w:r>
      </w:del>
      <w:del w:id="225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is in it exactly when</w:delText>
        </w:r>
      </w:del>
      <w:del w:id="225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for some</w:delText>
        </w:r>
      </w:del>
      <w:del w:id="22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57" w:author="PR Preview" w:date="2026-01-01T00:00:00Z">
        <w:r>
          <w:delText xml:space="preserve">.</w:delText>
        </w:r>
      </w:del>
    </w:p>
    <w:p>
      <w:pPr>
        <w:pStyle w:val="BodyText"/>
      </w:pPr>
      <w:del w:id="2258" w:author="PR Preview" w:date="2026-01-01T00:00:00Z">
        <w:r>
          <w:rPr>
            <w:b/>
            <w:bCs/>
          </w:rPr>
          <w:delText xml:space="preserve">1 implies 3.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By</w:delText>
        </w:r>
      </w:del>
      <w:del w:id="2261" w:author="PR Preview" w:date="2026-01-01T00:00:00Z">
        <w:r>
          <w:delText xml:space="preserve"> </w:delText>
        </w:r>
      </w:del>
      <w:hyperlink w:anchor="thm-generalized-inverse-solves">
        <w:del w:id="226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263" w:author="PR Preview" w:date="2026-01-01T00:00:00Z">
        <w:r>
          <w:delText xml:space="preserve">,</w:delText>
        </w:r>
      </w:del>
      <w:del w:id="226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is a solution,</w:delText>
        </w:r>
      </w:del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so</w:delText>
        </w:r>
      </w:del>
      <w:del w:id="22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70" w:author="PR Preview" w:date="2026-01-01T00:00:00Z">
        <w:r>
          <w:delText xml:space="preserve">,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which is statement 3 (</w:delText>
        </w:r>
      </w:del>
      <w:hyperlink r:id="rId47">
        <w:del w:id="2273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274" w:author="PR Preview" w:date="2026-01-01T00:00:00Z">
        <w:r>
          <w:delText xml:space="preserve">).</w:delText>
        </w:r>
      </w:del>
    </w:p>
    <w:p>
      <w:pPr>
        <w:pStyle w:val="BodyText"/>
      </w:pPr>
      <w:del w:id="2275" w:author="PR Preview" w:date="2026-01-01T00:00:00Z">
        <w:r>
          <w:rPr>
            <w:b/>
            <w:bCs/>
          </w:rPr>
          <w:delText xml:space="preserve">3 implies 1.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If</w:delText>
        </w:r>
      </w:del>
      <w:del w:id="22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79" w:author="PR Preview" w:date="2026-01-01T00:00:00Z">
        <w:r>
          <w:delText xml:space="preserve">,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then</w:delText>
        </w:r>
      </w:del>
      <w:del w:id="22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is a solution,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since</w:delText>
        </w:r>
      </w:del>
      <w:del w:id="22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(</w:delText>
        </w:r>
      </w:del>
      <w:hyperlink r:id="rId47">
        <w:del w:id="2290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29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4"/>
        </w:numPr>
      </w:pPr>
      <w:ins w:id="2292" w:author="PR Preview" w:date="2026-01-01T00:00:00Z">
        <w:r>
          <w:t xml:space="preserve">$\mathbf{A} \mathord{\smash[b]{\underset{\raise.3ex\hbox{$\scriptstyle\sim$}}{x}}\vphantom{x}} = (2, 0)$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is consistent: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$\mathord{\smash[b]{\underset{\raise.3ex\hbox{$\scriptstyle\sim$}}{x}}\vphantom{x}} = (2, 0)$</w:t>
        </w:r>
      </w:ins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is a solution.</w:t>
        </w:r>
      </w:ins>
    </w:p>
    <w:p>
      <w:pPr>
        <w:pStyle w:val="Compact"/>
        <w:numPr>
          <w:ilvl w:val="0"/>
          <w:numId w:val="1004"/>
        </w:numPr>
      </w:pPr>
      <w:ins w:id="2299" w:author="PR Preview" w:date="2026-01-01T00:00:00Z">
        <w:r>
          <w:t xml:space="preserve">$\mathbf{A} \mathord{\smash[b]{\underset{\raise.3ex\hbox{$\scriptstyle\sim$}}{x}}\vphantom{x}} = (2, 1)$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is inconsistent: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the second entry of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$\mathbf{A} \mathord{\smash[b]{\underset{\raise.3ex\hbox{$\scriptstyle\sim$}}{x}}\vphantom{x}}$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is always</w:t>
        </w:r>
      </w:ins>
      <w:ins w:id="2308" w:author="PR Preview" w:date="2026-01-01T00:00:00Z">
        <w:r>
          <w:t xml:space="preserve"> </w:t>
        </w:r>
      </w:ins>
      <m:oMath>
        <m:r>
          <m:t>0</m:t>
        </m:r>
      </m:oMath>
      <w:ins w:id="2309" w:author="PR Preview" w:date="2026-01-01T00:00:00Z">
        <w:r>
          <w:t xml:space="preserve">, never</w:t>
        </w:r>
      </w:ins>
      <w:ins w:id="2310" w:author="PR Preview" w:date="2026-01-01T00:00:00Z">
        <w:r>
          <w:t xml:space="preserve"> </w:t>
        </w:r>
      </w:ins>
      <m:oMath>
        <m:r>
          <m:t>1</m:t>
        </m:r>
      </m:oMath>
      <w:ins w:id="2311" w:author="PR Preview" w:date="2026-01-01T00:00:00Z">
        <w:r>
          <w:t xml:space="preserve">.</w:t>
        </w:r>
      </w:ins>
    </w:p>
    <w:bookmarkEnd w:id="95"/>
    <w:bookmarkStart w:id="96" w:name="thm-consistency"/>
    <w:p>
      <w:pPr>
        <w:pStyle w:val="FirstParagraph"/>
      </w:pPr>
      <w:ins w:id="2312" w:author="PR Preview" w:date="2026-01-01T00:00:00Z">
        <w:r>
          <w:rPr>
            <w:b/>
            <w:bCs/>
          </w:rPr>
          <w:t xml:space="preserve">Theorem 13 (When a linear system has a solution)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Let</w:t>
        </w:r>
      </w:ins>
      <w:ins w:id="23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be</w:t>
        </w:r>
      </w:ins>
      <w:ins w:id="231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319" w:author="PR Preview" w:date="2026-01-01T00:00:00Z">
        <w:r>
          <w:t xml:space="preserve">, let</w:t>
        </w:r>
      </w:ins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$\mathord{\smash[b]{\underset{\raise.3ex\hbox{$\scriptstyle\sim$}}{b}}\vphantom{b}} \in \mathbb{R}^m$</w:t>
        </w:r>
      </w:ins>
      <w:ins w:id="2322" w:author="PR Preview" w:date="2026-01-01T00:00:00Z">
        <w:r>
          <w:t xml:space="preserve">,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and let</w:t>
        </w:r>
      </w:ins>
      <w:ins w:id="2325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be any generalized inverse of</w:t>
        </w:r>
      </w:ins>
      <w:ins w:id="23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(</w:t>
        </w:r>
      </w:ins>
      <w:hyperlink w:anchor="def-generalized-inverse">
        <w:ins w:id="233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332" w:author="PR Preview" w:date="2026-01-01T00:00:00Z">
        <w:r>
          <w:t xml:space="preserve">).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The following statements are equivalent:</w:t>
        </w:r>
      </w:ins>
    </w:p>
    <w:p>
      <w:pPr>
        <w:pStyle w:val="Compact"/>
        <w:numPr>
          <w:ilvl w:val="0"/>
          <w:numId w:val="1005"/>
        </w:numPr>
      </w:pPr>
      <w:ins w:id="2335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is consistent (</w:t>
        </w:r>
      </w:ins>
      <w:hyperlink w:anchor="def-consistent-system">
        <w:ins w:id="233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339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w:ins w:id="2340" w:author="PR Preview" w:date="2026-01-01T00:00:00Z">
        <w:r>
          <w:t xml:space="preserve">$\mathord{\smash[b]{\underset{\raise.3ex\hbox{$\scriptstyle\sim$}}{b}}\vphantom{b}} \in \mathcal{C}(\mathbf{A})$</w:t>
        </w:r>
      </w:ins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(</w:t>
        </w:r>
      </w:ins>
      <w:hyperlink r:id="rId48">
        <w:ins w:id="234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2344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w:ins w:id="2345" w:author="PR Preview" w:date="2026-01-01T00:00:00Z">
        <w:r>
          <w:t xml:space="preserve">$\mathbf{A} \mathbf{G} \mathord{\smash[b]{\underset{\raise.3ex\hbox{$\scriptstyle\sim$}}{b}}\vphantom{b}} = \mathord{\smash[b]{\underset{\raise.3ex\hbox{$\scriptstyle\sim$}}{b}}\vphantom{b}}$</w:t>
        </w:r>
      </w:ins>
      <w:ins w:id="2346" w:author="PR Preview" w:date="2026-01-01T00:00:00Z">
        <w:r>
          <w:t xml:space="preserve">.</w:t>
        </w:r>
      </w:ins>
    </w:p>
    <w:bookmarkEnd w:id="96"/>
    <w:p>
      <w:pPr>
        <w:pStyle w:val="FirstParagraph"/>
      </w:pPr>
      <w:ins w:id="2347" w:author="PR Preview" w:date="2026-01-01T00:00:00Z">
        <w:r>
          <w:rPr>
            <w:i/>
            <w:iCs/>
          </w:rPr>
          <w:t xml:space="preserve">Proof</w:t>
        </w:r>
      </w:ins>
      <w:ins w:id="2348" w:author="PR Preview" w:date="2026-01-01T00:00:00Z">
        <w:r>
          <w:t xml:space="preserve">. </w:t>
        </w:r>
      </w:ins>
      <w:ins w:id="2349" w:author="PR Preview" w:date="2026-01-01T00:00:00Z">
        <w:r>
          <w:rPr>
            <w:b/>
            <w:bCs/>
          </w:rPr>
          <w:t xml:space="preserve">1 and 2 are equivalent.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Statement 1 says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$\mathord{\smash[b]{\underset{\raise.3ex\hbox{$\scriptstyle\sim$}}{b}}\vphantom{b}} = \mathbf{A} \mathord{\smash[b]{\underset{\raise.3ex\hbox{$\scriptstyle\sim$}}{x}}\vphantom{x}}$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for some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$\mathord{\smash[b]{\underset{\raise.3ex\hbox{$\scriptstyle\sim$}}{x}}\vphantom{x}}$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(</w:t>
        </w:r>
      </w:ins>
      <w:hyperlink w:anchor="def-consistent-system">
        <w:ins w:id="236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361" w:author="PR Preview" w:date="2026-01-01T00:00:00Z">
        <w:r>
          <w:t xml:space="preserve">), and</w:t>
        </w:r>
      </w:ins>
      <w:ins w:id="23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is the set of vectors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$\mathbf{A} \mathord{\smash[b]{\underset{\raise.3ex\hbox{$\scriptstyle\sim$}}{x}}\vphantom{x}}$</w:t>
        </w:r>
      </w:ins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(</w:t>
        </w:r>
      </w:ins>
      <w:hyperlink r:id="rId48">
        <w:ins w:id="2369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2370" w:author="PR Preview" w:date="2026-01-01T00:00:00Z">
        <w:r>
          <w:t xml:space="preserve">),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so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$\mathord{\smash[b]{\underset{\raise.3ex\hbox{$\scriptstyle\sim$}}{b}}\vphantom{b}}$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is in it exactly when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$\mathord{\smash[b]{\underset{\raise.3ex\hbox{$\scriptstyle\sim$}}{b}}\vphantom{b}} = \mathbf{A} \mathord{\smash[b]{\underset{\raise.3ex\hbox{$\scriptstyle\sim$}}{x}}\vphantom{x}}$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for some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$\mathord{\smash[b]{\underset{\raise.3ex\hbox{$\scriptstyle\sim$}}{x}}\vphantom{x}}$</w:t>
        </w:r>
      </w:ins>
      <w:ins w:id="2383" w:author="PR Preview" w:date="2026-01-01T00:00:00Z">
        <w:r>
          <w:t xml:space="preserve">.</w:t>
        </w:r>
      </w:ins>
    </w:p>
    <w:p>
      <w:pPr>
        <w:pStyle w:val="BodyText"/>
      </w:pPr>
      <w:ins w:id="2384" w:author="PR Preview" w:date="2026-01-01T00:00:00Z">
        <w:r>
          <w:rPr>
            <w:b/>
            <w:bCs/>
          </w:rPr>
          <w:t xml:space="preserve">1 implies 3.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By</w:t>
        </w:r>
      </w:ins>
      <w:ins w:id="2387" w:author="PR Preview" w:date="2026-01-01T00:00:00Z">
        <w:r>
          <w:t xml:space="preserve"> </w:t>
        </w:r>
      </w:ins>
      <w:hyperlink w:anchor="thm-generalized-inverse-solves">
        <w:ins w:id="238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389" w:author="PR Preview" w:date="2026-01-01T00:00:00Z">
        <w:r>
          <w:t xml:space="preserve">,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$\mathbf{G} \mathord{\smash[b]{\underset{\raise.3ex\hbox{$\scriptstyle\sim$}}{b}}\vphantom{b}}$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is a solution,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so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$\mathbf{A}\,(\mathbf{G} \mathord{\smash[b]{\underset{\raise.3ex\hbox{$\scriptstyle\sim$}}{b}}\vphantom{b}}) = \mathord{\smash[b]{\underset{\raise.3ex\hbox{$\scriptstyle\sim$}}{b}}\vphantom{b}}$</w:t>
        </w:r>
      </w:ins>
      <w:ins w:id="2398" w:author="PR Preview" w:date="2026-01-01T00:00:00Z">
        <w:r>
          <w:t xml:space="preserve">,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which is statement 3 (</w:t>
        </w:r>
      </w:ins>
      <w:hyperlink r:id="rId47">
        <w:ins w:id="240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402" w:author="PR Preview" w:date="2026-01-01T00:00:00Z">
        <w:r>
          <w:t xml:space="preserve">).</w:t>
        </w:r>
      </w:ins>
    </w:p>
    <w:p>
      <w:pPr>
        <w:pStyle w:val="BodyText"/>
      </w:pPr>
      <w:ins w:id="2403" w:author="PR Preview" w:date="2026-01-01T00:00:00Z">
        <w:r>
          <w:rPr>
            <w:b/>
            <w:bCs/>
          </w:rPr>
          <w:t xml:space="preserve">3 implies 1.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If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$\mathbf{A} \mathbf{G} \mathord{\smash[b]{\underset{\raise.3ex\hbox{$\scriptstyle\sim$}}{b}}\vphantom{b}} = \mathord{\smash[b]{\underset{\raise.3ex\hbox{$\scriptstyle\sim$}}{b}}\vphantom{b}}$</w:t>
        </w:r>
      </w:ins>
      <w:ins w:id="2408" w:author="PR Preview" w:date="2026-01-01T00:00:00Z">
        <w:r>
          <w:t xml:space="preserve">,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then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$\mathord{\smash[b]{\underset{\raise.3ex\hbox{$\scriptstyle\sim$}}{x}}\vphantom{x}} = \mathbf{G} \mathord{\smash[b]{\underset{\raise.3ex\hbox{$\scriptstyle\sim$}}{b}}\vphantom{b}}$</w:t>
        </w:r>
      </w:ins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is a solution,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since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$\mathbf{A}\,(\mathbf{G} \mathord{\smash[b]{\underset{\raise.3ex\hbox{$\scriptstyle\sim$}}{b}}\vphantom{b}}) = (\mathbf{A} \mathbf{G})\,\mathord{\smash[b]{\underset{\raise.3ex\hbox{$\scriptstyle\sim$}}{b}}\vphantom{b}}$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(</w:t>
        </w:r>
      </w:ins>
      <w:hyperlink r:id="rId47">
        <w:ins w:id="242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422" w:author="PR Preview" w:date="2026-01-01T00:00:00Z">
        <w:r>
          <w:t xml:space="preserve">).</w:t>
        </w:r>
      </w:ins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2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6"/>
        </w:numPr>
      </w:pPr>
      <w:ins w:id="2424" w:author="PR Preview" w:date="2026-01-01T00:00:00Z">
        <w:r>
          <w:t xml:space="preserve">$\mathord{\smash[b]{\underset{\raise.3ex\hbox{$\scriptstyle\sim$}}{b}}\vphantom{b}} = (2, 0)$</w:t>
        </w:r>
      </w:ins>
      <w:ins w:id="2425" w:author="PR Preview" w:date="2026-01-01T00:00:00Z">
        <w:r>
          <w:t xml:space="preserve">:</w:t>
        </w:r>
      </w:ins>
    </w:p>
    <w:p>
      <w:pPr>
        <w:pStyle w:val="BodyText"/>
      </w:pPr>
      <w:ins w:id="2426" w:author="PR Preview" w:date="2026-01-01T00:00:00Z">
        <w:r>
  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  </w:r>
      </w:ins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427" w:author="PR Preview" w:date="2026-01-01T00:00:00Z">
        <w:r>
          <w:delText xml:space="preserve">:</w:delText>
        </w:r>
      </w:del>
      <w:del w:id="24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29" w:author="PR Preview" w:date="2026-01-01T00:00:00Z">
        <w:r>
          <w:delText xml:space="preserve">, so it is not,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as</w:delText>
        </w:r>
      </w:del>
      <w:del w:id="2432" w:author="PR Preview" w:date="2026-01-01T00:00:00Z">
        <w:r>
          <w:delText xml:space="preserve"> </w:delText>
        </w:r>
      </w:del>
      <w:hyperlink w:anchor="exm-generalized-inverse-solves">
        <w:del w:id="2433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found directly.</w:delText>
        </w:r>
      </w:del>
    </w:p>
    <w:p>
      <w:pPr>
        <w:numPr>
          <w:ilvl w:val="0"/>
          <w:numId w:val="1006"/>
        </w:numPr>
      </w:pPr>
      <w:ins w:id="2436" w:author="PR Preview" w:date="2026-01-01T00:00:00Z">
        <w:r>
          <w:t xml:space="preserve">$\mathord{\smash[b]{\underset{\raise.3ex\hbox{$\scriptstyle\sim$}}{b}}\vphantom{b}} = (2, 1)$</w:t>
        </w:r>
      </w:ins>
      <w:ins w:id="2437" w:author="PR Preview" w:date="2026-01-01T00:00:00Z">
        <w:r>
          <w:t xml:space="preserve">: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$\mathbf{A} \mathbf{G} \mathord{\smash[b]{\underset{\raise.3ex\hbox{$\scriptstyle\sim$}}{b}}\vphantom{b}} = (7, 0) \ne \mathord{\smash[b]{\underset{\raise.3ex\hbox{$\scriptstyle\sim$}}{b}}\vphantom{b}}$</w:t>
        </w:r>
      </w:ins>
      <w:ins w:id="2440" w:author="PR Preview" w:date="2026-01-01T00:00:00Z">
        <w:r>
          <w:t xml:space="preserve">, so it is not,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as</w:t>
        </w:r>
      </w:ins>
      <w:ins w:id="2443" w:author="PR Preview" w:date="2026-01-01T00:00:00Z">
        <w:r>
          <w:t xml:space="preserve"> </w:t>
        </w:r>
      </w:ins>
      <w:hyperlink w:anchor="exm-generalized-inverse-solves">
        <w:ins w:id="2444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found directly.</w:t>
        </w:r>
      </w:ins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447" w:author="PR Preview" w:date="2026-01-01T00:00:00Z">
        <w:r>
          <w:delText xml:space="preserve">:</w:delText>
        </w:r>
      </w:del>
      <w:del w:id="24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solves</w:delText>
        </w:r>
      </w:del>
      <w:del w:id="24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exactly when</w:delText>
        </w:r>
      </w:del>
      <w:del w:id="24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for some</w:delText>
        </w:r>
      </w:del>
      <w:del w:id="2457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45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del w:id="2459" w:author="PR Preview" w:date="2026-01-01T00:00:00Z">
        <w:r>
          <w:delText xml:space="preserve">If</w:delText>
        </w:r>
      </w:del>
      <w:del w:id="24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is consistent (</w:delText>
        </w:r>
      </w:del>
      <w:hyperlink w:anchor="def-consistent-system">
        <w:del w:id="246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464" w:author="PR Preview" w:date="2026-01-01T00:00:00Z">
        <w:r>
          <w:delText xml:space="preserve">),</w:delText>
        </w:r>
      </w:del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then</w:delText>
        </w:r>
      </w:del>
      <w:del w:id="24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is a solution exactly when</w:delText>
        </w:r>
      </w:del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470" w:author="PR Preview" w:date="2026-01-01T00:00:00Z">
        <w:r>
          <w:t xml:space="preserve">: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$\mathord{\smash[b]{\underset{\raise.3ex\hbox{$\scriptstyle\sim$}}{x}}\vphantom{x}}$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solves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exactly when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$\mathord{\smash[b]{\underset{\raise.3ex\hbox{$\scriptstyle\sim$}}{x}}\vphantom{x}} = (\mathbf{I}_n - \mathbf{G} \mathbf{A})\,\mathord{\smash[b]{\underset{\raise.3ex\hbox{$\scriptstyle\sim$}}{q}}\vphantom{q}}$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for some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$\mathord{\smash[b]{\underset{\raise.3ex\hbox{$\scriptstyle\sim$}}{q}}\vphantom{q}} \in \mathbb{R}^n$</w:t>
        </w:r>
      </w:ins>
      <w:ins w:id="248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2486" w:author="PR Preview" w:date="2026-01-01T00:00:00Z">
        <w:r>
          <w:t xml:space="preserve">If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is consistent (</w:t>
        </w:r>
      </w:ins>
      <w:hyperlink w:anchor="def-consistent-system">
        <w:ins w:id="249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492" w:author="PR Preview" w:date="2026-01-01T00:00:00Z">
        <w:r>
          <w:t xml:space="preserve">),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then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$\mathord{\smash[b]{\underset{\raise.3ex\hbox{$\scriptstyle\sim$}}{x}}\vphantom{x}}$</w:t>
        </w:r>
      </w:ins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is a solution exactly when</w:t>
        </w:r>
      </w:ins>
    </w:p>
    <w:p>
      <w:pPr>
        <w:pStyle w:val="Compact"/>
      </w:pPr>
      <w:ins w:id="2499" w:author="PR Preview" w:date="2026-01-01T00:00:00Z">
        <w:r>
  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  </w:r>
      </w:ins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500" w:author="PR Preview" w:date="2026-01-01T00:00:00Z">
        <w:r>
          <w:delText xml:space="preserve">so</w:delText>
        </w:r>
      </w:del>
      <w:del w:id="25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for every</w:delText>
        </w:r>
      </w:del>
      <w:del w:id="2504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(</w:delText>
        </w:r>
      </w:del>
      <w:hyperlink r:id="rId47">
        <w:del w:id="2507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508" w:author="PR Preview" w:date="2026-01-01T00:00:00Z">
        <w:r>
          <w:delText xml:space="preserve">),</w:delText>
        </w:r>
      </w:del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and</w:delText>
        </w:r>
      </w:del>
      <w:del w:id="25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512" w:author="PR Preview" w:date="2026-01-01T00:00:00Z">
        <w:r>
          <w:delText xml:space="preserve">.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Conversely, if</w:delText>
        </w:r>
      </w:del>
      <w:del w:id="25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516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517" w:author="PR Preview" w:date="2026-01-01T00:00:00Z">
        <w:r>
          <w:delText xml:space="preserve">so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is in</w:delText>
        </w:r>
      </w:del>
      <w:del w:id="25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522" w:author="PR Preview" w:date="2026-01-01T00:00:00Z">
        <w:r>
          <w:delText xml:space="preserve">, with</w:delText>
        </w:r>
      </w:del>
      <w:del w:id="2523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4" w:author="PR Preview" w:date="2026-01-01T00:00:00Z">
        <w:r>
          <w:delText xml:space="preserve">.</w:delText>
        </w:r>
      </w:del>
    </w:p>
    <w:p>
      <w:pPr>
        <w:pStyle w:val="BodyText"/>
      </w:pPr>
      <w:del w:id="2525" w:author="PR Preview" w:date="2026-01-01T00:00:00Z">
        <w:r>
          <w:rPr>
            <w:b/>
            <w:bCs/>
          </w:rPr>
          <w:delText xml:space="preserve">Part 2.</w:delText>
        </w:r>
      </w:del>
      <w:del w:id="252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is a solution (</w:delText>
        </w:r>
      </w:del>
      <w:hyperlink w:anchor="thm-generalized-inverse-solves">
        <w:del w:id="252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530" w:author="PR Preview" w:date="2026-01-01T00:00:00Z">
        <w:r>
          <w:delText xml:space="preserve">).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For any</w:delText>
        </w:r>
      </w:del>
      <w:del w:id="25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3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del w:id="2535" w:author="PR Preview" w:date="2026-01-01T00:00:00Z">
        <w:r>
          <w:delText xml:space="preserve">so</w:delText>
        </w:r>
      </w:del>
      <w:del w:id="253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solves</w:delText>
        </w:r>
      </w:del>
      <w:del w:id="25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exactly when</w:delText>
        </w:r>
      </w:del>
      <w:del w:id="25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543" w:author="PR Preview" w:date="2026-01-01T00:00:00Z">
        <w:r>
          <w:delText xml:space="preserve">,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that is, by part 1, exactly when</w:delText>
        </w:r>
      </w:del>
      <w:del w:id="25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for some</w:delText>
        </w:r>
      </w:del>
      <w:del w:id="2549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50" w:author="PR Preview" w:date="2026-01-01T00:00:00Z">
        <w:r>
          <w:delText xml:space="preserve">.</w:delText>
        </w:r>
      </w:del>
    </w:p>
    <w:p>
      <w:pPr>
        <w:pStyle w:val="BodyText"/>
      </w:pPr>
      <w:del w:id="2551" w:author="PR Preview" w:date="2026-01-01T00:00:00Z">
        <w:r>
          <w:rPr>
            <w:b/>
            <w:bCs/>
          </w:rPr>
          <w:delText xml:space="preserve">Example 20 (All solutions of a consistent system)</w:delText>
        </w:r>
      </w:del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For</w:delText>
        </w:r>
      </w:del>
      <w:del w:id="25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555" w:author="PR Preview" w:date="2026-01-01T00:00:00Z">
        <w:r>
          <w:delText xml:space="preserve">,</w:delText>
        </w:r>
      </w:del>
      <w:del w:id="255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and</w:delText>
        </w:r>
      </w:del>
      <w:del w:id="255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560" w:author="PR Preview" w:date="2026-01-01T00:00:00Z">
        <w:r>
          <w:delText xml:space="preserve">:</w:delText>
        </w:r>
      </w:del>
      <w:del w:id="2561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del w:id="2562" w:author="PR Preview" w:date="2026-01-01T00:00:00Z">
        <w:r>
          <w:delText xml:space="preserve">,</w:delText>
        </w:r>
      </w:del>
      <w:del w:id="2563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564" w:author="PR Preview" w:date="2026-01-01T00:00:00Z">
        <w:r>
          <w:delText xml:space="preserve">,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and</w:delText>
        </w:r>
      </w:del>
      <w:del w:id="256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568" w:author="PR Preview" w:date="2026-01-01T00:00:00Z">
        <w:r>
          <w:delText xml:space="preserve">,</w:delText>
        </w:r>
      </w:del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571" w:author="PR Preview" w:date="2026-01-01T00:00:00Z">
        <w:r>
          <w:t xml:space="preserve">so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$\mathbf{A}\,(\mathbf{I}_n - \mathbf{G} \mathbf{A})\,\mathord{\smash[b]{\underset{\raise.3ex\hbox{$\scriptstyle\sim$}}{q}}\vphantom{q}} = \mathord{\smash[b]{\underset{\raise.3ex\hbox{$\scriptstyle\sim$}}{0}}\vphantom{0}}_m$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for every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$\mathord{\smash[b]{\underset{\raise.3ex\hbox{$\scriptstyle\sim$}}{q}}\vphantom{q}}$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(</w:t>
        </w:r>
      </w:ins>
      <w:hyperlink r:id="rId47">
        <w:ins w:id="2580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581" w:author="PR Preview" w:date="2026-01-01T00:00:00Z">
        <w:r>
          <w:t xml:space="preserve">),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and</w:t>
        </w:r>
      </w:ins>
      <w:ins w:id="25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85" w:author="PR Preview" w:date="2026-01-01T00:00:00Z">
        <w:r>
          <w:t xml:space="preserve">.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Conversely, if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2590" w:author="PR Preview" w:date="2026-01-01T00:00:00Z">
        <w:r>
          <w:t xml:space="preserve">, then</w:t>
        </w:r>
      </w:ins>
    </w:p>
    <w:p>
      <w:pPr>
        <w:pStyle w:val="BodyText"/>
      </w:pPr>
      <w:ins w:id="2591" w:author="PR Preview" w:date="2026-01-01T00:00:00Z">
        <w:r>
  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  </w:r>
      </w:ins>
    </w:p>
    <w:p>
      <w:pPr>
        <w:pStyle w:val="FirstParagraph"/>
      </w:pPr>
      <w:ins w:id="2592" w:author="PR Preview" w:date="2026-01-01T00:00:00Z">
        <w:r>
          <w:t xml:space="preserve">so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$\mathord{\smash[b]{\underset{\raise.3ex\hbox{$\scriptstyle\sim$}}{x}}\vphantom{x}}$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is in</w:t>
        </w:r>
      </w:ins>
      <w:ins w:id="25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98" w:author="PR Preview" w:date="2026-01-01T00:00:00Z">
        <w:r>
          <w:t xml:space="preserve">, with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$\mathord{\smash[b]{\underset{\raise.3ex\hbox{$\scriptstyle\sim$}}{q}}\vphantom{q}} = \mathord{\smash[b]{\underset{\raise.3ex\hbox{$\scriptstyle\sim$}}{x}}\vphantom{x}}$</w:t>
        </w:r>
      </w:ins>
      <w:ins w:id="2601" w:author="PR Preview" w:date="2026-01-01T00:00:00Z">
        <w:r>
          <w:t xml:space="preserve">.</w:t>
        </w:r>
      </w:ins>
    </w:p>
    <w:p>
      <w:pPr>
        <w:pStyle w:val="BodyText"/>
      </w:pPr>
      <w:ins w:id="2602" w:author="PR Preview" w:date="2026-01-01T00:00:00Z">
        <w:r>
          <w:rPr>
            <w:b/>
            <w:bCs/>
          </w:rPr>
          <w:t xml:space="preserve">Part 2.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$\mathbf{G} \mathord{\smash[b]{\underset{\raise.3ex\hbox{$\scriptstyle\sim$}}{b}}\vphantom{b}}$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is a solution (</w:t>
        </w:r>
      </w:ins>
      <w:hyperlink w:anchor="thm-generalized-inverse-solves">
        <w:ins w:id="260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608" w:author="PR Preview" w:date="2026-01-01T00:00:00Z">
        <w:r>
          <w:t xml:space="preserve">).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For any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$\mathord{\smash[b]{\underset{\raise.3ex\hbox{$\scriptstyle\sim$}}{x}}\vphantom{x}}$</w:t>
        </w:r>
      </w:ins>
      <w:ins w:id="2613" w:author="PR Preview" w:date="2026-01-01T00:00:00Z">
        <w:r>
          <w:t xml:space="preserve">,</w:t>
        </w:r>
      </w:ins>
    </w:p>
    <w:p>
      <w:pPr>
        <w:pStyle w:val="BodyText"/>
      </w:pPr>
      <w:ins w:id="2614" w:author="PR Preview" w:date="2026-01-01T00:00:00Z">
        <w:r>
  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  </w:r>
      </w:ins>
    </w:p>
    <w:p>
      <w:pPr>
        <w:pStyle w:val="FirstParagraph"/>
      </w:pPr>
      <w:ins w:id="2615" w:author="PR Preview" w:date="2026-01-01T00:00:00Z">
        <w:r>
          <w:t xml:space="preserve">so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$\mathord{\smash[b]{\underset{\raise.3ex\hbox{$\scriptstyle\sim$}}{x}}\vphantom{x}}$</w:t>
        </w:r>
      </w:ins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solves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exactly when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$\mathord{\smash[b]{\underset{\raise.3ex\hbox{$\scriptstyle\sim$}}{x}}\vphantom{x}} - \mathbf{G} \mathord{\smash[b]{\underset{\raise.3ex\hbox{$\scriptstyle\sim$}}{b}}\vphantom{b}} \in \mathcal{N}(\mathbf{A})$</w:t>
        </w:r>
      </w:ins>
      <w:ins w:id="2626" w:author="PR Preview" w:date="2026-01-01T00:00:00Z">
        <w:r>
          <w:t xml:space="preserve">,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that is, by part 1, exactly when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for some</w:t>
        </w:r>
      </w:ins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$\mathord{\smash[b]{\underset{\raise.3ex\hbox{$\scriptstyle\sim$}}{q}}\vphantom{q}}$</w:t>
        </w:r>
      </w:ins>
      <w:ins w:id="2635" w:author="PR Preview" w:date="2026-01-01T00:00:00Z">
        <w:r>
          <w:t xml:space="preserve">.</w:t>
        </w:r>
      </w:ins>
    </w:p>
    <w:bookmarkStart w:id="99" w:name="exm-solution-set"/>
    <w:p>
      <w:pPr>
        <w:pStyle w:val="BodyText"/>
      </w:pPr>
      <w:ins w:id="2636" w:author="PR Preview" w:date="2026-01-01T00:00:00Z">
        <w:r>
          <w:rPr>
            <w:b/>
            <w:bCs/>
          </w:rPr>
          <w:t xml:space="preserve">Example 20 (All solutions of a consistent system)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For</w:t>
        </w:r>
      </w:ins>
      <w:ins w:id="26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640" w:author="PR Preview" w:date="2026-01-01T00:00:00Z">
        <w:r>
          <w:t xml:space="preserve">,</w:t>
        </w:r>
      </w:ins>
      <w:ins w:id="264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and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$\mathord{\smash[b]{\underset{\raise.3ex\hbox{$\scriptstyle\sim$}}{b}}\vphantom{b}} = (2, 0)$</w:t>
        </w:r>
      </w:ins>
      <w:ins w:id="2646" w:author="PR Preview" w:date="2026-01-01T00:00:00Z">
        <w:r>
          <w:t xml:space="preserve">: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$\mathbf{G} \mathord{\smash[b]{\underset{\raise.3ex\hbox{$\scriptstyle\sim$}}{b}}\vphantom{b}} = (2, 14)$</w:t>
        </w:r>
      </w:ins>
      <w:ins w:id="2649" w:author="PR Preview" w:date="2026-01-01T00:00:00Z">
        <w:r>
          <w:t xml:space="preserve">,</w:t>
        </w:r>
      </w:ins>
      <w:ins w:id="265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651" w:author="PR Preview" w:date="2026-01-01T00:00:00Z">
        <w:r>
          <w:t xml:space="preserve">,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and</w:t>
        </w:r>
      </w:ins>
      <w:ins w:id="265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55" w:author="PR Preview" w:date="2026-01-01T00:00:00Z">
        <w:r>
          <w:t xml:space="preserve">,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so</w:t>
        </w:r>
      </w:ins>
    </w:p>
    <w:p>
      <w:pPr>
        <w:pStyle w:val="BodyText"/>
      </w:pPr>
      <w:ins w:id="2658" w:author="PR Preview" w:date="2026-01-01T00:00:00Z">
        <w:r>
          <w:t xml:space="preserve">$$
    \mathord{\smash[b]{\underset{\raise.3ex\hbox{$\scriptstyle\sim$}}{x}}\vphantom{x}} = (2, 14) + (0, -7 q_1 + q_2), \qquad q_1, q_2 \in \mathbb{R}.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is consistent for every</w:delText>
        </w:r>
      </w:del>
      <w:del w:id="266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exactly when</w:delText>
        </w:r>
      </w:del>
      <w:del w:id="266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266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del w:id="2666" w:author="PR Preview" w:date="2026-01-01T00:00:00Z">
        <w:r>
          <w:delText xml:space="preserve">A consistent system</w:delText>
        </w:r>
      </w:del>
      <w:del w:id="26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has exactly one solution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exactly when</w:delText>
        </w:r>
      </w:del>
      <w:del w:id="267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673" w:author="PR Preview" w:date="2026-01-01T00:00:00Z">
        <w:r>
          <w:delText xml:space="preserve">.</w:delText>
        </w:r>
      </w:del>
    </w:p>
    <w:p>
      <w:pPr>
        <w:pStyle w:val="FirstParagraph"/>
      </w:pPr>
      <w:del w:id="2674" w:author="PR Preview" w:date="2026-01-01T00:00:00Z">
        <w:r>
          <w:rPr>
            <w:i/>
            <w:iCs/>
          </w:rPr>
          <w:delText xml:space="preserve">Proof</w:delText>
        </w:r>
      </w:del>
      <w:del w:id="2675" w:author="PR Preview" w:date="2026-01-01T00:00:00Z">
        <w:r>
          <w:delText xml:space="preserve">. </w:delText>
        </w:r>
      </w:del>
      <w:del w:id="2676" w:author="PR Preview" w:date="2026-01-01T00:00:00Z">
        <w:r>
          <w:rPr>
            <w:b/>
            <w:bCs/>
          </w:rPr>
          <w:delText xml:space="preserve">Part 1.</w:delText>
        </w:r>
      </w:del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By</w:delText>
        </w:r>
      </w:del>
      <w:del w:id="2679" w:author="PR Preview" w:date="2026-01-01T00:00:00Z">
        <w:r>
          <w:delText xml:space="preserve"> </w:delText>
        </w:r>
      </w:del>
      <w:hyperlink w:anchor="thm-consistency">
        <w:del w:id="268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681" w:author="PR Preview" w:date="2026-01-01T00:00:00Z">
        <w:r>
          <w:delText xml:space="preserve">, the system is consistent for every</w:delText>
        </w:r>
      </w:del>
      <w:del w:id="268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exactly when</w:delText>
        </w:r>
      </w:del>
      <w:del w:id="26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86" w:author="PR Preview" w:date="2026-01-01T00:00:00Z">
        <w:r>
          <w:delText xml:space="preserve">.</w:delText>
        </w:r>
      </w:del>
      <w:del w:id="26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88" w:author="PR Preview" w:date="2026-01-01T00:00:00Z">
        <w:r>
          <w:delText xml:space="preserve"> </w:delText>
        </w:r>
      </w:del>
      <w:del w:id="2689" w:author="PR Preview" w:date="2026-01-01T00:00:00Z">
        <w:r>
          <w:delText xml:space="preserve">is a subspace of</w:delText>
        </w:r>
      </w:del>
      <w:del w:id="269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(</w:delText>
        </w:r>
      </w:del>
      <w:hyperlink r:id="rId49">
        <w:del w:id="2693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694" w:author="PR Preview" w:date="2026-01-01T00:00:00Z">
        <w:r>
          <w:delText xml:space="preserve">) with dimension</w:delText>
        </w:r>
      </w:del>
      <w:del w:id="269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(</w:delText>
        </w:r>
      </w:del>
      <w:hyperlink r:id="rId58">
        <w:del w:id="2698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2699" w:author="PR Preview" w:date="2026-01-01T00:00:00Z">
        <w:r>
          <w:delText xml:space="preserve">), and</w:delText>
        </w:r>
      </w:del>
      <w:del w:id="270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(</w:delText>
        </w:r>
      </w:del>
      <w:hyperlink r:id="rId101">
        <w:del w:id="270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704" w:author="PR Preview" w:date="2026-01-01T00:00:00Z">
        <w:r>
          <w:delText xml:space="preserve">).</w:delText>
        </w:r>
      </w:del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If the dimension is</w:delText>
        </w:r>
      </w:del>
      <w:del w:id="2707" w:author="PR Preview" w:date="2026-01-01T00:00:00Z">
        <w:r>
          <w:delText xml:space="preserve"> </w:delText>
        </w:r>
      </w:del>
      <m:oMath>
        <m:r>
          <m:t>m</m:t>
        </m:r>
      </m:oMath>
      <w:del w:id="2708" w:author="PR Preview" w:date="2026-01-01T00:00:00Z">
        <w:r>
          <w:delText xml:space="preserve">, then</w:delText>
        </w:r>
      </w:del>
      <w:del w:id="27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(</w:delText>
        </w:r>
      </w:del>
      <w:hyperlink r:id="rId102">
        <w:del w:id="2712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713" w:author="PR Preview" w:date="2026-01-01T00:00:00Z">
        <w:r>
          <w:delText xml:space="preserve">);</w:delText>
        </w:r>
      </w:del>
      <w:del w:id="2714" w:author="PR Preview" w:date="2026-01-01T00:00:00Z">
        <w:r>
          <w:delText xml:space="preserve"> </w:delText>
        </w:r>
      </w:del>
      <w:del w:id="2715" w:author="PR Preview" w:date="2026-01-01T00:00:00Z">
        <w:r>
          <w:delText xml:space="preserve">if</w:delText>
        </w:r>
      </w:del>
      <w:del w:id="27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717" w:author="PR Preview" w:date="2026-01-01T00:00:00Z">
        <w:r>
          <w:delText xml:space="preserve">, the dimension is</w:delText>
        </w:r>
      </w:del>
      <w:del w:id="2718" w:author="PR Preview" w:date="2026-01-01T00:00:00Z">
        <w:r>
          <w:delText xml:space="preserve"> </w:delText>
        </w:r>
      </w:del>
      <m:oMath>
        <m:r>
          <m:t>m</m:t>
        </m:r>
      </m:oMath>
      <w:del w:id="2719" w:author="PR Preview" w:date="2026-01-01T00:00:00Z">
        <w:r>
          <w:delText xml:space="preserve">.</w:delText>
        </w:r>
      </w:del>
    </w:p>
    <w:p>
      <w:pPr>
        <w:pStyle w:val="BodyText"/>
      </w:pPr>
      <w:del w:id="2720" w:author="PR Preview" w:date="2026-01-01T00:00:00Z">
        <w:r>
          <w:rPr>
            <w:b/>
            <w:bCs/>
          </w:rPr>
          <w:delText xml:space="preserve">Part 2.</w:delText>
        </w:r>
      </w:del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By</w:delText>
        </w:r>
      </w:del>
      <w:del w:id="2723" w:author="PR Preview" w:date="2026-01-01T00:00:00Z">
        <w:r>
          <w:delText xml:space="preserve"> </w:delText>
        </w:r>
      </w:del>
      <w:hyperlink w:anchor="thm-solution-set">
        <w:del w:id="2724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725" w:author="PR Preview" w:date="2026-01-01T00:00:00Z">
        <w:r>
          <w:delText xml:space="preserve">, the solutions are a particular solution</w:delText>
        </w:r>
      </w:del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delText xml:space="preserve">plus the vectors of</w:delText>
        </w:r>
      </w:del>
      <w:del w:id="27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729" w:author="PR Preview" w:date="2026-01-01T00:00:00Z">
        <w:r>
          <w:delText xml:space="preserve">,</w:delText>
        </w:r>
      </w:del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so there is exactly one solution exactly when</w:delText>
        </w:r>
      </w:del>
      <w:del w:id="27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2733" w:author="PR Preview" w:date="2026-01-01T00:00:00Z">
        <w:r>
          <w:delText xml:space="preserve">,</w:delText>
        </w:r>
      </w:del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that is, when</w:delText>
        </w:r>
      </w:del>
      <w:del w:id="2736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(a subspace of dimension</w:delText>
        </w:r>
      </w:del>
      <w:del w:id="2739" w:author="PR Preview" w:date="2026-01-01T00:00:00Z">
        <w:r>
          <w:delText xml:space="preserve"> </w:delText>
        </w:r>
      </w:del>
      <m:oMath>
        <m:r>
          <m:t>0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has the empty list as a basis, whose span is</w:delText>
        </w:r>
      </w:del>
      <w:del w:id="27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743" w:author="PR Preview" w:date="2026-01-01T00:00:00Z">
        <w:r>
          <w:delText xml:space="preserve">,</w:delText>
        </w:r>
      </w:del>
      <w:del w:id="2744" w:author="PR Preview" w:date="2026-01-01T00:00:00Z">
        <w:r>
          <w:delText xml:space="preserve"> </w:delText>
        </w:r>
      </w:del>
      <w:del w:id="2745" w:author="PR Preview" w:date="2026-01-01T00:00:00Z">
        <w:r>
          <w:delText xml:space="preserve">by</w:delText>
        </w:r>
      </w:del>
      <w:del w:id="2746" w:author="PR Preview" w:date="2026-01-01T00:00:00Z">
        <w:r>
          <w:delText xml:space="preserve"> </w:delText>
        </w:r>
      </w:del>
      <w:hyperlink r:id="rId59">
        <w:del w:id="2747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and</w:delText>
        </w:r>
      </w:del>
      <w:del w:id="2750" w:author="PR Preview" w:date="2026-01-01T00:00:00Z">
        <w:r>
          <w:delText xml:space="preserve"> </w:delText>
        </w:r>
      </w:del>
      <w:hyperlink r:id="rId103">
        <w:del w:id="2751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752" w:author="PR Preview" w:date="2026-01-01T00:00:00Z">
        <w:r>
          <w:delText xml:space="preserve">;</w:delText>
        </w:r>
      </w:del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and</w:delText>
        </w:r>
      </w:del>
      <w:del w:id="27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has dimension</w:delText>
        </w:r>
      </w:del>
      <w:del w:id="2758" w:author="PR Preview" w:date="2026-01-01T00:00:00Z">
        <w:r>
          <w:delText xml:space="preserve"> </w:delText>
        </w:r>
      </w:del>
      <m:oMath>
        <m:r>
          <m:t>0</m:t>
        </m:r>
      </m:oMath>
      <w:del w:id="2759" w:author="PR Preview" w:date="2026-01-01T00:00:00Z">
        <w:r>
          <w:delText xml:space="preserve">, by</w:delText>
        </w:r>
      </w:del>
      <w:del w:id="2760" w:author="PR Preview" w:date="2026-01-01T00:00:00Z">
        <w:r>
          <w:delText xml:space="preserve"> </w:delText>
        </w:r>
      </w:del>
      <w:hyperlink r:id="rId101">
        <w:del w:id="2761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762" w:author="PR Preview" w:date="2026-01-01T00:00:00Z">
        <w:r>
          <w:delText xml:space="preserve">).</w:delText>
        </w:r>
      </w:del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By</w:delText>
        </w:r>
      </w:del>
      <w:del w:id="2765" w:author="PR Preview" w:date="2026-01-01T00:00:00Z">
        <w:r>
          <w:delText xml:space="preserve"> </w:delText>
        </w:r>
      </w:del>
      <w:hyperlink r:id="rId104">
        <w:del w:id="2766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2767" w:author="PR Preview" w:date="2026-01-01T00:00:00Z">
        <w:r>
          <w:delText xml:space="preserve">, that is when</w:delText>
        </w:r>
      </w:del>
      <w:del w:id="276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76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ins w:id="2770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is consistent for every</w:t>
        </w:r>
      </w:ins>
      <w:ins w:id="2773" w:author="PR Preview" w:date="2026-01-01T00:00:00Z">
        <w:r>
          <w:t xml:space="preserve"> </w:t>
        </w:r>
      </w:ins>
      <w:ins w:id="2774" w:author="PR Preview" w:date="2026-01-01T00:00:00Z">
        <w:r>
          <w:t xml:space="preserve">$\mathord{\smash[b]{\underset{\raise.3ex\hbox{$\scriptstyle\sim$}}{b}}\vphantom{b}} \in \mathbb{R}^m$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exactly when</w:t>
        </w:r>
      </w:ins>
      <w:ins w:id="277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7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2779" w:author="PR Preview" w:date="2026-01-01T00:00:00Z">
        <w:r>
          <w:t xml:space="preserve">A consistent system</w:t>
        </w:r>
      </w:ins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2782" w:author="PR Preview" w:date="2026-01-01T00:00:00Z">
        <w:r>
          <w:t xml:space="preserve"> </w:t>
        </w:r>
      </w:ins>
      <w:ins w:id="2783" w:author="PR Preview" w:date="2026-01-01T00:00:00Z">
        <w:r>
          <w:t xml:space="preserve">has exactly one solution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exactly when</w:t>
        </w:r>
      </w:ins>
      <w:ins w:id="278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787" w:author="PR Preview" w:date="2026-01-01T00:00:00Z">
        <w:r>
          <w:t xml:space="preserve">.</w:t>
        </w:r>
      </w:ins>
    </w:p>
    <w:bookmarkEnd w:id="100"/>
    <w:p>
      <w:pPr>
        <w:pStyle w:val="FirstParagraph"/>
      </w:pPr>
      <w:ins w:id="2788" w:author="PR Preview" w:date="2026-01-01T00:00:00Z">
        <w:r>
          <w:rPr>
            <w:i/>
            <w:iCs/>
          </w:rPr>
          <w:t xml:space="preserve">Proof</w:t>
        </w:r>
      </w:ins>
      <w:ins w:id="2789" w:author="PR Preview" w:date="2026-01-01T00:00:00Z">
        <w:r>
          <w:t xml:space="preserve">. </w:t>
        </w:r>
      </w:ins>
      <w:ins w:id="2790" w:author="PR Preview" w:date="2026-01-01T00:00:00Z">
        <w:r>
          <w:rPr>
            <w:b/>
            <w:bCs/>
          </w:rPr>
          <w:t xml:space="preserve">Part 1.</w:t>
        </w:r>
      </w:ins>
      <w:ins w:id="2791" w:author="PR Preview" w:date="2026-01-01T00:00:00Z">
        <w:r>
          <w:t xml:space="preserve"> </w:t>
        </w:r>
      </w:ins>
      <w:ins w:id="2792" w:author="PR Preview" w:date="2026-01-01T00:00:00Z">
        <w:r>
          <w:t xml:space="preserve">By</w:t>
        </w:r>
      </w:ins>
      <w:ins w:id="2793" w:author="PR Preview" w:date="2026-01-01T00:00:00Z">
        <w:r>
          <w:t xml:space="preserve"> </w:t>
        </w:r>
      </w:ins>
      <w:hyperlink w:anchor="thm-consistency">
        <w:ins w:id="279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795" w:author="PR Preview" w:date="2026-01-01T00:00:00Z">
        <w:r>
          <w:t xml:space="preserve">, the system is consistent for every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$\mathord{\smash[b]{\underset{\raise.3ex\hbox{$\scriptstyle\sim$}}{b}}\vphantom{b}}$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exactly when</w:t>
        </w:r>
      </w:ins>
      <w:ins w:id="28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801" w:author="PR Preview" w:date="2026-01-01T00:00:00Z">
        <w:r>
          <w:t xml:space="preserve">.</w:t>
        </w:r>
      </w:ins>
      <w:ins w:id="28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is a subspace of</w:t>
        </w:r>
      </w:ins>
      <w:ins w:id="28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(</w:t>
        </w:r>
      </w:ins>
      <w:hyperlink r:id="rId49">
        <w:ins w:id="2808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809" w:author="PR Preview" w:date="2026-01-01T00:00:00Z">
        <w:r>
          <w:t xml:space="preserve">) with dimension</w:t>
        </w:r>
      </w:ins>
      <w:ins w:id="281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11" w:author="PR Preview" w:date="2026-01-01T00:00:00Z">
        <w:r>
          <w:t xml:space="preserve"> </w:t>
        </w:r>
      </w:ins>
      <w:ins w:id="2812" w:author="PR Preview" w:date="2026-01-01T00:00:00Z">
        <w:r>
          <w:t xml:space="preserve">(</w:t>
        </w:r>
      </w:ins>
      <w:hyperlink r:id="rId58">
        <w:ins w:id="2813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2814" w:author="PR Preview" w:date="2026-01-01T00:00:00Z">
        <w:r>
          <w:t xml:space="preserve">), and</w:t>
        </w:r>
      </w:ins>
      <w:ins w:id="281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(</w:t>
        </w:r>
      </w:ins>
      <w:hyperlink r:id="rId101">
        <w:ins w:id="281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819" w:author="PR Preview" w:date="2026-01-01T00:00:00Z">
        <w:r>
          <w:t xml:space="preserve">).</w:t>
        </w:r>
      </w:ins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If the dimension is</w:t>
        </w:r>
      </w:ins>
      <w:ins w:id="2822" w:author="PR Preview" w:date="2026-01-01T00:00:00Z">
        <w:r>
          <w:t xml:space="preserve"> </w:t>
        </w:r>
      </w:ins>
      <m:oMath>
        <m:r>
          <m:t>m</m:t>
        </m:r>
      </m:oMath>
      <w:ins w:id="2823" w:author="PR Preview" w:date="2026-01-01T00:00:00Z">
        <w:r>
          <w:t xml:space="preserve">, then</w:t>
        </w:r>
      </w:ins>
      <w:ins w:id="28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(</w:t>
        </w:r>
      </w:ins>
      <w:hyperlink r:id="rId102">
        <w:ins w:id="2827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828" w:author="PR Preview" w:date="2026-01-01T00:00:00Z">
        <w:r>
          <w:t xml:space="preserve">);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if</w:t>
        </w:r>
      </w:ins>
      <w:ins w:id="28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832" w:author="PR Preview" w:date="2026-01-01T00:00:00Z">
        <w:r>
          <w:t xml:space="preserve">, the dimension is</w:t>
        </w:r>
      </w:ins>
      <w:ins w:id="2833" w:author="PR Preview" w:date="2026-01-01T00:00:00Z">
        <w:r>
          <w:t xml:space="preserve"> </w:t>
        </w:r>
      </w:ins>
      <m:oMath>
        <m:r>
          <m:t>m</m:t>
        </m:r>
      </m:oMath>
      <w:ins w:id="2834" w:author="PR Preview" w:date="2026-01-01T00:00:00Z">
        <w:r>
          <w:t xml:space="preserve">.</w:t>
        </w:r>
      </w:ins>
    </w:p>
    <w:p>
      <w:pPr>
        <w:pStyle w:val="BodyText"/>
      </w:pPr>
      <w:ins w:id="2835" w:author="PR Preview" w:date="2026-01-01T00:00:00Z">
        <w:r>
          <w:rPr>
            <w:b/>
            <w:bCs/>
          </w:rPr>
          <w:t xml:space="preserve">Part 2.</w:t>
        </w:r>
      </w:ins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By</w:t>
        </w:r>
      </w:ins>
      <w:ins w:id="2838" w:author="PR Preview" w:date="2026-01-01T00:00:00Z">
        <w:r>
          <w:t xml:space="preserve"> </w:t>
        </w:r>
      </w:ins>
      <w:hyperlink w:anchor="thm-solution-set">
        <w:ins w:id="283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840" w:author="PR Preview" w:date="2026-01-01T00:00:00Z">
        <w:r>
          <w:t xml:space="preserve">, the solutions are a particular solution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plus the vectors of</w:t>
        </w:r>
      </w:ins>
      <w:ins w:id="28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44" w:author="PR Preview" w:date="2026-01-01T00:00:00Z">
        <w:r>
          <w:t xml:space="preserve">,</w:t>
        </w:r>
      </w:ins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so there is exactly one solution exactly when</w:t>
        </w:r>
      </w:ins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2849" w:author="PR Preview" w:date="2026-01-01T00:00:00Z">
        <w:r>
          <w:t xml:space="preserve">,</w:t>
        </w:r>
      </w:ins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that is, when</w:t>
        </w:r>
      </w:ins>
      <w:ins w:id="2852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(a subspace of dimension</w:t>
        </w:r>
      </w:ins>
      <w:ins w:id="2855" w:author="PR Preview" w:date="2026-01-01T00:00:00Z">
        <w:r>
          <w:t xml:space="preserve"> </w:t>
        </w:r>
      </w:ins>
      <m:oMath>
        <m:r>
          <m:t>0</m:t>
        </m:r>
      </m:oMath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has the empty list as a basis, whose span is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860" w:author="PR Preview" w:date="2026-01-01T00:00:00Z">
        <w:r>
          <w:t xml:space="preserve">,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by</w:t>
        </w:r>
      </w:ins>
      <w:ins w:id="2863" w:author="PR Preview" w:date="2026-01-01T00:00:00Z">
        <w:r>
          <w:t xml:space="preserve"> </w:t>
        </w:r>
      </w:ins>
      <w:hyperlink r:id="rId59">
        <w:ins w:id="2864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and</w:t>
        </w:r>
      </w:ins>
      <w:ins w:id="2867" w:author="PR Preview" w:date="2026-01-01T00:00:00Z">
        <w:r>
          <w:t xml:space="preserve"> </w:t>
        </w:r>
      </w:ins>
      <w:hyperlink r:id="rId103">
        <w:ins w:id="2868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869" w:author="PR Preview" w:date="2026-01-01T00:00:00Z">
        <w:r>
          <w:t xml:space="preserve">;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and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874" w:author="PR Preview" w:date="2026-01-01T00:00:00Z">
        <w:r>
          <w:t xml:space="preserve"> </w:t>
        </w:r>
      </w:ins>
      <w:ins w:id="2875" w:author="PR Preview" w:date="2026-01-01T00:00:00Z">
        <w:r>
          <w:t xml:space="preserve">has dimension</w:t>
        </w:r>
      </w:ins>
      <w:ins w:id="2876" w:author="PR Preview" w:date="2026-01-01T00:00:00Z">
        <w:r>
          <w:t xml:space="preserve"> </w:t>
        </w:r>
      </w:ins>
      <m:oMath>
        <m:r>
          <m:t>0</m:t>
        </m:r>
      </m:oMath>
      <w:ins w:id="2877" w:author="PR Preview" w:date="2026-01-01T00:00:00Z">
        <w:r>
          <w:t xml:space="preserve">, by</w:t>
        </w:r>
      </w:ins>
      <w:ins w:id="2878" w:author="PR Preview" w:date="2026-01-01T00:00:00Z">
        <w:r>
          <w:t xml:space="preserve"> </w:t>
        </w:r>
      </w:ins>
      <w:hyperlink r:id="rId101">
        <w:ins w:id="287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880" w:author="PR Preview" w:date="2026-01-01T00:00:00Z">
        <w:r>
          <w:t xml:space="preserve">).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By</w:t>
        </w:r>
      </w:ins>
      <w:ins w:id="2883" w:author="PR Preview" w:date="2026-01-01T00:00:00Z">
        <w:r>
          <w:t xml:space="preserve"> </w:t>
        </w:r>
      </w:ins>
      <w:hyperlink r:id="rId104">
        <w:ins w:id="2884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2885" w:author="PR Preview" w:date="2026-01-01T00:00:00Z">
        <w:r>
          <w:t xml:space="preserve">, that is when</w:t>
        </w:r>
      </w:ins>
      <w:ins w:id="288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887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del w:id="2888" w:author="PR Preview" w:date="2026-01-01T00:00:00Z">
        <w:r>
          <w:delText xml:space="preserve">An invertible</w:delText>
        </w:r>
      </w:del>
      <w:del w:id="28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matrix</w:delText>
        </w:r>
      </w:del>
      <w:del w:id="28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has rank</w:delText>
        </w:r>
      </w:del>
      <w:del w:id="2895" w:author="PR Preview" w:date="2026-01-01T00:00:00Z">
        <w:r>
          <w:delText xml:space="preserve"> </w:delText>
        </w:r>
      </w:del>
      <m:oMath>
        <m:r>
          <m:t>p</m:t>
        </m:r>
      </m:oMath>
      <w:del w:id="2896" w:author="PR Preview" w:date="2026-01-01T00:00:00Z">
        <w:r>
          <w:delText xml:space="preserve">: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if</w:delText>
        </w:r>
      </w:del>
      <w:del w:id="28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902" w:author="PR Preview" w:date="2026-01-01T00:00:00Z">
        <w:r>
          <w:delText xml:space="preserve">so its nullity is</w:delText>
        </w:r>
      </w:del>
      <w:del w:id="2903" w:author="PR Preview" w:date="2026-01-01T00:00:00Z">
        <w:r>
          <w:delText xml:space="preserve"> </w:delText>
        </w:r>
      </w:del>
      <m:oMath>
        <m:r>
          <m:t>0</m:t>
        </m:r>
      </m:oMath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and its rank is</w:delText>
        </w:r>
      </w:del>
      <w:del w:id="2906" w:author="PR Preview" w:date="2026-01-01T00:00:00Z">
        <w:r>
          <w:delText xml:space="preserve"> </w:delText>
        </w:r>
      </w:del>
      <m:oMath>
        <m:r>
          <m:t>p</m:t>
        </m:r>
      </m:oMath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(</w:delText>
        </w:r>
      </w:del>
      <w:hyperlink r:id="rId104">
        <w:del w:id="2909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2910" w:author="PR Preview" w:date="2026-01-01T00:00:00Z">
        <w:r>
          <w:delText xml:space="preserve">).</w:delText>
        </w:r>
      </w:del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So every system with it is consistent (part 1, with</w:delText>
        </w:r>
      </w:del>
      <w:del w:id="29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m</m:t>
        </m:r>
      </m:oMath>
      <w:del w:id="2914" w:author="PR Preview" w:date="2026-01-01T00:00:00Z">
        <w:r>
          <w:delText xml:space="preserve">)</w:delText>
        </w:r>
      </w:del>
      <w:del w:id="2915" w:author="PR Preview" w:date="2026-01-01T00:00:00Z">
        <w:r>
          <w:delText xml:space="preserve"> </w:delText>
        </w:r>
      </w:del>
      <w:del w:id="2916" w:author="PR Preview" w:date="2026-01-01T00:00:00Z">
        <w:r>
          <w:delText xml:space="preserve">and has exactly one solution (part 2, with</w:delText>
        </w:r>
      </w:del>
      <w:del w:id="29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n</m:t>
        </m:r>
      </m:oMath>
      <w:del w:id="2918" w:author="PR Preview" w:date="2026-01-01T00:00:00Z">
        <w:r>
          <w:delText xml:space="preserve">),</w:delText>
        </w:r>
      </w:del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namely</w:delText>
        </w:r>
      </w:del>
      <w:del w:id="292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22" w:author="PR Preview" w:date="2026-01-01T00:00:00Z">
        <w:r>
          <w:delText xml:space="preserve">, since</w:delText>
        </w:r>
      </w:del>
      <w:del w:id="29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24" w:author="PR Preview" w:date="2026-01-01T00:00:00Z">
        <w:r>
          <w:delText xml:space="preserve">.</w:delText>
        </w:r>
      </w:del>
    </w:p>
    <w:p>
      <w:pPr>
        <w:pStyle w:val="FirstParagraph"/>
      </w:pPr>
      <w:del w:id="2925" w:author="PR Preview" w:date="2026-01-01T00:00:00Z">
        <w:r>
          <w:rPr>
            <w:b/>
            <w:bCs/>
          </w:rPr>
          <w:delText xml:space="preserve">Theorem 15 (The projection onto a column space, with any generalized inverse)</w:delText>
        </w:r>
      </w:del>
      <w:del w:id="2926" w:author="PR Preview" w:date="2026-01-01T00:00:00Z">
        <w:r>
          <w:delText xml:space="preserve"> </w:delText>
        </w:r>
      </w:del>
      <w:del w:id="2927" w:author="PR Preview" w:date="2026-01-01T00:00:00Z">
        <w:r>
          <w:delText xml:space="preserve">Let</w:delText>
        </w:r>
      </w:del>
      <w:del w:id="292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be an</w:delText>
        </w:r>
      </w:del>
      <w:del w:id="29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matrix of any rank,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and let</w:delText>
        </w:r>
      </w:del>
      <w:del w:id="293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be any generalized inverse of</w:delText>
        </w:r>
      </w:del>
      <w:del w:id="293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(</w:delText>
        </w:r>
      </w:del>
      <w:hyperlink w:anchor="def-generalized-inverse">
        <w:del w:id="294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943" w:author="PR Preview" w:date="2026-01-01T00:00:00Z">
        <w:r>
          <w:delText xml:space="preserve">).</w:delText>
        </w:r>
      </w:del>
      <w:del w:id="2944" w:author="PR Preview" w:date="2026-01-01T00:00:00Z">
        <w:r>
          <w:delText xml:space="preserve"> </w:delText>
        </w:r>
      </w:del>
      <w:del w:id="2945" w:author="PR Preview" w:date="2026-01-01T00:00:00Z">
        <w:r>
          <w:delText xml:space="preserve">Then for every</w:delText>
        </w:r>
      </w:del>
      <w:del w:id="294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947" w:author="PR Preview" w:date="2026-01-01T00:00:00Z">
        <w:r>
          <w:delText xml:space="preserve">,</w:delText>
        </w:r>
      </w:del>
      <w:del w:id="294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is the orthogonal projection of</w:delText>
        </w:r>
      </w:del>
      <w:del w:id="295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onto</w:delText>
        </w:r>
      </w:del>
      <w:del w:id="29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(</w:delText>
        </w:r>
      </w:del>
      <w:hyperlink w:anchor="def-orthogonal-projection">
        <w:del w:id="295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58" w:author="PR Preview" w:date="2026-01-01T00:00:00Z">
        <w:r>
          <w:delText xml:space="preserve">).</w:delText>
        </w:r>
      </w:del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So the matrix</w:delText>
        </w:r>
      </w:del>
      <w:del w:id="296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is the same for every choice of</w:delText>
        </w:r>
      </w:del>
      <w:del w:id="296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965" w:author="PR Preview" w:date="2026-01-01T00:00:00Z">
        <w:r>
          <w:delText xml:space="preserve">,</w:delText>
        </w:r>
      </w:del>
      <w:del w:id="2966" w:author="PR Preview" w:date="2026-01-01T00:00:00Z">
        <w:r>
          <w:delText xml:space="preserve"> </w:delText>
        </w:r>
      </w:del>
      <w:del w:id="2967" w:author="PR Preview" w:date="2026-01-01T00:00:00Z">
        <w:r>
          <w:delText xml:space="preserve">and when</w:delText>
        </w:r>
      </w:del>
      <w:del w:id="296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delText xml:space="preserve">it is the hat matrix</w:delText>
        </w:r>
      </w:del>
      <w:del w:id="2971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delText xml:space="preserve">(</w:delText>
        </w:r>
      </w:del>
      <w:hyperlink w:anchor="def-hat-matrix">
        <w:del w:id="29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975" w:author="PR Preview" w:date="2026-01-01T00:00:00Z">
        <w:r>
          <w:delText xml:space="preserve">).</w:delText>
        </w:r>
      </w:del>
    </w:p>
    <w:p>
      <w:pPr>
        <w:pStyle w:val="BodyText"/>
      </w:pPr>
      <w:del w:id="2976" w:author="PR Preview" w:date="2026-01-01T00:00:00Z">
        <w:r>
          <w:rPr>
            <w:i/>
            <w:iCs/>
          </w:rPr>
          <w:delText xml:space="preserve">Proof</w:delText>
        </w:r>
      </w:del>
      <w:del w:id="2977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78" w:author="PR Preview" w:date="2026-01-01T00:00:00Z">
        <w:r>
          <w:rPr>
            <w:b/>
            <w:bCs/>
          </w:rPr>
          <w:delText xml:space="preserve"> </w:delText>
        </w:r>
      </w:del>
      <w:del w:id="2979" w:author="PR Preview" w:date="2026-01-01T00:00:00Z">
        <w:r>
          <w:rPr>
            <w:b/>
            <w:bCs/>
          </w:rPr>
          <w:delText xml:space="preserve">is in</w:delText>
        </w:r>
      </w:del>
      <w:del w:id="298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del w:id="2981" w:author="PR Preview" w:date="2026-01-01T00:00:00Z">
        <w:r>
          <w:rPr>
            <w:b/>
            <w:bCs/>
          </w:rPr>
          <w:delText xml:space="preserve">.</w:delText>
        </w:r>
      </w:del>
      <w:del w:id="29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983" w:author="PR Preview" w:date="2026-01-01T00:00:00Z">
        <w:r>
          <w:delText xml:space="preserve">,</w:delText>
        </w:r>
      </w:del>
      <w:del w:id="2984" w:author="PR Preview" w:date="2026-01-01T00:00:00Z">
        <w:r>
          <w:delText xml:space="preserve"> </w:delText>
        </w:r>
      </w:del>
      <w:del w:id="2985" w:author="PR Preview" w:date="2026-01-01T00:00:00Z">
        <w:r>
          <w:delText xml:space="preserve">since</w:delText>
        </w:r>
      </w:del>
      <w:del w:id="29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987" w:author="PR Preview" w:date="2026-01-01T00:00:00Z">
        <w:r>
          <w:delText xml:space="preserve"> </w:delText>
        </w:r>
      </w:del>
      <w:del w:id="2988" w:author="PR Preview" w:date="2026-01-01T00:00:00Z">
        <w:r>
          <w:delText xml:space="preserve">(</w:delText>
        </w:r>
      </w:del>
      <w:hyperlink r:id="rId47">
        <w:del w:id="2989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990" w:author="PR Preview" w:date="2026-01-01T00:00:00Z">
        <w:r>
          <w:delText xml:space="preserve">).</w:delText>
        </w:r>
      </w:del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Both are subspaces of</w:delText>
        </w:r>
      </w:del>
      <w:del w:id="29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delText xml:space="preserve">(</w:delText>
        </w:r>
      </w:del>
      <w:hyperlink r:id="rId49">
        <w:del w:id="2996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997" w:author="PR Preview" w:date="2026-01-01T00:00:00Z">
        <w:r>
          <w:delText xml:space="preserve">) with the same dimension:</w:delText>
        </w:r>
      </w:del>
      <w:del w:id="299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(</w:delText>
        </w:r>
      </w:del>
      <w:hyperlink r:id="rId108">
        <w:del w:id="3001" w:author="PR Preview" w:date="2026-01-01T00:00:00Z">
          <w:r>
            <w:rPr>
              <w:rStyle w:val="Hyperlink"/>
            </w:rPr>
            <w:delText xml:space="preserve">Theorem 10 in Column Space, Null Space and Rank-Nullity</w:delText>
          </w:r>
        </w:del>
      </w:hyperlink>
      <w:del w:id="3002" w:author="PR Preview" w:date="2026-01-01T00:00:00Z">
        <w:r>
          <w:delText xml:space="preserve">,</w:delText>
        </w:r>
      </w:del>
      <w:del w:id="3003" w:author="PR Preview" w:date="2026-01-01T00:00:00Z">
        <w:r>
          <w:delText xml:space="preserve"> </w:delText>
        </w:r>
      </w:del>
      <w:hyperlink r:id="rId58">
        <w:del w:id="3004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3005" w:author="PR Preview" w:date="2026-01-01T00:00:00Z">
        <w:r>
          <w:delText xml:space="preserve">).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So</w:delText>
        </w:r>
      </w:del>
      <w:del w:id="30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(</w:delText>
        </w:r>
      </w:del>
      <w:hyperlink r:id="rId102">
        <w:del w:id="3011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3012" w:author="PR Preview" w:date="2026-01-01T00:00:00Z">
        <w:r>
          <w:delText xml:space="preserve">),</w:delText>
        </w:r>
      </w:del>
      <w:del w:id="3013" w:author="PR Preview" w:date="2026-01-01T00:00:00Z">
        <w:r>
          <w:delText xml:space="preserve"> </w:delText>
        </w:r>
      </w:del>
      <w:del w:id="3014" w:author="PR Preview" w:date="2026-01-01T00:00:00Z">
        <w:r>
          <w:delText xml:space="preserve">and since</w:delText>
        </w:r>
      </w:del>
      <w:del w:id="30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(</w:delText>
        </w:r>
      </w:del>
      <w:hyperlink r:id="rId48">
        <w:del w:id="3018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3019" w:author="PR Preview" w:date="2026-01-01T00:00:00Z">
        <w:r>
          <w:delText xml:space="preserve">),</w:delText>
        </w:r>
      </w:del>
      <w:del w:id="302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for some</w:delText>
        </w:r>
      </w:del>
      <w:del w:id="302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024" w:author="PR Preview" w:date="2026-01-01T00:00:00Z">
        <w:r>
          <w:delText xml:space="preserve">.</w:delText>
        </w:r>
      </w:del>
    </w:p>
    <w:p>
      <w:pPr>
        <w:numPr>
          <w:ilvl w:val="0"/>
          <w:numId w:val="1009"/>
        </w:numPr>
      </w:pPr>
      <w:ins w:id="3025" w:author="PR Preview" w:date="2026-01-01T00:00:00Z">
        <w:r>
          <w:t xml:space="preserve">An invertible</w:t>
        </w:r>
      </w:ins>
      <w:ins w:id="3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matrix</w:t>
        </w:r>
      </w:ins>
      <w:ins w:id="30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has rank</w:t>
        </w:r>
      </w:ins>
      <w:ins w:id="3032" w:author="PR Preview" w:date="2026-01-01T00:00:00Z">
        <w:r>
          <w:t xml:space="preserve"> </w:t>
        </w:r>
      </w:ins>
      <m:oMath>
        <m:r>
          <m:t>p</m:t>
        </m:r>
      </m:oMath>
      <w:ins w:id="3033" w:author="PR Preview" w:date="2026-01-01T00:00:00Z">
        <w:r>
          <w:t xml:space="preserve">: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if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\mathord{\smash[b]{\underset{\raise.3ex\hbox{$\scriptstyle\sim$}}{0}}\vphantom{0}}$</w:t>
        </w:r>
      </w:ins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then</w:t>
        </w:r>
      </w:ins>
    </w:p>
    <w:p>
      <w:pPr>
        <w:pStyle w:val="BodyText"/>
      </w:pPr>
      <w:ins w:id="3040" w:author="PR Preview" w:date="2026-01-01T00:00:00Z">
        <w:r>
  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  </w:r>
      </w:ins>
    </w:p>
    <w:p>
      <w:pPr>
        <w:numPr>
          <w:ilvl w:val="0"/>
          <w:numId w:val="1000"/>
        </w:numPr>
      </w:pPr>
      <w:ins w:id="3041" w:author="PR Preview" w:date="2026-01-01T00:00:00Z">
        <w:r>
          <w:t xml:space="preserve">so its nullity is</w:t>
        </w:r>
      </w:ins>
      <w:ins w:id="3042" w:author="PR Preview" w:date="2026-01-01T00:00:00Z">
        <w:r>
          <w:t xml:space="preserve"> </w:t>
        </w:r>
      </w:ins>
      <m:oMath>
        <m:r>
          <m:t>0</m:t>
        </m:r>
      </m:oMath>
      <w:ins w:id="3043" w:author="PR Preview" w:date="2026-01-01T00:00:00Z">
        <w:r>
          <w:t xml:space="preserve"> </w:t>
        </w:r>
      </w:ins>
      <w:ins w:id="3044" w:author="PR Preview" w:date="2026-01-01T00:00:00Z">
        <w:r>
          <w:t xml:space="preserve">and its rank is</w:t>
        </w:r>
      </w:ins>
      <w:ins w:id="3045" w:author="PR Preview" w:date="2026-01-01T00:00:00Z">
        <w:r>
          <w:t xml:space="preserve"> </w:t>
        </w:r>
      </w:ins>
      <m:oMath>
        <m:r>
          <m:t>p</m:t>
        </m:r>
      </m:oMath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(</w:t>
        </w:r>
      </w:ins>
      <w:hyperlink r:id="rId104">
        <w:ins w:id="3048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3049" w:author="PR Preview" w:date="2026-01-01T00:00:00Z">
        <w:r>
          <w:t xml:space="preserve">).</w:t>
        </w:r>
      </w:ins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So every system with it is consistent (part 1, with</w:t>
        </w:r>
      </w:ins>
      <w:ins w:id="30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m</m:t>
        </m:r>
      </m:oMath>
      <w:ins w:id="3053" w:author="PR Preview" w:date="2026-01-01T00:00:00Z">
        <w:r>
          <w:t xml:space="preserve">)</w:t>
        </w:r>
      </w:ins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and has exactly one solution (part 2, with</w:t>
        </w:r>
      </w:ins>
      <w:ins w:id="30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n</m:t>
        </m:r>
      </m:oMath>
      <w:ins w:id="3057" w:author="PR Preview" w:date="2026-01-01T00:00:00Z">
        <w:r>
          <w:t xml:space="preserve">),</w:t>
        </w:r>
      </w:ins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namely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$\mathbf{A}^{-1} \mathord{\smash[b]{\underset{\raise.3ex\hbox{$\scriptstyle\sim$}}{b}}\vphantom{b}}$</w:t>
        </w:r>
      </w:ins>
      <w:ins w:id="3062" w:author="PR Preview" w:date="2026-01-01T00:00:00Z">
        <w:r>
          <w:t xml:space="preserve">, since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$\mathbf{A}\,(\mathbf{A}^{-1} \mathord{\smash[b]{\underset{\raise.3ex\hbox{$\scriptstyle\sim$}}{b}}\vphantom{b}}) = \mathord{\smash[b]{\underset{\raise.3ex\hbox{$\scriptstyle\sim$}}{b}}\vphantom{b}}$</w:t>
        </w:r>
      </w:ins>
      <w:ins w:id="3065" w:author="PR Preview" w:date="2026-01-01T00:00:00Z">
        <w:r>
          <w:t xml:space="preserve">.</w:t>
        </w:r>
      </w:ins>
    </w:p>
    <w:bookmarkEnd w:id="106"/>
    <w:bookmarkStart w:id="107" w:name="thm-projector-generalized-inverse"/>
    <w:p>
      <w:pPr>
        <w:pStyle w:val="FirstParagraph"/>
      </w:pPr>
      <w:ins w:id="3066" w:author="PR Preview" w:date="2026-01-01T00:00:00Z">
        <w:r>
          <w:rPr>
            <w:b/>
            <w:bCs/>
          </w:rPr>
          <w:t xml:space="preserve">Theorem 15 (The projection onto a column space, with any generalized inverse)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Let</w:t>
        </w:r>
      </w:ins>
      <w:ins w:id="306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be an</w:t>
        </w:r>
      </w:ins>
      <w:ins w:id="30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matrix of any rank,</w:t>
        </w:r>
      </w:ins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and let</w:t>
        </w:r>
      </w:ins>
      <w:ins w:id="307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3078" w:author="PR Preview" w:date="2026-01-01T00:00:00Z">
        <w:r>
          <w:t xml:space="preserve"> </w:t>
        </w:r>
      </w:ins>
      <w:ins w:id="3079" w:author="PR Preview" w:date="2026-01-01T00:00:00Z">
        <w:r>
          <w:t xml:space="preserve">be any generalized inverse of</w:t>
        </w:r>
      </w:ins>
      <w:ins w:id="30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3081" w:author="PR Preview" w:date="2026-01-01T00:00:00Z">
        <w:r>
          <w:t xml:space="preserve"> </w:t>
        </w:r>
      </w:ins>
      <w:ins w:id="3082" w:author="PR Preview" w:date="2026-01-01T00:00:00Z">
        <w:r>
          <w:t xml:space="preserve">(</w:t>
        </w:r>
      </w:ins>
      <w:hyperlink w:anchor="def-generalized-inverse">
        <w:ins w:id="308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084" w:author="PR Preview" w:date="2026-01-01T00:00:00Z">
        <w:r>
          <w:t xml:space="preserve">).</w:t>
        </w:r>
      </w:ins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Then for every</w:t>
        </w:r>
      </w:ins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$\mathord{\smash[b]{\underset{\raise.3ex\hbox{$\scriptstyle\sim$}}{y}}\vphantom{y}}\in \mathbb{R}^n$</w:t>
        </w:r>
      </w:ins>
      <w:ins w:id="3089" w:author="PR Preview" w:date="2026-01-01T00:00:00Z">
        <w:r>
          <w:t xml:space="preserve">,</w:t>
        </w:r>
      </w:ins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$\mathbf{X}\mathbf{G} {\mathbf{X}}^{\top} \mathord{\smash[b]{\underset{\raise.3ex\hbox{$\scriptstyle\sim$}}{y}}\vphantom{y}}$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is the orthogonal projection of</w:t>
        </w:r>
      </w:ins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$\mathord{\smash[b]{\underset{\raise.3ex\hbox{$\scriptstyle\sim$}}{y}}\vphantom{y}}$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onto</w:t>
        </w:r>
      </w:ins>
      <w:ins w:id="30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(</w:t>
        </w:r>
      </w:ins>
      <w:hyperlink w:anchor="def-orthogonal-projection">
        <w:ins w:id="310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102" w:author="PR Preview" w:date="2026-01-01T00:00:00Z">
        <w:r>
          <w:t xml:space="preserve">).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So the matrix</w:t>
        </w:r>
      </w:ins>
      <w:ins w:id="310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is the same for every choice of</w:t>
        </w:r>
      </w:ins>
      <w:ins w:id="310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3109" w:author="PR Preview" w:date="2026-01-01T00:00:00Z">
        <w:r>
          <w:t xml:space="preserve">,</w:t>
        </w:r>
      </w:ins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and when</w:t>
        </w:r>
      </w:ins>
      <w:ins w:id="311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it is the hat matrix</w:t>
        </w:r>
      </w:ins>
      <w:ins w:id="3115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(</w:t>
        </w:r>
      </w:ins>
      <w:hyperlink w:anchor="def-hat-matrix">
        <w:ins w:id="311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119" w:author="PR Preview" w:date="2026-01-01T00:00:00Z">
        <w:r>
          <w:t xml:space="preserve">).</w:t>
        </w:r>
      </w:ins>
    </w:p>
    <w:bookmarkEnd w:id="107"/>
    <w:p>
      <w:pPr>
        <w:pStyle w:val="BodyText"/>
      </w:pPr>
      <w:ins w:id="3120" w:author="PR Preview" w:date="2026-01-01T00:00:00Z">
        <w:r>
          <w:rPr>
            <w:i/>
            <w:iCs/>
          </w:rPr>
          <w:t xml:space="preserve">Proof</w:t>
        </w:r>
      </w:ins>
      <w:ins w:id="3121" w:author="PR Preview" w:date="2026-01-01T00:00:00Z">
        <w:r>
          <w:t xml:space="preserve">. </w:t>
        </w:r>
      </w:ins>
      <w:ins w:id="3122" w:author="PR Preview" w:date="2026-01-01T00:00:00Z">
        <w:r>
          <w:rPr>
            <w:b/>
            <w:bCs/>
          </w:rPr>
          <w:t xml:space="preserve">${\mathbf{X}}^{\top} \mathord{\smash[b]{\underset{\raise.3ex\hbox{$\scriptstyle\sim$}}{y}}\vphantom{y}}$</w:t>
        </w:r>
      </w:ins>
      <w:ins w:id="3123" w:author="PR Preview" w:date="2026-01-01T00:00:00Z">
        <w:r>
          <w:rPr>
            <w:b/>
            <w:bCs/>
          </w:rPr>
          <w:t xml:space="preserve"> </w:t>
        </w:r>
      </w:ins>
      <w:ins w:id="3124" w:author="PR Preview" w:date="2026-01-01T00:00:00Z">
        <w:r>
          <w:rPr>
            <w:b/>
            <w:bCs/>
          </w:rPr>
          <w:t xml:space="preserve">is in</w:t>
        </w:r>
      </w:ins>
      <w:ins w:id="312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126" w:author="PR Preview" w:date="2026-01-01T00:00:00Z">
        <w:r>
          <w:rPr>
            <w:b/>
            <w:bCs/>
          </w:rPr>
          <w:t xml:space="preserve">.</w:t>
        </w:r>
      </w:ins>
      <w:ins w:id="31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128" w:author="PR Preview" w:date="2026-01-01T00:00:00Z">
        <w:r>
          <w:t xml:space="preserve">,</w:t>
        </w:r>
      </w:ins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since</w:t>
        </w:r>
      </w:ins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  </w:r>
      </w:ins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(</w:t>
        </w:r>
      </w:ins>
      <w:hyperlink r:id="rId47">
        <w:ins w:id="3135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136" w:author="PR Preview" w:date="2026-01-01T00:00:00Z">
        <w:r>
          <w:t xml:space="preserve">).</w:t>
        </w:r>
      </w:ins>
      <w:ins w:id="3137" w:author="PR Preview" w:date="2026-01-01T00:00:00Z">
        <w:r>
          <w:t xml:space="preserve"> </w:t>
        </w:r>
      </w:ins>
      <w:ins w:id="3138" w:author="PR Preview" w:date="2026-01-01T00:00:00Z">
        <w:r>
          <w:t xml:space="preserve">Both are subspaces of</w:t>
        </w:r>
      </w:ins>
      <w:ins w:id="31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(</w:t>
        </w:r>
      </w:ins>
      <w:hyperlink r:id="rId49">
        <w:ins w:id="3142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3143" w:author="PR Preview" w:date="2026-01-01T00:00:00Z">
        <w:r>
          <w:t xml:space="preserve">) with the same dimension:</w:t>
        </w:r>
      </w:ins>
      <w:ins w:id="314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(</w:t>
        </w:r>
      </w:ins>
      <w:hyperlink r:id="rId108">
        <w:ins w:id="3147" w:author="PR Preview" w:date="2026-01-01T00:00:00Z">
          <w:r>
            <w:rPr>
              <w:rStyle w:val="Hyperlink"/>
            </w:rPr>
            <w:t xml:space="preserve">Theorem 10 in Column Space, Null Space and Rank-Nullity</w:t>
          </w:r>
        </w:ins>
      </w:hyperlink>
      <w:ins w:id="3148" w:author="PR Preview" w:date="2026-01-01T00:00:00Z">
        <w:r>
          <w:t xml:space="preserve">,</w:t>
        </w:r>
      </w:ins>
      <w:ins w:id="3149" w:author="PR Preview" w:date="2026-01-01T00:00:00Z">
        <w:r>
          <w:t xml:space="preserve"> </w:t>
        </w:r>
      </w:ins>
      <w:hyperlink r:id="rId58">
        <w:ins w:id="3150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3151" w:author="PR Preview" w:date="2026-01-01T00:00:00Z">
        <w:r>
          <w:t xml:space="preserve">).</w:t>
        </w:r>
      </w:ins>
      <w:ins w:id="3152" w:author="PR Preview" w:date="2026-01-01T00:00:00Z">
        <w:r>
          <w:t xml:space="preserve"> </w:t>
        </w:r>
      </w:ins>
      <w:ins w:id="3153" w:author="PR Preview" w:date="2026-01-01T00:00:00Z">
        <w:r>
          <w:t xml:space="preserve">So</w:t>
        </w:r>
      </w:ins>
      <w:ins w:id="31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155" w:author="PR Preview" w:date="2026-01-01T00:00:00Z">
        <w:r>
          <w:t xml:space="preserve"> </w:t>
        </w:r>
      </w:ins>
      <w:ins w:id="3156" w:author="PR Preview" w:date="2026-01-01T00:00:00Z">
        <w:r>
          <w:t xml:space="preserve">(</w:t>
        </w:r>
      </w:ins>
      <w:hyperlink r:id="rId102">
        <w:ins w:id="3157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3158" w:author="PR Preview" w:date="2026-01-01T00:00:00Z">
        <w:r>
          <w:t xml:space="preserve">),</w:t>
        </w:r>
      </w:ins>
      <w:ins w:id="3159" w:author="PR Preview" w:date="2026-01-01T00:00:00Z">
        <w:r>
          <w:t xml:space="preserve"> </w:t>
        </w:r>
      </w:ins>
      <w:ins w:id="3160" w:author="PR Preview" w:date="2026-01-01T00:00:00Z">
        <w:r>
          <w:t xml:space="preserve">and since</w:t>
        </w:r>
      </w:ins>
      <w:ins w:id="3161" w:author="PR Preview" w:date="2026-01-01T00:00:00Z">
        <w:r>
          <w:t xml:space="preserve"> </w:t>
        </w:r>
      </w:ins>
      <w:ins w:id="3162" w:author="PR Preview" w:date="2026-01-01T00:00:00Z">
        <w:r>
          <w:t xml:space="preserve">${\mathbf{X}}^{\top} \mathord{\smash[b]{\underset{\raise.3ex\hbox{$\scriptstyle\sim$}}{y}}\vphantom{y}}\in \mathcal{C}({\mathbf{X}}^{\top})$</w:t>
        </w:r>
      </w:ins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(</w:t>
        </w:r>
      </w:ins>
      <w:hyperlink r:id="rId48">
        <w:ins w:id="3165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3166" w:author="PR Preview" w:date="2026-01-01T00:00:00Z">
        <w:r>
          <w:t xml:space="preserve">),</w:t>
        </w:r>
      </w:ins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${\mathbf{X}}^{\top} \mathord{\smash[b]{\underset{\raise.3ex\hbox{$\scriptstyle\sim$}}{y}}\vphantom{y}}= {\mathbf{X}}^{\top} \mathbf{X}\mathord{\smash[b]{\underset{\raise.3ex\hbox{$\scriptstyle\sim$}}{z}}\vphantom{z}}$</w:t>
        </w:r>
      </w:ins>
      <w:ins w:id="3169" w:author="PR Preview" w:date="2026-01-01T00:00:00Z">
        <w:r>
          <w:t xml:space="preserve"> </w:t>
        </w:r>
      </w:ins>
      <w:ins w:id="3170" w:author="PR Preview" w:date="2026-01-01T00:00:00Z">
        <w:r>
          <w:t xml:space="preserve">for some</w:t>
        </w:r>
      </w:ins>
      <w:ins w:id="3171" w:author="PR Preview" w:date="2026-01-01T00:00:00Z">
        <w:r>
          <w:t xml:space="preserve"> </w:t>
        </w:r>
      </w:ins>
      <w:ins w:id="3172" w:author="PR Preview" w:date="2026-01-01T00:00:00Z">
        <w:r>
          <w:t xml:space="preserve">$\mathord{\smash[b]{\underset{\raise.3ex\hbox{$\scriptstyle\sim$}}{z}}\vphantom{z}} \in \mathbb{R}^p$</w:t>
        </w:r>
      </w:ins>
      <w:ins w:id="317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174" w:author="PR Preview" w:date="2026-01-01T00:00:00Z">
        <w:r>
          <w:delText xml:space="preserve">(</w:delText>
        </w:r>
      </w:del>
      <w:hyperlink r:id="rId47">
        <w:del w:id="3175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3176" w:author="PR Preview" w:date="2026-01-01T00:00:00Z">
        <w:r>
          <w:delText xml:space="preserve">),</w:delText>
        </w:r>
      </w:del>
      <w:del w:id="3177" w:author="PR Preview" w:date="2026-01-01T00:00:00Z">
        <w:r>
          <w:delText xml:space="preserve"> </w:delText>
        </w:r>
      </w:del>
      <w:del w:id="3178" w:author="PR Preview" w:date="2026-01-01T00:00:00Z">
        <w:r>
          <w:delText xml:space="preserve">which is in</w:delText>
        </w:r>
      </w:del>
      <w:del w:id="31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(</w:delText>
        </w:r>
      </w:del>
      <w:hyperlink r:id="rId48">
        <w:del w:id="3182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3183" w:author="PR Preview" w:date="2026-01-01T00:00:00Z">
        <w:r>
          <w:delText xml:space="preserve">).</w:delText>
        </w:r>
      </w:del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For</w:delText>
        </w:r>
      </w:del>
      <w:del w:id="318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188" w:author="PR Preview" w:date="2026-01-01T00:00:00Z">
        <w:r>
          <w:delText xml:space="preserve">so</w:delText>
        </w:r>
      </w:del>
      <w:del w:id="318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(</w:delText>
        </w:r>
      </w:del>
      <w:hyperlink r:id="rId50">
        <w:del w:id="3192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3193" w:author="PR Preview" w:date="2026-01-01T00:00:00Z">
        <w:r>
          <w:delText xml:space="preserve">).</w:delText>
        </w:r>
      </w:del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By the uniqueness in</w:delText>
        </w:r>
      </w:del>
      <w:del w:id="3196" w:author="PR Preview" w:date="2026-01-01T00:00:00Z">
        <w:r>
          <w:delText xml:space="preserve"> </w:delText>
        </w:r>
      </w:del>
      <w:hyperlink r:id="rId28">
        <w:del w:id="3197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3198" w:author="PR Preview" w:date="2026-01-01T00:00:00Z">
        <w:r>
          <w:delText xml:space="preserve">,</w:delText>
        </w:r>
      </w:del>
      <w:del w:id="3199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is the orthogonal projection of</w:delText>
        </w:r>
      </w:del>
      <w:del w:id="320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onto</w:delText>
        </w:r>
      </w:del>
      <w:del w:id="32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206" w:author="PR Preview" w:date="2026-01-01T00:00:00Z">
        <w:r>
          <w:delText xml:space="preserve">.</w:delText>
        </w:r>
      </w:del>
    </w:p>
    <w:p>
      <w:pPr>
        <w:pStyle w:val="BodyText"/>
      </w:pPr>
      <w:del w:id="3207" w:author="PR Preview" w:date="2026-01-01T00:00:00Z">
        <w:r>
          <w:rPr>
            <w:b/>
            <w:bCs/>
          </w:rPr>
          <w:delText xml:space="preserve">Same matrix.</w:delText>
        </w:r>
      </w:del>
      <w:del w:id="3208" w:author="PR Preview" w:date="2026-01-01T00:00:00Z">
        <w:r>
          <w:delText xml:space="preserve"> </w:delText>
        </w:r>
      </w:del>
      <w:del w:id="3209" w:author="PR Preview" w:date="2026-01-01T00:00:00Z">
        <w:r>
          <w:delText xml:space="preserve">Every choice of</w:delText>
        </w:r>
      </w:del>
      <w:del w:id="3210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delText xml:space="preserve">gives a matrix that projects every</w:delText>
        </w:r>
      </w:del>
      <w:del w:id="321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4" w:author="PR Preview" w:date="2026-01-01T00:00:00Z">
        <w:r>
          <w:delText xml:space="preserve"> </w:delText>
        </w:r>
      </w:del>
      <w:del w:id="3215" w:author="PR Preview" w:date="2026-01-01T00:00:00Z">
        <w:r>
          <w:delText xml:space="preserve">onto</w:delText>
        </w:r>
      </w:del>
      <w:del w:id="32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217" w:author="PR Preview" w:date="2026-01-01T00:00:00Z">
        <w:r>
          <w:delText xml:space="preserve">,</w:delText>
        </w:r>
      </w:del>
      <w:del w:id="3218" w:author="PR Preview" w:date="2026-01-01T00:00:00Z">
        <w:r>
          <w:delText xml:space="preserve"> </w:delText>
        </w:r>
      </w:del>
      <w:del w:id="3219" w:author="PR Preview" w:date="2026-01-01T00:00:00Z">
        <w:r>
          <w:delText xml:space="preserve">so all choices give the same matrix (</w:delText>
        </w:r>
      </w:del>
      <w:hyperlink w:anchor="thm-projection-matrix-projects">
        <w:del w:id="322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221" w:author="PR Preview" w:date="2026-01-01T00:00:00Z">
        <w:r>
          <w:delText xml:space="preserve">, part 2).</w:delText>
        </w:r>
      </w:del>
      <w:del w:id="3222" w:author="PR Preview" w:date="2026-01-01T00:00:00Z">
        <w:r>
          <w:delText xml:space="preserve"> </w:delText>
        </w:r>
      </w:del>
      <w:del w:id="3223" w:author="PR Preview" w:date="2026-01-01T00:00:00Z">
        <w:r>
          <w:delText xml:space="preserve">When</w:delText>
        </w:r>
      </w:del>
      <w:del w:id="322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3225" w:author="PR Preview" w:date="2026-01-01T00:00:00Z">
        <w:r>
          <w:delText xml:space="preserve">,</w:delText>
        </w:r>
      </w:del>
      <w:del w:id="32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delText xml:space="preserve">is one choice (</w:delText>
        </w:r>
      </w:del>
      <w:hyperlink w:anchor="thm-gram-invertible">
        <w:del w:id="322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230" w:author="PR Preview" w:date="2026-01-01T00:00:00Z">
        <w:r>
          <w:delText xml:space="preserve">,</w:delText>
        </w:r>
      </w:del>
      <w:del w:id="3231" w:author="PR Preview" w:date="2026-01-01T00:00:00Z">
        <w:r>
          <w:delText xml:space="preserve"> </w:delText>
        </w:r>
      </w:del>
      <w:hyperlink w:anchor="thm-generalized-inverse-invertible">
        <w:del w:id="323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233" w:author="PR Preview" w:date="2026-01-01T00:00:00Z">
        <w:r>
          <w:delText xml:space="preserve">),</w:delText>
        </w:r>
      </w:del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and it gives</w:delText>
        </w:r>
      </w:del>
      <w:del w:id="323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3237" w:author="PR Preview" w:date="2026-01-01T00:00:00Z">
        <w:r>
          <w:delText xml:space="preserve">.</w:delText>
        </w:r>
      </w:del>
    </w:p>
    <w:p>
      <w:pPr>
        <w:pStyle w:val="BodyText"/>
      </w:pPr>
      <w:ins w:id="3238" w:author="PR Preview" w:date="2026-01-01T00:00:00Z">
        <w:r>
  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  </w:r>
      </w:ins>
    </w:p>
    <w:p>
      <w:pPr>
        <w:pStyle w:val="FirstParagraph"/>
      </w:pPr>
      <w:ins w:id="3239" w:author="PR Preview" w:date="2026-01-01T00:00:00Z">
        <w:r>
          <w:t xml:space="preserve">(</w:t>
        </w:r>
      </w:ins>
      <w:hyperlink r:id="rId47">
        <w:ins w:id="3240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241" w:author="PR Preview" w:date="2026-01-01T00:00:00Z">
        <w:r>
          <w:t xml:space="preserve">),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which is in</w:t>
        </w:r>
      </w:ins>
      <w:ins w:id="32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245" w:author="PR Preview" w:date="2026-01-01T00:00:00Z">
        <w:r>
          <w:t xml:space="preserve"> </w:t>
        </w:r>
      </w:ins>
      <w:ins w:id="3246" w:author="PR Preview" w:date="2026-01-01T00:00:00Z">
        <w:r>
          <w:t xml:space="preserve">(</w:t>
        </w:r>
      </w:ins>
      <w:hyperlink r:id="rId48">
        <w:ins w:id="3247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3248" w:author="PR Preview" w:date="2026-01-01T00:00:00Z">
        <w:r>
          <w:t xml:space="preserve">).</w:t>
        </w:r>
      </w:ins>
      <w:ins w:id="3249" w:author="PR Preview" w:date="2026-01-01T00:00:00Z">
        <w:r>
          <w:t xml:space="preserve"> </w:t>
        </w:r>
      </w:ins>
      <w:ins w:id="3250" w:author="PR Preview" w:date="2026-01-01T00:00:00Z">
        <w:r>
          <w:t xml:space="preserve">For</w:t>
        </w:r>
      </w:ins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$\mathord{\smash[b]{\underset{\raise.3ex\hbox{$\scriptstyle\sim$}}{y}}\vphantom{y}}- \mathord{\smash[b]{\underset{\raise.3ex\hbox{$\scriptstyle\sim$}}{u}}\vphantom{u}}$</w:t>
        </w:r>
      </w:ins>
      <w:ins w:id="3253" w:author="PR Preview" w:date="2026-01-01T00:00:00Z">
        <w:r>
          <w:t xml:space="preserve">,</w:t>
        </w:r>
      </w:ins>
    </w:p>
    <w:p>
      <w:pPr>
        <w:pStyle w:val="BodyText"/>
      </w:pPr>
      <w:ins w:id="3254" w:author="PR Preview" w:date="2026-01-01T00:00:00Z">
        <w:r>
  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  </w:r>
      </w:ins>
    </w:p>
    <w:p>
      <w:pPr>
        <w:pStyle w:val="FirstParagraph"/>
      </w:pPr>
      <w:ins w:id="3255" w:author="PR Preview" w:date="2026-01-01T00:00:00Z">
        <w:r>
          <w:t xml:space="preserve">so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(</w:t>
        </w:r>
      </w:ins>
      <w:hyperlink r:id="rId50">
        <w:ins w:id="3260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3261" w:author="PR Preview" w:date="2026-01-01T00:00:00Z">
        <w:r>
          <w:t xml:space="preserve">).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By the uniqueness in</w:t>
        </w:r>
      </w:ins>
      <w:ins w:id="3264" w:author="PR Preview" w:date="2026-01-01T00:00:00Z">
        <w:r>
          <w:t xml:space="preserve"> </w:t>
        </w:r>
      </w:ins>
      <w:hyperlink r:id="rId28">
        <w:ins w:id="3265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3266" w:author="PR Preview" w:date="2026-01-01T00:00:00Z">
        <w:r>
          <w:t xml:space="preserve">,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$\mathord{\smash[b]{\underset{\raise.3ex\hbox{$\scriptstyle\sim$}}{u}}\vphantom{u}}$</w:t>
        </w:r>
      </w:ins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is the orthogonal projection of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$\mathord{\smash[b]{\underset{\raise.3ex\hbox{$\scriptstyle\sim$}}{y}}\vphantom{y}}$</w:t>
        </w:r>
      </w:ins>
      <w:ins w:id="3273" w:author="PR Preview" w:date="2026-01-01T00:00:00Z">
        <w:r>
          <w:t xml:space="preserve"> </w:t>
        </w:r>
      </w:ins>
      <w:ins w:id="3274" w:author="PR Preview" w:date="2026-01-01T00:00:00Z">
        <w:r>
          <w:t xml:space="preserve">onto</w:t>
        </w:r>
      </w:ins>
      <w:ins w:id="32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276" w:author="PR Preview" w:date="2026-01-01T00:00:00Z">
        <w:r>
          <w:t xml:space="preserve">.</w:t>
        </w:r>
      </w:ins>
    </w:p>
    <w:p>
      <w:pPr>
        <w:pStyle w:val="BodyText"/>
      </w:pPr>
      <w:ins w:id="3277" w:author="PR Preview" w:date="2026-01-01T00:00:00Z">
        <w:r>
          <w:rPr>
            <w:b/>
            <w:bCs/>
          </w:rPr>
          <w:t xml:space="preserve">Same matrix.</w:t>
        </w:r>
      </w:ins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Every choice of</w:t>
        </w:r>
      </w:ins>
      <w:ins w:id="328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gives a matrix that projects every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$\mathord{\smash[b]{\underset{\raise.3ex\hbox{$\scriptstyle\sim$}}{y}}\vphantom{y}}$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onto</w:t>
        </w:r>
      </w:ins>
      <w:ins w:id="32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288" w:author="PR Preview" w:date="2026-01-01T00:00:00Z">
        <w:r>
          <w:t xml:space="preserve">,</w:t>
        </w:r>
      </w:ins>
      <w:ins w:id="3289" w:author="PR Preview" w:date="2026-01-01T00:00:00Z">
        <w:r>
          <w:t xml:space="preserve"> </w:t>
        </w:r>
      </w:ins>
      <w:ins w:id="3290" w:author="PR Preview" w:date="2026-01-01T00:00:00Z">
        <w:r>
          <w:t xml:space="preserve">so all choices give the same matrix (</w:t>
        </w:r>
      </w:ins>
      <w:hyperlink w:anchor="thm-projection-matrix-projects">
        <w:ins w:id="329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292" w:author="PR Preview" w:date="2026-01-01T00:00:00Z">
        <w:r>
          <w:t xml:space="preserve">, part 2).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When</w:t>
        </w:r>
      </w:ins>
      <w:ins w:id="329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3296" w:author="PR Preview" w:date="2026-01-01T00:00:00Z">
        <w:r>
          <w:t xml:space="preserve">,</w:t>
        </w:r>
      </w:ins>
      <w:ins w:id="32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is one choice (</w:t>
        </w:r>
      </w:ins>
      <w:hyperlink w:anchor="thm-gram-invertible">
        <w:ins w:id="330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301" w:author="PR Preview" w:date="2026-01-01T00:00:00Z">
        <w:r>
          <w:t xml:space="preserve">,</w:t>
        </w:r>
      </w:ins>
      <w:ins w:id="3302" w:author="PR Preview" w:date="2026-01-01T00:00:00Z">
        <w:r>
          <w:t xml:space="preserve"> </w:t>
        </w:r>
      </w:ins>
      <w:hyperlink w:anchor="thm-generalized-inverse-invertible">
        <w:ins w:id="330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304" w:author="PR Preview" w:date="2026-01-01T00:00:00Z">
        <w:r>
          <w:t xml:space="preserve">),</w:t>
        </w:r>
      </w:ins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and it gives</w:t>
        </w:r>
      </w:ins>
      <w:ins w:id="3307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308" w:author="PR Preview" w:date="2026-01-01T00:00:00Z">
        <w:r>
          <w:t xml:space="preserve">.</w:t>
        </w:r>
      </w:ins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del w:id="3309" w:author="PR Preview" w:date="2026-01-01T00:00:00Z">
        <w:r>
          <w:rPr>
            <w:b/>
            <w:bCs/>
          </w:rPr>
          <w:delText xml:space="preserve">Theorem 16 (Solving a triangular system by substitution)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Let</w:delText>
        </w:r>
      </w:del>
      <w:del w:id="331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313" w:author="PR Preview" w:date="2026-01-01T00:00:00Z">
        <w:r>
          <w:delText xml:space="preserve"> </w:delText>
        </w:r>
      </w:del>
      <w:del w:id="3314" w:author="PR Preview" w:date="2026-01-01T00:00:00Z">
        <w:r>
          <w:delText xml:space="preserve">be an</w:delText>
        </w:r>
      </w:del>
      <w:del w:id="33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upper triangular matrix (</w:delText>
        </w:r>
      </w:del>
      <w:hyperlink w:anchor="def-triangular-matrix">
        <w:del w:id="331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319" w:author="PR Preview" w:date="2026-01-01T00:00:00Z">
        <w:r>
          <w:delText xml:space="preserve">)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whose diagonal entries</w:delText>
        </w:r>
      </w:del>
      <w:del w:id="3322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are all nonzero.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For every</w:delText>
        </w:r>
      </w:del>
      <w:del w:id="332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328" w:author="PR Preview" w:date="2026-01-01T00:00:00Z">
        <w:r>
          <w:delText xml:space="preserve">, the system</w:delText>
        </w:r>
      </w:del>
      <w:del w:id="332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has exactly one solution, given for</w:delText>
        </w:r>
      </w:del>
      <w:del w:id="333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in turn by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del w:id="3335" w:author="PR Preview" w:date="2026-01-01T00:00:00Z">
        <w:r>
          <w:delText xml:space="preserve">(</w:delText>
        </w:r>
      </w:del>
      <w:del w:id="3336" w:author="PR Preview" w:date="2026-01-01T00:00:00Z">
        <w:r>
          <w:rPr>
            <w:b/>
            <w:bCs/>
          </w:rPr>
          <w:delText xml:space="preserve">back substitution</w:delText>
        </w:r>
      </w:del>
      <w:del w:id="3337" w:author="PR Preview" w:date="2026-01-01T00:00:00Z">
        <w:r>
          <w:delText xml:space="preserve">).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Likewise, if</w:delText>
        </w:r>
      </w:del>
      <w:del w:id="3340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is lower triangular with nonzero diagonal,</w:delText>
        </w:r>
      </w:del>
      <w:del w:id="3343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has exactly one solution, given for</w:delText>
        </w:r>
      </w:del>
      <w:del w:id="334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by</w:delText>
        </w:r>
      </w:del>
      <w:del w:id="334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3350" w:author="PR Preview" w:date="2026-01-01T00:00:00Z">
        <w:r>
          <w:delText xml:space="preserve"> </w:delText>
        </w:r>
      </w:del>
      <w:del w:id="3351" w:author="PR Preview" w:date="2026-01-01T00:00:00Z">
        <w:r>
          <w:delText xml:space="preserve">(</w:delText>
        </w:r>
      </w:del>
      <w:del w:id="3352" w:author="PR Preview" w:date="2026-01-01T00:00:00Z">
        <w:r>
          <w:rPr>
            <w:b/>
            <w:bCs/>
          </w:rPr>
          <w:delText xml:space="preserve">forward substitution</w:delText>
        </w:r>
      </w:del>
      <w:del w:id="3353" w:author="PR Preview" w:date="2026-01-01T00:00:00Z">
        <w:r>
          <w:delText xml:space="preserve">).</w:delText>
        </w:r>
      </w:del>
    </w:p>
    <w:p>
      <w:pPr>
        <w:pStyle w:val="BodyText"/>
      </w:pPr>
      <w:del w:id="3354" w:author="PR Preview" w:date="2026-01-01T00:00:00Z">
        <w:r>
          <w:rPr>
            <w:i/>
            <w:iCs/>
          </w:rPr>
          <w:delText xml:space="preserve">Proof</w:delText>
        </w:r>
      </w:del>
      <w:del w:id="3355" w:author="PR Preview" w:date="2026-01-01T00:00:00Z">
        <w:r>
          <w:delText xml:space="preserve">. </w:delText>
        </w:r>
      </w:del>
      <w:del w:id="3356" w:author="PR Preview" w:date="2026-01-01T00:00:00Z">
        <w:r>
          <w:delText xml:space="preserve">Row</w:delText>
        </w:r>
      </w:del>
      <w:del w:id="3357" w:author="PR Preview" w:date="2026-01-01T00:00:00Z">
        <w:r>
          <w:delText xml:space="preserve"> </w:delText>
        </w:r>
      </w:del>
      <m:oMath>
        <m:r>
          <m:t>i</m:t>
        </m:r>
      </m:oMath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of</w:delText>
        </w:r>
      </w:del>
      <w:del w:id="336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reads</w:delText>
        </w:r>
      </w:del>
    </w:p>
    <w:p>
      <w:pPr>
        <w:pStyle w:val="FirstParagraph"/>
      </w:pPr>
      <w:ins w:id="3363" w:author="PR Preview" w:date="2026-01-01T00:00:00Z">
        <w:r>
          <w:rPr>
            <w:b/>
            <w:bCs/>
          </w:rPr>
          <w:t xml:space="preserve">Theorem 16 (Solving a triangular system by substitution)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Let</w:t>
        </w:r>
      </w:ins>
      <w:ins w:id="336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be an</w:t>
        </w:r>
      </w:ins>
      <w:ins w:id="33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upper triangular matrix (</w:t>
        </w:r>
      </w:ins>
      <w:hyperlink w:anchor="def-triangular-matrix">
        <w:ins w:id="337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373" w:author="PR Preview" w:date="2026-01-01T00:00:00Z">
        <w:r>
          <w:t xml:space="preserve">)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whose diagonal entries</w:t>
        </w:r>
      </w:ins>
      <w:ins w:id="3376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are all nonzero.</w:t>
        </w:r>
      </w:ins>
      <w:ins w:id="3379" w:author="PR Preview" w:date="2026-01-01T00:00:00Z">
        <w:r>
          <w:t xml:space="preserve"> </w:t>
        </w:r>
      </w:ins>
      <w:ins w:id="3380" w:author="PR Preview" w:date="2026-01-01T00:00:00Z">
        <w:r>
          <w:t xml:space="preserve">For every</w:t>
        </w:r>
      </w:ins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$\mathord{\smash[b]{\underset{\raise.3ex\hbox{$\scriptstyle\sim$}}{b}}\vphantom{b}} \in \mathbb{R}^n$</w:t>
        </w:r>
      </w:ins>
      <w:ins w:id="3383" w:author="PR Preview" w:date="2026-01-01T00:00:00Z">
        <w:r>
          <w:t xml:space="preserve">, the system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$\mathbf{U} \mathord{\smash[b]{\underset{\raise.3ex\hbox{$\scriptstyle\sim$}}{x}}\vphantom{x}} = \mathord{\smash[b]{\underset{\raise.3ex\hbox{$\scriptstyle\sim$}}{b}}\vphantom{b}}$</w:t>
        </w:r>
      </w:ins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has exactly one solution, given for</w:t>
        </w:r>
      </w:ins>
      <w:ins w:id="338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ins w:id="3389" w:author="PR Preview" w:date="2026-01-01T00:00:00Z">
        <w:r>
          <w:t xml:space="preserve"> </w:t>
        </w:r>
      </w:ins>
      <w:ins w:id="3390" w:author="PR Preview" w:date="2026-01-01T00:00:00Z">
        <w:r>
          <w:t xml:space="preserve">in turn 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ins w:id="3391" w:author="PR Preview" w:date="2026-01-01T00:00:00Z">
        <w:r>
          <w:t xml:space="preserve">(</w:t>
        </w:r>
      </w:ins>
      <w:ins w:id="3392" w:author="PR Preview" w:date="2026-01-01T00:00:00Z">
        <w:r>
          <w:rPr>
            <w:b/>
            <w:bCs/>
          </w:rPr>
          <w:t xml:space="preserve">back substitution</w:t>
        </w:r>
      </w:ins>
      <w:ins w:id="3393" w:author="PR Preview" w:date="2026-01-01T00:00:00Z">
        <w:r>
          <w:t xml:space="preserve">).</w:t>
        </w:r>
      </w:ins>
      <w:ins w:id="3394" w:author="PR Preview" w:date="2026-01-01T00:00:00Z">
        <w:r>
          <w:t xml:space="preserve"> </w:t>
        </w:r>
      </w:ins>
      <w:ins w:id="3395" w:author="PR Preview" w:date="2026-01-01T00:00:00Z">
        <w:r>
          <w:t xml:space="preserve">Likewise, if</w:t>
        </w:r>
      </w:ins>
      <w:ins w:id="339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397" w:author="PR Preview" w:date="2026-01-01T00:00:00Z">
        <w:r>
          <w:t xml:space="preserve"> </w:t>
        </w:r>
      </w:ins>
      <w:ins w:id="3398" w:author="PR Preview" w:date="2026-01-01T00:00:00Z">
        <w:r>
          <w:t xml:space="preserve">is lower triangular with nonzero diagonal,</w:t>
        </w:r>
      </w:ins>
      <w:ins w:id="3399" w:author="PR Preview" w:date="2026-01-01T00:00:00Z">
        <w:r>
          <w:t xml:space="preserve"> </w:t>
        </w:r>
      </w:ins>
      <w:ins w:id="3400" w:author="PR Preview" w:date="2026-01-01T00:00:00Z">
        <w:r>
          <w:t xml:space="preserve">$\mathbf{L} \mathord{\smash[b]{\underset{\raise.3ex\hbox{$\scriptstyle\sim$}}{y}}\vphantom{y}} = \mathord{\smash[b]{\underset{\raise.3ex\hbox{$\scriptstyle\sim$}}{b}}\vphantom{b}}$</w:t>
        </w:r>
      </w:ins>
      <w:ins w:id="3401" w:author="PR Preview" w:date="2026-01-01T00:00:00Z">
        <w:r>
          <w:t xml:space="preserve"> </w:t>
        </w:r>
      </w:ins>
      <w:ins w:id="3402" w:author="PR Preview" w:date="2026-01-01T00:00:00Z">
        <w:r>
          <w:t xml:space="preserve">has exactly one solution, given for</w:t>
        </w:r>
      </w:ins>
      <w:ins w:id="34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by</w:t>
        </w:r>
      </w:ins>
      <w:ins w:id="340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3407" w:author="PR Preview" w:date="2026-01-01T00:00:00Z">
        <w:r>
          <w:t xml:space="preserve"> </w:t>
        </w:r>
      </w:ins>
      <w:ins w:id="3408" w:author="PR Preview" w:date="2026-01-01T00:00:00Z">
        <w:r>
          <w:t xml:space="preserve">(</w:t>
        </w:r>
      </w:ins>
      <w:ins w:id="3409" w:author="PR Preview" w:date="2026-01-01T00:00:00Z">
        <w:r>
          <w:rPr>
            <w:b/>
            <w:bCs/>
          </w:rPr>
          <w:t xml:space="preserve">forward substitution</w:t>
        </w:r>
      </w:ins>
      <w:ins w:id="3410" w:author="PR Preview" w:date="2026-01-01T00:00:00Z">
        <w:r>
          <w:t xml:space="preserve">).</w:t>
        </w:r>
      </w:ins>
    </w:p>
    <w:bookmarkEnd w:id="119"/>
    <w:p>
      <w:pPr>
        <w:pStyle w:val="BodyText"/>
      </w:pPr>
      <w:ins w:id="3411" w:author="PR Preview" w:date="2026-01-01T00:00:00Z">
        <w:r>
          <w:rPr>
            <w:i/>
            <w:iCs/>
          </w:rPr>
          <w:t xml:space="preserve">Proof</w:t>
        </w:r>
      </w:ins>
      <w:ins w:id="3412" w:author="PR Preview" w:date="2026-01-01T00:00:00Z">
        <w:r>
          <w:t xml:space="preserve">. </w:t>
        </w:r>
      </w:ins>
      <w:ins w:id="3413" w:author="PR Preview" w:date="2026-01-01T00:00:00Z">
        <w:r>
          <w:t xml:space="preserve">Row</w:t>
        </w:r>
      </w:ins>
      <w:ins w:id="3414" w:author="PR Preview" w:date="2026-01-01T00:00:00Z">
        <w:r>
          <w:t xml:space="preserve"> </w:t>
        </w:r>
      </w:ins>
      <m:oMath>
        <m:r>
          <m:t>i</m:t>
        </m:r>
      </m:oMath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of</w:t>
        </w:r>
      </w:ins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$\mathbf{U} \mathord{\smash[b]{\underset{\raise.3ex\hbox{$\scriptstyle\sim$}}{x}}\vphantom{x}} = \mathord{\smash[b]{\underset{\raise.3ex\hbox{$\scriptstyle\sim$}}{b}}\vphantom{b}}$</w:t>
        </w:r>
      </w:ins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reads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421" w:author="PR Preview" w:date="2026-01-01T00:00:00Z">
        <w:r>
          <w:delText xml:space="preserve">Row</w:delText>
        </w:r>
      </w:del>
      <w:del w:id="3422" w:author="PR Preview" w:date="2026-01-01T00:00:00Z">
        <w:r>
          <w:delText xml:space="preserve"> </w:delText>
        </w:r>
      </w:del>
      <m:oMath>
        <m:r>
          <m:t>n</m:t>
        </m:r>
      </m:oMath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involves only</w:delText>
        </w:r>
      </w:del>
      <w:del w:id="34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n</m:t>
            </m:r>
          </m:sub>
        </m:sSub>
      </m:oMath>
      <w:del w:id="3426" w:author="PR Preview" w:date="2026-01-01T00:00:00Z">
        <w:r>
          <w:delText xml:space="preserve">, so it fixes</w:delText>
        </w:r>
      </w:del>
      <w:del w:id="342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n</m:t>
            </m:r>
          </m:sub>
        </m:sSub>
      </m:oMath>
      <w:del w:id="3428" w:author="PR Preview" w:date="2026-01-01T00:00:00Z">
        <w:r>
          <w:delText xml:space="preserve">;</w:delText>
        </w:r>
      </w:del>
      <w:del w:id="3429" w:author="PR Preview" w:date="2026-01-01T00:00:00Z">
        <w:r>
          <w:delText xml:space="preserve"> </w:delText>
        </w:r>
      </w:del>
      <w:del w:id="3430" w:author="PR Preview" w:date="2026-01-01T00:00:00Z">
        <w:r>
          <w:delText xml:space="preserve">once</w:delText>
        </w:r>
      </w:del>
      <w:del w:id="343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432" w:author="PR Preview" w:date="2026-01-01T00:00:00Z">
        <w:r>
          <w:delText xml:space="preserve"> </w:delText>
        </w:r>
      </w:del>
      <w:del w:id="3433" w:author="PR Preview" w:date="2026-01-01T00:00:00Z">
        <w:r>
          <w:delText xml:space="preserve">are fixed, row</w:delText>
        </w:r>
      </w:del>
      <w:del w:id="3434" w:author="PR Preview" w:date="2026-01-01T00:00:00Z">
        <w:r>
          <w:delText xml:space="preserve"> </w:delText>
        </w:r>
      </w:del>
      <m:oMath>
        <m:r>
          <m:t>i</m:t>
        </m:r>
      </m:oMath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fixes</w:delText>
        </w:r>
      </w:del>
      <w:del w:id="34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438" w:author="PR Preview" w:date="2026-01-01T00:00:00Z">
        <w:r>
          <w:delText xml:space="preserve">.</w:delText>
        </w:r>
      </w:del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So the rows, taken from the last to the first, hold exactly when</w:delText>
        </w:r>
      </w:del>
      <w:del w:id="344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2" w:author="PR Preview" w:date="2026-01-01T00:00:00Z">
        <w:r>
          <w:delText xml:space="preserve"> </w:delText>
        </w:r>
      </w:del>
      <w:del w:id="3443" w:author="PR Preview" w:date="2026-01-01T00:00:00Z">
        <w:r>
          <w:delText xml:space="preserve">is the vector the formula builds:</w:delText>
        </w:r>
      </w:del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there is one solution, and only one.</w:delText>
        </w:r>
      </w:del>
      <w:del w:id="3446" w:author="PR Preview" w:date="2026-01-01T00:00:00Z">
        <w:r>
          <w:delText xml:space="preserve"> </w:delText>
        </w:r>
      </w:del>
      <w:del w:id="3447" w:author="PR Preview" w:date="2026-01-01T00:00:00Z">
        <w:r>
          <w:delText xml:space="preserve">For</w:delText>
        </w:r>
      </w:del>
      <w:del w:id="3448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3449" w:author="PR Preview" w:date="2026-01-01T00:00:00Z">
        <w:r>
          <w:delText xml:space="preserve">, row</w:delText>
        </w:r>
      </w:del>
      <w:del w:id="3450" w:author="PR Preview" w:date="2026-01-01T00:00:00Z">
        <w:r>
          <w:delText xml:space="preserve"> </w:delText>
        </w:r>
      </w:del>
      <m:oMath>
        <m:r>
          <m:t>i</m:t>
        </m:r>
      </m:oMath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reads</w:delText>
        </w:r>
      </w:del>
      <w:del w:id="345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3454" w:author="PR Preview" w:date="2026-01-01T00:00:00Z">
        <w:r>
          <w:delText xml:space="preserve">,</w:delText>
        </w:r>
      </w:del>
      <w:del w:id="3455" w:author="PR Preview" w:date="2026-01-01T00:00:00Z">
        <w:r>
          <w:delText xml:space="preserve"> </w:delText>
        </w:r>
      </w:del>
      <w:del w:id="3456" w:author="PR Preview" w:date="2026-01-01T00:00:00Z">
        <w:r>
          <w:delText xml:space="preserve">and the same argument runs from the first row to the last.</w:delText>
        </w:r>
      </w:del>
    </w:p>
    <w:p>
      <w:pPr>
        <w:pStyle w:val="BodyText"/>
      </w:pPr>
      <w:del w:id="3457" w:author="PR Preview" w:date="2026-01-01T00:00:00Z">
        <w:r>
          <w:rPr>
            <w:b/>
            <w:bCs/>
          </w:rPr>
          <w:delText xml:space="preserve">Example 24 (Back substitution on a</w:delText>
        </w:r>
      </w:del>
      <w:del w:id="3458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3459" w:author="PR Preview" w:date="2026-01-01T00:00:00Z">
        <w:r>
          <w:rPr>
            <w:b/>
            <w:bCs/>
          </w:rPr>
          <w:delText xml:space="preserve"> </w:delText>
        </w:r>
      </w:del>
      <w:del w:id="3460" w:author="PR Preview" w:date="2026-01-01T00:00:00Z">
        <w:r>
          <w:rPr>
            <w:b/>
            <w:bCs/>
          </w:rPr>
          <w:delText xml:space="preserve">system)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Solve</w:delText>
        </w:r>
      </w:del>
      <w:del w:id="346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del w:id="346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465" w:author="PR Preview" w:date="2026-01-01T00:00:00Z">
        <w:r>
          <w:delText xml:space="preserve">So</w:delText>
        </w:r>
      </w:del>
      <w:del w:id="346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467" w:author="PR Preview" w:date="2026-01-01T00:00:00Z">
        <w:r>
          <w:delText xml:space="preserve">.</w:delText>
        </w:r>
      </w:del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Without a nonzero diagonal the method fails:</w:delText>
        </w:r>
      </w:del>
      <w:del w:id="3470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has no solution,</w:delText>
        </w:r>
      </w:del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since its second row reads</w:delText>
        </w:r>
      </w:del>
      <w:del w:id="347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t>1</m:t>
        </m:r>
      </m:oMath>
      <w:del w:id="3476" w:author="PR Preview" w:date="2026-01-01T00:00:00Z">
        <w:r>
          <w:delText xml:space="preserve">.</w:delText>
        </w:r>
      </w:del>
    </w:p>
    <w:p>
      <w:pPr>
        <w:pStyle w:val="FirstParagraph"/>
      </w:pPr>
      <w:ins w:id="3477" w:author="PR Preview" w:date="2026-01-01T00:00:00Z">
        <w:r>
          <w:t xml:space="preserve">Row</w:t>
        </w:r>
      </w:ins>
      <w:ins w:id="3478" w:author="PR Preview" w:date="2026-01-01T00:00:00Z">
        <w:r>
          <w:t xml:space="preserve"> </w:t>
        </w:r>
      </w:ins>
      <m:oMath>
        <m:r>
          <m:t>n</m:t>
        </m:r>
      </m:oMath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involves only</w:t>
        </w:r>
      </w:ins>
      <w:ins w:id="34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n</m:t>
            </m:r>
          </m:sub>
        </m:sSub>
      </m:oMath>
      <w:ins w:id="3482" w:author="PR Preview" w:date="2026-01-01T00:00:00Z">
        <w:r>
          <w:t xml:space="preserve">, so it fixes</w:t>
        </w:r>
      </w:ins>
      <w:ins w:id="34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n</m:t>
            </m:r>
          </m:sub>
        </m:sSub>
      </m:oMath>
      <w:ins w:id="3484" w:author="PR Preview" w:date="2026-01-01T00:00:00Z">
        <w:r>
          <w:t xml:space="preserve">;</w:t>
        </w:r>
      </w:ins>
      <w:ins w:id="3485" w:author="PR Preview" w:date="2026-01-01T00:00:00Z">
        <w:r>
          <w:t xml:space="preserve"> </w:t>
        </w:r>
      </w:ins>
      <w:ins w:id="3486" w:author="PR Preview" w:date="2026-01-01T00:00:00Z">
        <w:r>
          <w:t xml:space="preserve">once</w:t>
        </w:r>
      </w:ins>
      <w:ins w:id="34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488" w:author="PR Preview" w:date="2026-01-01T00:00:00Z">
        <w:r>
          <w:t xml:space="preserve"> </w:t>
        </w:r>
      </w:ins>
      <w:ins w:id="3489" w:author="PR Preview" w:date="2026-01-01T00:00:00Z">
        <w:r>
          <w:t xml:space="preserve">are fixed, row</w:t>
        </w:r>
      </w:ins>
      <w:ins w:id="3490" w:author="PR Preview" w:date="2026-01-01T00:00:00Z">
        <w:r>
          <w:t xml:space="preserve"> </w:t>
        </w:r>
      </w:ins>
      <m:oMath>
        <m:r>
          <m:t>i</m:t>
        </m:r>
      </m:oMath>
      <w:ins w:id="3491" w:author="PR Preview" w:date="2026-01-01T00:00:00Z">
        <w:r>
          <w:t xml:space="preserve"> </w:t>
        </w:r>
      </w:ins>
      <w:ins w:id="3492" w:author="PR Preview" w:date="2026-01-01T00:00:00Z">
        <w:r>
          <w:t xml:space="preserve">fixes</w:t>
        </w:r>
      </w:ins>
      <w:ins w:id="34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494" w:author="PR Preview" w:date="2026-01-01T00:00:00Z">
        <w:r>
          <w:t xml:space="preserve">.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So the rows, taken from the last to the first, hold exactly when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$\mathord{\smash[b]{\underset{\raise.3ex\hbox{$\scriptstyle\sim$}}{x}}\vphantom{x}}$</w:t>
        </w:r>
      </w:ins>
      <w:ins w:id="3499" w:author="PR Preview" w:date="2026-01-01T00:00:00Z">
        <w:r>
          <w:t xml:space="preserve"> </w:t>
        </w:r>
      </w:ins>
      <w:ins w:id="3500" w:author="PR Preview" w:date="2026-01-01T00:00:00Z">
        <w:r>
          <w:t xml:space="preserve">is the vector the formula builds:</w:t>
        </w:r>
      </w:ins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there is one solution, and only one.</w:t>
        </w:r>
      </w:ins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For</w:t>
        </w:r>
      </w:ins>
      <w:ins w:id="350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506" w:author="PR Preview" w:date="2026-01-01T00:00:00Z">
        <w:r>
          <w:t xml:space="preserve">, row</w:t>
        </w:r>
      </w:ins>
      <w:ins w:id="3507" w:author="PR Preview" w:date="2026-01-01T00:00:00Z">
        <w:r>
          <w:t xml:space="preserve"> </w:t>
        </w:r>
      </w:ins>
      <m:oMath>
        <m:r>
          <m:t>i</m:t>
        </m:r>
      </m:oMath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reads</w:t>
        </w:r>
      </w:ins>
      <w:ins w:id="351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3511" w:author="PR Preview" w:date="2026-01-01T00:00:00Z">
        <w:r>
          <w:t xml:space="preserve">,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and the same argument runs from the first row to the last.</w:t>
        </w:r>
      </w:ins>
    </w:p>
    <w:bookmarkStart w:id="120" w:name="exm-back-substitution"/>
    <w:p>
      <w:pPr>
        <w:pStyle w:val="BodyText"/>
      </w:pPr>
      <w:ins w:id="3514" w:author="PR Preview" w:date="2026-01-01T00:00:00Z">
        <w:r>
          <w:rPr>
            <w:b/>
            <w:bCs/>
          </w:rPr>
          <w:t xml:space="preserve">Example 24 (Back substitution on a</w:t>
        </w:r>
      </w:ins>
      <w:ins w:id="351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3516" w:author="PR Preview" w:date="2026-01-01T00:00:00Z">
        <w:r>
          <w:rPr>
            <w:b/>
            <w:bCs/>
          </w:rPr>
          <w:t xml:space="preserve"> </w:t>
        </w:r>
      </w:ins>
      <w:ins w:id="3517" w:author="PR Preview" w:date="2026-01-01T00:00:00Z">
        <w:r>
          <w:rPr>
            <w:b/>
            <w:bCs/>
          </w:rPr>
          <w:t xml:space="preserve">system)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Solve</w:t>
        </w:r>
      </w:ins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  </w:r>
      </w:ins>
      <w:ins w:id="35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523" w:author="PR Preview" w:date="2026-01-01T00:00:00Z">
        <w:r>
          <w:t xml:space="preserve">So</w:t>
        </w:r>
      </w:ins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$\mathord{\smash[b]{\underset{\raise.3ex\hbox{$\scriptstyle\sim$}}{x}}\vphantom{x}} = (2, 3, -1)$</w:t>
        </w:r>
      </w:ins>
      <w:ins w:id="3526" w:author="PR Preview" w:date="2026-01-01T00:00:00Z">
        <w:r>
          <w:t xml:space="preserve">.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Without a nonzero diagonal the method fails:</w:t>
        </w:r>
      </w:ins>
      <w:ins w:id="3529" w:author="PR Preview" w:date="2026-01-01T00:00:00Z">
        <w:r>
          <w:t xml:space="preserve"> </w:t>
        </w:r>
      </w:ins>
      <w:ins w:id="3530" w:author="PR Preview" w:date="2026-01-01T00:00:00Z">
        <w:r>
          <w:t xml:space="preserve">$\begin{bmatrix} 1 &amp; 1 \\ 0 &amp; 0 \end{bmatrix} \mathord{\smash[b]{\underset{\raise.3ex\hbox{$\scriptstyle\sim$}}{x}}\vphantom{x}} = (1, 1)$</w:t>
        </w:r>
      </w:ins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has no solution,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since its second row reads</w:t>
        </w:r>
      </w:ins>
      <w:ins w:id="353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1</m:t>
        </m:r>
      </m:oMath>
      <w:ins w:id="3536" w:author="PR Preview" w:date="2026-01-01T00:00:00Z">
        <w:r>
          <w:t xml:space="preserve">.</w:t>
        </w:r>
      </w:ins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del w:id="3537" w:author="PR Preview" w:date="2026-01-01T00:00:00Z">
        <w:r>
          <w:rPr>
            <w:i/>
            <w:iCs/>
          </w:rPr>
          <w:delText xml:space="preserve">Proof</w:delText>
        </w:r>
      </w:del>
      <w:del w:id="3538" w:author="PR Preview" w:date="2026-01-01T00:00:00Z">
        <w:r>
          <w:delText xml:space="preserve">. </w:delText>
        </w:r>
      </w:del>
      <w:del w:id="3539" w:author="PR Preview" w:date="2026-01-01T00:00:00Z">
        <w:r>
          <w:delText xml:space="preserve">The</w:delText>
        </w:r>
      </w:del>
      <w:del w:id="3540" w:author="PR Preview" w:date="2026-01-01T00:00:00Z">
        <w:r>
          <w:delText xml:space="preserve"> </w:delText>
        </w:r>
      </w:del>
      <m:oMath>
        <m:r>
          <m:t>n</m:t>
        </m:r>
      </m:oMath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columns</w:delText>
        </w:r>
      </w:del>
      <w:del w:id="354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3544" w:author="PR Preview" w:date="2026-01-01T00:00:00Z">
        <w:r>
          <w:delText xml:space="preserve"> </w:delText>
        </w:r>
      </w:del>
      <w:del w:id="3545" w:author="PR Preview" w:date="2026-01-01T00:00:00Z">
        <w:r>
          <w:delText xml:space="preserve">of</w:delText>
        </w:r>
      </w:del>
      <w:del w:id="35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47" w:author="PR Preview" w:date="2026-01-01T00:00:00Z">
        <w:r>
          <w:delText xml:space="preserve"> </w:delText>
        </w:r>
      </w:del>
      <w:del w:id="3548" w:author="PR Preview" w:date="2026-01-01T00:00:00Z">
        <w:r>
          <w:delText xml:space="preserve">are linearly independent</w:delText>
        </w:r>
      </w:del>
      <w:del w:id="3549" w:author="PR Preview" w:date="2026-01-01T00:00:00Z">
        <w:r>
          <w:delText xml:space="preserve"> </w:delText>
        </w:r>
      </w:del>
      <w:del w:id="3550" w:author="PR Preview" w:date="2026-01-01T00:00:00Z">
        <w:r>
          <w:delText xml:space="preserve">(</w:delText>
        </w:r>
      </w:del>
      <w:hyperlink r:id="rId122">
        <w:del w:id="3551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3552" w:author="PR Preview" w:date="2026-01-01T00:00:00Z">
        <w:r>
          <w:delText xml:space="preserve">),</w:delText>
        </w:r>
      </w:del>
      <w:del w:id="3553" w:author="PR Preview" w:date="2026-01-01T00:00:00Z">
        <w:r>
          <w:delText xml:space="preserve"> </w:delText>
        </w:r>
      </w:del>
      <w:del w:id="3554" w:author="PR Preview" w:date="2026-01-01T00:00:00Z">
        <w:r>
          <w:delText xml:space="preserve">so the Gram-Schmidt process (</w:delText>
        </w:r>
      </w:del>
      <w:hyperlink r:id="rId123">
        <w:del w:id="3555" w:author="PR Preview" w:date="2026-01-01T00:00:00Z">
          <w:r>
            <w:rPr>
              <w:rStyle w:val="Hyperlink"/>
            </w:rPr>
            <w:delText xml:space="preserve">Definition 11 in Inner Products and Orthogonality</w:delText>
          </w:r>
        </w:del>
      </w:hyperlink>
      <w:del w:id="3556" w:author="PR Preview" w:date="2026-01-01T00:00:00Z">
        <w:r>
          <w:delText xml:space="preserve">) runs all</w:delText>
        </w:r>
      </w:del>
      <w:del w:id="3557" w:author="PR Preview" w:date="2026-01-01T00:00:00Z">
        <w:r>
          <w:delText xml:space="preserve"> </w:delText>
        </w:r>
      </w:del>
      <m:oMath>
        <m:r>
          <m:t>n</m:t>
        </m:r>
      </m:oMath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steps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and gives orthonormal</w:delText>
        </w:r>
      </w:del>
      <w:del w:id="356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3563" w:author="PR Preview" w:date="2026-01-01T00:00:00Z">
        <w:r>
          <w:delText xml:space="preserve"> </w:delText>
        </w:r>
      </w:del>
      <w:del w:id="3564" w:author="PR Preview" w:date="2026-01-01T00:00:00Z">
        <w:r>
          <w:delText xml:space="preserve">(</w:delText>
        </w:r>
      </w:del>
      <w:hyperlink r:id="rId113">
        <w:del w:id="3565" w:author="PR Preview" w:date="2026-01-01T00:00:00Z">
          <w:r>
            <w:rPr>
              <w:rStyle w:val="Hyperlink"/>
            </w:rPr>
            <w:delText xml:space="preserve">Theorem 10 in Inner Products and Orthogonality</w:delText>
          </w:r>
        </w:del>
      </w:hyperlink>
      <w:del w:id="3566" w:author="PR Preview" w:date="2026-01-01T00:00:00Z">
        <w:r>
          <w:delText xml:space="preserve">, parts 1 and 3);</w:delText>
        </w:r>
      </w:del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delText xml:space="preserve">let</w:delText>
        </w:r>
      </w:del>
      <w:del w:id="356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have these columns.</w:delText>
        </w:r>
      </w:del>
      <w:del w:id="3572" w:author="PR Preview" w:date="2026-01-01T00:00:00Z">
        <w:r>
          <w:delText xml:space="preserve"> </w:delText>
        </w:r>
      </w:del>
      <w:del w:id="3573" w:author="PR Preview" w:date="2026-01-01T00:00:00Z">
        <w:r>
          <w:delText xml:space="preserve">At step</w:delText>
        </w:r>
      </w:del>
      <w:del w:id="3574" w:author="PR Preview" w:date="2026-01-01T00:00:00Z">
        <w:r>
          <w:delText xml:space="preserve"> </w:delText>
        </w:r>
      </w:del>
      <m:oMath>
        <m:r>
          <m:t>i</m:t>
        </m:r>
      </m:oMath>
      <w:del w:id="3575" w:author="PR Preview" w:date="2026-01-01T00:00:00Z">
        <w:r>
          <w:delText xml:space="preserve">,</w:delText>
        </w:r>
      </w:del>
      <w:del w:id="3576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77" w:author="PR Preview" w:date="2026-01-01T00:00:00Z">
        <w:r>
          <w:delText xml:space="preserve">, and rearranging the orthogonalize step,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78" w:author="PR Preview" w:date="2026-01-01T00:00:00Z">
        <w:r>
          <w:delText xml:space="preserve">Let</w:delText>
        </w:r>
      </w:del>
      <w:del w:id="357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be the</w:delText>
        </w:r>
      </w:del>
      <w:del w:id="358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matrix with</w:delText>
        </w:r>
      </w:del>
      <w:del w:id="3585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for</w:delText>
        </w:r>
      </w:del>
      <w:del w:id="3588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&lt;</m:t>
        </m:r>
        <m:r>
          <m:t>i</m:t>
        </m:r>
      </m:oMath>
      <w:del w:id="3589" w:author="PR Preview" w:date="2026-01-01T00:00:00Z">
        <w:r>
          <w:delText xml:space="preserve">,</w:delText>
        </w:r>
      </w:del>
      <w:del w:id="3590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3591" w:author="PR Preview" w:date="2026-01-01T00:00:00Z">
        <w:r>
          <w:delText xml:space="preserve">,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and</w:delText>
        </w:r>
      </w:del>
      <w:del w:id="3594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for</w:delText>
        </w:r>
      </w:del>
      <w:del w:id="359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i</m:t>
        </m:r>
      </m:oMath>
      <w:del w:id="3598" w:author="PR Preview" w:date="2026-01-01T00:00:00Z">
        <w:r>
          <w:delText xml:space="preserve">;</w:delText>
        </w:r>
      </w:del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it is upper triangular with positive diagonal.</w:delText>
        </w:r>
      </w:del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Column</w:delText>
        </w:r>
      </w:del>
      <w:del w:id="3603" w:author="PR Preview" w:date="2026-01-01T00:00:00Z">
        <w:r>
          <w:delText xml:space="preserve"> </w:delText>
        </w:r>
      </w:del>
      <m:oMath>
        <m:r>
          <m:t>i</m:t>
        </m:r>
      </m:oMath>
      <w:del w:id="3604" w:author="PR Preview" w:date="2026-01-01T00:00:00Z">
        <w:r>
          <w:delText xml:space="preserve"> </w:delText>
        </w:r>
      </w:del>
      <w:del w:id="3605" w:author="PR Preview" w:date="2026-01-01T00:00:00Z">
        <w:r>
          <w:delText xml:space="preserve">of</w:delText>
        </w:r>
      </w:del>
      <w:del w:id="360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3607" w:author="PR Preview" w:date="2026-01-01T00:00:00Z">
        <w:r>
          <w:delText xml:space="preserve"> </w:delText>
        </w:r>
      </w:del>
      <w:del w:id="3608" w:author="PR Preview" w:date="2026-01-01T00:00:00Z">
        <w:r>
          <w:delText xml:space="preserve">is</w:delText>
        </w:r>
      </w:del>
      <w:del w:id="360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610" w:author="PR Preview" w:date="2026-01-01T00:00:00Z">
        <w:r>
          <w:delText xml:space="preserve"> </w:delText>
        </w:r>
      </w:del>
      <w:del w:id="3611" w:author="PR Preview" w:date="2026-01-01T00:00:00Z">
        <w:r>
          <w:delText xml:space="preserve">times column</w:delText>
        </w:r>
      </w:del>
      <w:del w:id="3612" w:author="PR Preview" w:date="2026-01-01T00:00:00Z">
        <w:r>
          <w:delText xml:space="preserve"> </w:delText>
        </w:r>
      </w:del>
      <m:oMath>
        <m:r>
          <m:t>i</m:t>
        </m:r>
      </m:oMath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of</w:delText>
        </w:r>
      </w:del>
      <w:del w:id="3615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616" w:author="PR Preview" w:date="2026-01-01T00:00:00Z">
        <w:r>
          <w:delText xml:space="preserve"> </w:delText>
        </w:r>
      </w:del>
      <w:del w:id="3617" w:author="PR Preview" w:date="2026-01-01T00:00:00Z">
        <w:r>
          <w:delText xml:space="preserve">(</w:delText>
        </w:r>
      </w:del>
      <w:hyperlink r:id="rId124">
        <w:del w:id="3618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3619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BodyText"/>
      </w:pPr>
      <w:ins w:id="3620" w:author="PR Preview" w:date="2026-01-01T00:00:00Z">
        <w:r>
          <w:rPr>
            <w:i/>
            <w:iCs/>
          </w:rPr>
          <w:t xml:space="preserve">Proof</w:t>
        </w:r>
      </w:ins>
      <w:ins w:id="3621" w:author="PR Preview" w:date="2026-01-01T00:00:00Z">
        <w:r>
          <w:t xml:space="preserve">. </w:t>
        </w:r>
      </w:ins>
      <w:ins w:id="3622" w:author="PR Preview" w:date="2026-01-01T00:00:00Z">
        <w:r>
          <w:t xml:space="preserve">The</w:t>
        </w:r>
      </w:ins>
      <w:ins w:id="3623" w:author="PR Preview" w:date="2026-01-01T00:00:00Z">
        <w:r>
          <w:t xml:space="preserve"> </w:t>
        </w:r>
      </w:ins>
      <m:oMath>
        <m:r>
          <m:t>n</m:t>
        </m:r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columns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of</w:t>
        </w:r>
      </w:ins>
      <w:ins w:id="36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are linearly independent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(</w:t>
        </w:r>
      </w:ins>
      <w:hyperlink r:id="rId122">
        <w:ins w:id="3635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3636" w:author="PR Preview" w:date="2026-01-01T00:00:00Z">
        <w:r>
          <w:t xml:space="preserve">),</w:t>
        </w:r>
      </w:ins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so the Gram-Schmidt process (</w:t>
        </w:r>
      </w:ins>
      <w:hyperlink r:id="rId123">
        <w:ins w:id="3639" w:author="PR Preview" w:date="2026-01-01T00:00:00Z">
          <w:r>
            <w:rPr>
              <w:rStyle w:val="Hyperlink"/>
            </w:rPr>
            <w:t xml:space="preserve">Definition 11 in Inner Products and Orthogonality</w:t>
          </w:r>
        </w:ins>
      </w:hyperlink>
      <w:ins w:id="3640" w:author="PR Preview" w:date="2026-01-01T00:00:00Z">
        <w:r>
          <w:t xml:space="preserve">) runs all</w:t>
        </w:r>
      </w:ins>
      <w:ins w:id="3641" w:author="PR Preview" w:date="2026-01-01T00:00:00Z">
        <w:r>
          <w:t xml:space="preserve"> </w:t>
        </w:r>
      </w:ins>
      <m:oMath>
        <m:r>
          <m:t>n</m:t>
        </m:r>
      </m:oMath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steps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and gives orthonormal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\mathord{\smash[b]{\underset{\raise.3ex\hbox{$\scriptstyle\sim$}}{q}}\vphantom{q}}_n$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(</w:t>
        </w:r>
      </w:ins>
      <w:hyperlink r:id="rId113">
        <w:ins w:id="3650" w:author="PR Preview" w:date="2026-01-01T00:00:00Z">
          <w:r>
            <w:rPr>
              <w:rStyle w:val="Hyperlink"/>
            </w:rPr>
            <w:t xml:space="preserve">Theorem 10 in Inner Products and Orthogonality</w:t>
          </w:r>
        </w:ins>
      </w:hyperlink>
      <w:ins w:id="3651" w:author="PR Preview" w:date="2026-01-01T00:00:00Z">
        <w:r>
          <w:t xml:space="preserve">, parts 1 and 3);</w:t>
        </w:r>
      </w:ins>
      <w:ins w:id="3652" w:author="PR Preview" w:date="2026-01-01T00:00:00Z">
        <w:r>
          <w:t xml:space="preserve"> </w:t>
        </w:r>
      </w:ins>
      <w:ins w:id="3653" w:author="PR Preview" w:date="2026-01-01T00:00:00Z">
        <w:r>
          <w:t xml:space="preserve">let</w:t>
        </w:r>
      </w:ins>
      <w:ins w:id="365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have these columns.</w:t>
        </w:r>
      </w:ins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At step</w:t>
        </w:r>
      </w:ins>
      <w:ins w:id="3659" w:author="PR Preview" w:date="2026-01-01T00:00:00Z">
        <w:r>
          <w:t xml:space="preserve"> </w:t>
        </w:r>
      </w:ins>
      <m:oMath>
        <m:r>
          <m:t>i</m:t>
        </m:r>
      </m:oMath>
      <w:ins w:id="3660" w:author="PR Preview" w:date="2026-01-01T00:00:00Z">
        <w:r>
          <w:t xml:space="preserve">,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$\mathord{\smash[b]{\underset{\raise.3ex\hbox{$\scriptstyle\sim$}}{q}}\vphantom{q}}'_i \ne \mathord{\smash[b]{\underset{\raise.3ex\hbox{$\scriptstyle\sim$}}{0}}\vphantom{0}}$</w:t>
        </w:r>
      </w:ins>
      <w:ins w:id="3663" w:author="PR Preview" w:date="2026-01-01T00:00:00Z">
        <w:r>
          <w:t xml:space="preserve">, and rearranging the orthogonalize step,</w:t>
        </w:r>
      </w:ins>
    </w:p>
    <w:p>
      <w:pPr>
        <w:pStyle w:val="BodyText"/>
      </w:pPr>
      <w:ins w:id="3664" w:author="PR Preview" w:date="2026-01-01T00:00:00Z">
        <w:r>
  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  </w:r>
      </w:ins>
    </w:p>
    <w:p>
      <w:pPr>
        <w:pStyle w:val="FirstParagraph"/>
      </w:pPr>
      <w:ins w:id="3665" w:author="PR Preview" w:date="2026-01-01T00:00:00Z">
        <w:r>
          <w:t xml:space="preserve">Let</w:t>
        </w:r>
      </w:ins>
      <w:ins w:id="366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be the</w:t>
        </w:r>
      </w:ins>
      <w:ins w:id="36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matrix with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$r_{ji} = \mathord{\smash[b]{\underset{\raise.3ex\hbox{$\scriptstyle\sim$}}{q}}\vphantom{q}}_j \cdot \mathord{\smash[b]{\underset{\raise.3ex\hbox{$\scriptstyle\sim$}}{a}}\vphantom{a}}_i$</w:t>
        </w:r>
      </w:ins>
      <w:ins w:id="3674" w:author="PR Preview" w:date="2026-01-01T00:00:00Z">
        <w:r>
          <w:t xml:space="preserve"> </w:t>
        </w:r>
      </w:ins>
      <w:ins w:id="3675" w:author="PR Preview" w:date="2026-01-01T00:00:00Z">
        <w:r>
          <w:t xml:space="preserve">for</w:t>
        </w:r>
      </w:ins>
      <w:ins w:id="367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i</m:t>
        </m:r>
      </m:oMath>
      <w:ins w:id="3677" w:author="PR Preview" w:date="2026-01-01T00:00:00Z">
        <w:r>
          <w:t xml:space="preserve">,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$r_{ii} = \mathopen{}\left\lVert\mathord{\smash[b]{\underset{\raise.3ex\hbox{$\scriptstyle\sim$}}{q}}\vphantom{q}}'_i\right\rVert\mathclose{} &gt; 0$</w:t>
        </w:r>
      </w:ins>
      <w:ins w:id="3680" w:author="PR Preview" w:date="2026-01-01T00:00:00Z">
        <w:r>
          <w:t xml:space="preserve">,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and</w:t>
        </w:r>
      </w:ins>
      <w:ins w:id="3683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for</w:t>
        </w:r>
      </w:ins>
      <w:ins w:id="368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i</m:t>
        </m:r>
      </m:oMath>
      <w:ins w:id="3687" w:author="PR Preview" w:date="2026-01-01T00:00:00Z">
        <w:r>
          <w:t xml:space="preserve">;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it is upper triangular with positive diagonal.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Column</w:t>
        </w:r>
      </w:ins>
      <w:ins w:id="3692" w:author="PR Preview" w:date="2026-01-01T00:00:00Z">
        <w:r>
          <w:t xml:space="preserve"> </w:t>
        </w:r>
      </w:ins>
      <m:oMath>
        <m:r>
          <m:t>i</m:t>
        </m:r>
      </m:oMath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of</w:t>
        </w:r>
      </w:ins>
      <w:ins w:id="369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is</w:t>
        </w:r>
      </w:ins>
      <w:ins w:id="369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times column</w:t>
        </w:r>
      </w:ins>
      <w:ins w:id="3701" w:author="PR Preview" w:date="2026-01-01T00:00:00Z">
        <w:r>
          <w:t xml:space="preserve"> </w:t>
        </w:r>
      </w:ins>
      <m:oMath>
        <m:r>
          <m:t>i</m:t>
        </m:r>
      </m:oMath>
      <w:ins w:id="3702" w:author="PR Preview" w:date="2026-01-01T00:00:00Z">
        <w:r>
          <w:t xml:space="preserve"> </w:t>
        </w:r>
      </w:ins>
      <w:ins w:id="3703" w:author="PR Preview" w:date="2026-01-01T00:00:00Z">
        <w:r>
          <w:t xml:space="preserve">of</w:t>
        </w:r>
      </w:ins>
      <w:ins w:id="3704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(</w:t>
        </w:r>
      </w:ins>
      <w:hyperlink r:id="rId124">
        <w:ins w:id="3707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3708" w:author="PR Preview" w:date="2026-01-01T00:00:00Z">
        <w:r>
          <w:t xml:space="preserve">), and</w:t>
        </w:r>
      </w:ins>
    </w:p>
    <w:p>
      <w:pPr>
        <w:pStyle w:val="BodyText"/>
      </w:pPr>
      <w:ins w:id="3709" w:author="PR Preview" w:date="2026-01-01T00:00:00Z">
        <w:r>
  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3710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3711" w:author="PR Preview" w:date="2026-01-01T00:00:00Z">
        <w:r>
          <w:delText xml:space="preserve"> </w:delText>
        </w:r>
      </w:del>
      <w:del w:id="3712" w:author="PR Preview" w:date="2026-01-01T00:00:00Z">
        <w:r>
          <w:delText xml:space="preserve">For</w:delText>
        </w:r>
      </w:del>
      <w:del w:id="37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14" w:author="PR Preview" w:date="2026-01-01T00:00:00Z">
        <w:r>
          <w:delText xml:space="preserve"> </w:delText>
        </w:r>
      </w:del>
      <w:del w:id="3715" w:author="PR Preview" w:date="2026-01-01T00:00:00Z">
        <w:r>
          <w:delText xml:space="preserve">with columns</w:delText>
        </w:r>
      </w:del>
      <w:del w:id="371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17" w:author="PR Preview" w:date="2026-01-01T00:00:00Z">
        <w:r>
          <w:delText xml:space="preserve">,</w:delText>
        </w:r>
      </w:del>
      <w:del w:id="371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19" w:author="PR Preview" w:date="2026-01-01T00:00:00Z">
        <w:r>
          <w:delText xml:space="preserve">,</w:delText>
        </w:r>
      </w:del>
      <w:del w:id="372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21" w:author="PR Preview" w:date="2026-01-01T00:00:00Z">
        <w:r>
          <w:delText xml:space="preserve">,</w:delText>
        </w:r>
      </w:del>
      <w:del w:id="3722" w:author="PR Preview" w:date="2026-01-01T00:00:00Z">
        <w:r>
          <w:delText xml:space="preserve"> </w:delText>
        </w:r>
      </w:del>
      <w:hyperlink r:id="rId125">
        <w:del w:id="3723" w:author="PR Preview" w:date="2026-01-01T00:00:00Z">
          <w:r>
            <w:rPr>
              <w:rStyle w:val="Hyperlink"/>
            </w:rPr>
            <w:delText xml:space="preserve">Example 21 in Inner Products and Orthogonality</w:delText>
          </w:r>
        </w:del>
      </w:hyperlink>
      <w:del w:id="3724" w:author="PR Preview" w:date="2026-01-01T00:00:00Z">
        <w:r>
          <w:delText xml:space="preserve"> </w:delText>
        </w:r>
      </w:del>
      <w:del w:id="3725" w:author="PR Preview" w:date="2026-01-01T00:00:00Z">
        <w:r>
          <w:delText xml:space="preserve">and</w:delText>
        </w:r>
      </w:del>
      <w:del w:id="3726" w:author="PR Preview" w:date="2026-01-01T00:00:00Z">
        <w:r>
          <w:delText xml:space="preserve"> </w:delText>
        </w:r>
      </w:del>
      <w:hyperlink r:id="rId126">
        <w:del w:id="3727" w:author="PR Preview" w:date="2026-01-01T00:00:00Z">
          <w:r>
            <w:rPr>
              <w:rStyle w:val="Hyperlink"/>
            </w:rPr>
            <w:delText xml:space="preserve">Example 23 in Inner Products and Orthogonality</w:delText>
          </w:r>
        </w:del>
      </w:hyperlink>
      <w:del w:id="3728" w:author="PR Preview" w:date="2026-01-01T00:00:00Z">
        <w:r>
          <w:delText xml:space="preserve"> </w:delText>
        </w:r>
      </w:del>
      <w:del w:id="3729" w:author="PR Preview" w:date="2026-01-01T00:00:00Z">
        <w:r>
          <w:delText xml:space="preserve">found</w:delText>
        </w:r>
      </w:del>
      <w:del w:id="37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31" w:author="PR Preview" w:date="2026-01-01T00:00:00Z">
        <w:r>
          <w:delText xml:space="preserve">,</w:delText>
        </w:r>
      </w:del>
      <w:del w:id="37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733" w:author="PR Preview" w:date="2026-01-01T00:00:00Z">
        <w:r>
          <w:delText xml:space="preserve">,</w:delText>
        </w:r>
      </w:del>
      <w:del w:id="373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35" w:author="PR Preview" w:date="2026-01-01T00:00:00Z">
        <w:r>
          <w:delText xml:space="preserve">,</w:delText>
        </w:r>
      </w:del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with</w:delText>
        </w:r>
      </w:del>
      <w:del w:id="37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3739" w:author="PR Preview" w:date="2026-01-01T00:00:00Z">
        <w:r>
          <w:delText xml:space="preserve">,</w:delText>
        </w:r>
      </w:del>
      <w:del w:id="37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del w:id="3741" w:author="PR Preview" w:date="2026-01-01T00:00:00Z">
        <w:r>
          <w:delText xml:space="preserve">,</w:delText>
        </w:r>
      </w:del>
      <w:del w:id="37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del w:id="374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del w:id="3744" w:author="PR Preview" w:date="2026-01-01T00:00:00Z">
        <w:r>
          <w:delText xml:space="preserve">and</w:delText>
        </w:r>
      </w:del>
      <w:del w:id="374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del w:id="3746" w:author="PR Preview" w:date="2026-01-01T00:00:00Z">
        <w:r>
          <w:delText xml:space="preserve">. So</w:delText>
        </w:r>
      </w:del>
    </w:p>
    <w:p>
      <w:pPr>
        <w:pStyle w:val="BodyText"/>
      </w:pPr>
      <w:ins w:id="3747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For</w:t>
        </w:r>
      </w:ins>
      <w:ins w:id="37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with columns</w:t>
        </w:r>
      </w:ins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$\mathord{\smash[b]{\underset{\raise.3ex\hbox{$\scriptstyle\sim$}}{a}}\vphantom{a}}_1 = (1, 1, 0)$</w:t>
        </w:r>
      </w:ins>
      <w:ins w:id="3755" w:author="PR Preview" w:date="2026-01-01T00:00:00Z">
        <w:r>
          <w:t xml:space="preserve">,</w:t>
        </w:r>
      </w:ins>
      <w:ins w:id="3756" w:author="PR Preview" w:date="2026-01-01T00:00:00Z">
        <w:r>
          <w:t xml:space="preserve"> </w:t>
        </w:r>
      </w:ins>
      <w:ins w:id="3757" w:author="PR Preview" w:date="2026-01-01T00:00:00Z">
        <w:r>
          <w:t xml:space="preserve">$\mathord{\smash[b]{\underset{\raise.3ex\hbox{$\scriptstyle\sim$}}{a}}\vphantom{a}}_2 = (1, 0, 1)$</w:t>
        </w:r>
      </w:ins>
      <w:ins w:id="3758" w:author="PR Preview" w:date="2026-01-01T00:00:00Z">
        <w:r>
          <w:t xml:space="preserve">,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$\mathord{\smash[b]{\underset{\raise.3ex\hbox{$\scriptstyle\sim$}}{a}}\vphantom{a}}_3 = (0, 1, 1)$</w:t>
        </w:r>
      </w:ins>
      <w:ins w:id="3761" w:author="PR Preview" w:date="2026-01-01T00:00:00Z">
        <w:r>
          <w:t xml:space="preserve">,</w:t>
        </w:r>
      </w:ins>
      <w:ins w:id="3762" w:author="PR Preview" w:date="2026-01-01T00:00:00Z">
        <w:r>
          <w:t xml:space="preserve"> </w:t>
        </w:r>
      </w:ins>
      <w:hyperlink r:id="rId125">
        <w:ins w:id="3763" w:author="PR Preview" w:date="2026-01-01T00:00:00Z">
          <w:r>
            <w:rPr>
              <w:rStyle w:val="Hyperlink"/>
            </w:rPr>
            <w:t xml:space="preserve">Example 21 in Inner Products and Orthogonality</w:t>
          </w:r>
        </w:ins>
      </w:hyperlink>
      <w:ins w:id="3764" w:author="PR Preview" w:date="2026-01-01T00:00:00Z">
        <w:r>
          <w:t xml:space="preserve"> </w:t>
        </w:r>
      </w:ins>
      <w:ins w:id="3765" w:author="PR Preview" w:date="2026-01-01T00:00:00Z">
        <w:r>
          <w:t xml:space="preserve">and</w:t>
        </w:r>
      </w:ins>
      <w:ins w:id="3766" w:author="PR Preview" w:date="2026-01-01T00:00:00Z">
        <w:r>
          <w:t xml:space="preserve"> </w:t>
        </w:r>
      </w:ins>
      <w:hyperlink r:id="rId126">
        <w:ins w:id="3767" w:author="PR Preview" w:date="2026-01-01T00:00:00Z">
          <w:r>
            <w:rPr>
              <w:rStyle w:val="Hyperlink"/>
            </w:rPr>
            <w:t xml:space="preserve">Example 23 in Inner Products and Orthogonality</w:t>
          </w:r>
        </w:ins>
      </w:hyperlink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found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3772" w:author="PR Preview" w:date="2026-01-01T00:00:00Z">
        <w:r>
          <w:t xml:space="preserve">,</w:t>
        </w:r>
      </w:ins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3775" w:author="PR Preview" w:date="2026-01-01T00:00:00Z">
        <w:r>
          <w:t xml:space="preserve">,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3778" w:author="PR Preview" w:date="2026-01-01T00:00:00Z">
        <w:r>
          <w:t xml:space="preserve">,</w:t>
        </w:r>
      </w:ins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with</w:t>
        </w:r>
      </w:ins>
      <w:ins w:id="3781" w:author="PR Preview" w:date="2026-01-01T00:00:00Z">
        <w:r>
          <w:t xml:space="preserve"> </w:t>
        </w:r>
      </w:ins>
      <w:ins w:id="3782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3783" w:author="PR Preview" w:date="2026-01-01T00:00:00Z">
        <w:r>
          <w:t xml:space="preserve">,</w:t>
        </w:r>
      </w:ins>
      <w:ins w:id="3784" w:author="PR Preview" w:date="2026-01-01T00:00:00Z">
        <w:r>
          <w:t xml:space="preserve"> </w:t>
        </w:r>
      </w:ins>
      <w:ins w:id="3785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3786" w:author="PR Preview" w:date="2026-01-01T00:00:00Z">
        <w:r>
          <w:t xml:space="preserve">,</w:t>
        </w:r>
      </w:ins>
      <w:ins w:id="3787" w:author="PR Preview" w:date="2026-01-01T00:00:00Z">
        <w:r>
          <w:t xml:space="preserve"> </w:t>
        </w:r>
      </w:ins>
      <w:ins w:id="3788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3789" w:author="PR Preview" w:date="2026-01-01T00:00:00Z">
        <w:r>
          <w:t xml:space="preserve">,</w:t>
        </w:r>
      </w:ins>
    </w:p>
    <w:p>
      <w:pPr>
        <w:pStyle w:val="BodyText"/>
      </w:pPr>
      <w:ins w:id="3790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  </w:r>
      </w:ins>
    </w:p>
    <w:p>
      <w:pPr>
        <w:pStyle w:val="FirstParagraph"/>
      </w:pPr>
      <w:ins w:id="3791" w:author="PR Preview" w:date="2026-01-01T00:00:00Z">
        <w:r>
          <w:t xml:space="preserve">and</w:t>
        </w:r>
      </w:ins>
      <w:ins w:id="3792" w:author="PR Preview" w:date="2026-01-01T00:00:00Z">
        <w:r>
          <w:t xml:space="preserve"> </w:t>
        </w:r>
      </w:ins>
      <w:ins w:id="3793" w:author="PR Preview" w:date="2026-01-01T00:00:00Z">
        <w:r>
          <w:t xml:space="preserve">$\mathord{\smash[b]{\underset{\raise.3ex\hbox{$\scriptstyle\sim$}}{q}}\vphantom{q}}_2 \cdot \mathord{\smash[b]{\underset{\raise.3ex\hbox{$\scriptstyle\sim$}}{a}}\vphantom{a}}_3 = \tfrac{1}{\sqrt{6}}$</w:t>
        </w:r>
      </w:ins>
      <w:ins w:id="3794" w:author="PR Preview" w:date="2026-01-01T00:00:00Z">
        <w:r>
          <w:t xml:space="preserve">.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795" w:author="PR Preview" w:date="2026-01-01T00:00:00Z">
        <w:r>
          <w:rPr>
            <w:b/>
            <w:bCs/>
          </w:rPr>
          <w:delText xml:space="preserve">Definition 10 (Least squares solution)</w:delText>
        </w:r>
      </w:del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Let</w:delText>
        </w:r>
      </w:del>
      <w:del w:id="37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be</w:delText>
        </w:r>
      </w:del>
      <w:del w:id="380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and</w:delText>
        </w:r>
      </w:del>
      <w:del w:id="380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805" w:author="PR Preview" w:date="2026-01-01T00:00:00Z">
        <w:r>
          <w:delText xml:space="preserve">.</w:delText>
        </w:r>
      </w:del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A</w:delText>
        </w:r>
      </w:del>
      <w:del w:id="3808" w:author="PR Preview" w:date="2026-01-01T00:00:00Z">
        <w:r>
          <w:delText xml:space="preserve"> </w:delText>
        </w:r>
      </w:del>
      <w:del w:id="3809" w:author="PR Preview" w:date="2026-01-01T00:00:00Z">
        <w:r>
          <w:rPr>
            <w:b/>
            <w:bCs/>
          </w:rPr>
          <w:delText xml:space="preserve">least squares solution</w:delText>
        </w:r>
      </w:del>
      <w:del w:id="3810" w:author="PR Preview" w:date="2026-01-01T00:00:00Z">
        <w:r>
          <w:delText xml:space="preserve"> </w:delText>
        </w:r>
      </w:del>
      <w:del w:id="3811" w:author="PR Preview" w:date="2026-01-01T00:00:00Z">
        <w:r>
          <w:delText xml:space="preserve">of</w:delText>
        </w:r>
      </w:del>
      <w:del w:id="38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13" w:author="PR Preview" w:date="2026-01-01T00:00:00Z">
        <w:r>
          <w:delText xml:space="preserve"> </w:delText>
        </w:r>
      </w:del>
      <w:del w:id="3814" w:author="PR Preview" w:date="2026-01-01T00:00:00Z">
        <w:r>
          <w:delText xml:space="preserve">is a vector</w:delText>
        </w:r>
      </w:del>
      <w:del w:id="38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816" w:author="PR Preview" w:date="2026-01-01T00:00:00Z">
        <w:r>
          <w:delText xml:space="preserve"> </w:delText>
        </w:r>
      </w:del>
      <w:del w:id="3817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818" w:author="PR Preview" w:date="2026-01-01T00:00:00Z">
        <w:r>
          <w:rPr>
            <w:b/>
            <w:bCs/>
          </w:rPr>
          <w:delText xml:space="preserve">Example 26 (Fitting a constant)</w:delText>
        </w:r>
      </w:del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Let</w:delText>
        </w:r>
      </w:del>
      <w:del w:id="38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del w:id="3822" w:author="PR Preview" w:date="2026-01-01T00:00:00Z">
        <w:r>
          <w:delText xml:space="preserve"> </w:delText>
        </w:r>
      </w:del>
      <w:del w:id="3823" w:author="PR Preview" w:date="2026-01-01T00:00:00Z">
        <w:r>
          <w:delText xml:space="preserve">and</w:delText>
        </w:r>
      </w:del>
      <w:del w:id="382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825" w:author="PR Preview" w:date="2026-01-01T00:00:00Z">
        <w:r>
          <w:delText xml:space="preserve">.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The system</w:delText>
        </w:r>
      </w:del>
      <w:del w:id="3828" w:author="PR Preview" w:date="2026-01-01T00:00:00Z">
        <w:r>
          <w:delText xml:space="preserve"> </w:delText>
        </w:r>
      </w:del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829" w:author="PR Preview" w:date="2026-01-01T00:00:00Z">
        <w:r>
          <w:delText xml:space="preserve"> </w:delText>
        </w:r>
      </w:del>
      <w:del w:id="3830" w:author="PR Preview" w:date="2026-01-01T00:00:00Z">
        <w:r>
          <w:delText xml:space="preserve">is inconsistent (</w:delText>
        </w:r>
      </w:del>
      <w:hyperlink w:anchor="def-consistent-system">
        <w:del w:id="383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832" w:author="PR Preview" w:date="2026-01-01T00:00:00Z">
        <w:r>
          <w:delText xml:space="preserve">):</w:delText>
        </w:r>
      </w:del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its first entry needs</w:delText>
        </w:r>
      </w:del>
      <w:del w:id="383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836" w:author="PR Preview" w:date="2026-01-01T00:00:00Z">
        <w:r>
          <w:delText xml:space="preserve"> </w:delText>
        </w:r>
      </w:del>
      <w:del w:id="3837" w:author="PR Preview" w:date="2026-01-01T00:00:00Z">
        <w:r>
          <w:delText xml:space="preserve">and its second needs</w:delText>
        </w:r>
      </w:del>
      <w:del w:id="383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3839" w:author="PR Preview" w:date="2026-01-01T00:00:00Z">
        <w:r>
          <w:delText xml:space="preserve">.</w:delText>
        </w:r>
      </w:del>
      <w:del w:id="3840" w:author="PR Preview" w:date="2026-01-01T00:00:00Z">
        <w:r>
          <w:delText xml:space="preserve"> </w:delText>
        </w:r>
      </w:del>
      <w:del w:id="3841" w:author="PR Preview" w:date="2026-01-01T00:00:00Z">
        <w:r>
          <w:delText xml:space="preserve">For any number</w:delText>
        </w:r>
      </w:del>
      <w:del w:id="3842" w:author="PR Preview" w:date="2026-01-01T00:00:00Z">
        <w:r>
          <w:delText xml:space="preserve"> </w:delText>
        </w:r>
      </w:del>
      <m:oMath>
        <m:r>
          <m:t>x</m:t>
        </m:r>
      </m:oMath>
      <w:del w:id="384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844" w:author="PR Preview" w:date="2026-01-01T00:00:00Z">
        <w:r>
  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  </w:r>
      </w:ins>
    </w:p>
    <w:bookmarkEnd w:id="127"/>
    <w:bookmarkStart w:id="128" w:name="def-least-squares"/>
    <w:p>
      <w:pPr>
        <w:pStyle w:val="FirstParagraph"/>
      </w:pPr>
      <w:ins w:id="3845" w:author="PR Preview" w:date="2026-01-01T00:00:00Z">
        <w:r>
          <w:rPr>
            <w:b/>
            <w:bCs/>
          </w:rPr>
          <w:t xml:space="preserve">Definition 10 (Least squares solution)</w:t>
        </w:r>
      </w:ins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Let</w:t>
        </w:r>
      </w:ins>
      <w:ins w:id="38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49" w:author="PR Preview" w:date="2026-01-01T00:00:00Z">
        <w:r>
          <w:t xml:space="preserve"> </w:t>
        </w:r>
      </w:ins>
      <w:ins w:id="3850" w:author="PR Preview" w:date="2026-01-01T00:00:00Z">
        <w:r>
          <w:t xml:space="preserve">be</w:t>
        </w:r>
      </w:ins>
      <w:ins w:id="385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and</w:t>
        </w:r>
      </w:ins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$\mathord{\smash[b]{\underset{\raise.3ex\hbox{$\scriptstyle\sim$}}{b}}\vphantom{b}} \in \mathbb{R}^m$</w:t>
        </w:r>
      </w:ins>
      <w:ins w:id="3856" w:author="PR Preview" w:date="2026-01-01T00:00:00Z">
        <w:r>
          <w:t xml:space="preserve">.</w:t>
        </w:r>
      </w:ins>
      <w:ins w:id="3857" w:author="PR Preview" w:date="2026-01-01T00:00:00Z">
        <w:r>
          <w:t xml:space="preserve"> </w:t>
        </w:r>
      </w:ins>
      <w:ins w:id="3858" w:author="PR Preview" w:date="2026-01-01T00:00:00Z">
        <w:r>
          <w:t xml:space="preserve">A</w:t>
        </w:r>
      </w:ins>
      <w:ins w:id="3859" w:author="PR Preview" w:date="2026-01-01T00:00:00Z">
        <w:r>
          <w:t xml:space="preserve"> </w:t>
        </w:r>
      </w:ins>
      <w:ins w:id="3860" w:author="PR Preview" w:date="2026-01-01T00:00:00Z">
        <w:r>
          <w:rPr>
            <w:b/>
            <w:bCs/>
          </w:rPr>
          <w:t xml:space="preserve">least squares solution</w:t>
        </w:r>
      </w:ins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of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is a vector</w:t>
        </w:r>
      </w:ins>
      <w:ins w:id="3867" w:author="PR Preview" w:date="2026-01-01T00:00:00Z">
        <w:r>
          <w:t xml:space="preserve"> </w:t>
        </w:r>
      </w:ins>
      <w:ins w:id="3868" w:author="PR Preview" w:date="2026-01-01T00:00:00Z">
        <w:r>
          <w:t xml:space="preserve">$\hat{\mathord{\smash[b]{\underset{\raise.3ex\hbox{$\scriptstyle\sim$}}{x}}\vphantom{x}}} \in \mathbb{R}^n$</w:t>
        </w:r>
      </w:ins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such that</w:t>
        </w:r>
      </w:ins>
    </w:p>
    <w:p>
      <w:pPr>
        <w:pStyle w:val="BodyText"/>
      </w:pPr>
      <w:ins w:id="3871" w:author="PR Preview" w:date="2026-01-01T00:00:00Z">
        <w:r>
  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  </w:r>
      </w:ins>
    </w:p>
    <w:bookmarkEnd w:id="128"/>
    <w:bookmarkStart w:id="129" w:name="exm-least-squares"/>
    <w:p>
      <w:pPr>
        <w:pStyle w:val="FirstParagraph"/>
      </w:pPr>
      <w:ins w:id="3872" w:author="PR Preview" w:date="2026-01-01T00:00:00Z">
        <w:r>
          <w:rPr>
            <w:b/>
            <w:bCs/>
          </w:rPr>
          <w:t xml:space="preserve">Example 26 (Fitting a constant)</w:t>
        </w:r>
      </w:ins>
      <w:ins w:id="3873" w:author="PR Preview" w:date="2026-01-01T00:00:00Z">
        <w:r>
          <w:t xml:space="preserve"> </w:t>
        </w:r>
      </w:ins>
      <w:ins w:id="3874" w:author="PR Preview" w:date="2026-01-01T00:00:00Z">
        <w:r>
          <w:t xml:space="preserve">Let</w:t>
        </w:r>
      </w:ins>
      <w:ins w:id="38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3876" w:author="PR Preview" w:date="2026-01-01T00:00:00Z">
        <w:r>
          <w:t xml:space="preserve"> </w:t>
        </w:r>
      </w:ins>
      <w:ins w:id="3877" w:author="PR Preview" w:date="2026-01-01T00:00:00Z">
        <w:r>
          <w:t xml:space="preserve">and</w:t>
        </w:r>
      </w:ins>
      <w:ins w:id="3878" w:author="PR Preview" w:date="2026-01-01T00:00:00Z">
        <w:r>
          <w:t xml:space="preserve"> </w:t>
        </w:r>
      </w:ins>
      <w:ins w:id="3879" w:author="PR Preview" w:date="2026-01-01T00:00:00Z">
        <w:r>
          <w:t xml:space="preserve">$\mathord{\smash[b]{\underset{\raise.3ex\hbox{$\scriptstyle\sim$}}{b}}\vphantom{b}} = (1, 3)$</w:t>
        </w:r>
      </w:ins>
      <w:ins w:id="3880" w:author="PR Preview" w:date="2026-01-01T00:00:00Z">
        <w:r>
          <w:t xml:space="preserve">.</w:t>
        </w:r>
      </w:ins>
      <w:ins w:id="3881" w:author="PR Preview" w:date="2026-01-01T00:00:00Z">
        <w:r>
          <w:t xml:space="preserve"> </w:t>
        </w:r>
      </w:ins>
      <w:ins w:id="3882" w:author="PR Preview" w:date="2026-01-01T00:00:00Z">
        <w:r>
          <w:t xml:space="preserve">The system</w:t>
        </w:r>
      </w:ins>
      <w:ins w:id="3883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884" w:author="PR Preview" w:date="2026-01-01T00:00:00Z">
        <w:r>
          <w:t xml:space="preserve"> </w:t>
        </w:r>
      </w:ins>
      <w:ins w:id="3885" w:author="PR Preview" w:date="2026-01-01T00:00:00Z">
        <w:r>
          <w:t xml:space="preserve">is inconsistent (</w:t>
        </w:r>
      </w:ins>
      <w:hyperlink w:anchor="def-consistent-system">
        <w:ins w:id="388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887" w:author="PR Preview" w:date="2026-01-01T00:00:00Z">
        <w:r>
          <w:t xml:space="preserve">):</w:t>
        </w:r>
      </w:ins>
      <w:ins w:id="3888" w:author="PR Preview" w:date="2026-01-01T00:00:00Z">
        <w:r>
          <w:t xml:space="preserve"> </w:t>
        </w:r>
      </w:ins>
      <w:ins w:id="3889" w:author="PR Preview" w:date="2026-01-01T00:00:00Z">
        <w:r>
          <w:t xml:space="preserve">its first entry needs</w:t>
        </w:r>
      </w:ins>
      <w:ins w:id="38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and its second needs</w:t>
        </w:r>
      </w:ins>
      <w:ins w:id="389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3894" w:author="PR Preview" w:date="2026-01-01T00:00:00Z">
        <w:r>
          <w:t xml:space="preserve">.</w:t>
        </w:r>
      </w:ins>
      <w:ins w:id="3895" w:author="PR Preview" w:date="2026-01-01T00:00:00Z">
        <w:r>
          <w:t xml:space="preserve"> </w:t>
        </w:r>
      </w:ins>
      <w:ins w:id="3896" w:author="PR Preview" w:date="2026-01-01T00:00:00Z">
        <w:r>
          <w:t xml:space="preserve">For any number</w:t>
        </w:r>
      </w:ins>
      <w:ins w:id="3897" w:author="PR Preview" w:date="2026-01-01T00:00:00Z">
        <w:r>
          <w:t xml:space="preserve"> </w:t>
        </w:r>
      </w:ins>
      <m:oMath>
        <m:r>
          <m:t>x</m:t>
        </m:r>
      </m:oMath>
      <w:ins w:id="3898" w:author="PR Preview" w:date="2026-01-01T00:00:00Z">
        <w:r>
          <w:t xml:space="preserve">,</w:t>
        </w:r>
      </w:ins>
    </w:p>
    <w:p>
      <w:pPr>
        <w:pStyle w:val="BodyText"/>
      </w:pPr>
      <w:ins w:id="3899" w:author="PR Preview" w:date="2026-01-01T00:00:00Z">
        <w:r>
  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  </w:r>
      </w:ins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del w:id="3900" w:author="PR Preview" w:date="2026-01-01T00:00:00Z">
        <w:r>
          <w:rPr>
            <w:b/>
            <w:bCs/>
          </w:rPr>
          <w:delText xml:space="preserve">Definition 11 (Normal equations)</w:delText>
        </w:r>
      </w:del>
      <w:del w:id="3901" w:author="PR Preview" w:date="2026-01-01T00:00:00Z">
        <w:r>
          <w:delText xml:space="preserve"> </w:delText>
        </w:r>
      </w:del>
      <w:del w:id="3902" w:author="PR Preview" w:date="2026-01-01T00:00:00Z">
        <w:r>
          <w:delText xml:space="preserve">For</w:delText>
        </w:r>
      </w:del>
      <w:del w:id="39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04" w:author="PR Preview" w:date="2026-01-01T00:00:00Z">
        <w:r>
          <w:delText xml:space="preserve"> </w:delText>
        </w:r>
      </w:del>
      <w:del w:id="3905" w:author="PR Preview" w:date="2026-01-01T00:00:00Z">
        <w:r>
          <w:delText xml:space="preserve">and</w:delText>
        </w:r>
      </w:del>
      <w:del w:id="390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07" w:author="PR Preview" w:date="2026-01-01T00:00:00Z">
        <w:r>
          <w:delText xml:space="preserve"> </w:delText>
        </w:r>
      </w:del>
      <w:del w:id="3908" w:author="PR Preview" w:date="2026-01-01T00:00:00Z">
        <w:r>
          <w:delText xml:space="preserve">as in</w:delText>
        </w:r>
      </w:del>
      <w:del w:id="3909" w:author="PR Preview" w:date="2026-01-01T00:00:00Z">
        <w:r>
          <w:delText xml:space="preserve"> </w:delText>
        </w:r>
      </w:del>
      <w:hyperlink w:anchor="def-least-squares">
        <w:del w:id="391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911" w:author="PR Preview" w:date="2026-01-01T00:00:00Z">
        <w:r>
          <w:delText xml:space="preserve">,</w:delText>
        </w:r>
      </w:del>
      <w:del w:id="3912" w:author="PR Preview" w:date="2026-01-01T00:00:00Z">
        <w:r>
          <w:delText xml:space="preserve"> </w:delText>
        </w:r>
      </w:del>
      <w:del w:id="3913" w:author="PR Preview" w:date="2026-01-01T00:00:00Z">
        <w:r>
          <w:delText xml:space="preserve">the equations</w:delText>
        </w:r>
      </w:del>
      <w:del w:id="391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15" w:author="PR Preview" w:date="2026-01-01T00:00:00Z">
        <w:r>
          <w:delText xml:space="preserve"> </w:delText>
        </w:r>
      </w:del>
      <w:del w:id="3916" w:author="PR Preview" w:date="2026-01-01T00:00:00Z">
        <w:r>
          <w:delText xml:space="preserve">are the</w:delText>
        </w:r>
      </w:del>
      <w:del w:id="3917" w:author="PR Preview" w:date="2026-01-01T00:00:00Z">
        <w:r>
          <w:delText xml:space="preserve"> </w:delText>
        </w:r>
      </w:del>
      <w:del w:id="3918" w:author="PR Preview" w:date="2026-01-01T00:00:00Z">
        <w:r>
          <w:rPr>
            <w:b/>
            <w:bCs/>
          </w:rPr>
          <w:delText xml:space="preserve">normal equations</w:delText>
        </w:r>
      </w:del>
      <w:del w:id="3919" w:author="PR Preview" w:date="2026-01-01T00:00:00Z">
        <w:r>
          <w:delText xml:space="preserve">.</w:delText>
        </w:r>
      </w:del>
    </w:p>
    <w:p>
      <w:pPr>
        <w:pStyle w:val="BodyText"/>
      </w:pPr>
      <w:del w:id="3920" w:author="PR Preview" w:date="2026-01-01T00:00:00Z">
        <w:r>
          <w:rPr>
            <w:b/>
            <w:bCs/>
          </w:rPr>
          <w:delText xml:space="preserve">Theorem 18 (Least squares solutions solve the normal equations)</w:delText>
        </w:r>
      </w:del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Let</w:delText>
        </w:r>
      </w:del>
      <w:del w:id="39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24" w:author="PR Preview" w:date="2026-01-01T00:00:00Z">
        <w:r>
          <w:delText xml:space="preserve"> </w:delText>
        </w:r>
      </w:del>
      <w:del w:id="3925" w:author="PR Preview" w:date="2026-01-01T00:00:00Z">
        <w:r>
          <w:delText xml:space="preserve">be</w:delText>
        </w:r>
      </w:del>
      <w:del w:id="392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927" w:author="PR Preview" w:date="2026-01-01T00:00:00Z">
        <w:r>
          <w:delText xml:space="preserve"> </w:delText>
        </w:r>
      </w:del>
      <w:del w:id="3928" w:author="PR Preview" w:date="2026-01-01T00:00:00Z">
        <w:r>
          <w:delText xml:space="preserve">and</w:delText>
        </w:r>
      </w:del>
      <w:del w:id="392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93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3931" w:author="PR Preview" w:date="2026-01-01T00:00:00Z">
        <w:r>
          <w:delText xml:space="preserve"> </w:delText>
        </w:r>
      </w:del>
      <w:del w:id="3932" w:author="PR Preview" w:date="2026-01-01T00:00:00Z">
        <w:r>
          <w:delText xml:space="preserve">is a least squares solution (</w:delText>
        </w:r>
      </w:del>
      <w:hyperlink w:anchor="def-least-squares">
        <w:del w:id="393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934" w:author="PR Preview" w:date="2026-01-01T00:00:00Z">
        <w:r>
          <w:delText xml:space="preserve">)</w:delText>
        </w:r>
      </w:del>
      <w:del w:id="3935" w:author="PR Preview" w:date="2026-01-01T00:00:00Z">
        <w:r>
          <w:delText xml:space="preserve"> </w:delText>
        </w:r>
      </w:del>
      <w:del w:id="3936" w:author="PR Preview" w:date="2026-01-01T00:00:00Z">
        <w:r>
          <w:delText xml:space="preserve">exactly when it solves the normal equations</w:delText>
        </w:r>
      </w:del>
      <w:del w:id="39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38" w:author="PR Preview" w:date="2026-01-01T00:00:00Z">
        <w:r>
          <w:delText xml:space="preserve">.</w:delText>
        </w:r>
      </w:del>
    </w:p>
    <w:p>
      <w:pPr>
        <w:pStyle w:val="BodyText"/>
      </w:pPr>
      <w:ins w:id="3939" w:author="PR Preview" w:date="2026-01-01T00:00:00Z">
        <w:r>
          <w:rPr>
            <w:b/>
            <w:bCs/>
          </w:rPr>
          <w:t xml:space="preserve">Definition 11 (Normal equations)</w:t>
        </w:r>
      </w:ins>
      <w:ins w:id="3940" w:author="PR Preview" w:date="2026-01-01T00:00:00Z">
        <w:r>
          <w:t xml:space="preserve"> </w:t>
        </w:r>
      </w:ins>
      <w:ins w:id="3941" w:author="PR Preview" w:date="2026-01-01T00:00:00Z">
        <w:r>
          <w:t xml:space="preserve">For</w:t>
        </w:r>
      </w:ins>
      <w:ins w:id="39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and</w:t>
        </w:r>
      </w:ins>
      <w:ins w:id="3945" w:author="PR Preview" w:date="2026-01-01T00:00:00Z">
        <w:r>
          <w:t xml:space="preserve"> </w:t>
        </w:r>
      </w:ins>
      <w:ins w:id="3946" w:author="PR Preview" w:date="2026-01-01T00:00:00Z">
        <w:r>
          <w:t xml:space="preserve">$\mathord{\smash[b]{\underset{\raise.3ex\hbox{$\scriptstyle\sim$}}{b}}\vphantom{b}}$</w:t>
        </w:r>
      </w:ins>
      <w:ins w:id="3947" w:author="PR Preview" w:date="2026-01-01T00:00:00Z">
        <w:r>
          <w:t xml:space="preserve"> </w:t>
        </w:r>
      </w:ins>
      <w:ins w:id="3948" w:author="PR Preview" w:date="2026-01-01T00:00:00Z">
        <w:r>
          <w:t xml:space="preserve">as in</w:t>
        </w:r>
      </w:ins>
      <w:ins w:id="3949" w:author="PR Preview" w:date="2026-01-01T00:00:00Z">
        <w:r>
          <w:t xml:space="preserve"> </w:t>
        </w:r>
      </w:ins>
      <w:hyperlink w:anchor="def-least-squares">
        <w:ins w:id="395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951" w:author="PR Preview" w:date="2026-01-01T00:00:00Z">
        <w:r>
          <w:t xml:space="preserve">,</w:t>
        </w:r>
      </w:ins>
      <w:ins w:id="3952" w:author="PR Preview" w:date="2026-01-01T00:00:00Z">
        <w:r>
          <w:t xml:space="preserve"> </w:t>
        </w:r>
      </w:ins>
      <w:ins w:id="3953" w:author="PR Preview" w:date="2026-01-01T00:00:00Z">
        <w:r>
          <w:t xml:space="preserve">the equations</w:t>
        </w:r>
      </w:ins>
      <w:ins w:id="3954" w:author="PR Preview" w:date="2026-01-01T00:00:00Z">
        <w:r>
          <w:t xml:space="preserve"> </w:t>
        </w:r>
      </w:ins>
      <w:ins w:id="3955" w:author="PR Preview" w:date="2026-01-01T00:00:00Z">
        <w:r>
          <w:t xml:space="preserve">${\mathbf{A}}^{\top} \mathbf{A} \mathord{\smash[b]{\underset{\raise.3ex\hbox{$\scriptstyle\sim$}}{x}}\vphantom{x}} = {\mathbf{A}}^{\top} \mathord{\smash[b]{\underset{\raise.3ex\hbox{$\scriptstyle\sim$}}{b}}\vphantom{b}}$</w:t>
        </w:r>
      </w:ins>
      <w:ins w:id="3956" w:author="PR Preview" w:date="2026-01-01T00:00:00Z">
        <w:r>
          <w:t xml:space="preserve"> </w:t>
        </w:r>
      </w:ins>
      <w:ins w:id="3957" w:author="PR Preview" w:date="2026-01-01T00:00:00Z">
        <w:r>
          <w:t xml:space="preserve">are the</w:t>
        </w:r>
      </w:ins>
      <w:ins w:id="3958" w:author="PR Preview" w:date="2026-01-01T00:00:00Z">
        <w:r>
          <w:t xml:space="preserve"> </w:t>
        </w:r>
      </w:ins>
      <w:ins w:id="3959" w:author="PR Preview" w:date="2026-01-01T00:00:00Z">
        <w:r>
          <w:rPr>
            <w:b/>
            <w:bCs/>
          </w:rPr>
          <w:t xml:space="preserve">normal equations</w:t>
        </w:r>
      </w:ins>
      <w:ins w:id="3960" w:author="PR Preview" w:date="2026-01-01T00:00:00Z">
        <w:r>
          <w:t xml:space="preserve">.</w:t>
        </w:r>
      </w:ins>
    </w:p>
    <w:bookmarkEnd w:id="130"/>
    <w:bookmarkStart w:id="131" w:name="thm-normal-equations"/>
    <w:p>
      <w:pPr>
        <w:pStyle w:val="BodyText"/>
      </w:pPr>
      <w:ins w:id="3961" w:author="PR Preview" w:date="2026-01-01T00:00:00Z">
        <w:r>
          <w:rPr>
            <w:b/>
            <w:bCs/>
          </w:rPr>
          <w:t xml:space="preserve">Theorem 18 (Least squares solutions solve the normal equations)</w:t>
        </w:r>
      </w:ins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Let</w:t>
        </w:r>
      </w:ins>
      <w:ins w:id="39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65" w:author="PR Preview" w:date="2026-01-01T00:00:00Z">
        <w:r>
          <w:t xml:space="preserve"> </w:t>
        </w:r>
      </w:ins>
      <w:ins w:id="3966" w:author="PR Preview" w:date="2026-01-01T00:00:00Z">
        <w:r>
          <w:t xml:space="preserve">be</w:t>
        </w:r>
      </w:ins>
      <w:ins w:id="39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and</w:t>
        </w:r>
      </w:ins>
      <w:ins w:id="3970" w:author="PR Preview" w:date="2026-01-01T00:00:00Z">
        <w:r>
          <w:t xml:space="preserve"> </w:t>
        </w:r>
      </w:ins>
      <w:ins w:id="3971" w:author="PR Preview" w:date="2026-01-01T00:00:00Z">
        <w:r>
          <w:t xml:space="preserve">$\mathord{\smash[b]{\underset{\raise.3ex\hbox{$\scriptstyle\sim$}}{b}}\vphantom{b}} \in \mathbb{R}^m$</w:t>
        </w:r>
      </w:ins>
      <w:ins w:id="39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3973" w:author="PR Preview" w:date="2026-01-01T00:00:00Z">
        <w:r>
          <w:t xml:space="preserve">$\hat{\mathord{\smash[b]{\underset{\raise.3ex\hbox{$\scriptstyle\sim$}}{x}}\vphantom{x}}}$</w:t>
        </w:r>
      </w:ins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is a least squares solution (</w:t>
        </w:r>
      </w:ins>
      <w:hyperlink w:anchor="def-least-squares">
        <w:ins w:id="397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977" w:author="PR Preview" w:date="2026-01-01T00:00:00Z">
        <w:r>
          <w:t xml:space="preserve">)</w:t>
        </w:r>
      </w:ins>
      <w:ins w:id="3978" w:author="PR Preview" w:date="2026-01-01T00:00:00Z">
        <w:r>
          <w:t xml:space="preserve"> </w:t>
        </w:r>
      </w:ins>
      <w:ins w:id="3979" w:author="PR Preview" w:date="2026-01-01T00:00:00Z">
        <w:r>
          <w:t xml:space="preserve">exactly when it solves the normal equations</w:t>
        </w:r>
      </w:ins>
      <w:ins w:id="3980" w:author="PR Preview" w:date="2026-01-01T00:00:00Z">
        <w:r>
          <w:t xml:space="preserve"> </w:t>
        </w:r>
      </w:ins>
      <w:ins w:id="3981" w:author="PR Preview" w:date="2026-01-01T00:00:00Z">
        <w:r>
          <w:t xml:space="preserve">${\mathbf{A}}^{\top} \mathbf{A} \hat{\mathord{\smash[b]{\underset{\raise.3ex\hbox{$\scriptstyle\sim$}}{x}}\vphantom{x}}} = {\mathbf{A}}^{\top} \mathord{\smash[b]{\underset{\raise.3ex\hbox{$\scriptstyle\sim$}}{b}}\vphantom{b}}$</w:t>
        </w:r>
      </w:ins>
      <w:ins w:id="39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del w:id="3983" w:author="PR Preview" w:date="2026-01-01T00:00:00Z">
        <w:r>
          <w:delText xml:space="preserve">Every least squares solution gives the same fitted vector</w:delText>
        </w:r>
      </w:del>
      <w:del w:id="39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3985" w:author="PR Preview" w:date="2026-01-01T00:00:00Z">
        <w:r>
          <w:delText xml:space="preserve">:</w:delText>
        </w:r>
      </w:del>
      <w:del w:id="3986" w:author="PR Preview" w:date="2026-01-01T00:00:00Z">
        <w:r>
          <w:delText xml:space="preserve"> </w:delText>
        </w:r>
      </w:del>
      <w:del w:id="3987" w:author="PR Preview" w:date="2026-01-01T00:00:00Z">
        <w:r>
          <w:delText xml:space="preserve">the orthogonal projection of</w:delText>
        </w:r>
      </w:del>
      <w:del w:id="398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delText xml:space="preserve">onto</w:delText>
        </w:r>
      </w:del>
      <w:del w:id="399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delText xml:space="preserve">(</w:delText>
        </w:r>
      </w:del>
      <w:hyperlink w:anchor="def-orthogonal-projection">
        <w:del w:id="399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99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2"/>
        </w:numPr>
      </w:pPr>
      <w:del w:id="3996" w:author="PR Preview" w:date="2026-01-01T00:00:00Z">
        <w:r>
          <w:delText xml:space="preserve">The least squares solution is unique exactly when</w:delText>
        </w:r>
      </w:del>
      <w:del w:id="399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3998" w:author="PR Preview" w:date="2026-01-01T00:00:00Z">
        <w:r>
          <w:delText xml:space="preserve">,</w:delText>
        </w:r>
      </w:del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and then</w:delText>
        </w:r>
      </w:del>
      <w:del w:id="40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02" w:author="PR Preview" w:date="2026-01-01T00:00:00Z">
        <w:r>
          <w:delText xml:space="preserve">.</w:delText>
        </w:r>
      </w:del>
    </w:p>
    <w:p>
      <w:pPr>
        <w:pStyle w:val="FirstParagraph"/>
      </w:pPr>
      <w:del w:id="4003" w:author="PR Preview" w:date="2026-01-01T00:00:00Z">
        <w:r>
          <w:rPr>
            <w:i/>
            <w:iCs/>
          </w:rPr>
          <w:delText xml:space="preserve">Proof</w:delText>
        </w:r>
      </w:del>
      <w:del w:id="4004" w:author="PR Preview" w:date="2026-01-01T00:00:00Z">
        <w:r>
          <w:delText xml:space="preserve">. </w:delText>
        </w:r>
      </w:del>
      <w:del w:id="4005" w:author="PR Preview" w:date="2026-01-01T00:00:00Z">
        <w:r>
          <w:delText xml:space="preserve">Let</w:delText>
        </w:r>
      </w:del>
      <w:del w:id="40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07" w:author="PR Preview" w:date="2026-01-01T00:00:00Z">
        <w:r>
          <w:delText xml:space="preserve"> </w:delText>
        </w:r>
      </w:del>
      <w:del w:id="4008" w:author="PR Preview" w:date="2026-01-01T00:00:00Z">
        <w:r>
          <w:delText xml:space="preserve">be the orthogonal projection of</w:delText>
        </w:r>
      </w:del>
      <w:del w:id="400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onto</w:delText>
        </w:r>
      </w:del>
      <w:del w:id="40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13" w:author="PR Preview" w:date="2026-01-01T00:00:00Z">
        <w:r>
          <w:delText xml:space="preserve">.</w:delText>
        </w:r>
      </w:del>
      <w:del w:id="4014" w:author="PR Preview" w:date="2026-01-01T00:00:00Z">
        <w:r>
          <w:delText xml:space="preserve"> </w:delText>
        </w:r>
      </w:del>
      <w:del w:id="4015" w:author="PR Preview" w:date="2026-01-01T00:00:00Z">
        <w:r>
          <w:delText xml:space="preserve">The vectors</w:delText>
        </w:r>
      </w:del>
      <w:del w:id="40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17" w:author="PR Preview" w:date="2026-01-01T00:00:00Z">
        <w:r>
          <w:delText xml:space="preserve">, as</w:delText>
        </w:r>
      </w:del>
      <w:del w:id="40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19" w:author="PR Preview" w:date="2026-01-01T00:00:00Z">
        <w:r>
          <w:delText xml:space="preserve"> </w:delText>
        </w:r>
      </w:del>
      <w:del w:id="4020" w:author="PR Preview" w:date="2026-01-01T00:00:00Z">
        <w:r>
          <w:delText xml:space="preserve">ranges over</w:delText>
        </w:r>
      </w:del>
      <w:del w:id="402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022" w:author="PR Preview" w:date="2026-01-01T00:00:00Z">
        <w:r>
          <w:delText xml:space="preserve">,</w:delText>
        </w:r>
      </w:del>
      <w:del w:id="4023" w:author="PR Preview" w:date="2026-01-01T00:00:00Z">
        <w:r>
          <w:delText xml:space="preserve"> </w:delText>
        </w:r>
      </w:del>
      <w:del w:id="4024" w:author="PR Preview" w:date="2026-01-01T00:00:00Z">
        <w:r>
          <w:delText xml:space="preserve">are exactly the points of</w:delText>
        </w:r>
      </w:del>
      <w:del w:id="40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26" w:author="PR Preview" w:date="2026-01-01T00:00:00Z">
        <w:r>
          <w:delText xml:space="preserve"> </w:delText>
        </w:r>
      </w:del>
      <w:del w:id="4027" w:author="PR Preview" w:date="2026-01-01T00:00:00Z">
        <w:r>
          <w:delText xml:space="preserve">(</w:delText>
        </w:r>
      </w:del>
      <w:hyperlink r:id="rId48">
        <w:del w:id="4028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4029" w:author="PR Preview" w:date="2026-01-01T00:00:00Z">
        <w:r>
          <w:delText xml:space="preserve">).</w:delText>
        </w:r>
      </w:del>
      <w:del w:id="4030" w:author="PR Preview" w:date="2026-01-01T00:00:00Z">
        <w:r>
          <w:delText xml:space="preserve"> </w:delText>
        </w:r>
      </w:del>
      <w:del w:id="4031" w:author="PR Preview" w:date="2026-01-01T00:00:00Z">
        <w:r>
          <w:rPr>
            <w:b/>
            <w:bCs/>
          </w:rPr>
          <w:delText xml:space="preserve">Least squares solutions are the solutions of</w:delText>
        </w:r>
      </w:del>
      <w:del w:id="403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33" w:author="PR Preview" w:date="2026-01-01T00:00:00Z">
        <w:r>
          <w:rPr>
            <w:b/>
            <w:bCs/>
          </w:rPr>
          <w:delText xml:space="preserve">.</w:delText>
        </w:r>
      </w:del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If</w:delText>
        </w:r>
      </w:del>
      <w:del w:id="40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37" w:author="PR Preview" w:date="2026-01-01T00:00:00Z">
        <w:r>
          <w:delText xml:space="preserve">, then for every</w:delText>
        </w:r>
      </w:del>
      <w:del w:id="40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39" w:author="PR Preview" w:date="2026-01-01T00:00:00Z">
        <w:r>
          <w:delText xml:space="preserve">,</w:delText>
        </w:r>
      </w:del>
      <w:del w:id="40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41" w:author="PR Preview" w:date="2026-01-01T00:00:00Z">
        <w:r>
          <w:delText xml:space="preserve">, so</w:delText>
        </w:r>
      </w:del>
      <w:del w:id="40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(</w:delText>
        </w:r>
      </w:del>
      <w:hyperlink w:anchor="thm-closest-point">
        <w:del w:id="404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046" w:author="PR Preview" w:date="2026-01-01T00:00:00Z">
        <w:r>
          <w:delText xml:space="preserve">), and</w:delText>
        </w:r>
      </w:del>
      <w:del w:id="40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is a least squares solution.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Conversely, let</w:delText>
        </w:r>
      </w:del>
      <w:del w:id="405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delText xml:space="preserve">be a least squares solution.</w:delText>
        </w:r>
      </w:del>
      <w:del w:id="405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56" w:author="PR Preview" w:date="2026-01-01T00:00:00Z">
        <w:r>
          <w:delText xml:space="preserve">, so</w:delText>
        </w:r>
      </w:del>
      <w:del w:id="4057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4058" w:author="PR Preview" w:date="2026-01-01T00:00:00Z">
        <w:r>
          <w:delText xml:space="preserve"> </w:delText>
        </w:r>
      </w:del>
      <w:del w:id="4059" w:author="PR Preview" w:date="2026-01-01T00:00:00Z">
        <w:r>
          <w:delText xml:space="preserve">for some</w:delText>
        </w:r>
      </w:del>
      <w:del w:id="40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(</w:delText>
        </w:r>
      </w:del>
      <w:hyperlink r:id="rId48">
        <w:del w:id="4063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4064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065" w:author="PR Preview" w:date="2026-01-01T00:00:00Z">
        <w:r>
          <w:delText xml:space="preserve">so the last inequality is an equality,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and the equality case of</w:delText>
        </w:r>
      </w:del>
      <w:del w:id="4068" w:author="PR Preview" w:date="2026-01-01T00:00:00Z">
        <w:r>
          <w:delText xml:space="preserve"> </w:delText>
        </w:r>
      </w:del>
      <w:hyperlink w:anchor="thm-closest-point">
        <w:del w:id="406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070" w:author="PR Preview" w:date="2026-01-01T00:00:00Z">
        <w:r>
          <w:delText xml:space="preserve"> </w:delText>
        </w:r>
      </w:del>
      <w:del w:id="4071" w:author="PR Preview" w:date="2026-01-01T00:00:00Z">
        <w:r>
          <w:delText xml:space="preserve">gives</w:delText>
        </w:r>
      </w:del>
      <w:del w:id="40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73" w:author="PR Preview" w:date="2026-01-01T00:00:00Z">
        <w:r>
          <w:delText xml:space="preserve">.</w:delText>
        </w:r>
      </w:del>
    </w:p>
    <w:p>
      <w:pPr>
        <w:pStyle w:val="BodyText"/>
      </w:pPr>
      <w:del w:id="4074" w:author="PR Preview" w:date="2026-01-01T00:00:00Z">
        <w:r>
          <w:rPr>
            <w:b/>
            <w:bCs/>
          </w:rPr>
          <w:delText xml:space="preserve">Parts 1 and 3.</w:delText>
        </w:r>
      </w:del>
      <w:del w:id="40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76" w:author="PR Preview" w:date="2026-01-01T00:00:00Z">
        <w:r>
          <w:delText xml:space="preserve"> </w:delText>
        </w:r>
      </w:del>
      <w:del w:id="4077" w:author="PR Preview" w:date="2026-01-01T00:00:00Z">
        <w:r>
          <w:delText xml:space="preserve">holds exactly when</w:delText>
        </w:r>
      </w:del>
      <w:del w:id="407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079" w:author="PR Preview" w:date="2026-01-01T00:00:00Z">
        <w:r>
          <w:delText xml:space="preserve">:</w:delText>
        </w:r>
      </w:del>
      <w:del w:id="4080" w:author="PR Preview" w:date="2026-01-01T00:00:00Z">
        <w:r>
          <w:delText xml:space="preserve"> </w:delText>
        </w:r>
      </w:del>
      <w:del w:id="4081" w:author="PR Preview" w:date="2026-01-01T00:00:00Z">
        <w:r>
          <w:delText xml:space="preserve">if</w:delText>
        </w:r>
      </w:del>
      <w:del w:id="40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83" w:author="PR Preview" w:date="2026-01-01T00:00:00Z">
        <w:r>
          <w:delText xml:space="preserve">, then</w:delText>
        </w:r>
      </w:del>
      <w:del w:id="408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085" w:author="PR Preview" w:date="2026-01-01T00:00:00Z">
        <w:r>
          <w:delText xml:space="preserve"> </w:delText>
        </w:r>
      </w:del>
      <w:del w:id="4086" w:author="PR Preview" w:date="2026-01-01T00:00:00Z">
        <w:r>
          <w:delText xml:space="preserve">(</w:delText>
        </w:r>
      </w:del>
      <w:hyperlink w:anchor="def-orthogonal-projection">
        <w:del w:id="408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088" w:author="PR Preview" w:date="2026-01-01T00:00:00Z">
        <w:r>
          <w:delText xml:space="preserve">);</w:delText>
        </w:r>
      </w:del>
      <w:del w:id="4089" w:author="PR Preview" w:date="2026-01-01T00:00:00Z">
        <w:r>
          <w:delText xml:space="preserve"> </w:delText>
        </w:r>
      </w:del>
      <w:del w:id="4090" w:author="PR Preview" w:date="2026-01-01T00:00:00Z">
        <w:r>
          <w:delText xml:space="preserve">conversely, if</w:delText>
        </w:r>
      </w:del>
      <w:del w:id="409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092" w:author="PR Preview" w:date="2026-01-01T00:00:00Z">
        <w:r>
          <w:delText xml:space="preserve">,</w:delText>
        </w:r>
      </w:del>
      <w:del w:id="4093" w:author="PR Preview" w:date="2026-01-01T00:00:00Z">
        <w:r>
          <w:delText xml:space="preserve"> </w:delText>
        </w:r>
      </w:del>
      <w:del w:id="4094" w:author="PR Preview" w:date="2026-01-01T00:00:00Z">
        <w:r>
          <w:delText xml:space="preserve">then</w:delText>
        </w:r>
      </w:del>
      <w:del w:id="409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del w:id="4096" w:author="PR Preview" w:date="2026-01-01T00:00:00Z">
        <w:r>
          <w:delText xml:space="preserve"> </w:delText>
        </w:r>
      </w:del>
      <w:del w:id="4097" w:author="PR Preview" w:date="2026-01-01T00:00:00Z">
        <w:r>
          <w:delText xml:space="preserve">is a split into</w:delText>
        </w:r>
      </w:del>
      <w:del w:id="40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and</w:delText>
        </w:r>
      </w:del>
      <w:del w:id="41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102" w:author="PR Preview" w:date="2026-01-01T00:00:00Z">
        <w:r>
          <w:delText xml:space="preserve">,</w:delText>
        </w:r>
      </w:del>
      <w:del w:id="4103" w:author="PR Preview" w:date="2026-01-01T00:00:00Z">
        <w:r>
          <w:delText xml:space="preserve"> </w:delText>
        </w:r>
      </w:del>
      <w:del w:id="4104" w:author="PR Preview" w:date="2026-01-01T00:00:00Z">
        <w:r>
          <w:delText xml:space="preserve">so</w:delText>
        </w:r>
      </w:del>
      <w:del w:id="41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06" w:author="PR Preview" w:date="2026-01-01T00:00:00Z">
        <w:r>
          <w:delText xml:space="preserve"> </w:delText>
        </w:r>
      </w:del>
      <w:del w:id="4107" w:author="PR Preview" w:date="2026-01-01T00:00:00Z">
        <w:r>
          <w:delText xml:space="preserve">by the uniqueness in</w:delText>
        </w:r>
      </w:del>
      <w:del w:id="4108" w:author="PR Preview" w:date="2026-01-01T00:00:00Z">
        <w:r>
          <w:delText xml:space="preserve"> </w:delText>
        </w:r>
      </w:del>
      <w:hyperlink r:id="rId28">
        <w:del w:id="4109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4110" w:author="PR Preview" w:date="2026-01-01T00:00:00Z">
        <w:r>
          <w:delText xml:space="preserve">.</w:delText>
        </w:r>
      </w:del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And</w:delText>
        </w:r>
      </w:del>
      <w:del w:id="41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114" w:author="PR Preview" w:date="2026-01-01T00:00:00Z">
        <w:r>
          <w:delText xml:space="preserve"> </w:delText>
        </w:r>
      </w:del>
      <w:del w:id="4115" w:author="PR Preview" w:date="2026-01-01T00:00:00Z">
        <w:r>
          <w:delText xml:space="preserve">(</w:delText>
        </w:r>
      </w:del>
      <w:hyperlink r:id="rId50">
        <w:del w:id="4116" w:author="PR Preview" w:date="2026-01-01T00:00:00Z">
          <w:r>
            <w:rPr>
              <w:rStyle w:val="Hyperlink"/>
            </w:rPr>
            <w:delText xml:space="preserve">Theorem 7 in Direct Sums and Orthogonal Complements</w:delText>
          </w:r>
        </w:del>
      </w:hyperlink>
      <w:del w:id="4117" w:author="PR Preview" w:date="2026-01-01T00:00:00Z">
        <w:r>
          <w:delText xml:space="preserve">), where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18" w:author="PR Preview" w:date="2026-01-01T00:00:00Z">
        <w:r>
          <w:delText xml:space="preserve">which is</w:delText>
        </w:r>
      </w:del>
      <w:del w:id="411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exactly when the normal equations hold.</w:delText>
        </w:r>
      </w:del>
    </w:p>
    <w:p>
      <w:pPr>
        <w:pStyle w:val="BodyText"/>
      </w:pPr>
      <w:del w:id="4122" w:author="PR Preview" w:date="2026-01-01T00:00:00Z">
        <w:r>
          <w:rPr>
            <w:b/>
            <w:bCs/>
          </w:rPr>
          <w:delText xml:space="preserve">Part 2.</w:delText>
        </w:r>
      </w:del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The vector</w:delText>
        </w:r>
      </w:del>
      <w:del w:id="41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4126" w:author="PR Preview" w:date="2026-01-01T00:00:00Z">
        <w:r>
          <w:delText xml:space="preserve"> </w:delText>
        </w:r>
      </w:del>
      <w:del w:id="4127" w:author="PR Preview" w:date="2026-01-01T00:00:00Z">
        <w:r>
          <w:delText xml:space="preserve">above satisfies</w:delText>
        </w:r>
      </w:del>
      <w:del w:id="41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9" w:author="PR Preview" w:date="2026-01-01T00:00:00Z">
        <w:r>
          <w:delText xml:space="preserve">,</w:delText>
        </w:r>
      </w:del>
      <w:del w:id="4130" w:author="PR Preview" w:date="2026-01-01T00:00:00Z">
        <w:r>
          <w:delText xml:space="preserve"> </w:delText>
        </w:r>
      </w:del>
      <w:del w:id="4131" w:author="PR Preview" w:date="2026-01-01T00:00:00Z">
        <w:r>
          <w:delText xml:space="preserve">so it is a least squares solution, and it solves the normal equations by part 1.</w:delText>
        </w:r>
      </w:del>
    </w:p>
    <w:p>
      <w:pPr>
        <w:pStyle w:val="BodyText"/>
      </w:pPr>
      <w:del w:id="4132" w:author="PR Preview" w:date="2026-01-01T00:00:00Z">
        <w:r>
          <w:rPr>
            <w:b/>
            <w:bCs/>
          </w:rPr>
          <w:delText xml:space="preserve">Part 4.</w:delText>
        </w:r>
      </w:del>
      <w:del w:id="4133" w:author="PR Preview" w:date="2026-01-01T00:00:00Z">
        <w:r>
          <w:delText xml:space="preserve"> </w:delText>
        </w:r>
      </w:del>
      <w:del w:id="4134" w:author="PR Preview" w:date="2026-01-01T00:00:00Z">
        <w:r>
          <w:delText xml:space="preserve">The least squares solutions are exactly the solutions of</w:delText>
        </w:r>
      </w:del>
      <w:del w:id="41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36" w:author="PR Preview" w:date="2026-01-01T00:00:00Z">
        <w:r>
          <w:delText xml:space="preserve">,</w:delText>
        </w:r>
      </w:del>
      <w:del w:id="4137" w:author="PR Preview" w:date="2026-01-01T00:00:00Z">
        <w:r>
          <w:delText xml:space="preserve"> </w:delText>
        </w:r>
      </w:del>
      <w:del w:id="4138" w:author="PR Preview" w:date="2026-01-01T00:00:00Z">
        <w:r>
          <w:delText xml:space="preserve">a consistent system,</w:delText>
        </w:r>
      </w:del>
      <w:del w:id="4139" w:author="PR Preview" w:date="2026-01-01T00:00:00Z">
        <w:r>
          <w:delText xml:space="preserve"> </w:delText>
        </w:r>
      </w:del>
      <w:del w:id="4140" w:author="PR Preview" w:date="2026-01-01T00:00:00Z">
        <w:r>
          <w:delText xml:space="preserve">so there is exactly one when</w:delText>
        </w:r>
      </w:del>
      <w:del w:id="414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142" w:author="PR Preview" w:date="2026-01-01T00:00:00Z">
        <w:r>
          <w:delText xml:space="preserve"> </w:delText>
        </w:r>
      </w:del>
      <w:del w:id="4143" w:author="PR Preview" w:date="2026-01-01T00:00:00Z">
        <w:r>
          <w:delText xml:space="preserve">and more than one otherwise (</w:delText>
        </w:r>
      </w:del>
      <w:hyperlink w:anchor="cor-solution-unique">
        <w:del w:id="4144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4145" w:author="PR Preview" w:date="2026-01-01T00:00:00Z">
        <w:r>
          <w:delText xml:space="preserve">).</w:delText>
        </w:r>
      </w:del>
      <w:del w:id="4146" w:author="PR Preview" w:date="2026-01-01T00:00:00Z">
        <w:r>
          <w:delText xml:space="preserve"> </w:delText>
        </w:r>
      </w:del>
      <w:del w:id="4147" w:author="PR Preview" w:date="2026-01-01T00:00:00Z">
        <w:r>
          <w:delText xml:space="preserve">When</w:delText>
        </w:r>
      </w:del>
      <w:del w:id="414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149" w:author="PR Preview" w:date="2026-01-01T00:00:00Z">
        <w:r>
          <w:delText xml:space="preserve">,</w:delText>
        </w:r>
      </w:del>
      <w:del w:id="41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4151" w:author="PR Preview" w:date="2026-01-01T00:00:00Z">
        <w:r>
          <w:delText xml:space="preserve"> </w:delText>
        </w:r>
      </w:del>
      <w:del w:id="4152" w:author="PR Preview" w:date="2026-01-01T00:00:00Z">
        <w:r>
          <w:delText xml:space="preserve">is invertible (</w:delText>
        </w:r>
      </w:del>
      <w:hyperlink w:anchor="thm-gram-invertible">
        <w:del w:id="415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154" w:author="PR Preview" w:date="2026-01-01T00:00:00Z">
        <w:r>
          <w:delText xml:space="preserve">),</w:delText>
        </w:r>
      </w:del>
      <w:del w:id="4155" w:author="PR Preview" w:date="2026-01-01T00:00:00Z">
        <w:r>
          <w:delText xml:space="preserve"> </w:delText>
        </w:r>
      </w:del>
      <w:del w:id="4156" w:author="PR Preview" w:date="2026-01-01T00:00:00Z">
        <w:r>
          <w:delText xml:space="preserve">and with</w:delText>
        </w:r>
      </w:del>
      <w:del w:id="4157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415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p>
      <w:pPr>
        <w:pStyle w:val="FirstParagraph"/>
      </w:pPr>
      <w:del w:id="4159" w:author="PR Preview" w:date="2026-01-01T00:00:00Z">
        <w:r>
          <w:rPr>
            <w:b/>
            <w:bCs/>
          </w:rPr>
          <w:delText xml:space="preserve">Example 27 (A least squares line)</w:delText>
        </w:r>
      </w:del>
      <w:del w:id="4160" w:author="PR Preview" w:date="2026-01-01T00:00:00Z">
        <w:r>
          <w:delText xml:space="preserve"> </w:delText>
        </w:r>
      </w:del>
      <w:del w:id="4161" w:author="PR Preview" w:date="2026-01-01T00:00:00Z">
        <w:r>
          <w:delText xml:space="preserve">Fit</w:delText>
        </w:r>
      </w:del>
      <w:del w:id="416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to the points</w:delText>
        </w:r>
      </w:del>
      <w:del w:id="41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66" w:author="PR Preview" w:date="2026-01-01T00:00:00Z">
        <w:r>
          <w:delText xml:space="preserve">:</w:delText>
        </w:r>
      </w:del>
      <w:del w:id="41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4168" w:author="PR Preview" w:date="2026-01-01T00:00:00Z">
        <w:r>
          <w:delText xml:space="preserve"> </w:delText>
        </w:r>
      </w:del>
      <w:del w:id="4169" w:author="PR Preview" w:date="2026-01-01T00:00:00Z">
        <w:r>
          <w:delText xml:space="preserve">(the</w:delText>
        </w:r>
      </w:del>
      <w:del w:id="417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171" w:author="PR Preview" w:date="2026-01-01T00:00:00Z">
        <w:r>
          <w:delText xml:space="preserve"> </w:delText>
        </w:r>
      </w:del>
      <w:del w:id="4172" w:author="PR Preview" w:date="2026-01-01T00:00:00Z">
        <w:r>
          <w:delText xml:space="preserve">of</w:delText>
        </w:r>
      </w:del>
      <w:del w:id="4173" w:author="PR Preview" w:date="2026-01-01T00:00:00Z">
        <w:r>
          <w:delText xml:space="preserve"> </w:delText>
        </w:r>
      </w:del>
      <w:hyperlink w:anchor="exm-gram-invertible">
        <w:del w:id="417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175" w:author="PR Preview" w:date="2026-01-01T00:00:00Z">
        <w:r>
          <w:delText xml:space="preserve">)</w:delText>
        </w:r>
      </w:del>
      <w:del w:id="4176" w:author="PR Preview" w:date="2026-01-01T00:00:00Z">
        <w:r>
          <w:delText xml:space="preserve"> </w:delText>
        </w:r>
      </w:del>
      <w:del w:id="4177" w:author="PR Preview" w:date="2026-01-01T00:00:00Z">
        <w:r>
          <w:delText xml:space="preserve">and</w:delText>
        </w:r>
      </w:del>
      <w:del w:id="417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79" w:author="PR Preview" w:date="2026-01-01T00:00:00Z">
        <w:r>
          <w:delText xml:space="preserve">.</w:delText>
        </w:r>
      </w:del>
      <w:del w:id="41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81" w:author="PR Preview" w:date="2026-01-01T00:00:00Z">
        <w:r>
          <w:delText xml:space="preserve"> </w:delText>
        </w:r>
      </w:del>
      <w:del w:id="4182" w:author="PR Preview" w:date="2026-01-01T00:00:00Z">
        <w:r>
          <w:delText xml:space="preserve">has rank</w:delText>
        </w:r>
      </w:del>
      <w:del w:id="4183" w:author="PR Preview" w:date="2026-01-01T00:00:00Z">
        <w:r>
          <w:delText xml:space="preserve"> </w:delText>
        </w:r>
      </w:del>
      <m:oMath>
        <m:r>
          <m:t>2</m:t>
        </m:r>
      </m:oMath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delText xml:space="preserve">(</w:delText>
        </w:r>
      </w:del>
      <w:hyperlink r:id="rId10">
        <w:del w:id="4186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4187" w:author="PR Preview" w:date="2026-01-01T00:00:00Z">
        <w:r>
          <w:delText xml:space="preserve">), so the solution is unique (part 4).</w:delText>
        </w:r>
      </w:del>
      <w:del w:id="41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del w:id="4189" w:author="PR Preview" w:date="2026-01-01T00:00:00Z">
        <w:r>
          <w:delText xml:space="preserve"> </w:delText>
        </w:r>
      </w:del>
      <w:del w:id="4190" w:author="PR Preview" w:date="2026-01-01T00:00:00Z">
        <w:r>
          <w:delText xml:space="preserve">has inverse</w:delText>
        </w:r>
      </w:del>
      <w:del w:id="419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4192" w:author="PR Preview" w:date="2026-01-01T00:00:00Z">
        <w:r>
          <w:delText xml:space="preserve"> </w:delText>
        </w:r>
      </w:del>
      <w:del w:id="4193" w:author="PR Preview" w:date="2026-01-01T00:00:00Z">
        <w:r>
          <w:delText xml:space="preserve">(</w:delText>
        </w:r>
      </w:del>
      <w:hyperlink w:anchor="exm-gram-invertible">
        <w:del w:id="419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195" w:author="PR Preview" w:date="2026-01-01T00:00:00Z">
        <w:r>
          <w:delText xml:space="preserve">),</w:delText>
        </w:r>
      </w:del>
      <w:del w:id="4196" w:author="PR Preview" w:date="2026-01-01T00:00:00Z">
        <w:r>
          <w:delText xml:space="preserve"> </w:delText>
        </w:r>
      </w:del>
      <w:del w:id="419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12"/>
        </w:numPr>
      </w:pPr>
      <w:ins w:id="4198" w:author="PR Preview" w:date="2026-01-01T00:00:00Z">
        <w:r>
          <w:t xml:space="preserve">Every least squares solution gives the same fitted vector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$\mathbf{A} \hat{\mathord{\smash[b]{\underset{\raise.3ex\hbox{$\scriptstyle\sim$}}{x}}\vphantom{x}}}$</w:t>
        </w:r>
      </w:ins>
      <w:ins w:id="4201" w:author="PR Preview" w:date="2026-01-01T00:00:00Z">
        <w:r>
          <w:t xml:space="preserve">:</w:t>
        </w:r>
      </w:ins>
      <w:ins w:id="4202" w:author="PR Preview" w:date="2026-01-01T00:00:00Z">
        <w:r>
          <w:t xml:space="preserve"> </w:t>
        </w:r>
      </w:ins>
      <w:ins w:id="4203" w:author="PR Preview" w:date="2026-01-01T00:00:00Z">
        <w:r>
          <w:t xml:space="preserve">the orthogonal projection of</w:t>
        </w:r>
      </w:ins>
      <w:ins w:id="4204" w:author="PR Preview" w:date="2026-01-01T00:00:00Z">
        <w:r>
          <w:t xml:space="preserve"> </w:t>
        </w:r>
      </w:ins>
      <w:ins w:id="4205" w:author="PR Preview" w:date="2026-01-01T00:00:00Z">
        <w:r>
          <w:t xml:space="preserve">$\mathord{\smash[b]{\underset{\raise.3ex\hbox{$\scriptstyle\sim$}}{b}}\vphantom{b}}$</w:t>
        </w:r>
      </w:ins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onto</w:t>
        </w:r>
      </w:ins>
      <w:ins w:id="42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(</w:t>
        </w:r>
      </w:ins>
      <w:hyperlink w:anchor="def-orthogonal-projection">
        <w:ins w:id="421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21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ins w:id="4213" w:author="PR Preview" w:date="2026-01-01T00:00:00Z">
        <w:r>
          <w:t xml:space="preserve">The least squares solution is unique exactly when</w:t>
        </w:r>
      </w:ins>
      <w:ins w:id="421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215" w:author="PR Preview" w:date="2026-01-01T00:00:00Z">
        <w:r>
          <w:t xml:space="preserve">,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and then</w:t>
        </w:r>
      </w:ins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  </w:r>
      </w:ins>
      <w:ins w:id="4220" w:author="PR Preview" w:date="2026-01-01T00:00:00Z">
        <w:r>
          <w:t xml:space="preserve">.</w:t>
        </w:r>
      </w:ins>
    </w:p>
    <w:bookmarkEnd w:id="131"/>
    <w:p>
      <w:pPr>
        <w:pStyle w:val="FirstParagraph"/>
      </w:pPr>
      <w:ins w:id="4221" w:author="PR Preview" w:date="2026-01-01T00:00:00Z">
        <w:r>
          <w:rPr>
            <w:i/>
            <w:iCs/>
          </w:rPr>
          <w:t xml:space="preserve">Proof</w:t>
        </w:r>
      </w:ins>
      <w:ins w:id="4222" w:author="PR Preview" w:date="2026-01-01T00:00:00Z">
        <w:r>
          <w:t xml:space="preserve">. </w:t>
        </w:r>
      </w:ins>
      <w:ins w:id="4223" w:author="PR Preview" w:date="2026-01-01T00:00:00Z">
        <w:r>
          <w:t xml:space="preserve">Let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$\mathord{\smash[b]{\underset{\raise.3ex\hbox{$\scriptstyle\sim$}}{u}}\vphantom{u}}$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be the orthogonal projection of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$\mathord{\smash[b]{\underset{\raise.3ex\hbox{$\scriptstyle\sim$}}{b}}\vphantom{b}}$</w:t>
        </w:r>
      </w:ins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onto</w:t>
        </w:r>
      </w:ins>
      <w:ins w:id="42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233" w:author="PR Preview" w:date="2026-01-01T00:00:00Z">
        <w:r>
          <w:t xml:space="preserve">.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The vectors</w:t>
        </w:r>
      </w:ins>
      <w:ins w:id="4236" w:author="PR Preview" w:date="2026-01-01T00:00:00Z">
        <w:r>
          <w:t xml:space="preserve"> </w:t>
        </w:r>
      </w:ins>
      <w:ins w:id="4237" w:author="PR Preview" w:date="2026-01-01T00:00:00Z">
        <w:r>
          <w:t xml:space="preserve">$\mathbf{A} \mathord{\smash[b]{\underset{\raise.3ex\hbox{$\scriptstyle\sim$}}{x}}\vphantom{x}}$</w:t>
        </w:r>
      </w:ins>
      <w:ins w:id="4238" w:author="PR Preview" w:date="2026-01-01T00:00:00Z">
        <w:r>
          <w:t xml:space="preserve">, as</w:t>
        </w:r>
      </w:ins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$\mathord{\smash[b]{\underset{\raise.3ex\hbox{$\scriptstyle\sim$}}{x}}\vphantom{x}}$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ranges over</w:t>
        </w:r>
      </w:ins>
      <w:ins w:id="42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4244" w:author="PR Preview" w:date="2026-01-01T00:00:00Z">
        <w:r>
          <w:t xml:space="preserve">,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are exactly the points of</w:t>
        </w:r>
      </w:ins>
      <w:ins w:id="42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248" w:author="PR Preview" w:date="2026-01-01T00:00:00Z">
        <w:r>
          <w:t xml:space="preserve"> </w:t>
        </w:r>
      </w:ins>
      <w:ins w:id="4249" w:author="PR Preview" w:date="2026-01-01T00:00:00Z">
        <w:r>
          <w:t xml:space="preserve">(</w:t>
        </w:r>
      </w:ins>
      <w:hyperlink r:id="rId48">
        <w:ins w:id="4250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4251" w:author="PR Preview" w:date="2026-01-01T00:00:00Z">
        <w:r>
          <w:t xml:space="preserve">).</w:t>
        </w:r>
      </w:ins>
      <w:ins w:id="4252" w:author="PR Preview" w:date="2026-01-01T00:00:00Z">
        <w:r>
          <w:t xml:space="preserve"> </w:t>
        </w:r>
      </w:ins>
      <w:ins w:id="4253" w:author="PR Preview" w:date="2026-01-01T00:00:00Z">
        <w:r>
          <w:rPr>
            <w:b/>
            <w:bCs/>
          </w:rPr>
          <w:t xml:space="preserve">Least squares solutions are the solutions of</w:t>
        </w:r>
      </w:ins>
      <w:ins w:id="4254" w:author="PR Preview" w:date="2026-01-01T00:00:00Z">
        <w:r>
          <w:rPr>
            <w:b/>
            <w:bCs/>
          </w:rPr>
          <w:t xml:space="preserve"> </w:t>
        </w:r>
      </w:ins>
      <w:ins w:id="4255" w:author="PR Preview" w:date="2026-01-01T00:00:00Z">
        <w:r>
          <w:rPr>
            <w:b/>
            <w:bCs/>
          </w:rPr>
          <w:t xml:space="preserve">$\mathbf{A} \mathord{\smash[b]{\underset{\raise.3ex\hbox{$\scriptstyle\sim$}}{x}}\vphantom{x}} = \mathord{\smash[b]{\underset{\raise.3ex\hbox{$\scriptstyle\sim$}}{u}}\vphantom{u}}$</w:t>
        </w:r>
      </w:ins>
      <w:ins w:id="4256" w:author="PR Preview" w:date="2026-01-01T00:00:00Z">
        <w:r>
          <w:rPr>
            <w:b/>
            <w:bCs/>
          </w:rPr>
          <w:t xml:space="preserve">.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t xml:space="preserve">If</w:t>
        </w:r>
      </w:ins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261" w:author="PR Preview" w:date="2026-01-01T00:00:00Z">
        <w:r>
          <w:t xml:space="preserve">, then for every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$\mathord{\smash[b]{\underset{\raise.3ex\hbox{$\scriptstyle\sim$}}{x}}\vphantom{x}}$</w:t>
        </w:r>
      </w:ins>
      <w:ins w:id="4264" w:author="PR Preview" w:date="2026-01-01T00:00:00Z">
        <w:r>
          <w:t xml:space="preserve">,</w:t>
        </w:r>
      </w:ins>
      <w:ins w:id="4265" w:author="PR Preview" w:date="2026-01-01T00:00:00Z">
        <w:r>
          <w:t xml:space="preserve"> </w:t>
        </w:r>
      </w:ins>
      <w:ins w:id="4266" w:author="PR Preview" w:date="2026-01-01T00:00:00Z">
        <w:r>
          <w:t xml:space="preserve">$\mathbf{A} \mathord{\smash[b]{\underset{\raise.3ex\hbox{$\scriptstyle\sim$}}{x}}\vphantom{x}} \in \mathcal{C}(\mathbf{A})$</w:t>
        </w:r>
      </w:ins>
      <w:ins w:id="4267" w:author="PR Preview" w:date="2026-01-01T00:00:00Z">
        <w:r>
          <w:t xml:space="preserve">, so</w:t>
        </w:r>
      </w:ins>
      <w:ins w:id="4268" w:author="PR Preview" w:date="2026-01-01T00:00:00Z">
        <w:r>
          <w:t xml:space="preserve"> </w:t>
        </w:r>
      </w:ins>
      <w:ins w:id="4269" w:author="PR Preview" w:date="2026-01-01T00:00:00Z">
        <w:r>
  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(</w:t>
        </w:r>
      </w:ins>
      <w:hyperlink w:anchor="thm-closest-point">
        <w:ins w:id="427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273" w:author="PR Preview" w:date="2026-01-01T00:00:00Z">
        <w:r>
          <w:t xml:space="preserve">), and</w:t>
        </w:r>
      </w:ins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$\hat{\mathord{\smash[b]{\underset{\raise.3ex\hbox{$\scriptstyle\sim$}}{x}}\vphantom{x}}}$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is a least squares solution.</w:t>
        </w:r>
      </w:ins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Conversely, let</w:t>
        </w:r>
      </w:ins>
      <w:ins w:id="4280" w:author="PR Preview" w:date="2026-01-01T00:00:00Z">
        <w:r>
          <w:t xml:space="preserve"> </w:t>
        </w:r>
      </w:ins>
      <w:ins w:id="4281" w:author="PR Preview" w:date="2026-01-01T00:00:00Z">
        <w:r>
          <w:t xml:space="preserve">$\hat{\mathord{\smash[b]{\underset{\raise.3ex\hbox{$\scriptstyle\sim$}}{x}}\vphantom{x}}}$</w:t>
        </w:r>
      </w:ins>
      <w:ins w:id="4282" w:author="PR Preview" w:date="2026-01-01T00:00:00Z">
        <w:r>
          <w:t xml:space="preserve"> </w:t>
        </w:r>
      </w:ins>
      <w:ins w:id="4283" w:author="PR Preview" w:date="2026-01-01T00:00:00Z">
        <w:r>
          <w:t xml:space="preserve">be a least squares solution.</w:t>
        </w:r>
      </w:ins>
      <w:ins w:id="4284" w:author="PR Preview" w:date="2026-01-01T00:00:00Z">
        <w:r>
          <w:t xml:space="preserve"> </w:t>
        </w:r>
      </w:ins>
      <w:ins w:id="4285" w:author="PR Preview" w:date="2026-01-01T00:00:00Z">
        <w:r>
          <w:t xml:space="preserve">$\mathord{\smash[b]{\underset{\raise.3ex\hbox{$\scriptstyle\sim$}}{u}}\vphantom{u}} \in \mathcal{C}(\mathbf{A})$</w:t>
        </w:r>
      </w:ins>
      <w:ins w:id="4286" w:author="PR Preview" w:date="2026-01-01T00:00:00Z">
        <w:r>
          <w:t xml:space="preserve">, so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t xml:space="preserve">$\mathord{\smash[b]{\underset{\raise.3ex\hbox{$\scriptstyle\sim$}}{u}}\vphantom{u}} = \mathbf{A} \mathord{\smash[b]{\underset{\raise.3ex\hbox{$\scriptstyle\sim$}}{x}}\vphantom{x}}_0$</w:t>
        </w:r>
      </w:ins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for some</w:t>
        </w:r>
      </w:ins>
      <w:ins w:id="4291" w:author="PR Preview" w:date="2026-01-01T00:00:00Z">
        <w:r>
          <w:t xml:space="preserve"> </w:t>
        </w:r>
      </w:ins>
      <w:ins w:id="4292" w:author="PR Preview" w:date="2026-01-01T00:00:00Z">
        <w:r>
          <w:t xml:space="preserve">$\mathord{\smash[b]{\underset{\raise.3ex\hbox{$\scriptstyle\sim$}}{x}}\vphantom{x}}_0$</w:t>
        </w:r>
      </w:ins>
      <w:ins w:id="4293" w:author="PR Preview" w:date="2026-01-01T00:00:00Z">
        <w:r>
          <w:t xml:space="preserve"> </w:t>
        </w:r>
      </w:ins>
      <w:ins w:id="4294" w:author="PR Preview" w:date="2026-01-01T00:00:00Z">
        <w:r>
          <w:t xml:space="preserve">(</w:t>
        </w:r>
      </w:ins>
      <w:hyperlink r:id="rId48">
        <w:ins w:id="4295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4296" w:author="PR Preview" w:date="2026-01-01T00:00:00Z">
        <w:r>
          <w:t xml:space="preserve">), and</w:t>
        </w:r>
      </w:ins>
    </w:p>
    <w:p>
      <w:pPr>
        <w:pStyle w:val="BodyText"/>
      </w:pPr>
      <w:ins w:id="4297" w:author="PR Preview" w:date="2026-01-01T00:00:00Z">
        <w:r>
  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  </w:r>
      </w:ins>
    </w:p>
    <w:p>
      <w:pPr>
        <w:pStyle w:val="FirstParagraph"/>
      </w:pPr>
      <w:ins w:id="4298" w:author="PR Preview" w:date="2026-01-01T00:00:00Z">
        <w:r>
          <w:t xml:space="preserve">so the last inequality is an equality,</w:t>
        </w:r>
      </w:ins>
      <w:ins w:id="4299" w:author="PR Preview" w:date="2026-01-01T00:00:00Z">
        <w:r>
          <w:t xml:space="preserve"> </w:t>
        </w:r>
      </w:ins>
      <w:ins w:id="4300" w:author="PR Preview" w:date="2026-01-01T00:00:00Z">
        <w:r>
          <w:t xml:space="preserve">and the equality case of</w:t>
        </w:r>
      </w:ins>
      <w:ins w:id="4301" w:author="PR Preview" w:date="2026-01-01T00:00:00Z">
        <w:r>
          <w:t xml:space="preserve"> </w:t>
        </w:r>
      </w:ins>
      <w:hyperlink w:anchor="thm-closest-point">
        <w:ins w:id="430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303" w:author="PR Preview" w:date="2026-01-01T00:00:00Z">
        <w:r>
          <w:t xml:space="preserve"> </w:t>
        </w:r>
      </w:ins>
      <w:ins w:id="4304" w:author="PR Preview" w:date="2026-01-01T00:00:00Z">
        <w:r>
          <w:t xml:space="preserve">gives</w:t>
        </w:r>
      </w:ins>
      <w:ins w:id="4305" w:author="PR Preview" w:date="2026-01-01T00:00:00Z">
        <w:r>
          <w:t xml:space="preserve"> </w:t>
        </w:r>
      </w:ins>
      <w:ins w:id="4306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307" w:author="PR Preview" w:date="2026-01-01T00:00:00Z">
        <w:r>
          <w:t xml:space="preserve">.</w:t>
        </w:r>
      </w:ins>
    </w:p>
    <w:p>
      <w:pPr>
        <w:pStyle w:val="BodyText"/>
      </w:pPr>
      <w:ins w:id="4308" w:author="PR Preview" w:date="2026-01-01T00:00:00Z">
        <w:r>
          <w:rPr>
            <w:b/>
            <w:bCs/>
          </w:rPr>
          <w:t xml:space="preserve">Parts 1 and 3.</w:t>
        </w:r>
      </w:ins>
      <w:ins w:id="4309" w:author="PR Preview" w:date="2026-01-01T00:00:00Z">
        <w:r>
          <w:t xml:space="preserve"> </w:t>
        </w:r>
      </w:ins>
      <w:ins w:id="4310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311" w:author="PR Preview" w:date="2026-01-01T00:00:00Z">
        <w:r>
          <w:t xml:space="preserve"> </w:t>
        </w:r>
      </w:ins>
      <w:ins w:id="4312" w:author="PR Preview" w:date="2026-01-01T00:00:00Z">
        <w:r>
          <w:t xml:space="preserve">holds exactly when</w:t>
        </w:r>
      </w:ins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$\mathord{\smash[b]{\underset{\raise.3ex\hbox{$\scriptstyle\sim$}}{b}}\vphantom{b}} - \mathbf{A} \hat{\mathord{\smash[b]{\underset{\raise.3ex\hbox{$\scriptstyle\sim$}}{x}}\vphantom{x}}} \in \mathcal{C}(\mathbf{A})^\perp$</w:t>
        </w:r>
      </w:ins>
      <w:ins w:id="4315" w:author="PR Preview" w:date="2026-01-01T00:00:00Z">
        <w:r>
          <w:t xml:space="preserve">:</w:t>
        </w:r>
      </w:ins>
      <w:ins w:id="4316" w:author="PR Preview" w:date="2026-01-01T00:00:00Z">
        <w:r>
          <w:t xml:space="preserve"> </w:t>
        </w:r>
      </w:ins>
      <w:ins w:id="4317" w:author="PR Preview" w:date="2026-01-01T00:00:00Z">
        <w:r>
          <w:t xml:space="preserve">if</w:t>
        </w:r>
      </w:ins>
      <w:ins w:id="4318" w:author="PR Preview" w:date="2026-01-01T00:00:00Z">
        <w:r>
          <w:t xml:space="preserve"> </w:t>
        </w:r>
      </w:ins>
      <w:ins w:id="4319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320" w:author="PR Preview" w:date="2026-01-01T00:00:00Z">
        <w:r>
          <w:t xml:space="preserve">, then</w:t>
        </w:r>
      </w:ins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$\mathord{\smash[b]{\underset{\raise.3ex\hbox{$\scriptstyle\sim$}}{b}}\vphantom{b}} - \mathord{\smash[b]{\underset{\raise.3ex\hbox{$\scriptstyle\sim$}}{u}}\vphantom{u}} \in \mathcal{C}(\mathbf{A})^\perp$</w:t>
        </w:r>
      </w:ins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(</w:t>
        </w:r>
      </w:ins>
      <w:hyperlink w:anchor="def-orthogonal-projection">
        <w:ins w:id="432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326" w:author="PR Preview" w:date="2026-01-01T00:00:00Z">
        <w:r>
          <w:t xml:space="preserve">);</w:t>
        </w:r>
      </w:ins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conversely, if</w:t>
        </w:r>
      </w:ins>
      <w:ins w:id="4329" w:author="PR Preview" w:date="2026-01-01T00:00:00Z">
        <w:r>
          <w:t xml:space="preserve"> </w:t>
        </w:r>
      </w:ins>
      <w:ins w:id="4330" w:author="PR Preview" w:date="2026-01-01T00:00:00Z">
        <w:r>
          <w:t xml:space="preserve">$\mathord{\smash[b]{\underset{\raise.3ex\hbox{$\scriptstyle\sim$}}{b}}\vphantom{b}} - \mathbf{A} \hat{\mathord{\smash[b]{\underset{\raise.3ex\hbox{$\scriptstyle\sim$}}{x}}\vphantom{x}}} \in \mathcal{C}(\mathbf{A})^\perp$</w:t>
        </w:r>
      </w:ins>
      <w:ins w:id="4331" w:author="PR Preview" w:date="2026-01-01T00:00:00Z">
        <w:r>
          <w:t xml:space="preserve">,</w:t>
        </w:r>
      </w:ins>
      <w:ins w:id="4332" w:author="PR Preview" w:date="2026-01-01T00:00:00Z">
        <w:r>
          <w:t xml:space="preserve"> </w:t>
        </w:r>
      </w:ins>
      <w:ins w:id="4333" w:author="PR Preview" w:date="2026-01-01T00:00:00Z">
        <w:r>
          <w:t xml:space="preserve">then</w:t>
        </w:r>
      </w:ins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  </w:r>
      </w:ins>
      <w:ins w:id="4336" w:author="PR Preview" w:date="2026-01-01T00:00:00Z">
        <w:r>
          <w:t xml:space="preserve"> </w:t>
        </w:r>
      </w:ins>
      <w:ins w:id="4337" w:author="PR Preview" w:date="2026-01-01T00:00:00Z">
        <w:r>
          <w:t xml:space="preserve">is a split into</w:t>
        </w:r>
      </w:ins>
      <w:ins w:id="43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and</w:t>
        </w:r>
      </w:ins>
      <w:ins w:id="43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4342" w:author="PR Preview" w:date="2026-01-01T00:00:00Z">
        <w:r>
          <w:t xml:space="preserve">,</w:t>
        </w:r>
      </w:ins>
      <w:ins w:id="4343" w:author="PR Preview" w:date="2026-01-01T00:00:00Z">
        <w:r>
          <w:t xml:space="preserve"> </w:t>
        </w:r>
      </w:ins>
      <w:ins w:id="4344" w:author="PR Preview" w:date="2026-01-01T00:00:00Z">
        <w:r>
          <w:t xml:space="preserve">so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$\mathbf{A} \hat{\mathord{\smash[b]{\underset{\raise.3ex\hbox{$\scriptstyle\sim$}}{x}}\vphantom{x}}} = \mathord{\smash[b]{\underset{\raise.3ex\hbox{$\scriptstyle\sim$}}{u}}\vphantom{u}}$</w:t>
        </w:r>
      </w:ins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by the uniqueness in</w:t>
        </w:r>
      </w:ins>
      <w:ins w:id="4349" w:author="PR Preview" w:date="2026-01-01T00:00:00Z">
        <w:r>
          <w:t xml:space="preserve"> </w:t>
        </w:r>
      </w:ins>
      <w:hyperlink r:id="rId28">
        <w:ins w:id="4350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4351" w:author="PR Preview" w:date="2026-01-01T00:00:00Z">
        <w:r>
          <w:t xml:space="preserve">.</w:t>
        </w:r>
      </w:ins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And</w:t>
        </w:r>
      </w:ins>
      <w:ins w:id="43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4355" w:author="PR Preview" w:date="2026-01-01T00:00:00Z">
        <w:r>
          <w:t xml:space="preserve"> </w:t>
        </w:r>
      </w:ins>
      <w:ins w:id="4356" w:author="PR Preview" w:date="2026-01-01T00:00:00Z">
        <w:r>
          <w:t xml:space="preserve">(</w:t>
        </w:r>
      </w:ins>
      <w:hyperlink r:id="rId50">
        <w:ins w:id="4357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4358" w:author="PR Preview" w:date="2026-01-01T00:00:00Z">
        <w:r>
          <w:t xml:space="preserve">), where</w:t>
        </w:r>
      </w:ins>
    </w:p>
    <w:p>
      <w:pPr>
        <w:pStyle w:val="BodyText"/>
      </w:pPr>
      <w:ins w:id="4359" w:author="PR Preview" w:date="2026-01-01T00:00:00Z">
        <w:r>
  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  </w:r>
      </w:ins>
    </w:p>
    <w:p>
      <w:pPr>
        <w:pStyle w:val="FirstParagraph"/>
      </w:pPr>
      <w:ins w:id="4360" w:author="PR Preview" w:date="2026-01-01T00:00:00Z">
        <w:r>
          <w:t xml:space="preserve">which is</w:t>
        </w:r>
      </w:ins>
      <w:ins w:id="4361" w:author="PR Preview" w:date="2026-01-01T00:00:00Z">
        <w:r>
          <w:t xml:space="preserve"> </w:t>
        </w:r>
      </w:ins>
      <w:ins w:id="4362" w:author="PR Preview" w:date="2026-01-01T00:00:00Z">
        <w:r>
          <w:t xml:space="preserve">$\mathord{\smash[b]{\underset{\raise.3ex\hbox{$\scriptstyle\sim$}}{0}}\vphantom{0}}_n$</w:t>
        </w:r>
      </w:ins>
      <w:ins w:id="4363" w:author="PR Preview" w:date="2026-01-01T00:00:00Z">
        <w:r>
          <w:t xml:space="preserve"> </w:t>
        </w:r>
      </w:ins>
      <w:ins w:id="4364" w:author="PR Preview" w:date="2026-01-01T00:00:00Z">
        <w:r>
          <w:t xml:space="preserve">exactly when the normal equations hold.</w:t>
        </w:r>
      </w:ins>
    </w:p>
    <w:p>
      <w:pPr>
        <w:pStyle w:val="BodyText"/>
      </w:pPr>
      <w:ins w:id="4365" w:author="PR Preview" w:date="2026-01-01T00:00:00Z">
        <w:r>
          <w:rPr>
            <w:b/>
            <w:bCs/>
          </w:rPr>
          <w:t xml:space="preserve">Part 2.</w:t>
        </w:r>
      </w:ins>
      <w:ins w:id="4366" w:author="PR Preview" w:date="2026-01-01T00:00:00Z">
        <w:r>
          <w:t xml:space="preserve"> </w:t>
        </w:r>
      </w:ins>
      <w:ins w:id="4367" w:author="PR Preview" w:date="2026-01-01T00:00:00Z">
        <w:r>
          <w:t xml:space="preserve">The vector</w:t>
        </w:r>
      </w:ins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$\mathord{\smash[b]{\underset{\raise.3ex\hbox{$\scriptstyle\sim$}}{x}}\vphantom{x}}_0$</w:t>
        </w:r>
      </w:ins>
      <w:ins w:id="4370" w:author="PR Preview" w:date="2026-01-01T00:00:00Z">
        <w:r>
          <w:t xml:space="preserve"> </w:t>
        </w:r>
      </w:ins>
      <w:ins w:id="4371" w:author="PR Preview" w:date="2026-01-01T00:00:00Z">
        <w:r>
          <w:t xml:space="preserve">above satisfies</w:t>
        </w:r>
      </w:ins>
      <w:ins w:id="4372" w:author="PR Preview" w:date="2026-01-01T00:00:00Z">
        <w:r>
          <w:t xml:space="preserve"> </w:t>
        </w:r>
      </w:ins>
      <w:ins w:id="4373" w:author="PR Preview" w:date="2026-01-01T00:00:00Z">
        <w:r>
          <w:t xml:space="preserve">$\mathbf{A} \mathord{\smash[b]{\underset{\raise.3ex\hbox{$\scriptstyle\sim$}}{x}}\vphantom{x}}_0 = \mathord{\smash[b]{\underset{\raise.3ex\hbox{$\scriptstyle\sim$}}{u}}\vphantom{u}}$</w:t>
        </w:r>
      </w:ins>
      <w:ins w:id="4374" w:author="PR Preview" w:date="2026-01-01T00:00:00Z">
        <w:r>
          <w:t xml:space="preserve">,</w:t>
        </w:r>
      </w:ins>
      <w:ins w:id="4375" w:author="PR Preview" w:date="2026-01-01T00:00:00Z">
        <w:r>
          <w:t xml:space="preserve"> </w:t>
        </w:r>
      </w:ins>
      <w:ins w:id="4376" w:author="PR Preview" w:date="2026-01-01T00:00:00Z">
        <w:r>
          <w:t xml:space="preserve">so it is a least squares solution, and it solves the normal equations by part 1.</w:t>
        </w:r>
      </w:ins>
    </w:p>
    <w:p>
      <w:pPr>
        <w:pStyle w:val="BodyText"/>
      </w:pPr>
      <w:ins w:id="4377" w:author="PR Preview" w:date="2026-01-01T00:00:00Z">
        <w:r>
          <w:rPr>
            <w:b/>
            <w:bCs/>
          </w:rPr>
          <w:t xml:space="preserve">Part 4.</w:t>
        </w:r>
      </w:ins>
      <w:ins w:id="4378" w:author="PR Preview" w:date="2026-01-01T00:00:00Z">
        <w:r>
          <w:t xml:space="preserve"> </w:t>
        </w:r>
      </w:ins>
      <w:ins w:id="4379" w:author="PR Preview" w:date="2026-01-01T00:00:00Z">
        <w:r>
          <w:t xml:space="preserve">The least squares solutions are exactly the solutions of</w:t>
        </w:r>
      </w:ins>
      <w:ins w:id="4380" w:author="PR Preview" w:date="2026-01-01T00:00:00Z">
        <w:r>
          <w:t xml:space="preserve"> </w:t>
        </w:r>
      </w:ins>
      <w:ins w:id="4381" w:author="PR Preview" w:date="2026-01-01T00:00:00Z">
        <w:r>
          <w:t xml:space="preserve">$\mathbf{A} \mathord{\smash[b]{\underset{\raise.3ex\hbox{$\scriptstyle\sim$}}{x}}\vphantom{x}} = \mathord{\smash[b]{\underset{\raise.3ex\hbox{$\scriptstyle\sim$}}{u}}\vphantom{u}}$</w:t>
        </w:r>
      </w:ins>
      <w:ins w:id="4382" w:author="PR Preview" w:date="2026-01-01T00:00:00Z">
        <w:r>
          <w:t xml:space="preserve">,</w:t>
        </w:r>
      </w:ins>
      <w:ins w:id="4383" w:author="PR Preview" w:date="2026-01-01T00:00:00Z">
        <w:r>
          <w:t xml:space="preserve"> </w:t>
        </w:r>
      </w:ins>
      <w:ins w:id="4384" w:author="PR Preview" w:date="2026-01-01T00:00:00Z">
        <w:r>
          <w:t xml:space="preserve">a consistent system,</w:t>
        </w:r>
      </w:ins>
      <w:ins w:id="4385" w:author="PR Preview" w:date="2026-01-01T00:00:00Z">
        <w:r>
          <w:t xml:space="preserve"> </w:t>
        </w:r>
      </w:ins>
      <w:ins w:id="4386" w:author="PR Preview" w:date="2026-01-01T00:00:00Z">
        <w:r>
          <w:t xml:space="preserve">so there is exactly one when</w:t>
        </w:r>
      </w:ins>
      <w:ins w:id="438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388" w:author="PR Preview" w:date="2026-01-01T00:00:00Z">
        <w:r>
          <w:t xml:space="preserve"> </w:t>
        </w:r>
      </w:ins>
      <w:ins w:id="4389" w:author="PR Preview" w:date="2026-01-01T00:00:00Z">
        <w:r>
          <w:t xml:space="preserve">and more than one otherwise (</w:t>
        </w:r>
      </w:ins>
      <w:hyperlink w:anchor="cor-solution-unique">
        <w:ins w:id="439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4391" w:author="PR Preview" w:date="2026-01-01T00:00:00Z">
        <w:r>
          <w:t xml:space="preserve">).</w:t>
        </w:r>
      </w:ins>
      <w:ins w:id="4392" w:author="PR Preview" w:date="2026-01-01T00:00:00Z">
        <w:r>
          <w:t xml:space="preserve"> </w:t>
        </w:r>
      </w:ins>
      <w:ins w:id="4393" w:author="PR Preview" w:date="2026-01-01T00:00:00Z">
        <w:r>
          <w:t xml:space="preserve">When</w:t>
        </w:r>
      </w:ins>
      <w:ins w:id="439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395" w:author="PR Preview" w:date="2026-01-01T00:00:00Z">
        <w:r>
          <w:t xml:space="preserve">,</w:t>
        </w:r>
      </w:ins>
      <w:ins w:id="439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397" w:author="PR Preview" w:date="2026-01-01T00:00:00Z">
        <w:r>
          <w:t xml:space="preserve"> </w:t>
        </w:r>
      </w:ins>
      <w:ins w:id="4398" w:author="PR Preview" w:date="2026-01-01T00:00:00Z">
        <w:r>
          <w:t xml:space="preserve">is invertible (</w:t>
        </w:r>
      </w:ins>
      <w:hyperlink w:anchor="thm-gram-invertible">
        <w:ins w:id="439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400" w:author="PR Preview" w:date="2026-01-01T00:00:00Z">
        <w:r>
          <w:t xml:space="preserve">),</w:t>
        </w:r>
      </w:ins>
      <w:ins w:id="4401" w:author="PR Preview" w:date="2026-01-01T00:00:00Z">
        <w:r>
          <w:t xml:space="preserve"> </w:t>
        </w:r>
      </w:ins>
      <w:ins w:id="4402" w:author="PR Preview" w:date="2026-01-01T00:00:00Z">
        <w:r>
          <w:t xml:space="preserve">and with</w:t>
        </w:r>
      </w:ins>
      <w:ins w:id="4403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404" w:author="PR Preview" w:date="2026-01-01T00:00:00Z">
        <w:r>
          <w:t xml:space="preserve">,</w:t>
        </w:r>
      </w:ins>
    </w:p>
    <w:p>
      <w:pPr>
        <w:pStyle w:val="BodyText"/>
      </w:pPr>
      <w:ins w:id="4405" w:author="PR Preview" w:date="2026-01-01T00:00:00Z">
        <w:r>
  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  </w:r>
      </w:ins>
    </w:p>
    <w:bookmarkStart w:id="132" w:name="exm-normal-equations"/>
    <w:p>
      <w:pPr>
        <w:pStyle w:val="FirstParagraph"/>
      </w:pPr>
      <w:ins w:id="4406" w:author="PR Preview" w:date="2026-01-01T00:00:00Z">
        <w:r>
          <w:rPr>
            <w:b/>
            <w:bCs/>
          </w:rPr>
          <w:t xml:space="preserve">Example 27 (A least squares line)</w:t>
        </w:r>
      </w:ins>
      <w:ins w:id="4407" w:author="PR Preview" w:date="2026-01-01T00:00:00Z">
        <w:r>
          <w:t xml:space="preserve"> </w:t>
        </w:r>
      </w:ins>
      <w:ins w:id="4408" w:author="PR Preview" w:date="2026-01-01T00:00:00Z">
        <w:r>
          <w:t xml:space="preserve">Fit</w:t>
        </w:r>
      </w:ins>
      <w:ins w:id="440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ins w:id="4410" w:author="PR Preview" w:date="2026-01-01T00:00:00Z">
        <w:r>
          <w:t xml:space="preserve"> </w:t>
        </w:r>
      </w:ins>
      <w:ins w:id="4411" w:author="PR Preview" w:date="2026-01-01T00:00:00Z">
        <w:r>
          <w:t xml:space="preserve">to the points</w:t>
        </w:r>
      </w:ins>
      <w:ins w:id="44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413" w:author="PR Preview" w:date="2026-01-01T00:00:00Z">
        <w:r>
          <w:t xml:space="preserve">:</w:t>
        </w:r>
      </w:ins>
      <w:ins w:id="44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4415" w:author="PR Preview" w:date="2026-01-01T00:00:00Z">
        <w:r>
          <w:t xml:space="preserve"> </w:t>
        </w:r>
      </w:ins>
      <w:ins w:id="4416" w:author="PR Preview" w:date="2026-01-01T00:00:00Z">
        <w:r>
          <w:t xml:space="preserve">(the</w:t>
        </w:r>
      </w:ins>
      <w:ins w:id="441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418" w:author="PR Preview" w:date="2026-01-01T00:00:00Z">
        <w:r>
          <w:t xml:space="preserve"> </w:t>
        </w:r>
      </w:ins>
      <w:ins w:id="4419" w:author="PR Preview" w:date="2026-01-01T00:00:00Z">
        <w:r>
          <w:t xml:space="preserve">of</w:t>
        </w:r>
      </w:ins>
      <w:ins w:id="4420" w:author="PR Preview" w:date="2026-01-01T00:00:00Z">
        <w:r>
          <w:t xml:space="preserve"> </w:t>
        </w:r>
      </w:ins>
      <w:hyperlink w:anchor="exm-gram-invertible">
        <w:ins w:id="442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422" w:author="PR Preview" w:date="2026-01-01T00:00:00Z">
        <w:r>
          <w:t xml:space="preserve">)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and</w:t>
        </w:r>
      </w:ins>
      <w:ins w:id="4425" w:author="PR Preview" w:date="2026-01-01T00:00:00Z">
        <w:r>
          <w:t xml:space="preserve"> </w:t>
        </w:r>
      </w:ins>
      <w:ins w:id="4426" w:author="PR Preview" w:date="2026-01-01T00:00:00Z">
        <w:r>
          <w:t xml:space="preserve">$\mathord{\smash[b]{\underset{\raise.3ex\hbox{$\scriptstyle\sim$}}{b}}\vphantom{b}} = (1, 2, 2)$</w:t>
        </w:r>
      </w:ins>
      <w:ins w:id="4427" w:author="PR Preview" w:date="2026-01-01T00:00:00Z">
        <w:r>
          <w:t xml:space="preserve">.</w:t>
        </w:r>
      </w:ins>
      <w:ins w:id="44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has rank</w:t>
        </w:r>
      </w:ins>
      <w:ins w:id="4431" w:author="PR Preview" w:date="2026-01-01T00:00:00Z">
        <w:r>
          <w:t xml:space="preserve"> </w:t>
        </w:r>
      </w:ins>
      <m:oMath>
        <m:r>
          <m:t>2</m:t>
        </m:r>
      </m:oMath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(</w:t>
        </w:r>
      </w:ins>
      <w:hyperlink r:id="rId10">
        <w:ins w:id="4434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4435" w:author="PR Preview" w:date="2026-01-01T00:00:00Z">
        <w:r>
          <w:t xml:space="preserve">), so the solution is unique (part 4).</w:t>
        </w:r>
      </w:ins>
      <w:ins w:id="443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has inverse</w:t>
        </w:r>
      </w:ins>
      <w:ins w:id="443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4440" w:author="PR Preview" w:date="2026-01-01T00:00:00Z">
        <w:r>
          <w:t xml:space="preserve"> </w:t>
        </w:r>
      </w:ins>
      <w:ins w:id="4441" w:author="PR Preview" w:date="2026-01-01T00:00:00Z">
        <w:r>
          <w:t xml:space="preserve">(</w:t>
        </w:r>
      </w:ins>
      <w:hyperlink w:anchor="exm-gram-invertible">
        <w:ins w:id="444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443" w:author="PR Preview" w:date="2026-01-01T00:00:00Z">
        <w:r>
          <w:t xml:space="preserve">),</w:t>
        </w:r>
      </w:ins>
      <w:ins w:id="4444" w:author="PR Preview" w:date="2026-01-01T00:00:00Z">
        <w:r>
          <w:t xml:space="preserve"> </w:t>
        </w:r>
      </w:ins>
      <w:ins w:id="4445" w:author="PR Preview" w:date="2026-01-01T00:00:00Z">
        <w:r>
          <w:t xml:space="preserve">and</w:t>
        </w:r>
      </w:ins>
    </w:p>
    <w:p>
      <w:pPr>
        <w:pStyle w:val="BodyText"/>
      </w:pPr>
      <w:ins w:id="4446" w:author="PR Preview" w:date="2026-01-01T00:00:00Z">
        <w:r>
          <w:t xml:space="preserve">$$
    \begin{aligned}
    {\mathbf{A}}^{\top} \mathord{\smash[b]{\underset{\raise.3ex\hbox{$\scriptstyle\sim$}}{b}}\vphantom{b}} &amp;= (1 + 2 + 2,\; 1 + 4 + 6) \\
    &amp;= (5, 11),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447" w:author="PR Preview" w:date="2026-01-01T00:00:00Z">
        <w:r>
          <w:delText xml:space="preserve">The fitted values are</w:delText>
        </w:r>
      </w:del>
      <w:del w:id="44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del w:id="4449" w:author="PR Preview" w:date="2026-01-01T00:00:00Z">
        <w:r>
          <w:delText xml:space="preserve">,</w:delText>
        </w:r>
      </w:del>
      <w:del w:id="4450" w:author="PR Preview" w:date="2026-01-01T00:00:00Z">
        <w:r>
          <w:delText xml:space="preserve"> </w:delText>
        </w:r>
      </w:del>
      <w:del w:id="4451" w:author="PR Preview" w:date="2026-01-01T00:00:00Z">
        <w:r>
          <w:delText xml:space="preserve">and the residuals</w:delText>
        </w:r>
      </w:del>
      <w:del w:id="445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del w:id="4453" w:author="PR Preview" w:date="2026-01-01T00:00:00Z">
        <w:r>
          <w:delText xml:space="preserve"> </w:delText>
        </w:r>
      </w:del>
      <w:del w:id="4454" w:author="PR Preview" w:date="2026-01-01T00:00:00Z">
        <w:r>
          <w:delText xml:space="preserve">are orthogonal to both columns of</w:delText>
        </w:r>
      </w:del>
      <w:del w:id="44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456" w:author="PR Preview" w:date="2026-01-01T00:00:00Z">
        <w:r>
          <w:delText xml:space="preserve">:</w:delText>
        </w:r>
      </w:del>
      <w:del w:id="445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del w:id="4458" w:author="PR Preview" w:date="2026-01-01T00:00:00Z">
        <w:r>
          <w:delText xml:space="preserve"> </w:delText>
        </w:r>
      </w:del>
      <w:del w:id="4459" w:author="PR Preview" w:date="2026-01-01T00:00:00Z">
        <w:r>
          <w:delText xml:space="preserve">and</w:delText>
        </w:r>
      </w:del>
      <w:del w:id="446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del w:id="4461" w:author="PR Preview" w:date="2026-01-01T00:00:00Z">
        <w:r>
          <w:delText xml:space="preserve">.</w:delText>
        </w:r>
      </w:del>
    </w:p>
    <w:p>
      <w:pPr>
        <w:pStyle w:val="BodyText"/>
      </w:pPr>
      <w:del w:id="4462" w:author="PR Preview" w:date="2026-01-01T00:00:00Z">
        <w:r>
          <w:rPr>
            <w:b/>
            <w:bCs/>
          </w:rPr>
          <w:delText xml:space="preserve">Example 28 (Many least squares solutions, one fitted vector)</w:delText>
        </w:r>
      </w:del>
      <w:del w:id="4463" w:author="PR Preview" w:date="2026-01-01T00:00:00Z">
        <w:r>
          <w:delText xml:space="preserve"> </w:delText>
        </w:r>
      </w:del>
      <w:del w:id="4464" w:author="PR Preview" w:date="2026-01-01T00:00:00Z">
        <w:r>
          <w:delText xml:space="preserve">With the rank-</w:delText>
        </w:r>
      </w:del>
      <m:oMath>
        <m:r>
          <m:t>1</m:t>
        </m:r>
      </m:oMath>
      <w:del w:id="4465" w:author="PR Preview" w:date="2026-01-01T00:00:00Z">
        <w:r>
          <w:delText xml:space="preserve"> </w:delText>
        </w:r>
      </w:del>
      <w:del w:id="4466" w:author="PR Preview" w:date="2026-01-01T00:00:00Z">
        <w:r>
          <w:delText xml:space="preserve">matrix</w:delText>
        </w:r>
      </w:del>
      <w:del w:id="44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468" w:author="PR Preview" w:date="2026-01-01T00:00:00Z">
        <w:r>
          <w:delText xml:space="preserve"> </w:delText>
        </w:r>
      </w:del>
      <w:del w:id="4469" w:author="PR Preview" w:date="2026-01-01T00:00:00Z">
        <w:r>
          <w:delText xml:space="preserve">(</w:delText>
        </w:r>
      </w:del>
      <w:hyperlink r:id="rId10">
        <w:del w:id="4470" w:author="PR Preview" w:date="2026-01-01T00:00:00Z">
          <w:r>
            <w:rPr>
              <w:rStyle w:val="Hyperlink"/>
            </w:rPr>
            <w:delText xml:space="preserve">Example 2 in Subspaces and Rank</w:delText>
          </w:r>
        </w:del>
      </w:hyperlink>
      <w:del w:id="4471" w:author="PR Preview" w:date="2026-01-01T00:00:00Z">
        <w:r>
          <w:delText xml:space="preserve">)</w:delText>
        </w:r>
      </w:del>
      <w:del w:id="4472" w:author="PR Preview" w:date="2026-01-01T00:00:00Z">
        <w:r>
          <w:delText xml:space="preserve"> </w:delText>
        </w:r>
      </w:del>
      <w:del w:id="4473" w:author="PR Preview" w:date="2026-01-01T00:00:00Z">
        <w:r>
          <w:delText xml:space="preserve">and</w:delText>
        </w:r>
      </w:del>
      <w:del w:id="447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75" w:author="PR Preview" w:date="2026-01-01T00:00:00Z">
        <w:r>
          <w:delText xml:space="preserve">,</w:delText>
        </w:r>
      </w:del>
      <w:del w:id="447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del w:id="4477" w:author="PR Preview" w:date="2026-01-01T00:00:00Z">
        <w:r>
          <w:delText xml:space="preserve"> </w:delText>
        </w:r>
      </w:del>
      <w:del w:id="4478" w:author="PR Preview" w:date="2026-01-01T00:00:00Z">
        <w:r>
          <w:delText xml:space="preserve">and</w:delText>
        </w:r>
      </w:del>
      <w:del w:id="447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del w:id="4480" w:author="PR Preview" w:date="2026-01-01T00:00:00Z">
        <w:r>
          <w:delText xml:space="preserve">,</w:delText>
        </w:r>
      </w:del>
      <w:del w:id="4481" w:author="PR Preview" w:date="2026-01-01T00:00:00Z">
        <w:r>
          <w:delText xml:space="preserve"> </w:delText>
        </w:r>
      </w:del>
      <w:del w:id="4482" w:author="PR Preview" w:date="2026-01-01T00:00:00Z">
        <w:r>
          <w:delText xml:space="preserve">so both normal equations say</w:delText>
        </w:r>
      </w:del>
      <w:del w:id="4483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4484" w:author="PR Preview" w:date="2026-01-01T00:00:00Z">
        <w:r>
          <w:delText xml:space="preserve">, that is,</w:delText>
        </w:r>
      </w:del>
      <w:del w:id="448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del w:id="4486" w:author="PR Preview" w:date="2026-01-01T00:00:00Z">
        <w:r>
          <w:delText xml:space="preserve">.</w:delText>
        </w:r>
      </w:del>
      <w:del w:id="4487" w:author="PR Preview" w:date="2026-01-01T00:00:00Z">
        <w:r>
          <w:delText xml:space="preserve"> </w:delText>
        </w:r>
      </w:del>
      <w:del w:id="4488" w:author="PR Preview" w:date="2026-01-01T00:00:00Z">
        <w:r>
          <w:delText xml:space="preserve">There are infinitely many least squares solutions, such as</w:delText>
        </w:r>
      </w:del>
      <w:del w:id="44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delText xml:space="preserve">and</w:delText>
        </w:r>
      </w:del>
      <w:del w:id="44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del w:id="4493" w:author="PR Preview" w:date="2026-01-01T00:00:00Z">
        <w:r>
          <w:delText xml:space="preserve">,</w:delText>
        </w:r>
      </w:del>
      <w:del w:id="4494" w:author="PR Preview" w:date="2026-01-01T00:00:00Z">
        <w:r>
          <w:delText xml:space="preserve"> </w:delText>
        </w:r>
      </w:del>
      <w:del w:id="4495" w:author="PR Preview" w:date="2026-01-01T00:00:00Z">
        <w:r>
          <w:delText xml:space="preserve">as part 4 predicts for</w:delText>
        </w:r>
      </w:del>
      <w:del w:id="449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4497" w:author="PR Preview" w:date="2026-01-01T00:00:00Z">
        <w:r>
          <w:delText xml:space="preserve">;</w:delText>
        </w:r>
      </w:del>
      <w:del w:id="4498" w:author="PR Preview" w:date="2026-01-01T00:00:00Z">
        <w:r>
          <w:delText xml:space="preserve"> </w:delText>
        </w:r>
      </w:del>
      <w:del w:id="4499" w:author="PR Preview" w:date="2026-01-01T00:00:00Z">
        <w:r>
          <w:delText xml:space="preserve">but every one gives the same fitted vector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4500" w:author="PR Preview" w:date="2026-01-01T00:00:00Z">
        <w:r>
  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  </w:r>
      </w:ins>
    </w:p>
    <w:p>
      <w:pPr>
        <w:pStyle w:val="FirstParagraph"/>
      </w:pPr>
      <w:ins w:id="4501" w:author="PR Preview" w:date="2026-01-01T00:00:00Z">
        <w:r>
          <w:t xml:space="preserve">The fitted values are</w:t>
        </w:r>
      </w:ins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$\mathbf{A} \hat{\mathord{\smash[b]{\underset{\raise.3ex\hbox{$\scriptstyle\sim$}}{x}}\vphantom{x}}} = \mathopen{}\left(\tfrac{7}{6}, \tfrac{5}{3}, \tfrac{13}{6}\right)\mathclose{}$</w:t>
        </w:r>
      </w:ins>
      <w:ins w:id="4504" w:author="PR Preview" w:date="2026-01-01T00:00:00Z">
        <w:r>
          <w:t xml:space="preserve">,</w:t>
        </w:r>
      </w:ins>
      <w:ins w:id="4505" w:author="PR Preview" w:date="2026-01-01T00:00:00Z">
        <w:r>
          <w:t xml:space="preserve"> </w:t>
        </w:r>
      </w:ins>
      <w:ins w:id="4506" w:author="PR Preview" w:date="2026-01-01T00:00:00Z">
        <w:r>
          <w:t xml:space="preserve">and the residuals</w:t>
        </w:r>
      </w:ins>
      <w:ins w:id="4507" w:author="PR Preview" w:date="2026-01-01T00:00:00Z">
        <w:r>
          <w:t xml:space="preserve"> </w:t>
        </w:r>
      </w:ins>
      <w:ins w:id="4508" w:author="PR Preview" w:date="2026-01-01T00:00:00Z">
        <w:r>
  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  </w:r>
      </w:ins>
      <w:ins w:id="4509" w:author="PR Preview" w:date="2026-01-01T00:00:00Z">
        <w:r>
          <w:t xml:space="preserve"> </w:t>
        </w:r>
      </w:ins>
      <w:ins w:id="4510" w:author="PR Preview" w:date="2026-01-01T00:00:00Z">
        <w:r>
          <w:t xml:space="preserve">are orthogonal to both columns of</w:t>
        </w:r>
      </w:ins>
      <w:ins w:id="45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512" w:author="PR Preview" w:date="2026-01-01T00:00:00Z">
        <w:r>
          <w:t xml:space="preserve">:</w:t>
        </w:r>
      </w:ins>
      <w:ins w:id="451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and</w:t>
        </w:r>
      </w:ins>
      <w:ins w:id="45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ins w:id="4517" w:author="PR Preview" w:date="2026-01-01T00:00:00Z">
        <w:r>
          <w:t xml:space="preserve">.</w:t>
        </w:r>
      </w:ins>
    </w:p>
    <w:bookmarkEnd w:id="132"/>
    <w:bookmarkStart w:id="133" w:name="exm-normal-equations-rank-deficient"/>
    <w:p>
      <w:pPr>
        <w:pStyle w:val="BodyText"/>
      </w:pPr>
      <w:ins w:id="4518" w:author="PR Preview" w:date="2026-01-01T00:00:00Z">
        <w:r>
          <w:rPr>
            <w:b/>
            <w:bCs/>
          </w:rPr>
          <w:t xml:space="preserve">Example 28 (Many least squares solutions, one fitted vector)</w:t>
        </w:r>
      </w:ins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With the rank-</w:t>
        </w:r>
      </w:ins>
      <m:oMath>
        <m:r>
          <m:t>1</m:t>
        </m:r>
      </m:oMath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matrix</w:t>
        </w:r>
      </w:ins>
      <w:ins w:id="45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524" w:author="PR Preview" w:date="2026-01-01T00:00:00Z">
        <w:r>
          <w:t xml:space="preserve"> </w:t>
        </w:r>
      </w:ins>
      <w:ins w:id="4525" w:author="PR Preview" w:date="2026-01-01T00:00:00Z">
        <w:r>
          <w:t xml:space="preserve">(</w:t>
        </w:r>
      </w:ins>
      <w:hyperlink r:id="rId10">
        <w:ins w:id="4526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4527" w:author="PR Preview" w:date="2026-01-01T00:00:00Z">
        <w:r>
          <w:t xml:space="preserve">)</w:t>
        </w:r>
      </w:ins>
      <w:ins w:id="4528" w:author="PR Preview" w:date="2026-01-01T00:00:00Z">
        <w:r>
          <w:t xml:space="preserve"> </w:t>
        </w:r>
      </w:ins>
      <w:ins w:id="4529" w:author="PR Preview" w:date="2026-01-01T00:00:00Z">
        <w:r>
          <w:t xml:space="preserve">and</w:t>
        </w:r>
      </w:ins>
      <w:ins w:id="4530" w:author="PR Preview" w:date="2026-01-01T00:00:00Z">
        <w:r>
          <w:t xml:space="preserve"> </w:t>
        </w:r>
      </w:ins>
      <w:ins w:id="4531" w:author="PR Preview" w:date="2026-01-01T00:00:00Z">
        <w:r>
          <w:t xml:space="preserve">$\mathord{\smash[b]{\underset{\raise.3ex\hbox{$\scriptstyle\sim$}}{b}}\vphantom{b}} = (1, 2, 2)$</w:t>
        </w:r>
      </w:ins>
      <w:ins w:id="4532" w:author="PR Preview" w:date="2026-01-01T00:00:00Z">
        <w:r>
          <w:t xml:space="preserve">,</w:t>
        </w:r>
      </w:ins>
      <w:ins w:id="45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ins w:id="4534" w:author="PR Preview" w:date="2026-01-01T00:00:00Z">
        <w:r>
          <w:t xml:space="preserve"> </w:t>
        </w:r>
      </w:ins>
      <w:ins w:id="4535" w:author="PR Preview" w:date="2026-01-01T00:00:00Z">
        <w:r>
          <w:t xml:space="preserve">and</w:t>
        </w:r>
      </w:ins>
      <w:ins w:id="4536" w:author="PR Preview" w:date="2026-01-01T00:00:00Z">
        <w:r>
          <w:t xml:space="preserve"> </w:t>
        </w:r>
      </w:ins>
      <w:ins w:id="4537" w:author="PR Preview" w:date="2026-01-01T00:00:00Z">
        <w:r>
          <w:t xml:space="preserve">${\mathbf{A}}^{\top} \mathord{\smash[b]{\underset{\raise.3ex\hbox{$\scriptstyle\sim$}}{b}}\vphantom{b}} = (5, 10)$</w:t>
        </w:r>
      </w:ins>
      <w:ins w:id="4538" w:author="PR Preview" w:date="2026-01-01T00:00:00Z">
        <w:r>
          <w:t xml:space="preserve">,</w:t>
        </w:r>
      </w:ins>
      <w:ins w:id="4539" w:author="PR Preview" w:date="2026-01-01T00:00:00Z">
        <w:r>
          <w:t xml:space="preserve"> </w:t>
        </w:r>
      </w:ins>
      <w:ins w:id="4540" w:author="PR Preview" w:date="2026-01-01T00:00:00Z">
        <w:r>
          <w:t xml:space="preserve">so both normal equations say</w:t>
        </w:r>
      </w:ins>
      <w:ins w:id="4541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542" w:author="PR Preview" w:date="2026-01-01T00:00:00Z">
        <w:r>
          <w:t xml:space="preserve">, that is,</w:t>
        </w:r>
      </w:ins>
      <w:ins w:id="454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ins w:id="4544" w:author="PR Preview" w:date="2026-01-01T00:00:00Z">
        <w:r>
          <w:t xml:space="preserve">.</w:t>
        </w:r>
      </w:ins>
      <w:ins w:id="4545" w:author="PR Preview" w:date="2026-01-01T00:00:00Z">
        <w:r>
          <w:t xml:space="preserve"> </w:t>
        </w:r>
      </w:ins>
      <w:ins w:id="4546" w:author="PR Preview" w:date="2026-01-01T00:00:00Z">
        <w:r>
          <w:t xml:space="preserve">There are infinitely many least squares solutions, such as</w:t>
        </w:r>
      </w:ins>
      <w:ins w:id="45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and</w:t>
        </w:r>
      </w:ins>
      <w:ins w:id="45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ins w:id="4551" w:author="PR Preview" w:date="2026-01-01T00:00:00Z">
        <w:r>
          <w:t xml:space="preserve">,</w:t>
        </w:r>
      </w:ins>
      <w:ins w:id="4552" w:author="PR Preview" w:date="2026-01-01T00:00:00Z">
        <w:r>
          <w:t xml:space="preserve"> </w:t>
        </w:r>
      </w:ins>
      <w:ins w:id="4553" w:author="PR Preview" w:date="2026-01-01T00:00:00Z">
        <w:r>
          <w:t xml:space="preserve">as part 4 predicts for</w:t>
        </w:r>
      </w:ins>
      <w:ins w:id="455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4555" w:author="PR Preview" w:date="2026-01-01T00:00:00Z">
        <w:r>
          <w:t xml:space="preserve">;</w:t>
        </w:r>
      </w:ins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but every one gives the same fitted vector</w:t>
        </w:r>
      </w:ins>
    </w:p>
    <w:p>
      <w:pPr>
        <w:pStyle w:val="BodyText"/>
      </w:pPr>
      <w:ins w:id="4558" w:author="PR Preview" w:date="2026-01-01T00:00:00Z">
        <w:r>
          <w:t xml:space="preserve">$$
    \begin{aligned}
    \mathbf{A} \hat{\mathord{\smash[b]{\underset{\raise.3ex\hbox{$\scriptstyle\sim$}}{x}}\vphantom{x}}} &amp;= (x_1 + 2 x_2)\,(1, 1, 1) \\
    &amp;= \tfrac{5}{3}\,(1, 1, 1),
    \end{aligned}
    $$</w:t>
        </w:r>
      </w:ins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del w:id="4559" w:author="PR Preview" w:date="2026-01-01T00:00:00Z">
        <w:r>
          <w:rPr>
            <w:b/>
            <w:bCs/>
          </w:rPr>
          <w:delText xml:space="preserve">Theorem 19 (Solving least squares by QR)</w:delText>
        </w:r>
      </w:del>
      <w:del w:id="4560" w:author="PR Preview" w:date="2026-01-01T00:00:00Z">
        <w:r>
          <w:delText xml:space="preserve"> </w:delText>
        </w:r>
      </w:del>
      <w:del w:id="4561" w:author="PR Preview" w:date="2026-01-01T00:00:00Z">
        <w:r>
          <w:delText xml:space="preserve">Let</w:delText>
        </w:r>
      </w:del>
      <w:del w:id="45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63" w:author="PR Preview" w:date="2026-01-01T00:00:00Z">
        <w:r>
          <w:delText xml:space="preserve"> </w:delText>
        </w:r>
      </w:del>
      <w:del w:id="4564" w:author="PR Preview" w:date="2026-01-01T00:00:00Z">
        <w:r>
          <w:delText xml:space="preserve">be</w:delText>
        </w:r>
      </w:del>
      <w:del w:id="456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566" w:author="PR Preview" w:date="2026-01-01T00:00:00Z">
        <w:r>
          <w:delText xml:space="preserve"> </w:delText>
        </w:r>
      </w:del>
      <w:del w:id="4567" w:author="PR Preview" w:date="2026-01-01T00:00:00Z">
        <w:r>
          <w:delText xml:space="preserve">with</w:delText>
        </w:r>
      </w:del>
      <w:del w:id="456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569" w:author="PR Preview" w:date="2026-01-01T00:00:00Z">
        <w:r>
          <w:delText xml:space="preserve">,</w:delText>
        </w:r>
      </w:del>
      <w:del w:id="4570" w:author="PR Preview" w:date="2026-01-01T00:00:00Z">
        <w:r>
          <w:delText xml:space="preserve"> </w:delText>
        </w:r>
      </w:del>
      <w:del w:id="4571" w:author="PR Preview" w:date="2026-01-01T00:00:00Z">
        <w:r>
          <w:delText xml:space="preserve">with QR factorization</w:delText>
        </w:r>
      </w:del>
      <w:del w:id="45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4573" w:author="PR Preview" w:date="2026-01-01T00:00:00Z">
        <w:r>
          <w:delText xml:space="preserve"> </w:delText>
        </w:r>
      </w:del>
      <w:del w:id="4574" w:author="PR Preview" w:date="2026-01-01T00:00:00Z">
        <w:r>
          <w:delText xml:space="preserve">(</w:delText>
        </w:r>
      </w:del>
      <w:hyperlink w:anchor="thm-qr">
        <w:del w:id="457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576" w:author="PR Preview" w:date="2026-01-01T00:00:00Z">
        <w:r>
          <w:delText xml:space="preserve">), and let</w:delText>
        </w:r>
      </w:del>
      <w:del w:id="457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578" w:author="PR Preview" w:date="2026-01-01T00:00:00Z">
        <w:r>
          <w:delText xml:space="preserve">.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The least squares solution (</w:delText>
        </w:r>
      </w:del>
      <w:hyperlink w:anchor="def-least-squares">
        <w:del w:id="458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582" w:author="PR Preview" w:date="2026-01-01T00:00:00Z">
        <w:r>
          <w:delText xml:space="preserve">) is the unique solution of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583" w:author="PR Preview" w:date="2026-01-01T00:00:00Z">
        <w:r>
          <w:delText xml:space="preserve">which back substitution computes (</w:delText>
        </w:r>
      </w:del>
      <w:hyperlink w:anchor="thm-back-substitution">
        <w:del w:id="458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585" w:author="PR Preview" w:date="2026-01-01T00:00:00Z">
        <w:r>
          <w:delText xml:space="preserve">).</w:delText>
        </w:r>
      </w:del>
      <w:del w:id="4586" w:author="PR Preview" w:date="2026-01-01T00:00:00Z">
        <w:r>
          <w:delText xml:space="preserve"> </w:delText>
        </w:r>
      </w:del>
      <w:del w:id="4587" w:author="PR Preview" w:date="2026-01-01T00:00:00Z">
        <w:r>
          <w:delText xml:space="preserve">When</w:delText>
        </w:r>
      </w:del>
      <w:del w:id="458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4589" w:author="PR Preview" w:date="2026-01-01T00:00:00Z">
        <w:r>
          <w:delText xml:space="preserve">, it is the unique solution of</w:delText>
        </w:r>
      </w:del>
      <w:del w:id="45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91" w:author="PR Preview" w:date="2026-01-01T00:00:00Z">
        <w:r>
          <w:delText xml:space="preserve">.</w:delText>
        </w:r>
      </w:del>
    </w:p>
    <w:p>
      <w:pPr>
        <w:pStyle w:val="BodyText"/>
      </w:pPr>
      <w:del w:id="4592" w:author="PR Preview" w:date="2026-01-01T00:00:00Z">
        <w:r>
          <w:rPr>
            <w:i/>
            <w:iCs/>
          </w:rPr>
          <w:delText xml:space="preserve">Proof</w:delText>
        </w:r>
      </w:del>
      <w:del w:id="4593" w:author="PR Preview" w:date="2026-01-01T00:00:00Z">
        <w:r>
          <w:delText xml:space="preserve">. </w:delText>
        </w:r>
      </w:del>
      <m:oMath>
        <m:r>
          <m:rPr>
            <m:sty m:val="bi"/>
          </m:rPr>
          <m:t>R</m:t>
        </m:r>
      </m:oMath>
      <w:del w:id="4594" w:author="PR Preview" w:date="2026-01-01T00:00:00Z">
        <w:r>
          <w:delText xml:space="preserve"> </w:delText>
        </w:r>
      </w:del>
      <w:del w:id="4595" w:author="PR Preview" w:date="2026-01-01T00:00:00Z">
        <w:r>
          <w:delText xml:space="preserve">is upper triangular with positive diagonal,</w:delText>
        </w:r>
      </w:del>
      <w:del w:id="4596" w:author="PR Preview" w:date="2026-01-01T00:00:00Z">
        <w:r>
          <w:delText xml:space="preserve"> </w:delText>
        </w:r>
      </w:del>
      <w:del w:id="4597" w:author="PR Preview" w:date="2026-01-01T00:00:00Z">
        <w:r>
          <w:delText xml:space="preserve">so</w:delText>
        </w:r>
      </w:del>
      <w:del w:id="459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99" w:author="PR Preview" w:date="2026-01-01T00:00:00Z">
        <w:r>
          <w:delText xml:space="preserve"> </w:delText>
        </w:r>
      </w:del>
      <w:del w:id="4600" w:author="PR Preview" w:date="2026-01-01T00:00:00Z">
        <w:r>
          <w:delText xml:space="preserve">has exactly one solution</w:delText>
        </w:r>
      </w:del>
      <w:del w:id="46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602" w:author="PR Preview" w:date="2026-01-01T00:00:00Z">
        <w:r>
          <w:delText xml:space="preserve"> </w:delText>
        </w:r>
      </w:del>
      <w:del w:id="4603" w:author="PR Preview" w:date="2026-01-01T00:00:00Z">
        <w:r>
          <w:delText xml:space="preserve">(</w:delText>
        </w:r>
      </w:del>
      <w:hyperlink w:anchor="thm-back-substitution">
        <w:del w:id="460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605" w:author="PR Preview" w:date="2026-01-01T00:00:00Z">
        <w:r>
          <w:delText xml:space="preserve">).</w:delText>
        </w:r>
      </w:del>
      <w:del w:id="46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4607" w:author="PR Preview" w:date="2026-01-01T00:00:00Z">
        <w:r>
          <w:delText xml:space="preserve">, as in the proof of</w:delText>
        </w:r>
      </w:del>
      <w:del w:id="4608" w:author="PR Preview" w:date="2026-01-01T00:00:00Z">
        <w:r>
          <w:delText xml:space="preserve"> </w:delText>
        </w:r>
      </w:del>
      <w:hyperlink w:anchor="thm-projector-onb">
        <w:del w:id="4609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4610" w:author="PR Preview" w:date="2026-01-01T00:00:00Z">
        <w:r>
          <w:delText xml:space="preserve">.</w:delText>
        </w:r>
      </w:del>
      <w:del w:id="4611" w:author="PR Preview" w:date="2026-01-01T00:00:00Z">
        <w:r>
          <w:delText xml:space="preserve"> </w:delText>
        </w:r>
      </w:del>
      <w:del w:id="461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613" w:author="PR Preview" w:date="2026-01-01T00:00:00Z">
        <w:r>
          <w:delText xml:space="preserve">so</w:delText>
        </w:r>
      </w:del>
      <w:del w:id="46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solves the normal equations and is the least squares solution</w:delText>
        </w:r>
      </w:del>
      <w:del w:id="4617" w:author="PR Preview" w:date="2026-01-01T00:00:00Z">
        <w:r>
          <w:delText xml:space="preserve"> </w:delText>
        </w:r>
      </w:del>
      <w:del w:id="4618" w:author="PR Preview" w:date="2026-01-01T00:00:00Z">
        <w:r>
          <w:delText xml:space="preserve">(</w:delText>
        </w:r>
      </w:del>
      <w:hyperlink w:anchor="thm-normal-equations">
        <w:del w:id="461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620" w:author="PR Preview" w:date="2026-01-01T00:00:00Z">
        <w:r>
          <w:delText xml:space="preserve">), which is unique because</w:delText>
        </w:r>
      </w:del>
      <w:del w:id="462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622" w:author="PR Preview" w:date="2026-01-01T00:00:00Z">
        <w:r>
          <w:delText xml:space="preserve">.</w:delText>
        </w:r>
      </w:del>
      <w:del w:id="4623" w:author="PR Preview" w:date="2026-01-01T00:00:00Z">
        <w:r>
          <w:delText xml:space="preserve"> </w:delText>
        </w:r>
      </w:del>
      <w:del w:id="4624" w:author="PR Preview" w:date="2026-01-01T00:00:00Z">
        <w:r>
          <w:delText xml:space="preserve">When</w:delText>
        </w:r>
      </w:del>
      <w:del w:id="462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462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627" w:author="PR Preview" w:date="2026-01-01T00:00:00Z">
        <w:r>
          <w:delText xml:space="preserve">so</w:delText>
        </w:r>
      </w:del>
      <w:del w:id="46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29" w:author="PR Preview" w:date="2026-01-01T00:00:00Z">
        <w:r>
          <w:delText xml:space="preserve"> </w:delText>
        </w:r>
      </w:del>
      <w:del w:id="4630" w:author="PR Preview" w:date="2026-01-01T00:00:00Z">
        <w:r>
          <w:delText xml:space="preserve">is consistent for every</w:delText>
        </w:r>
      </w:del>
      <w:del w:id="463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2" w:author="PR Preview" w:date="2026-01-01T00:00:00Z">
        <w:r>
          <w:delText xml:space="preserve"> </w:delText>
        </w:r>
      </w:del>
      <w:del w:id="4633" w:author="PR Preview" w:date="2026-01-01T00:00:00Z">
        <w:r>
          <w:delText xml:space="preserve">(</w:delText>
        </w:r>
      </w:del>
      <w:hyperlink w:anchor="cor-solution-unique">
        <w:del w:id="4634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4635" w:author="PR Preview" w:date="2026-01-01T00:00:00Z">
        <w:r>
          <w:delText xml:space="preserve">, part 1),</w:delText>
        </w:r>
      </w:del>
      <w:del w:id="4636" w:author="PR Preview" w:date="2026-01-01T00:00:00Z">
        <w:r>
          <w:delText xml:space="preserve"> </w:delText>
        </w:r>
      </w:del>
      <w:del w:id="4637" w:author="PR Preview" w:date="2026-01-01T00:00:00Z">
        <w:r>
          <w:delText xml:space="preserve">so its solution leaves residual</w:delText>
        </w:r>
      </w:del>
      <w:del w:id="463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9" w:author="PR Preview" w:date="2026-01-01T00:00:00Z">
        <w:r>
          <w:delText xml:space="preserve">, is a least squares solution,</w:delText>
        </w:r>
      </w:del>
      <w:del w:id="4640" w:author="PR Preview" w:date="2026-01-01T00:00:00Z">
        <w:r>
          <w:delText xml:space="preserve"> </w:delText>
        </w:r>
      </w:del>
      <w:del w:id="4641" w:author="PR Preview" w:date="2026-01-01T00:00:00Z">
        <w:r>
          <w:delText xml:space="preserve">and is therefore</w:delText>
        </w:r>
      </w:del>
      <w:del w:id="464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4643" w:author="PR Preview" w:date="2026-01-01T00:00:00Z">
        <w:r>
          <w:delText xml:space="preserve">.</w:delText>
        </w:r>
      </w:del>
    </w:p>
    <w:p>
      <w:pPr>
        <w:pStyle w:val="BodyText"/>
      </w:pPr>
      <w:del w:id="4644" w:author="PR Preview" w:date="2026-01-01T00:00:00Z">
        <w:r>
          <w:rPr>
            <w:b/>
            <w:bCs/>
          </w:rPr>
          <w:delText xml:space="preserve">Example 29 (The least squares line by QR)</w:delText>
        </w:r>
      </w:del>
      <w:del w:id="4645" w:author="PR Preview" w:date="2026-01-01T00:00:00Z">
        <w:r>
          <w:delText xml:space="preserve"> </w:delText>
        </w:r>
      </w:del>
      <w:del w:id="4646" w:author="PR Preview" w:date="2026-01-01T00:00:00Z">
        <w:r>
          <w:delText xml:space="preserve">For</w:delText>
        </w:r>
      </w:del>
      <w:del w:id="46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48" w:author="PR Preview" w:date="2026-01-01T00:00:00Z">
        <w:r>
          <w:delText xml:space="preserve"> </w:delText>
        </w:r>
      </w:del>
      <w:del w:id="4649" w:author="PR Preview" w:date="2026-01-01T00:00:00Z">
        <w:r>
          <w:delText xml:space="preserve">and</w:delText>
        </w:r>
      </w:del>
      <w:del w:id="465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51" w:author="PR Preview" w:date="2026-01-01T00:00:00Z">
        <w:r>
          <w:delText xml:space="preserve"> </w:delText>
        </w:r>
      </w:del>
      <w:del w:id="4652" w:author="PR Preview" w:date="2026-01-01T00:00:00Z">
        <w:r>
          <w:delText xml:space="preserve">of</w:delText>
        </w:r>
      </w:del>
      <w:del w:id="4653" w:author="PR Preview" w:date="2026-01-01T00:00:00Z">
        <w:r>
          <w:delText xml:space="preserve"> </w:delText>
        </w:r>
      </w:del>
      <w:hyperlink w:anchor="exm-normal-equations">
        <w:del w:id="4654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4655" w:author="PR Preview" w:date="2026-01-01T00:00:00Z">
        <w:r>
          <w:delText xml:space="preserve">,</w:delText>
        </w:r>
      </w:del>
      <w:del w:id="4656" w:author="PR Preview" w:date="2026-01-01T00:00:00Z">
        <w:r>
          <w:delText xml:space="preserve"> </w:delText>
        </w:r>
      </w:del>
      <w:del w:id="4657" w:author="PR Preview" w:date="2026-01-01T00:00:00Z">
        <w:r>
          <w:delText xml:space="preserve">Gram-Schmidt gives</w:delText>
        </w:r>
      </w:del>
      <w:del w:id="46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659" w:author="PR Preview" w:date="2026-01-01T00:00:00Z">
        <w:r>
          <w:delText xml:space="preserve">;</w:delText>
        </w:r>
      </w:del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662" w:author="PR Preview" w:date="2026-01-01T00:00:00Z">
        <w:r>
          <w:delText xml:space="preserve">with norm</w:delText>
        </w:r>
      </w:del>
      <w:del w:id="466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4664" w:author="PR Preview" w:date="2026-01-01T00:00:00Z">
        <w:r>
          <w:delText xml:space="preserve">,</w:delText>
        </w:r>
      </w:del>
      <w:del w:id="4665" w:author="PR Preview" w:date="2026-01-01T00:00:00Z">
        <w:r>
          <w:delText xml:space="preserve"> </w:delText>
        </w:r>
      </w:del>
      <w:del w:id="4666" w:author="PR Preview" w:date="2026-01-01T00:00:00Z">
        <w:r>
          <w:delText xml:space="preserve">and</w:delText>
        </w:r>
      </w:del>
      <w:del w:id="466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668" w:author="PR Preview" w:date="2026-01-01T00:00:00Z">
        <w:r>
          <w:delText xml:space="preserve">.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669" w:author="PR Preview" w:date="2026-01-01T00:00:00Z">
        <w:r>
          <w:rPr>
            <w:b/>
            <w:bCs/>
          </w:rPr>
          <w:t xml:space="preserve">Theorem 19 (Solving least squares by QR)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Let</w:t>
        </w:r>
      </w:ins>
      <w:ins w:id="46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73" w:author="PR Preview" w:date="2026-01-01T00:00:00Z">
        <w:r>
          <w:t xml:space="preserve"> </w:t>
        </w:r>
      </w:ins>
      <w:ins w:id="4674" w:author="PR Preview" w:date="2026-01-01T00:00:00Z">
        <w:r>
          <w:t xml:space="preserve">be</w:t>
        </w:r>
      </w:ins>
      <w:ins w:id="467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with</w:t>
        </w:r>
      </w:ins>
      <w:ins w:id="467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679" w:author="PR Preview" w:date="2026-01-01T00:00:00Z">
        <w:r>
          <w:t xml:space="preserve">,</w:t>
        </w:r>
      </w:ins>
      <w:ins w:id="4680" w:author="PR Preview" w:date="2026-01-01T00:00:00Z">
        <w:r>
          <w:t xml:space="preserve"> </w:t>
        </w:r>
      </w:ins>
      <w:ins w:id="4681" w:author="PR Preview" w:date="2026-01-01T00:00:00Z">
        <w:r>
          <w:t xml:space="preserve">with QR factorization</w:t>
        </w:r>
      </w:ins>
      <w:ins w:id="46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4683" w:author="PR Preview" w:date="2026-01-01T00:00:00Z">
        <w:r>
          <w:t xml:space="preserve"> </w:t>
        </w:r>
      </w:ins>
      <w:ins w:id="4684" w:author="PR Preview" w:date="2026-01-01T00:00:00Z">
        <w:r>
          <w:t xml:space="preserve">(</w:t>
        </w:r>
      </w:ins>
      <w:hyperlink w:anchor="thm-qr">
        <w:ins w:id="468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686" w:author="PR Preview" w:date="2026-01-01T00:00:00Z">
        <w:r>
          <w:t xml:space="preserve">), and let</w:t>
        </w:r>
      </w:ins>
      <w:ins w:id="4687" w:author="PR Preview" w:date="2026-01-01T00:00:00Z">
        <w:r>
          <w:t xml:space="preserve"> </w:t>
        </w:r>
      </w:ins>
      <w:ins w:id="4688" w:author="PR Preview" w:date="2026-01-01T00:00:00Z">
        <w:r>
          <w:t xml:space="preserve">$\mathord{\smash[b]{\underset{\raise.3ex\hbox{$\scriptstyle\sim$}}{b}}\vphantom{b}} \in \mathbb{R}^m$</w:t>
        </w:r>
      </w:ins>
      <w:ins w:id="4689" w:author="PR Preview" w:date="2026-01-01T00:00:00Z">
        <w:r>
          <w:t xml:space="preserve">.</w:t>
        </w:r>
      </w:ins>
      <w:ins w:id="4690" w:author="PR Preview" w:date="2026-01-01T00:00:00Z">
        <w:r>
          <w:t xml:space="preserve"> </w:t>
        </w:r>
      </w:ins>
      <w:ins w:id="4691" w:author="PR Preview" w:date="2026-01-01T00:00:00Z">
        <w:r>
          <w:t xml:space="preserve">The least squares solution (</w:t>
        </w:r>
      </w:ins>
      <w:hyperlink w:anchor="def-least-squares">
        <w:ins w:id="469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693" w:author="PR Preview" w:date="2026-01-01T00:00:00Z">
        <w:r>
          <w:t xml:space="preserve">) is the unique solution of</w:t>
        </w:r>
      </w:ins>
    </w:p>
    <w:p>
      <w:pPr>
        <w:pStyle w:val="BodyText"/>
      </w:pPr>
      <w:ins w:id="4694" w:author="PR Preview" w:date="2026-01-01T00:00:00Z">
        <w:r>
  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  </w:r>
      </w:ins>
    </w:p>
    <w:p>
      <w:pPr>
        <w:pStyle w:val="FirstParagraph"/>
      </w:pPr>
      <w:ins w:id="4695" w:author="PR Preview" w:date="2026-01-01T00:00:00Z">
        <w:r>
          <w:t xml:space="preserve">which back substitution computes (</w:t>
        </w:r>
      </w:ins>
      <w:hyperlink w:anchor="thm-back-substitution">
        <w:ins w:id="469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697" w:author="PR Preview" w:date="2026-01-01T00:00:00Z">
        <w:r>
          <w:t xml:space="preserve">).</w:t>
        </w:r>
      </w:ins>
      <w:ins w:id="4698" w:author="PR Preview" w:date="2026-01-01T00:00:00Z">
        <w:r>
          <w:t xml:space="preserve"> </w:t>
        </w:r>
      </w:ins>
      <w:ins w:id="4699" w:author="PR Preview" w:date="2026-01-01T00:00:00Z">
        <w:r>
          <w:t xml:space="preserve">When</w:t>
        </w:r>
      </w:ins>
      <w:ins w:id="470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4701" w:author="PR Preview" w:date="2026-01-01T00:00:00Z">
        <w:r>
          <w:t xml:space="preserve">, it is the unique solution of</w:t>
        </w:r>
      </w:ins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704" w:author="PR Preview" w:date="2026-01-01T00:00:00Z">
        <w:r>
          <w:t xml:space="preserve">.</w:t>
        </w:r>
      </w:ins>
    </w:p>
    <w:bookmarkEnd w:id="134"/>
    <w:p>
      <w:pPr>
        <w:pStyle w:val="BodyText"/>
      </w:pPr>
      <w:ins w:id="4705" w:author="PR Preview" w:date="2026-01-01T00:00:00Z">
        <w:r>
          <w:rPr>
            <w:i/>
            <w:iCs/>
          </w:rPr>
          <w:t xml:space="preserve">Proof</w:t>
        </w:r>
      </w:ins>
      <w:ins w:id="4706" w:author="PR Preview" w:date="2026-01-01T00:00:00Z">
        <w:r>
          <w:t xml:space="preserve">. </w:t>
        </w:r>
      </w:ins>
      <m:oMath>
        <m:r>
          <m:rPr>
            <m:sty m:val="bi"/>
          </m:rPr>
          <m:t>R</m:t>
        </m:r>
      </m:oMath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is upper triangular with positive diagonal,</w:t>
        </w:r>
      </w:ins>
      <w:ins w:id="4709" w:author="PR Preview" w:date="2026-01-01T00:00:00Z">
        <w:r>
          <w:t xml:space="preserve"> </w:t>
        </w:r>
      </w:ins>
      <w:ins w:id="4710" w:author="PR Preview" w:date="2026-01-01T00:00:00Z">
        <w:r>
          <w:t xml:space="preserve">so</w:t>
        </w:r>
      </w:ins>
      <w:ins w:id="4711" w:author="PR Preview" w:date="2026-01-01T00:00:00Z">
        <w:r>
          <w:t xml:space="preserve"> </w:t>
        </w:r>
      </w:ins>
      <w:ins w:id="4712" w:author="PR Preview" w:date="2026-01-01T00:00:00Z">
        <w:r>
          <w:t xml:space="preserve">$\mathbf{R} \mathord{\smash[b]{\underset{\raise.3ex\hbox{$\scriptstyle\sim$}}{x}}\vphantom{x}} = {\mathbf{Q}}^{\top} \mathord{\smash[b]{\underset{\raise.3ex\hbox{$\scriptstyle\sim$}}{b}}\vphantom{b}}$</w:t>
        </w:r>
      </w:ins>
      <w:ins w:id="4713" w:author="PR Preview" w:date="2026-01-01T00:00:00Z">
        <w:r>
          <w:t xml:space="preserve"> </w:t>
        </w:r>
      </w:ins>
      <w:ins w:id="4714" w:author="PR Preview" w:date="2026-01-01T00:00:00Z">
        <w:r>
          <w:t xml:space="preserve">has exactly one solution</w:t>
        </w:r>
      </w:ins>
      <w:ins w:id="4715" w:author="PR Preview" w:date="2026-01-01T00:00:00Z">
        <w:r>
          <w:t xml:space="preserve"> </w:t>
        </w:r>
      </w:ins>
      <w:ins w:id="4716" w:author="PR Preview" w:date="2026-01-01T00:00:00Z">
        <w:r>
          <w:t xml:space="preserve">$\hat{\mathord{\smash[b]{\underset{\raise.3ex\hbox{$\scriptstyle\sim$}}{x}}\vphantom{x}}}$</w:t>
        </w:r>
      </w:ins>
      <w:ins w:id="4717" w:author="PR Preview" w:date="2026-01-01T00:00:00Z">
        <w:r>
          <w:t xml:space="preserve"> </w:t>
        </w:r>
      </w:ins>
      <w:ins w:id="4718" w:author="PR Preview" w:date="2026-01-01T00:00:00Z">
        <w:r>
          <w:t xml:space="preserve">(</w:t>
        </w:r>
      </w:ins>
      <w:hyperlink w:anchor="thm-back-substitution">
        <w:ins w:id="4719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720" w:author="PR Preview" w:date="2026-01-01T00:00:00Z">
        <w:r>
          <w:t xml:space="preserve">).</w:t>
        </w:r>
      </w:ins>
      <w:ins w:id="472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4722" w:author="PR Preview" w:date="2026-01-01T00:00:00Z">
        <w:r>
          <w:t xml:space="preserve">, as in the proof of</w:t>
        </w:r>
      </w:ins>
      <w:ins w:id="4723" w:author="PR Preview" w:date="2026-01-01T00:00:00Z">
        <w:r>
          <w:t xml:space="preserve"> </w:t>
        </w:r>
      </w:ins>
      <w:hyperlink w:anchor="thm-projector-onb">
        <w:ins w:id="472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725" w:author="PR Preview" w:date="2026-01-01T00:00:00Z">
        <w:r>
          <w:t xml:space="preserve">.</w:t>
        </w:r>
      </w:ins>
      <w:ins w:id="4726" w:author="PR Preview" w:date="2026-01-01T00:00:00Z">
        <w:r>
          <w:t xml:space="preserve"> </w:t>
        </w:r>
      </w:ins>
      <w:ins w:id="4727" w:author="PR Preview" w:date="2026-01-01T00:00:00Z">
        <w:r>
          <w:t xml:space="preserve">Then</w:t>
        </w:r>
      </w:ins>
    </w:p>
    <w:p>
      <w:pPr>
        <w:pStyle w:val="BodyText"/>
      </w:pPr>
      <w:ins w:id="4728" w:author="PR Preview" w:date="2026-01-01T00:00:00Z">
        <w:r>
  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  </w:r>
      </w:ins>
    </w:p>
    <w:p>
      <w:pPr>
        <w:pStyle w:val="FirstParagraph"/>
      </w:pPr>
      <w:ins w:id="4729" w:author="PR Preview" w:date="2026-01-01T00:00:00Z">
        <w:r>
          <w:t xml:space="preserve">so</w:t>
        </w:r>
      </w:ins>
      <w:ins w:id="4730" w:author="PR Preview" w:date="2026-01-01T00:00:00Z">
        <w:r>
          <w:t xml:space="preserve"> </w:t>
        </w:r>
      </w:ins>
      <w:ins w:id="4731" w:author="PR Preview" w:date="2026-01-01T00:00:00Z">
        <w:r>
          <w:t xml:space="preserve">$\hat{\mathord{\smash[b]{\underset{\raise.3ex\hbox{$\scriptstyle\sim$}}{x}}\vphantom{x}}}$</w:t>
        </w:r>
      </w:ins>
      <w:ins w:id="4732" w:author="PR Preview" w:date="2026-01-01T00:00:00Z">
        <w:r>
          <w:t xml:space="preserve"> </w:t>
        </w:r>
      </w:ins>
      <w:ins w:id="4733" w:author="PR Preview" w:date="2026-01-01T00:00:00Z">
        <w:r>
          <w:t xml:space="preserve">solves the normal equations and is the least squares solution</w:t>
        </w:r>
      </w:ins>
      <w:ins w:id="4734" w:author="PR Preview" w:date="2026-01-01T00:00:00Z">
        <w:r>
          <w:t xml:space="preserve"> </w:t>
        </w:r>
      </w:ins>
      <w:ins w:id="4735" w:author="PR Preview" w:date="2026-01-01T00:00:00Z">
        <w:r>
          <w:t xml:space="preserve">(</w:t>
        </w:r>
      </w:ins>
      <w:hyperlink w:anchor="thm-normal-equations">
        <w:ins w:id="4736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4737" w:author="PR Preview" w:date="2026-01-01T00:00:00Z">
        <w:r>
          <w:t xml:space="preserve">), which is unique because</w:t>
        </w:r>
      </w:ins>
      <w:ins w:id="473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4739" w:author="PR Preview" w:date="2026-01-01T00:00:00Z">
        <w:r>
          <w:t xml:space="preserve">.</w:t>
        </w:r>
      </w:ins>
      <w:ins w:id="4740" w:author="PR Preview" w:date="2026-01-01T00:00:00Z">
        <w:r>
          <w:t xml:space="preserve"> </w:t>
        </w:r>
      </w:ins>
      <w:ins w:id="4741" w:author="PR Preview" w:date="2026-01-01T00:00:00Z">
        <w:r>
          <w:t xml:space="preserve">When</w:t>
        </w:r>
      </w:ins>
      <w:ins w:id="474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474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744" w:author="PR Preview" w:date="2026-01-01T00:00:00Z">
        <w:r>
          <w:t xml:space="preserve">so</w:t>
        </w:r>
      </w:ins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is consistent for every</w:t>
        </w:r>
      </w:ins>
      <w:ins w:id="4749" w:author="PR Preview" w:date="2026-01-01T00:00:00Z">
        <w:r>
          <w:t xml:space="preserve"> </w:t>
        </w:r>
      </w:ins>
      <w:ins w:id="4750" w:author="PR Preview" w:date="2026-01-01T00:00:00Z">
        <w:r>
          <w:t xml:space="preserve">$\mathord{\smash[b]{\underset{\raise.3ex\hbox{$\scriptstyle\sim$}}{b}}\vphantom{b}}$</w:t>
        </w:r>
      </w:ins>
      <w:ins w:id="4751" w:author="PR Preview" w:date="2026-01-01T00:00:00Z">
        <w:r>
          <w:t xml:space="preserve"> </w:t>
        </w:r>
      </w:ins>
      <w:ins w:id="4752" w:author="PR Preview" w:date="2026-01-01T00:00:00Z">
        <w:r>
          <w:t xml:space="preserve">(</w:t>
        </w:r>
      </w:ins>
      <w:hyperlink w:anchor="cor-solution-unique">
        <w:ins w:id="475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4754" w:author="PR Preview" w:date="2026-01-01T00:00:00Z">
        <w:r>
          <w:t xml:space="preserve">, part 1),</w:t>
        </w:r>
      </w:ins>
      <w:ins w:id="4755" w:author="PR Preview" w:date="2026-01-01T00:00:00Z">
        <w:r>
          <w:t xml:space="preserve"> </w:t>
        </w:r>
      </w:ins>
      <w:ins w:id="4756" w:author="PR Preview" w:date="2026-01-01T00:00:00Z">
        <w:r>
          <w:t xml:space="preserve">so its solution leaves residual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$\mathord{\smash[b]{\underset{\raise.3ex\hbox{$\scriptstyle\sim$}}{0}}\vphantom{0}}$</w:t>
        </w:r>
      </w:ins>
      <w:ins w:id="4759" w:author="PR Preview" w:date="2026-01-01T00:00:00Z">
        <w:r>
          <w:t xml:space="preserve">, is a least squares solution,</w:t>
        </w:r>
      </w:ins>
      <w:ins w:id="4760" w:author="PR Preview" w:date="2026-01-01T00:00:00Z">
        <w:r>
          <w:t xml:space="preserve"> </w:t>
        </w:r>
      </w:ins>
      <w:ins w:id="4761" w:author="PR Preview" w:date="2026-01-01T00:00:00Z">
        <w:r>
          <w:t xml:space="preserve">and is therefore</w:t>
        </w:r>
      </w:ins>
      <w:ins w:id="4762" w:author="PR Preview" w:date="2026-01-01T00:00:00Z">
        <w:r>
          <w:t xml:space="preserve"> </w:t>
        </w:r>
      </w:ins>
      <w:ins w:id="4763" w:author="PR Preview" w:date="2026-01-01T00:00:00Z">
        <w:r>
          <w:t xml:space="preserve">$\hat{\mathord{\smash[b]{\underset{\raise.3ex\hbox{$\scriptstyle\sim$}}{x}}\vphantom{x}}}$</w:t>
        </w:r>
      </w:ins>
      <w:ins w:id="4764" w:author="PR Preview" w:date="2026-01-01T00:00:00Z">
        <w:r>
          <w:t xml:space="preserve">.</w:t>
        </w:r>
      </w:ins>
    </w:p>
    <w:bookmarkStart w:id="135" w:name="exm-qr-least-squares"/>
    <w:p>
      <w:pPr>
        <w:pStyle w:val="BodyText"/>
      </w:pPr>
      <w:ins w:id="4765" w:author="PR Preview" w:date="2026-01-01T00:00:00Z">
        <w:r>
          <w:rPr>
            <w:b/>
            <w:bCs/>
          </w:rPr>
          <w:t xml:space="preserve">Example 29 (The least squares line by QR)</w:t>
        </w:r>
      </w:ins>
      <w:ins w:id="4766" w:author="PR Preview" w:date="2026-01-01T00:00:00Z">
        <w:r>
          <w:t xml:space="preserve"> </w:t>
        </w:r>
      </w:ins>
      <w:ins w:id="4767" w:author="PR Preview" w:date="2026-01-01T00:00:00Z">
        <w:r>
          <w:t xml:space="preserve">For</w:t>
        </w:r>
      </w:ins>
      <w:ins w:id="47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69" w:author="PR Preview" w:date="2026-01-01T00:00:00Z">
        <w:r>
          <w:t xml:space="preserve"> </w:t>
        </w:r>
      </w:ins>
      <w:ins w:id="4770" w:author="PR Preview" w:date="2026-01-01T00:00:00Z">
        <w:r>
          <w:t xml:space="preserve">and</w:t>
        </w:r>
      </w:ins>
      <w:ins w:id="4771" w:author="PR Preview" w:date="2026-01-01T00:00:00Z">
        <w:r>
          <w:t xml:space="preserve"> </w:t>
        </w:r>
      </w:ins>
      <w:ins w:id="4772" w:author="PR Preview" w:date="2026-01-01T00:00:00Z">
        <w:r>
          <w:t xml:space="preserve">$\mathord{\smash[b]{\underset{\raise.3ex\hbox{$\scriptstyle\sim$}}{b}}\vphantom{b}}$</w:t>
        </w:r>
      </w:ins>
      <w:ins w:id="4773" w:author="PR Preview" w:date="2026-01-01T00:00:00Z">
        <w:r>
          <w:t xml:space="preserve"> </w:t>
        </w:r>
      </w:ins>
      <w:ins w:id="4774" w:author="PR Preview" w:date="2026-01-01T00:00:00Z">
        <w:r>
          <w:t xml:space="preserve">of</w:t>
        </w:r>
      </w:ins>
      <w:ins w:id="4775" w:author="PR Preview" w:date="2026-01-01T00:00:00Z">
        <w:r>
          <w:t xml:space="preserve"> </w:t>
        </w:r>
      </w:ins>
      <w:hyperlink w:anchor="exm-normal-equations">
        <w:ins w:id="4776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4777" w:author="PR Preview" w:date="2026-01-01T00:00:00Z">
        <w:r>
          <w:t xml:space="preserve">,</w:t>
        </w:r>
      </w:ins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Gram-Schmidt gives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$\mathord{\smash[b]{\underset{\raise.3ex\hbox{$\scriptstyle\sim$}}{q}}\vphantom{q}}_1 = \tfrac{1}{\sqrt{3}}\,(1, 1, 1)$</w:t>
        </w:r>
      </w:ins>
      <w:ins w:id="4782" w:author="PR Preview" w:date="2026-01-01T00:00:00Z">
        <w:r>
          <w:t xml:space="preserve">;</w:t>
        </w:r>
      </w:ins>
      <w:ins w:id="4783" w:author="PR Preview" w:date="2026-01-01T00:00:00Z">
        <w:r>
          <w:t xml:space="preserve"> </w:t>
        </w:r>
      </w:ins>
      <w:ins w:id="4784" w:author="PR Preview" w:date="2026-01-01T00:00:00Z">
        <w:r>
          <w:t xml:space="preserve">then</w:t>
        </w:r>
      </w:ins>
    </w:p>
    <w:p>
      <w:pPr>
        <w:pStyle w:val="BodyText"/>
      </w:pPr>
      <w:ins w:id="4785" w:author="PR Preview" w:date="2026-01-01T00:00:00Z">
        <w:r>
          <w:t xml:space="preserve">$$
    \begin{aligned}
    \mathord{\smash[b]{\underset{\raise.3ex\hbox{$\scriptstyle\sim$}}{q}}\vphantom{q}}_1 \cdot (1, 2, 3) &amp;= \tfrac{6}{\sqrt{3}} \\
    &amp;= 2\sqrt{3},
    \end{aligned}
    $$</w:t>
        </w:r>
      </w:ins>
    </w:p>
    <w:p>
      <w:pPr>
        <w:pStyle w:val="FirstParagraph"/>
      </w:pPr>
      <w:ins w:id="4786" w:author="PR Preview" w:date="2026-01-01T00:00:00Z">
        <w:r>
          <w:t xml:space="preserve">$$
    \begin{aligned}
    \mathord{\smash[b]{\underset{\raise.3ex\hbox{$\scriptstyle\sim$}}{q}}\vphantom{q}}'_2 &amp;= (1, 2, 3) - 2\,(1, 1, 1) \\
    &amp;= (-1, 0, 1)
    \end{aligned}
    $$</w:t>
        </w:r>
      </w:ins>
    </w:p>
    <w:p>
      <w:pPr>
        <w:pStyle w:val="FirstParagraph"/>
      </w:pPr>
      <w:ins w:id="4787" w:author="PR Preview" w:date="2026-01-01T00:00:00Z">
        <w:r>
          <w:t xml:space="preserve">with norm</w:t>
        </w:r>
      </w:ins>
      <w:ins w:id="478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4789" w:author="PR Preview" w:date="2026-01-01T00:00:00Z">
        <w:r>
          <w:t xml:space="preserve">,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and</w:t>
        </w:r>
      </w:ins>
      <w:ins w:id="4792" w:author="PR Preview" w:date="2026-01-01T00:00:00Z">
        <w:r>
          <w:t xml:space="preserve"> </w:t>
        </w:r>
      </w:ins>
      <w:ins w:id="4793" w:author="PR Preview" w:date="2026-01-01T00:00:00Z">
        <w:r>
          <w:t xml:space="preserve">$\mathord{\smash[b]{\underset{\raise.3ex\hbox{$\scriptstyle\sim$}}{q}}\vphantom{q}}_2 = \tfrac{1}{\sqrt{2}}\,(-1, 0, 1)$</w:t>
        </w:r>
      </w:ins>
      <w:ins w:id="4794" w:author="PR Preview" w:date="2026-01-01T00:00:00Z">
        <w:r>
          <w:t xml:space="preserve">. So</w:t>
        </w:r>
      </w:ins>
    </w:p>
    <w:p>
      <w:pPr>
        <w:pStyle w:val="BodyText"/>
      </w:pPr>
      <w:ins w:id="4795" w:author="PR Preview" w:date="2026-01-01T00:00:00Z">
        <w:r>
  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  </w:r>
      </w:ins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del w:id="4796" w:author="PR Preview" w:date="2026-01-01T00:00:00Z">
        <w:r>
          <w:rPr>
            <w:b/>
            <w:bCs/>
          </w:rPr>
          <w:delText xml:space="preserve">Theorem 20 (Solving a system with an LU factorization)</w:delText>
        </w:r>
      </w:del>
      <w:del w:id="4797" w:author="PR Preview" w:date="2026-01-01T00:00:00Z">
        <w:r>
          <w:delText xml:space="preserve"> </w:delText>
        </w:r>
      </w:del>
      <w:del w:id="4798" w:author="PR Preview" w:date="2026-01-01T00:00:00Z">
        <w:r>
          <w:delText xml:space="preserve">If</w:delText>
        </w:r>
      </w:del>
      <w:del w:id="47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4800" w:author="PR Preview" w:date="2026-01-01T00:00:00Z">
        <w:r>
          <w:delText xml:space="preserve"> </w:delText>
        </w:r>
      </w:del>
      <w:del w:id="4801" w:author="PR Preview" w:date="2026-01-01T00:00:00Z">
        <w:r>
          <w:delText xml:space="preserve">is an LU factorization (</w:delText>
        </w:r>
      </w:del>
      <w:hyperlink w:anchor="def-lu">
        <w:del w:id="480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4803" w:author="PR Preview" w:date="2026-01-01T00:00:00Z">
        <w:r>
          <w:delText xml:space="preserve">)</w:delText>
        </w:r>
      </w:del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and the diagonal entries of</w:delText>
        </w:r>
      </w:del>
      <w:del w:id="4806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807" w:author="PR Preview" w:date="2026-01-01T00:00:00Z">
        <w:r>
          <w:delText xml:space="preserve"> </w:delText>
        </w:r>
      </w:del>
      <w:del w:id="4808" w:author="PR Preview" w:date="2026-01-01T00:00:00Z">
        <w:r>
          <w:delText xml:space="preserve">are all nonzero,</w:delText>
        </w:r>
      </w:del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delText xml:space="preserve">then for every</w:delText>
        </w:r>
      </w:del>
      <w:del w:id="481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the system</w:delText>
        </w:r>
      </w:del>
      <w:del w:id="48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has exactly one solution:</w:delText>
        </w:r>
      </w:del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delText xml:space="preserve">solve</w:delText>
        </w:r>
      </w:del>
      <w:del w:id="4819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20" w:author="PR Preview" w:date="2026-01-01T00:00:00Z">
        <w:r>
          <w:delText xml:space="preserve"> </w:delText>
        </w:r>
      </w:del>
      <w:del w:id="4821" w:author="PR Preview" w:date="2026-01-01T00:00:00Z">
        <w:r>
          <w:delText xml:space="preserve">by forward substitution,</w:delText>
        </w:r>
      </w:del>
      <w:del w:id="4822" w:author="PR Preview" w:date="2026-01-01T00:00:00Z">
        <w:r>
          <w:delText xml:space="preserve"> </w:delText>
        </w:r>
      </w:del>
      <w:del w:id="4823" w:author="PR Preview" w:date="2026-01-01T00:00:00Z">
        <w:r>
          <w:delText xml:space="preserve">then</w:delText>
        </w:r>
      </w:del>
      <w:del w:id="482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25" w:author="PR Preview" w:date="2026-01-01T00:00:00Z">
        <w:r>
          <w:delText xml:space="preserve"> </w:delText>
        </w:r>
      </w:del>
      <w:del w:id="4826" w:author="PR Preview" w:date="2026-01-01T00:00:00Z">
        <w:r>
          <w:delText xml:space="preserve">by back substitution (</w:delText>
        </w:r>
      </w:del>
      <w:hyperlink w:anchor="thm-back-substitution">
        <w:del w:id="4827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828" w:author="PR Preview" w:date="2026-01-01T00:00:00Z">
        <w:r>
          <w:delText xml:space="preserve">).</w:delText>
        </w:r>
      </w:del>
    </w:p>
    <w:p>
      <w:pPr>
        <w:pStyle w:val="BodyText"/>
      </w:pPr>
      <w:del w:id="4829" w:author="PR Preview" w:date="2026-01-01T00:00:00Z">
        <w:r>
          <w:rPr>
            <w:i/>
            <w:iCs/>
          </w:rPr>
          <w:delText xml:space="preserve">Proof</w:delText>
        </w:r>
      </w:del>
      <w:del w:id="4830" w:author="PR Preview" w:date="2026-01-01T00:00:00Z">
        <w:r>
          <w:delText xml:space="preserve">. </w:delText>
        </w:r>
      </w:del>
      <m:oMath>
        <m:r>
          <m:rPr>
            <m:sty m:val="bi"/>
          </m:rPr>
          <m:t>L</m:t>
        </m:r>
      </m:oMath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has diagonal entries</w:delText>
        </w:r>
      </w:del>
      <w:del w:id="4833" w:author="PR Preview" w:date="2026-01-01T00:00:00Z">
        <w:r>
          <w:delText xml:space="preserve"> </w:delText>
        </w:r>
      </w:del>
      <m:oMath>
        <m:r>
          <m:t>1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and</w:delText>
        </w:r>
      </w:del>
      <w:del w:id="4836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837" w:author="PR Preview" w:date="2026-01-01T00:00:00Z">
        <w:r>
          <w:delText xml:space="preserve"> </w:delText>
        </w:r>
      </w:del>
      <w:del w:id="4838" w:author="PR Preview" w:date="2026-01-01T00:00:00Z">
        <w:r>
          <w:delText xml:space="preserve">has nonzero ones,</w:delText>
        </w:r>
      </w:del>
      <w:del w:id="4839" w:author="PR Preview" w:date="2026-01-01T00:00:00Z">
        <w:r>
          <w:delText xml:space="preserve"> </w:delText>
        </w:r>
      </w:del>
      <w:del w:id="4840" w:author="PR Preview" w:date="2026-01-01T00:00:00Z">
        <w:r>
          <w:delText xml:space="preserve">so each of the two triangular systems has exactly one solution (</w:delText>
        </w:r>
      </w:del>
      <w:hyperlink w:anchor="thm-back-substitution">
        <w:del w:id="484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842" w:author="PR Preview" w:date="2026-01-01T00:00:00Z">
        <w:r>
          <w:delText xml:space="preserve">).</w:delText>
        </w:r>
      </w:del>
      <w:del w:id="4843" w:author="PR Preview" w:date="2026-01-01T00:00:00Z">
        <w:r>
          <w:delText xml:space="preserve"> </w:delText>
        </w:r>
      </w:del>
      <w:del w:id="4844" w:author="PR Preview" w:date="2026-01-01T00:00:00Z">
        <w:r>
          <w:delText xml:space="preserve">If</w:delText>
        </w:r>
      </w:del>
      <w:del w:id="484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46" w:author="PR Preview" w:date="2026-01-01T00:00:00Z">
        <w:r>
          <w:delText xml:space="preserve"> </w:delText>
        </w:r>
      </w:del>
      <w:del w:id="4847" w:author="PR Preview" w:date="2026-01-01T00:00:00Z">
        <w:r>
          <w:delText xml:space="preserve">and</w:delText>
        </w:r>
      </w:del>
      <w:del w:id="48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49" w:author="PR Preview" w:date="2026-01-01T00:00:00Z">
        <w:r>
          <w:delText xml:space="preserve"> </w:delText>
        </w:r>
      </w:del>
      <w:del w:id="4850" w:author="PR Preview" w:date="2026-01-01T00:00:00Z">
        <w:r>
          <w:delText xml:space="preserve">are those solutions,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4851" w:author="PR Preview" w:date="2026-01-01T00:00:00Z">
        <w:r>
          <w:delText xml:space="preserve">(</w:delText>
        </w:r>
      </w:del>
      <w:hyperlink r:id="rId47">
        <w:del w:id="485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853" w:author="PR Preview" w:date="2026-01-01T00:00:00Z">
        <w:r>
          <w:delText xml:space="preserve">),</w:delText>
        </w:r>
      </w:del>
      <w:del w:id="4854" w:author="PR Preview" w:date="2026-01-01T00:00:00Z">
        <w:r>
          <w:delText xml:space="preserve"> </w:delText>
        </w:r>
      </w:del>
      <w:del w:id="4855" w:author="PR Preview" w:date="2026-01-01T00:00:00Z">
        <w:r>
          <w:delText xml:space="preserve">so</w:delText>
        </w:r>
      </w:del>
      <w:del w:id="48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is a solution.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Conversely, if</w:delText>
        </w:r>
      </w:del>
      <w:del w:id="48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62" w:author="PR Preview" w:date="2026-01-01T00:00:00Z">
        <w:r>
          <w:delText xml:space="preserve">, then</w:delText>
        </w:r>
      </w:del>
      <w:del w:id="486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64" w:author="PR Preview" w:date="2026-01-01T00:00:00Z">
        <w:r>
          <w:delText xml:space="preserve"> </w:delText>
        </w:r>
      </w:del>
      <w:del w:id="4865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4866" w:author="PR Preview" w:date="2026-01-01T00:00:00Z">
        <w:r>
          <w:delText xml:space="preserve">(</w:delText>
        </w:r>
      </w:del>
      <w:hyperlink r:id="rId47">
        <w:del w:id="4867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868" w:author="PR Preview" w:date="2026-01-01T00:00:00Z">
        <w:r>
          <w:delText xml:space="preserve">),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so</w:delText>
        </w:r>
      </w:del>
      <w:del w:id="487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is the unique solution of that system,</w:delText>
        </w:r>
      </w:del>
      <w:del w:id="4874" w:author="PR Preview" w:date="2026-01-01T00:00:00Z">
        <w:r>
          <w:delText xml:space="preserve"> </w:delText>
        </w:r>
      </w:del>
      <w:del w:id="4875" w:author="PR Preview" w:date="2026-01-01T00:00:00Z">
        <w:r>
          <w:delText xml:space="preserve">and</w:delText>
        </w:r>
      </w:del>
      <w:del w:id="48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7" w:author="PR Preview" w:date="2026-01-01T00:00:00Z">
        <w:r>
          <w:delText xml:space="preserve"> </w:delText>
        </w:r>
      </w:del>
      <w:del w:id="4878" w:author="PR Preview" w:date="2026-01-01T00:00:00Z">
        <w:r>
          <w:delText xml:space="preserve">is then the unique solution of</w:delText>
        </w:r>
      </w:del>
      <w:del w:id="487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80" w:author="PR Preview" w:date="2026-01-01T00:00:00Z">
        <w:r>
          <w:delText xml:space="preserve">.</w:delText>
        </w:r>
      </w:del>
    </w:p>
    <w:p>
      <w:pPr>
        <w:pStyle w:val="BodyText"/>
      </w:pPr>
      <w:del w:id="4881" w:author="PR Preview" w:date="2026-01-01T00:00:00Z">
        <w:r>
          <w:rPr>
            <w:b/>
            <w:bCs/>
          </w:rPr>
          <w:delText xml:space="preserve">Example 32 (Two triangular solves)</w:delText>
        </w:r>
      </w:del>
      <w:del w:id="4882" w:author="PR Preview" w:date="2026-01-01T00:00:00Z">
        <w:r>
          <w:delText xml:space="preserve"> </w:delText>
        </w:r>
      </w:del>
      <w:del w:id="4883" w:author="PR Preview" w:date="2026-01-01T00:00:00Z">
        <w:r>
          <w:delText xml:space="preserve">With</w:delText>
        </w:r>
      </w:del>
      <w:del w:id="488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4885" w:author="PR Preview" w:date="2026-01-01T00:00:00Z">
        <w:r>
          <w:delText xml:space="preserve"> </w:delText>
        </w:r>
      </w:del>
      <w:del w:id="4886" w:author="PR Preview" w:date="2026-01-01T00:00:00Z">
        <w:r>
          <w:delText xml:space="preserve">and</w:delText>
        </w:r>
      </w:del>
      <w:del w:id="4887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delText xml:space="preserve">of</w:delText>
        </w:r>
      </w:del>
      <w:del w:id="4890" w:author="PR Preview" w:date="2026-01-01T00:00:00Z">
        <w:r>
          <w:delText xml:space="preserve"> </w:delText>
        </w:r>
      </w:del>
      <w:hyperlink w:anchor="exm-lu">
        <w:del w:id="4891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4892" w:author="PR Preview" w:date="2026-01-01T00:00:00Z">
        <w:r>
          <w:delText xml:space="preserve">, solve</w:delText>
        </w:r>
      </w:del>
      <w:del w:id="48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del w:id="4894" w:author="PR Preview" w:date="2026-01-01T00:00:00Z">
        <w:r>
          <w:delText xml:space="preserve">.</w:delText>
        </w:r>
      </w:del>
      <w:del w:id="4895" w:author="PR Preview" w:date="2026-01-01T00:00:00Z">
        <w:r>
          <w:delText xml:space="preserve"> </w:delText>
        </w:r>
      </w:del>
      <w:del w:id="4896" w:author="PR Preview" w:date="2026-01-01T00:00:00Z">
        <w:r>
          <w:delText xml:space="preserve">Forward substitution on</w:delText>
        </w:r>
      </w:del>
      <w:del w:id="4897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del w:id="4898" w:author="PR Preview" w:date="2026-01-01T00:00:00Z">
        <w:r>
          <w:delText xml:space="preserve"> </w:delText>
        </w:r>
      </w:del>
      <w:del w:id="4899" w:author="PR Preview" w:date="2026-01-01T00:00:00Z">
        <w:r>
          <w:delText xml:space="preserve">gives</w:delText>
        </w:r>
      </w:del>
      <w:del w:id="490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del w:id="490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902" w:author="PR Preview" w:date="2026-01-01T00:00:00Z">
        <w:r>
          <w:delText xml:space="preserve">Back substitution on</w:delText>
        </w:r>
      </w:del>
      <w:del w:id="490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904" w:author="PR Preview" w:date="2026-01-01T00:00:00Z">
        <w:r>
          <w:delText xml:space="preserve"> </w:delText>
        </w:r>
      </w:del>
      <w:del w:id="4905" w:author="PR Preview" w:date="2026-01-01T00:00:00Z">
        <w:r>
          <w:delText xml:space="preserve">is</w:delText>
        </w:r>
      </w:del>
      <w:del w:id="4906" w:author="PR Preview" w:date="2026-01-01T00:00:00Z">
        <w:r>
          <w:delText xml:space="preserve"> </w:delText>
        </w:r>
      </w:del>
      <w:hyperlink w:anchor="exm-back-substitution">
        <w:del w:id="4907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4908" w:author="PR Preview" w:date="2026-01-01T00:00:00Z">
        <w:r>
          <w:delText xml:space="preserve">,</w:delText>
        </w:r>
      </w:del>
      <w:del w:id="4909" w:author="PR Preview" w:date="2026-01-01T00:00:00Z">
        <w:r>
          <w:delText xml:space="preserve"> </w:delText>
        </w:r>
      </w:del>
      <w:del w:id="4910" w:author="PR Preview" w:date="2026-01-01T00:00:00Z">
        <w:r>
          <w:delText xml:space="preserve">which gives</w:delText>
        </w:r>
      </w:del>
      <w:del w:id="491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912" w:author="PR Preview" w:date="2026-01-01T00:00:00Z">
        <w:r>
          <w:delText xml:space="preserve">.</w:delText>
        </w:r>
      </w:del>
      <w:del w:id="4913" w:author="PR Preview" w:date="2026-01-01T00:00:00Z">
        <w:r>
          <w:delText xml:space="preserve"> </w:delText>
        </w:r>
      </w:del>
      <w:del w:id="4914" w:author="PR Preview" w:date="2026-01-01T00:00:00Z">
        <w:r>
          <w:delText xml:space="preserve">As a check,</w:delText>
        </w:r>
      </w:del>
    </w:p>
    <w:p>
      <w:pPr>
        <w:pStyle w:val="BodyText"/>
      </w:pPr>
      <w:ins w:id="4915" w:author="PR Preview" w:date="2026-01-01T00:00:00Z">
        <w:r>
          <w:rPr>
            <w:b/>
            <w:bCs/>
          </w:rPr>
          <w:t xml:space="preserve">Theorem 20 (Solving a system with an LU factorization)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If</w:t>
        </w:r>
      </w:ins>
      <w:ins w:id="49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is an LU factorization (</w:t>
        </w:r>
      </w:ins>
      <w:hyperlink w:anchor="def-lu">
        <w:ins w:id="492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922" w:author="PR Preview" w:date="2026-01-01T00:00:00Z">
        <w:r>
          <w:t xml:space="preserve">)</w:t>
        </w:r>
      </w:ins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and the diagonal entries of</w:t>
        </w:r>
      </w:ins>
      <w:ins w:id="492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926" w:author="PR Preview" w:date="2026-01-01T00:00:00Z">
        <w:r>
          <w:t xml:space="preserve"> </w:t>
        </w:r>
      </w:ins>
      <w:ins w:id="4927" w:author="PR Preview" w:date="2026-01-01T00:00:00Z">
        <w:r>
          <w:t xml:space="preserve">are all nonzero,</w:t>
        </w:r>
      </w:ins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then for every</w:t>
        </w:r>
      </w:ins>
      <w:ins w:id="4930" w:author="PR Preview" w:date="2026-01-01T00:00:00Z">
        <w:r>
          <w:t xml:space="preserve"> </w:t>
        </w:r>
      </w:ins>
      <w:ins w:id="4931" w:author="PR Preview" w:date="2026-01-01T00:00:00Z">
        <w:r>
          <w:t xml:space="preserve">$\mathord{\smash[b]{\underset{\raise.3ex\hbox{$\scriptstyle\sim$}}{b}}\vphantom{b}} \in \mathbb{R}^n$</w:t>
        </w:r>
      </w:ins>
      <w:ins w:id="4932" w:author="PR Preview" w:date="2026-01-01T00:00:00Z">
        <w:r>
          <w:t xml:space="preserve"> </w:t>
        </w:r>
      </w:ins>
      <w:ins w:id="4933" w:author="PR Preview" w:date="2026-01-01T00:00:00Z">
        <w:r>
          <w:t xml:space="preserve">the system</w:t>
        </w:r>
      </w:ins>
      <w:ins w:id="4934" w:author="PR Preview" w:date="2026-01-01T00:00:00Z">
        <w:r>
          <w:t xml:space="preserve"> </w:t>
        </w:r>
      </w:ins>
      <w:ins w:id="4935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has exactly one solution:</w:t>
        </w:r>
      </w:ins>
      <w:ins w:id="4938" w:author="PR Preview" w:date="2026-01-01T00:00:00Z">
        <w:r>
          <w:t xml:space="preserve"> </w:t>
        </w:r>
      </w:ins>
      <w:ins w:id="4939" w:author="PR Preview" w:date="2026-01-01T00:00:00Z">
        <w:r>
          <w:t xml:space="preserve">solve</w:t>
        </w:r>
      </w:ins>
      <w:ins w:id="4940" w:author="PR Preview" w:date="2026-01-01T00:00:00Z">
        <w:r>
          <w:t xml:space="preserve"> </w:t>
        </w:r>
      </w:ins>
      <w:ins w:id="4941" w:author="PR Preview" w:date="2026-01-01T00:00:00Z">
        <w:r>
          <w:t xml:space="preserve">$\mathbf{L} \mathord{\smash[b]{\underset{\raise.3ex\hbox{$\scriptstyle\sim$}}{y}}\vphantom{y}} = \mathord{\smash[b]{\underset{\raise.3ex\hbox{$\scriptstyle\sim$}}{b}}\vphantom{b}}$</w:t>
        </w:r>
      </w:ins>
      <w:ins w:id="4942" w:author="PR Preview" w:date="2026-01-01T00:00:00Z">
        <w:r>
          <w:t xml:space="preserve"> </w:t>
        </w:r>
      </w:ins>
      <w:ins w:id="4943" w:author="PR Preview" w:date="2026-01-01T00:00:00Z">
        <w:r>
          <w:t xml:space="preserve">by forward substitution,</w:t>
        </w:r>
      </w:ins>
      <w:ins w:id="4944" w:author="PR Preview" w:date="2026-01-01T00:00:00Z">
        <w:r>
          <w:t xml:space="preserve"> </w:t>
        </w:r>
      </w:ins>
      <w:ins w:id="4945" w:author="PR Preview" w:date="2026-01-01T00:00:00Z">
        <w:r>
          <w:t xml:space="preserve">then</w:t>
        </w:r>
      </w:ins>
      <w:ins w:id="4946" w:author="PR Preview" w:date="2026-01-01T00:00:00Z">
        <w:r>
          <w:t xml:space="preserve"> </w:t>
        </w:r>
      </w:ins>
      <w:ins w:id="4947" w:author="PR Preview" w:date="2026-01-01T00:00:00Z">
        <w:r>
          <w:t xml:space="preserve">$\mathbf{U} \mathord{\smash[b]{\underset{\raise.3ex\hbox{$\scriptstyle\sim$}}{x}}\vphantom{x}} = \mathord{\smash[b]{\underset{\raise.3ex\hbox{$\scriptstyle\sim$}}{y}}\vphantom{y}}$</w:t>
        </w:r>
      </w:ins>
      <w:ins w:id="4948" w:author="PR Preview" w:date="2026-01-01T00:00:00Z">
        <w:r>
          <w:t xml:space="preserve"> </w:t>
        </w:r>
      </w:ins>
      <w:ins w:id="4949" w:author="PR Preview" w:date="2026-01-01T00:00:00Z">
        <w:r>
          <w:t xml:space="preserve">by back substitution (</w:t>
        </w:r>
      </w:ins>
      <w:hyperlink w:anchor="thm-back-substitution">
        <w:ins w:id="4950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951" w:author="PR Preview" w:date="2026-01-01T00:00:00Z">
        <w:r>
          <w:t xml:space="preserve">).</w:t>
        </w:r>
      </w:ins>
    </w:p>
    <w:bookmarkEnd w:id="139"/>
    <w:p>
      <w:pPr>
        <w:pStyle w:val="BodyText"/>
      </w:pPr>
      <w:ins w:id="4952" w:author="PR Preview" w:date="2026-01-01T00:00:00Z">
        <w:r>
          <w:rPr>
            <w:i/>
            <w:iCs/>
          </w:rPr>
          <w:t xml:space="preserve">Proof</w:t>
        </w:r>
      </w:ins>
      <w:ins w:id="4953" w:author="PR Preview" w:date="2026-01-01T00:00:00Z">
        <w:r>
          <w:t xml:space="preserve">. </w:t>
        </w:r>
      </w:ins>
      <m:oMath>
        <m:r>
          <m:rPr>
            <m:sty m:val="bi"/>
          </m:rPr>
          <m:t>L</m:t>
        </m:r>
      </m:oMath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has diagonal entries</w:t>
        </w:r>
      </w:ins>
      <w:ins w:id="4956" w:author="PR Preview" w:date="2026-01-01T00:00:00Z">
        <w:r>
          <w:t xml:space="preserve"> </w:t>
        </w:r>
      </w:ins>
      <m:oMath>
        <m:r>
          <m:t>1</m:t>
        </m:r>
      </m:oMath>
      <w:ins w:id="4957" w:author="PR Preview" w:date="2026-01-01T00:00:00Z">
        <w:r>
          <w:t xml:space="preserve"> </w:t>
        </w:r>
      </w:ins>
      <w:ins w:id="4958" w:author="PR Preview" w:date="2026-01-01T00:00:00Z">
        <w:r>
          <w:t xml:space="preserve">and</w:t>
        </w:r>
      </w:ins>
      <w:ins w:id="4959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960" w:author="PR Preview" w:date="2026-01-01T00:00:00Z">
        <w:r>
          <w:t xml:space="preserve"> </w:t>
        </w:r>
      </w:ins>
      <w:ins w:id="4961" w:author="PR Preview" w:date="2026-01-01T00:00:00Z">
        <w:r>
          <w:t xml:space="preserve">has nonzero ones,</w:t>
        </w:r>
      </w:ins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so each of the two triangular systems has exactly one solution (</w:t>
        </w:r>
      </w:ins>
      <w:hyperlink w:anchor="thm-back-substitution">
        <w:ins w:id="4964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4965" w:author="PR Preview" w:date="2026-01-01T00:00:00Z">
        <w:r>
          <w:t xml:space="preserve">).</w:t>
        </w:r>
      </w:ins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If</w:t>
        </w:r>
      </w:ins>
      <w:ins w:id="4968" w:author="PR Preview" w:date="2026-01-01T00:00:00Z">
        <w:r>
          <w:t xml:space="preserve"> </w:t>
        </w:r>
      </w:ins>
      <w:ins w:id="4969" w:author="PR Preview" w:date="2026-01-01T00:00:00Z">
        <w:r>
          <w:t xml:space="preserve">$\mathord{\smash[b]{\underset{\raise.3ex\hbox{$\scriptstyle\sim$}}{y}}\vphantom{y}}$</w:t>
        </w:r>
      </w:ins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and</w:t>
        </w:r>
      </w:ins>
      <w:ins w:id="4972" w:author="PR Preview" w:date="2026-01-01T00:00:00Z">
        <w:r>
          <w:t xml:space="preserve"> </w:t>
        </w:r>
      </w:ins>
      <w:ins w:id="4973" w:author="PR Preview" w:date="2026-01-01T00:00:00Z">
        <w:r>
          <w:t xml:space="preserve">$\mathord{\smash[b]{\underset{\raise.3ex\hbox{$\scriptstyle\sim$}}{x}}\vphantom{x}}$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are those solutions, then</w:t>
        </w:r>
      </w:ins>
    </w:p>
    <w:p>
      <w:pPr>
        <w:pStyle w:val="BodyText"/>
      </w:pPr>
      <w:ins w:id="4976" w:author="PR Preview" w:date="2026-01-01T00:00:00Z">
        <w:r>
  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  </w:r>
      </w:ins>
    </w:p>
    <w:p>
      <w:pPr>
        <w:pStyle w:val="FirstParagraph"/>
      </w:pPr>
      <w:ins w:id="4977" w:author="PR Preview" w:date="2026-01-01T00:00:00Z">
        <w:r>
          <w:t xml:space="preserve">(</w:t>
        </w:r>
      </w:ins>
      <w:hyperlink r:id="rId47">
        <w:ins w:id="497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979" w:author="PR Preview" w:date="2026-01-01T00:00:00Z">
        <w:r>
          <w:t xml:space="preserve">),</w:t>
        </w:r>
      </w:ins>
      <w:ins w:id="4980" w:author="PR Preview" w:date="2026-01-01T00:00:00Z">
        <w:r>
          <w:t xml:space="preserve"> </w:t>
        </w:r>
      </w:ins>
      <w:ins w:id="4981" w:author="PR Preview" w:date="2026-01-01T00:00:00Z">
        <w:r>
          <w:t xml:space="preserve">so</w:t>
        </w:r>
      </w:ins>
      <w:ins w:id="4982" w:author="PR Preview" w:date="2026-01-01T00:00:00Z">
        <w:r>
          <w:t xml:space="preserve"> </w:t>
        </w:r>
      </w:ins>
      <w:ins w:id="4983" w:author="PR Preview" w:date="2026-01-01T00:00:00Z">
        <w:r>
          <w:t xml:space="preserve">$\mathord{\smash[b]{\underset{\raise.3ex\hbox{$\scriptstyle\sim$}}{x}}\vphantom{x}}$</w:t>
        </w:r>
      </w:ins>
      <w:ins w:id="4984" w:author="PR Preview" w:date="2026-01-01T00:00:00Z">
        <w:r>
          <w:t xml:space="preserve"> </w:t>
        </w:r>
      </w:ins>
      <w:ins w:id="4985" w:author="PR Preview" w:date="2026-01-01T00:00:00Z">
        <w:r>
          <w:t xml:space="preserve">is a solution.</w:t>
        </w:r>
      </w:ins>
      <w:ins w:id="4986" w:author="PR Preview" w:date="2026-01-01T00:00:00Z">
        <w:r>
          <w:t xml:space="preserve"> </w:t>
        </w:r>
      </w:ins>
      <w:ins w:id="4987" w:author="PR Preview" w:date="2026-01-01T00:00:00Z">
        <w:r>
          <w:t xml:space="preserve">Conversely, if</w:t>
        </w:r>
      </w:ins>
      <w:ins w:id="4988" w:author="PR Preview" w:date="2026-01-01T00:00:00Z">
        <w:r>
          <w:t xml:space="preserve"> </w:t>
        </w:r>
      </w:ins>
      <w:ins w:id="4989" w:author="PR Preview" w:date="2026-01-01T00:00:00Z">
        <w:r>
          <w:t xml:space="preserve">$\mathbf{A} \mathord{\smash[b]{\underset{\raise.3ex\hbox{$\scriptstyle\sim$}}{x}}\vphantom{x}} = \mathord{\smash[b]{\underset{\raise.3ex\hbox{$\scriptstyle\sim$}}{b}}\vphantom{b}}$</w:t>
        </w:r>
      </w:ins>
      <w:ins w:id="4990" w:author="PR Preview" w:date="2026-01-01T00:00:00Z">
        <w:r>
          <w:t xml:space="preserve">, then</w:t>
        </w:r>
      </w:ins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$\mathord{\smash[b]{\underset{\raise.3ex\hbox{$\scriptstyle\sim$}}{y}}\vphantom{y}} \stackrel{\text{def}}{=}\mathbf{U} \mathord{\smash[b]{\underset{\raise.3ex\hbox{$\scriptstyle\sim$}}{x}}\vphantom{x}}$</w:t>
        </w:r>
      </w:ins>
      <w:ins w:id="4993" w:author="PR Preview" w:date="2026-01-01T00:00:00Z">
        <w:r>
          <w:t xml:space="preserve"> </w:t>
        </w:r>
      </w:ins>
      <w:ins w:id="4994" w:author="PR Preview" w:date="2026-01-01T00:00:00Z">
        <w:r>
          <w:t xml:space="preserve">satisfies</w:t>
        </w:r>
      </w:ins>
    </w:p>
    <w:p>
      <w:pPr>
        <w:pStyle w:val="BodyText"/>
      </w:pPr>
      <w:ins w:id="4995" w:author="PR Preview" w:date="2026-01-01T00:00:00Z">
        <w:r>
  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  </w:r>
      </w:ins>
    </w:p>
    <w:p>
      <w:pPr>
        <w:pStyle w:val="FirstParagraph"/>
      </w:pPr>
      <w:ins w:id="4996" w:author="PR Preview" w:date="2026-01-01T00:00:00Z">
        <w:r>
          <w:t xml:space="preserve">(</w:t>
        </w:r>
      </w:ins>
      <w:hyperlink r:id="rId47">
        <w:ins w:id="499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998" w:author="PR Preview" w:date="2026-01-01T00:00:00Z">
        <w:r>
          <w:t xml:space="preserve">),</w:t>
        </w:r>
      </w:ins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so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t xml:space="preserve">$\mathord{\smash[b]{\underset{\raise.3ex\hbox{$\scriptstyle\sim$}}{y}}\vphantom{y}}$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is the unique solution of that system,</w:t>
        </w:r>
      </w:ins>
      <w:ins w:id="5005" w:author="PR Preview" w:date="2026-01-01T00:00:00Z">
        <w:r>
          <w:t xml:space="preserve"> </w:t>
        </w:r>
      </w:ins>
      <w:ins w:id="5006" w:author="PR Preview" w:date="2026-01-01T00:00:00Z">
        <w:r>
          <w:t xml:space="preserve">and</w:t>
        </w:r>
      </w:ins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$\mathord{\smash[b]{\underset{\raise.3ex\hbox{$\scriptstyle\sim$}}{x}}\vphantom{x}}$</w:t>
        </w:r>
      </w:ins>
      <w:ins w:id="5009" w:author="PR Preview" w:date="2026-01-01T00:00:00Z">
        <w:r>
          <w:t xml:space="preserve"> </w:t>
        </w:r>
      </w:ins>
      <w:ins w:id="5010" w:author="PR Preview" w:date="2026-01-01T00:00:00Z">
        <w:r>
          <w:t xml:space="preserve">is then the unique solution of</w:t>
        </w:r>
      </w:ins>
      <w:ins w:id="5011" w:author="PR Preview" w:date="2026-01-01T00:00:00Z">
        <w:r>
          <w:t xml:space="preserve"> </w:t>
        </w:r>
      </w:ins>
      <w:ins w:id="5012" w:author="PR Preview" w:date="2026-01-01T00:00:00Z">
        <w:r>
          <w:t xml:space="preserve">$\mathbf{U} \mathord{\smash[b]{\underset{\raise.3ex\hbox{$\scriptstyle\sim$}}{x}}\vphantom{x}} = \mathord{\smash[b]{\underset{\raise.3ex\hbox{$\scriptstyle\sim$}}{y}}\vphantom{y}}$</w:t>
        </w:r>
      </w:ins>
      <w:ins w:id="5013" w:author="PR Preview" w:date="2026-01-01T00:00:00Z">
        <w:r>
          <w:t xml:space="preserve">.</w:t>
        </w:r>
      </w:ins>
    </w:p>
    <w:bookmarkStart w:id="140" w:name="exm-lu-solve"/>
    <w:p>
      <w:pPr>
        <w:pStyle w:val="BodyText"/>
      </w:pPr>
      <w:ins w:id="5014" w:author="PR Preview" w:date="2026-01-01T00:00:00Z">
        <w:r>
          <w:rPr>
            <w:b/>
            <w:bCs/>
          </w:rPr>
          <w:t xml:space="preserve">Example 32 (Two triangular solves)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t xml:space="preserve">With</w:t>
        </w:r>
      </w:ins>
      <w:ins w:id="501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5018" w:author="PR Preview" w:date="2026-01-01T00:00:00Z">
        <w:r>
          <w:t xml:space="preserve"> </w:t>
        </w:r>
      </w:ins>
      <w:ins w:id="5019" w:author="PR Preview" w:date="2026-01-01T00:00:00Z">
        <w:r>
          <w:t xml:space="preserve">and</w:t>
        </w:r>
      </w:ins>
      <w:ins w:id="502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021" w:author="PR Preview" w:date="2026-01-01T00:00:00Z">
        <w:r>
          <w:t xml:space="preserve"> </w:t>
        </w:r>
      </w:ins>
      <w:ins w:id="5022" w:author="PR Preview" w:date="2026-01-01T00:00:00Z">
        <w:r>
          <w:t xml:space="preserve">of</w:t>
        </w:r>
      </w:ins>
      <w:ins w:id="5023" w:author="PR Preview" w:date="2026-01-01T00:00:00Z">
        <w:r>
          <w:t xml:space="preserve"> </w:t>
        </w:r>
      </w:ins>
      <w:hyperlink w:anchor="exm-lu">
        <w:ins w:id="5024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5025" w:author="PR Preview" w:date="2026-01-01T00:00:00Z">
        <w:r>
          <w:t xml:space="preserve">, solve</w:t>
        </w:r>
      </w:ins>
      <w:ins w:id="5026" w:author="PR Preview" w:date="2026-01-01T00:00:00Z">
        <w:r>
          <w:t xml:space="preserve"> </w:t>
        </w:r>
      </w:ins>
      <w:ins w:id="5027" w:author="PR Preview" w:date="2026-01-01T00:00:00Z">
        <w:r>
          <w:t xml:space="preserve">$\mathbf{A} \mathord{\smash[b]{\underset{\raise.3ex\hbox{$\scriptstyle\sim$}}{x}}\vphantom{x}} = (8, -11, -3)$</w:t>
        </w:r>
      </w:ins>
      <w:ins w:id="5028" w:author="PR Preview" w:date="2026-01-01T00:00:00Z">
        <w:r>
          <w:t xml:space="preserve">.</w:t>
        </w:r>
      </w:ins>
      <w:ins w:id="5029" w:author="PR Preview" w:date="2026-01-01T00:00:00Z">
        <w:r>
          <w:t xml:space="preserve"> </w:t>
        </w:r>
      </w:ins>
      <w:ins w:id="5030" w:author="PR Preview" w:date="2026-01-01T00:00:00Z">
        <w:r>
          <w:t xml:space="preserve">Forward substitution on</w:t>
        </w:r>
      </w:ins>
      <w:ins w:id="5031" w:author="PR Preview" w:date="2026-01-01T00:00:00Z">
        <w:r>
          <w:t xml:space="preserve"> </w:t>
        </w:r>
      </w:ins>
      <w:ins w:id="5032" w:author="PR Preview" w:date="2026-01-01T00:00:00Z">
        <w:r>
          <w:t xml:space="preserve">$\mathbf{L} \mathord{\smash[b]{\underset{\raise.3ex\hbox{$\scriptstyle\sim$}}{y}}\vphantom{y}} = (8, -11, -3)$</w:t>
        </w:r>
      </w:ins>
      <w:ins w:id="5033" w:author="PR Preview" w:date="2026-01-01T00:00:00Z">
        <w:r>
          <w:t xml:space="preserve"> </w:t>
        </w:r>
      </w:ins>
      <w:ins w:id="5034" w:author="PR Preview" w:date="2026-01-01T00:00:00Z">
        <w:r>
          <w:t xml:space="preserve">gives</w:t>
        </w:r>
      </w:ins>
      <w:ins w:id="503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ins w:id="50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037" w:author="PR Preview" w:date="2026-01-01T00:00:00Z">
        <w:r>
          <w:t xml:space="preserve">Back substitution on</w:t>
        </w:r>
      </w:ins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$\mathbf{U} \mathord{\smash[b]{\underset{\raise.3ex\hbox{$\scriptstyle\sim$}}{x}}\vphantom{x}} = (8, 1, 1)$</w:t>
        </w:r>
      </w:ins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is</w:t>
        </w:r>
      </w:ins>
      <w:ins w:id="5042" w:author="PR Preview" w:date="2026-01-01T00:00:00Z">
        <w:r>
          <w:t xml:space="preserve"> </w:t>
        </w:r>
      </w:ins>
      <w:hyperlink w:anchor="exm-back-substitution">
        <w:ins w:id="504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044" w:author="PR Preview" w:date="2026-01-01T00:00:00Z">
        <w:r>
          <w:t xml:space="preserve">,</w:t>
        </w:r>
      </w:ins>
      <w:ins w:id="5045" w:author="PR Preview" w:date="2026-01-01T00:00:00Z">
        <w:r>
          <w:t xml:space="preserve"> </w:t>
        </w:r>
      </w:ins>
      <w:ins w:id="5046" w:author="PR Preview" w:date="2026-01-01T00:00:00Z">
        <w:r>
          <w:t xml:space="preserve">which gives</w:t>
        </w:r>
      </w:ins>
      <w:ins w:id="5047" w:author="PR Preview" w:date="2026-01-01T00:00:00Z">
        <w:r>
          <w:t xml:space="preserve"> </w:t>
        </w:r>
      </w:ins>
      <w:ins w:id="5048" w:author="PR Preview" w:date="2026-01-01T00:00:00Z">
        <w:r>
          <w:t xml:space="preserve">$\mathord{\smash[b]{\underset{\raise.3ex\hbox{$\scriptstyle\sim$}}{x}}\vphantom{x}} = (2, 3, -1)$</w:t>
        </w:r>
      </w:ins>
      <w:ins w:id="5049" w:author="PR Preview" w:date="2026-01-01T00:00:00Z">
        <w:r>
          <w:t xml:space="preserve">.</w:t>
        </w:r>
      </w:ins>
      <w:ins w:id="5050" w:author="PR Preview" w:date="2026-01-01T00:00:00Z">
        <w:r>
          <w:t xml:space="preserve"> </w:t>
        </w:r>
      </w:ins>
      <w:ins w:id="5051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2026-10-17T11:56:06Z</dcterms:created>
  <dcterms:modified xsi:type="dcterms:W3CDTF">2026-10-17T11:56:06Z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