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14 (Elementwise application of a function to a vector)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function (</w:delText>
        </w:r>
      </w:del>
      <w:hyperlink w:anchor="def-function">
        <w:del w:id="9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0" w:author="PR Preview" w:date="2026-01-01T00:00:00Z">
        <w:r>
          <w:delText xml:space="preserve">),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let</w:delText>
        </w:r>
      </w:del>
      <w:del w:id="1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be a vector whose entries all lie in</w:delText>
        </w:r>
      </w:del>
      <w:del w:id="16" w:author="PR Preview" w:date="2026-01-01T00:00:00Z">
        <w:r>
          <w:delText xml:space="preserve"> </w:delText>
        </w:r>
      </w:del>
      <m:oMath>
        <m:r>
          <m:t>A</m:t>
        </m:r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elementwise application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</w:delText>
        </w:r>
      </w:del>
      <w:del w:id="24" w:author="PR Preview" w:date="2026-01-01T00:00:00Z">
        <w:r>
          <w:delText xml:space="preserve"> </w:delText>
        </w:r>
      </w:del>
      <m:oMath>
        <m:r>
          <m:t>f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to</w:delText>
        </w:r>
      </w:del>
      <w:del w:id="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written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is the vector of the values of</w:delText>
        </w:r>
      </w:del>
      <w:del w:id="35" w:author="PR Preview" w:date="2026-01-01T00:00:00Z">
        <w:r>
          <w:delText xml:space="preserve"> </w:delText>
        </w:r>
      </w:del>
      <m:oMath>
        <m:r>
          <m:t>f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at the entries of</w:delText>
        </w:r>
      </w:del>
      <w:del w:id="3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0" w:author="PR Preview" w:date="2026-01-01T00:00:00Z">
        <w:r>
          <w:rPr>
            <w:b/>
            <w:bCs/>
          </w:rPr>
          <w:t xml:space="preserve">Definition 14 (Elementwise application of a function to a vector)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Let</w:t>
        </w:r>
      </w:ins>
      <w:ins w:id="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be a function (</w:t>
        </w:r>
      </w:ins>
      <w:hyperlink w:anchor="def-function">
        <w:ins w:id="4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47" w:author="PR Preview" w:date="2026-01-01T00:00:00Z">
        <w:r>
          <w:t xml:space="preserve">),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let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$\mathord{\smash[b]{\underset{\raise.3ex\hbox{$\scriptstyle\sim$}}{x}}\vphantom{x}}= {\mathopen{}\left(x_1, x_2, \ldots, x_n\right)\mathclose{}}^{\top}$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be a vector whose entries all lie in</w:t>
        </w:r>
      </w:ins>
      <w:ins w:id="54" w:author="PR Preview" w:date="2026-01-01T00:00:00Z">
        <w:r>
          <w:t xml:space="preserve"> </w:t>
        </w:r>
      </w:ins>
      <m:oMath>
        <m:r>
          <m:t>A</m:t>
        </m:r>
      </m:oMath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elementwise application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of</w:t>
        </w:r>
      </w:ins>
      <w:ins w:id="62" w:author="PR Preview" w:date="2026-01-01T00:00:00Z">
        <w:r>
          <w:t xml:space="preserve"> </w:t>
        </w:r>
      </w:ins>
      <m:oMath>
        <m:r>
          <m:t>f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to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$\mathord{\smash[b]{\underset{\raise.3ex\hbox{$\scriptstyle\sim$}}{x}}\vphantom{x}}$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written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$f^{\odot}(\mathord{\smash[b]{\underset{\raise.3ex\hbox{$\scriptstyle\sim$}}{x}}\vphantom{x}})$</w:t>
        </w:r>
      </w:ins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the vector of the values of</w:t>
        </w:r>
      </w:ins>
      <w:ins w:id="75" w:author="PR Preview" w:date="2026-01-01T00:00:00Z">
        <w:r>
          <w:t xml:space="preserve"> </w:t>
        </w:r>
      </w:ins>
      <m:oMath>
        <m:r>
          <m:t>f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at the entries of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$\mathord{\smash[b]{\underset{\raise.3ex\hbox{$\scriptstyle\sim$}}{x}}\vphantom{x}}$</w:t>
        </w:r>
      </w:ins>
      <w:ins w:id="80" w:author="PR Preview" w:date="2026-01-01T00:00:00Z">
        <w:r>
          <w:t xml:space="preserve">:</w:t>
        </w:r>
      </w:ins>
    </w:p>
    <w:p>
      <w:pPr>
        <w:pStyle w:val="BodyText"/>
      </w:pPr>
      <w:ins w:id="81" w:author="PR Preview" w:date="2026-01-01T00:00:00Z">
        <w:r>
          <w:t xml:space="preserve">$$
    f^{\odot}(\mathord{\smash[b]{\underset{\raise.3ex\hbox{$\scriptstyle\sim$}}{x}}\vphantom{x}}) = {\mathopen{}\left(f(x_1), f(x_2), \ldots, f(x_n)\right)\mathclose{}}^{\top}.
    $$</w:t>
        </w:r>
      </w:ins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Example 10 (The exponential and logistic functions applied to a vector)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Let</w:delText>
        </w:r>
      </w:del>
      <w:del w:id="8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With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and the logistic function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del w:id="9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BodyText"/>
      </w:pPr>
      <w:ins w:id="94" w:author="PR Preview" w:date="2026-01-01T00:00:00Z">
        <w:r>
          <w:rPr>
            <w:b/>
            <w:bCs/>
          </w:rPr>
          <w:t xml:space="preserve">Example 10 (The exponential and logistic functions applied to a vector)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Let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$\mathord{\smash[b]{\underset{\raise.3ex\hbox{$\scriptstyle\sim$}}{x}}\vphantom{x}}= {\mathopen{}\left(-1, 0, 2\right)\mathclose{}}^{\top}$</w:t>
        </w:r>
      </w:ins>
      <w:ins w:id="99" w:author="PR Preview" w:date="2026-01-01T00:00:00Z">
        <w:r>
          <w:t xml:space="preserve">.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With</w:t>
        </w:r>
      </w:ins>
      <w:ins w:id="10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the logistic function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106" w:author="PR Preview" w:date="2026-01-01T00:00:00Z">
        <w:r>
          <w:t xml:space="preserve">,</w:t>
        </w:r>
      </w:ins>
    </w:p>
    <w:p>
      <w:pPr>
        <w:pStyle w:val="BodyText"/>
      </w:pPr>
      <w:ins w:id="107" w:author="PR Preview" w:date="2026-01-01T00:00:00Z">
        <w:r>
  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  </w:r>
      </w:ins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del w:id="108" w:author="PR Preview" w:date="2026-01-01T00:00:00Z">
        <w:r>
          <w:delText xml:space="preserve">So</w:delText>
        </w:r>
      </w:del>
      <w:del w:id="10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(0.3679, 1, 7.3891)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and</w:delText>
        </w:r>
      </w:del>
      <w:del w:id="11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(0.2689, 0.5, 0.8808).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Each entry of the output depends only on the entry of</w:delText>
        </w:r>
      </w:del>
      <w:del w:id="11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in the same position.</w:delText>
        </w:r>
      </w:del>
    </w:p>
    <w:p>
      <w:pPr>
        <w:pStyle w:val="FirstParagraph"/>
      </w:pPr>
      <w:ins w:id="122" w:author="PR Preview" w:date="2026-01-01T00:00:00Z">
        <w:r>
          <w:t xml:space="preserve">So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$\operatorname{exp}^{\odot}(\mathord{\smash[b]{\underset{\raise.3ex\hbox{$\scriptstyle\sim$}}{x}}\vphantom{x}}) \approx$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(0.3679, 1, 7.3891)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and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$\operatorname{expit}^{\odot}(\mathord{\smash[b]{\underset{\raise.3ex\hbox{$\scriptstyle\sim$}}{x}}\vphantom{x}}) \approx$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(0.2689, 0.5, 0.8808).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Each entry of the output depends only on the entry of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$\mathord{\smash[b]{\underset{\raise.3ex\hbox{$\scriptstyle\sim$}}{x}}\vphantom{x}}$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in the same position.</w:t>
        </w:r>
      </w:ins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del w:id="139" w:author="PR Preview" w:date="2026-01-01T00:00:00Z">
        <w:r>
          <w:delText xml:space="preserve">The superscript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p"/>
          </m:rPr>
          <m:t>⊙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keeps</w:delText>
        </w:r>
      </w:del>
      <w:del w:id="14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apart from</w:delText>
        </w:r>
      </w:del>
      <w:del w:id="146" w:author="PR Preview" w:date="2026-01-01T00:00:00Z">
        <w:r>
          <w:delText xml:space="preserve"> </w:delText>
        </w:r>
      </w:del>
      <m:oMath>
        <m:r>
          <m:t>f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itself.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Where a function</w:delText>
        </w:r>
      </w:del>
      <w:del w:id="151" w:author="PR Preview" w:date="2026-01-01T00:00:00Z">
        <w:r>
          <w:delText xml:space="preserve"> </w:delText>
        </w:r>
      </w:del>
      <m:oMath>
        <m:r>
          <m:t>f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takes a whole vector as its argument,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as in the multivariable calculus of</w:delText>
        </w:r>
      </w:del>
      <w:del w:id="156" w:author="PR Preview" w:date="2026-01-01T00:00:00Z">
        <w:r>
          <w:delText xml:space="preserve"> </w:delText>
        </w:r>
      </w:del>
      <w:hyperlink r:id="rId41">
        <w:del w:id="157" w:author="PR Preview" w:date="2026-01-01T00:00:00Z">
          <w:r>
            <w:rPr>
              <w:rStyle w:val="Hyperlink"/>
            </w:rPr>
            <w:delText xml:space="preserve">vector calculus</w:delText>
          </w:r>
        </w:del>
      </w:hyperlink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means</w:delText>
        </w:r>
      </w:del>
      <w:del w:id="162" w:author="PR Preview" w:date="2026-01-01T00:00:00Z">
        <w:r>
          <w:delText xml:space="preserve"> </w:delText>
        </w:r>
      </w:del>
      <m:oMath>
        <m:r>
          <m:t>f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evaluated at the vector,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which is generally not the vector of its values at the entries.</w:delText>
        </w:r>
      </w:del>
    </w:p>
    <w:p>
      <w:pPr>
        <w:pStyle w:val="Compact"/>
        <w:numPr>
          <w:ilvl w:val="0"/>
          <w:numId w:val="1008"/>
        </w:numPr>
      </w:pPr>
      <w:del w:id="167" w:author="PR Preview" w:date="2026-01-01T00:00:00Z">
        <w:r>
          <w:delText xml:space="preserve">If</w:delText>
        </w:r>
      </w:del>
      <w:del w:id="168" w:author="PR Preview" w:date="2026-01-01T00:00:00Z">
        <w:r>
          <w:delText xml:space="preserve"> </w:delText>
        </w:r>
      </w:del>
      <m:oMath>
        <m:r>
          <m:t>f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has parameters, as in</w:delText>
        </w:r>
      </w:del>
      <w:del w:id="17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del w:id="172" w:author="PR Preview" w:date="2026-01-01T00:00:00Z">
        <w:r>
          <w:delText xml:space="preserve">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 same parameters are used at every entry.</w:delText>
        </w:r>
      </w:del>
    </w:p>
    <w:p>
      <w:pPr>
        <w:pStyle w:val="Compact"/>
        <w:numPr>
          <w:ilvl w:val="0"/>
          <w:numId w:val="1008"/>
        </w:numPr>
      </w:pPr>
      <w:ins w:id="175" w:author="PR Preview" w:date="2026-01-01T00:00:00Z">
        <w:r>
          <w:t xml:space="preserve">The superscript</w:t>
        </w:r>
      </w:ins>
      <w:ins w:id="176" w:author="PR Preview" w:date="2026-01-01T00:00:00Z">
        <w:r>
          <w:t xml:space="preserve"> </w:t>
        </w:r>
      </w:ins>
      <m:oMath>
        <m:r>
          <m:rPr>
            <m:sty m:val="p"/>
          </m:rPr>
          <m:t>⊙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keeps</w:t>
        </w:r>
      </w:ins>
      <w:ins w:id="17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apart from</w:t>
        </w:r>
      </w:ins>
      <w:ins w:id="182" w:author="PR Preview" w:date="2026-01-01T00:00:00Z">
        <w:r>
          <w:t xml:space="preserve"> </w:t>
        </w:r>
      </w:ins>
      <m:oMath>
        <m:r>
          <m:t>f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itself.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Where a function</w:t>
        </w:r>
      </w:ins>
      <w:ins w:id="187" w:author="PR Preview" w:date="2026-01-01T00:00:00Z">
        <w:r>
          <w:t xml:space="preserve"> </w:t>
        </w:r>
      </w:ins>
      <m:oMath>
        <m:r>
          <m:t>f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takes a whole vector as its argument,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as in the multivariable calculus of</w:t>
        </w:r>
      </w:ins>
      <w:ins w:id="192" w:author="PR Preview" w:date="2026-01-01T00:00:00Z">
        <w:r>
          <w:t xml:space="preserve"> </w:t>
        </w:r>
      </w:ins>
      <w:hyperlink r:id="rId41">
        <w:ins w:id="193" w:author="PR Preview" w:date="2026-01-01T00:00:00Z">
          <w:r>
            <w:rPr>
              <w:rStyle w:val="Hyperlink"/>
            </w:rPr>
            <w:t xml:space="preserve">vector calculus</w:t>
          </w:r>
        </w:ins>
      </w:hyperlink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$f(\mathord{\smash[b]{\underset{\raise.3ex\hbox{$\scriptstyle\sim$}}{x}}\vphantom{x}})$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means</w:t>
        </w:r>
      </w:ins>
      <w:ins w:id="199" w:author="PR Preview" w:date="2026-01-01T00:00:00Z">
        <w:r>
          <w:t xml:space="preserve"> </w:t>
        </w:r>
      </w:ins>
      <m:oMath>
        <m:r>
          <m:t>f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evaluated at the vector,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which is generally not the vector of its values at the entries.</w:t>
        </w:r>
      </w:ins>
    </w:p>
    <w:p>
      <w:pPr>
        <w:pStyle w:val="Compact"/>
        <w:numPr>
          <w:ilvl w:val="0"/>
          <w:numId w:val="1008"/>
        </w:numPr>
      </w:pPr>
      <w:ins w:id="204" w:author="PR Preview" w:date="2026-01-01T00:00:00Z">
        <w:r>
          <w:t xml:space="preserve">If</w:t>
        </w:r>
      </w:ins>
      <w:ins w:id="205" w:author="PR Preview" w:date="2026-01-01T00:00:00Z">
        <w:r>
          <w:t xml:space="preserve"> </w:t>
        </w:r>
      </w:ins>
      <m:oMath>
        <m:r>
          <m:t>f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has parameters, as in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$f_{\mathord{\smash[b]{\underset{\raise.3ex\hbox{$\scriptstyle\sim$}}{\beta}}\vphantom{\beta}}}$</w:t>
        </w:r>
      </w:ins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 same parameters are used at every entry.</w:t>
        </w:r>
      </w:ins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del w:id="213" w:author="PR Preview" w:date="2026-01-01T00:00:00Z">
        <w:r>
          <w:delText xml:space="preserve">Summing the entries sends each vector</w:delText>
        </w:r>
      </w:del>
      <w:del w:id="2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to the number</w:delText>
        </w:r>
      </w:del>
      <w:del w:id="21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1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ins w:id="219" w:author="PR Preview" w:date="2026-01-01T00:00:00Z">
        <w:r>
          <w:t xml:space="preserve">Summing the entries sends each vector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$\mathord{\smash[b]{\underset{\raise.3ex\hbox{$\scriptstyle\sim$}}{x}}\vphantom{x}}\in \mathbb{R}^n$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to the number</w:t>
        </w:r>
      </w:ins>
      <w:ins w:id="22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25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complex.html#def-complex-modulus" TargetMode="External"/><Relationship Id="rId74" Type="http://schemas.openxmlformats.org/officeDocument/2006/relationships/hyperlink" Target="https://doi.org/10.1007/978-1-4757-1645-0" TargetMode="External"/><Relationship Id="rId71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48" Type="http://schemas.openxmlformats.org/officeDocument/2006/relationships/hyperlink" Target="https://morrison-lab.github.io/pds/expectation.html#def-expectation" TargetMode="External"/><Relationship Id="rId45" Type="http://schemas.openxmlformats.org/officeDocument/2006/relationships/hyperlink" Target="linear-algebra-matrices.qmd#def-linear-operator" TargetMode="External"/><Relationship Id="rId66" Type="http://schemas.openxmlformats.org/officeDocument/2006/relationships/hyperlink" Target="number-systems.qmd#def-integers" TargetMode="External"/><Relationship Id="rId50" Type="http://schemas.openxmlformats.org/officeDocument/2006/relationships/hyperlink" Target="number-systems.qmd#def-natural-numbers" TargetMode="External"/><Relationship Id="rId65" Type="http://schemas.openxmlformats.org/officeDocument/2006/relationships/hyperlink" Target="number-systems.qmd#def-nonnegative-integers" TargetMode="External"/><Relationship Id="rId70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2026-10-17T11:43:35Z</dcterms:created>
  <dcterms:modified xsi:type="dcterms:W3CDTF">2026-10-17T11:43:35Z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