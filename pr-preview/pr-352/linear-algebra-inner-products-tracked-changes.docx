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(Inner product)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on</w:delText>
        </w:r>
      </w:del>
      <w:del w:id="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function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assigns to each ordered pair of vectors</w:delText>
        </w:r>
      </w:del>
      <w:del w:id="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 real number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that has the following four properties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for all</w:delText>
        </w:r>
      </w:del>
      <w:del w:id="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all real numbers</w:delText>
        </w:r>
      </w:del>
      <w:del w:id="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28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1"/>
        </w:numPr>
      </w:pPr>
      <w:del w:id="29" w:author="PR Preview" w:date="2026-01-01T00:00:00Z">
        <w:r>
          <w:rPr>
            <w:b/>
            <w:bCs/>
          </w:rPr>
          <w:delText xml:space="preserve">positivity</w:delText>
        </w:r>
      </w:del>
      <w:del w:id="30" w:author="PR Preview" w:date="2026-01-01T00:00:00Z">
        <w:r>
          <w:delText xml:space="preserve">:</w:delText>
        </w:r>
      </w:del>
      <w:del w:id="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del w:id="3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33" w:author="PR Preview" w:date="2026-01-01T00:00:00Z">
        <w:r>
          <w:rPr>
            <w:b/>
            <w:bCs/>
          </w:rPr>
          <w:delText xml:space="preserve">definiteness</w:delText>
        </w:r>
      </w:del>
      <w:del w:id="34" w:author="PR Preview" w:date="2026-01-01T00:00:00Z">
        <w:r>
          <w:delText xml:space="preserve">:</w:delText>
        </w:r>
      </w:del>
      <w:del w:id="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if and only if</w:delText>
        </w:r>
      </w:del>
      <w:del w:id="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40" w:author="PR Preview" w:date="2026-01-01T00:00:00Z">
        <w:r>
          <w:rPr>
            <w:b/>
            <w:bCs/>
          </w:rPr>
          <w:delText xml:space="preserve">linearity in the first slot</w:delText>
        </w:r>
      </w:del>
      <w:del w:id="41" w:author="PR Preview" w:date="2026-01-01T00:00:00Z">
        <w:r>
          <w:delText xml:space="preserve">:</w:delText>
        </w:r>
      </w:del>
      <w:del w:id="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44" w:author="PR Preview" w:date="2026-01-01T00:00:00Z">
        <w:r>
          <w:rPr>
            <w:b/>
            <w:bCs/>
          </w:rPr>
          <w:delText xml:space="preserve">symmetry</w:delText>
        </w:r>
      </w:del>
      <w:del w:id="45" w:author="PR Preview" w:date="2026-01-01T00:00:00Z">
        <w:r>
          <w:delText xml:space="preserve">:</w:delText>
        </w:r>
      </w:del>
      <w:del w:id="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7" w:author="PR Preview" w:date="2026-01-01T00:00:00Z">
        <w:r>
          <w:delText xml:space="preserve">.</w:delText>
        </w:r>
      </w:del>
    </w:p>
    <w:p>
      <w:pPr>
        <w:pStyle w:val="FirstParagraph"/>
      </w:pPr>
      <w:del w:id="48" w:author="PR Preview" w:date="2026-01-01T00:00:00Z">
        <w:r>
          <w:rPr>
            <w:i/>
            <w:iCs/>
          </w:rPr>
          <w:delText xml:space="preserve">Remark 1</w:delText>
        </w:r>
      </w:del>
      <w:del w:id="49" w:author="PR Preview" w:date="2026-01-01T00:00:00Z">
        <w:r>
          <w:delText xml:space="preserve"> (The definition in other sources). </w:delText>
        </w:r>
      </w:del>
      <w:del w:id="50" w:author="PR Preview" w:date="2026-01-01T00:00:00Z">
        <w:r>
          <w:delText xml:space="preserve">Axler (2024, Definition 6.2, p. 183)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states the same definition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for any vector space over the real or complex numbers.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Axler splits linearity in the first slot into additivity and homogeneity,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 his last property is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i/>
            <w:iCs/>
          </w:rPr>
          <w:delText xml:space="preserve">conjugate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symmetry,</w:delText>
        </w:r>
      </w:del>
      <w:del w:id="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which for real numbers is the same as symmetry.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Symmetry and linearity in the first slot together give linearity in the second slot.</w:delText>
        </w:r>
      </w:del>
    </w:p>
    <w:p>
      <w:pPr>
        <w:pStyle w:val="FirstParagraph"/>
      </w:pPr>
      <w:ins w:id="69" w:author="PR Preview" w:date="2026-01-01T00:00:00Z">
        <w:r>
          <w:rPr>
            <w:b/>
            <w:bCs/>
          </w:rPr>
          <w:t xml:space="preserve">Definition 1 (Inner product)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inner product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on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function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that assigns to each ordered pair of vectors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 real number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that has the following four properties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for all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 all real numbers</w:t>
        </w:r>
      </w:ins>
      <w:ins w:id="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9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98" w:author="PR Preview" w:date="2026-01-01T00:00:00Z">
        <w:r>
          <w:rPr>
            <w:b/>
            <w:bCs/>
          </w:rPr>
          <w:t xml:space="preserve">positivity</w:t>
        </w:r>
      </w:ins>
      <w:ins w:id="99" w:author="PR Preview" w:date="2026-01-01T00:00:00Z">
        <w:r>
          <w:t xml:space="preserve">: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 \ge 0$</w:t>
        </w:r>
      </w:ins>
      <w:ins w:id="10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03" w:author="PR Preview" w:date="2026-01-01T00:00:00Z">
        <w:r>
          <w:rPr>
            <w:b/>
            <w:bCs/>
          </w:rPr>
          <w:t xml:space="preserve">definiteness</w:t>
        </w:r>
      </w:ins>
      <w:ins w:id="104" w:author="PR Preview" w:date="2026-01-01T00:00:00Z">
        <w:r>
          <w:t xml:space="preserve">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 = 0$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if and only if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11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2" w:author="PR Preview" w:date="2026-01-01T00:00:00Z">
        <w:r>
          <w:rPr>
            <w:b/>
            <w:bCs/>
          </w:rPr>
          <w:t xml:space="preserve">linearity in the first slot</w:t>
        </w:r>
      </w:ins>
      <w:ins w:id="113" w:author="PR Preview" w:date="2026-01-01T00:00:00Z">
        <w:r>
          <w:t xml:space="preserve">: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  </w:r>
      </w:ins>
      <w:ins w:id="11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7" w:author="PR Preview" w:date="2026-01-01T00:00:00Z">
        <w:r>
          <w:rPr>
            <w:b/>
            <w:bCs/>
          </w:rPr>
          <w:t xml:space="preserve">symmetry</w:t>
        </w:r>
      </w:ins>
      <w:ins w:id="118" w:author="PR Preview" w:date="2026-01-01T00:00:00Z">
        <w:r>
          <w:t xml:space="preserve">: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  </w:r>
      </w:ins>
      <w:ins w:id="121" w:author="PR Preview" w:date="2026-01-01T00:00:00Z">
        <w:r>
          <w:t xml:space="preserve">.</w:t>
        </w:r>
      </w:ins>
    </w:p>
    <w:bookmarkEnd w:id="9"/>
    <w:bookmarkStart w:id="10" w:name="rem-inner-product-other-sources"/>
    <w:p>
      <w:pPr>
        <w:pStyle w:val="FirstParagraph"/>
      </w:pPr>
      <w:ins w:id="122" w:author="PR Preview" w:date="2026-01-01T00:00:00Z">
        <w:r>
          <w:rPr>
            <w:i/>
            <w:iCs/>
          </w:rPr>
          <w:t xml:space="preserve">Remark 1</w:t>
        </w:r>
      </w:ins>
      <w:ins w:id="123" w:author="PR Preview" w:date="2026-01-01T00:00:00Z">
        <w:r>
          <w:t xml:space="preserve"> (The definition in other sources). </w:t>
        </w:r>
      </w:ins>
      <w:ins w:id="124" w:author="PR Preview" w:date="2026-01-01T00:00:00Z">
        <w:r>
          <w:t xml:space="preserve">Axler (2024, Definition 6.2, p. 183)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states the same definition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any vector space over the real or complex numbers.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Axler splits linearity in the first slot into additivity and homogeneity,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his last property is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i/>
            <w:iCs/>
          </w:rPr>
          <w:t xml:space="preserve">conjugate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symmetry,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  </w:r>
      </w:ins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which for real numbers is the same as symmetry.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Symmetry and linearity in the first slot together give linearity in the second slot.</w:t>
        </w:r>
      </w:ins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del w:id="144" w:author="PR Preview" w:date="2026-01-01T00:00:00Z">
        <w:r>
          <w:rPr>
            <w:b/>
            <w:bCs/>
          </w:rPr>
          <w:delText xml:space="preserve">positivity</w:delText>
        </w:r>
      </w:del>
      <w:del w:id="145" w:author="PR Preview" w:date="2026-01-01T00:00:00Z">
        <w:r>
          <w:delText xml:space="preserve">:</w:delText>
        </w:r>
      </w:del>
      <w:del w:id="1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a sum of squares, so it is at least</w:delText>
        </w:r>
      </w:del>
      <w:del w:id="149" w:author="PR Preview" w:date="2026-01-01T00:00:00Z">
        <w:r>
          <w:delText xml:space="preserve"> </w:delText>
        </w:r>
      </w:del>
      <m:oMath>
        <m:r>
          <m:t>0</m:t>
        </m:r>
      </m:oMath>
      <w:del w:id="15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del w:id="151" w:author="PR Preview" w:date="2026-01-01T00:00:00Z">
        <w:r>
          <w:rPr>
            <w:b/>
            <w:bCs/>
          </w:rPr>
          <w:delText xml:space="preserve">definiteness</w:delText>
        </w:r>
      </w:del>
      <w:del w:id="152" w:author="PR Preview" w:date="2026-01-01T00:00:00Z">
        <w:r>
          <w:delText xml:space="preserve">: a sum of squares is</w:delText>
        </w:r>
      </w:del>
      <w:del w:id="153" w:author="PR Preview" w:date="2026-01-01T00:00:00Z">
        <w:r>
          <w:delText xml:space="preserve"> </w:delText>
        </w:r>
      </w:del>
      <m:oMath>
        <m:r>
          <m:t>0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exactly when every term is</w:delText>
        </w:r>
      </w:del>
      <w:del w:id="156" w:author="PR Preview" w:date="2026-01-01T00:00:00Z">
        <w:r>
          <w:delText xml:space="preserve"> </w:delText>
        </w:r>
      </w:del>
      <m:oMath>
        <m:r>
          <m:t>0</m:t>
        </m:r>
      </m:oMath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so</w:delText>
        </w:r>
      </w:del>
      <w:del w:id="1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exactly when every</w:delText>
        </w:r>
      </w:del>
      <w:del w:id="16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that is, when</w:delText>
        </w:r>
      </w:del>
      <w:del w:id="1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6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ins w:id="169" w:author="PR Preview" w:date="2026-01-01T00:00:00Z">
        <w:r>
          <w:rPr>
            <w:b/>
            <w:bCs/>
          </w:rPr>
          <w:t xml:space="preserve">positivity</w:t>
        </w:r>
      </w:ins>
      <w:ins w:id="170" w:author="PR Preview" w:date="2026-01-01T00:00:00Z">
        <w:r>
          <w:t xml:space="preserve">: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$\mathord{\smash[b]{\underset{\raise.3ex\hbox{$\scriptstyle\sim$}}{x}}\vphantom{x}}\cdot \mathord{\smash[b]{\underset{\raise.3ex\hbox{$\scriptstyle\sim$}}{x}}\vphantom{x}}= \sum_{i=1}^px_i^2$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a sum of squares, so it is at least</w:t>
        </w:r>
      </w:ins>
      <w:ins w:id="175" w:author="PR Preview" w:date="2026-01-01T00:00:00Z">
        <w:r>
          <w:t xml:space="preserve"> </w:t>
        </w:r>
      </w:ins>
      <m:oMath>
        <m:r>
          <m:t>0</m:t>
        </m:r>
      </m:oMath>
      <w:ins w:id="17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77" w:author="PR Preview" w:date="2026-01-01T00:00:00Z">
        <w:r>
          <w:rPr>
            <w:b/>
            <w:bCs/>
          </w:rPr>
          <w:t xml:space="preserve">definiteness</w:t>
        </w:r>
      </w:ins>
      <w:ins w:id="178" w:author="PR Preview" w:date="2026-01-01T00:00:00Z">
        <w:r>
          <w:t xml:space="preserve">: a sum of squares is</w:t>
        </w:r>
      </w:ins>
      <w:ins w:id="179" w:author="PR Preview" w:date="2026-01-01T00:00:00Z">
        <w:r>
          <w:t xml:space="preserve"> </w:t>
        </w:r>
      </w:ins>
      <m:oMath>
        <m:r>
          <m:t>0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exactly when every term is</w:t>
        </w:r>
      </w:ins>
      <w:ins w:id="182" w:author="PR Preview" w:date="2026-01-01T00:00:00Z">
        <w:r>
          <w:t xml:space="preserve"> </w:t>
        </w:r>
      </w:ins>
      <m:oMath>
        <m:r>
          <m:t>0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$\mathord{\smash[b]{\underset{\raise.3ex\hbox{$\scriptstyle\sim$}}{x}}\vphantom{x}}\cdot \mathord{\smash[b]{\underset{\raise.3ex\hbox{$\scriptstyle\sim$}}{x}}\vphantom{x}}= 0$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exactly when every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that is, when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19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del w:id="197" w:author="PR Preview" w:date="2026-01-01T00:00:00Z">
        <w:r>
          <w:delText xml:space="preserve">For instance, with</w:delText>
        </w:r>
      </w:del>
      <w:del w:id="1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9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00" w:author="PR Preview" w:date="2026-01-01T00:00:00Z">
        <w:r>
          <w:t xml:space="preserve">For instance, with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$\mathord{\smash[b]{\underset{\raise.3ex\hbox{$\scriptstyle\sim$}}{x}}\vphantom{x}}= (1, -2, 2)$</w:t>
        </w:r>
      </w:ins>
      <w:ins w:id="203" w:author="PR Preview" w:date="2026-01-01T00:00:00Z">
        <w:r>
          <w:t xml:space="preserve">,</w:t>
        </w:r>
      </w:ins>
    </w:p>
    <w:p>
      <w:pPr>
        <w:pStyle w:val="BodyText"/>
      </w:pPr>
      <w:ins w:id="204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  </w:r>
      </w:ins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del w:id="205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 Euclidean space</w:delText>
        </w:r>
      </w:del>
      <w:del w:id="2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equipped with the standard dot product (1),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that is, the pair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with</w:delText>
        </w:r>
      </w:del>
      <w:del w:id="2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" w:author="PR Preview" w:date="2026-01-01T00:00:00Z">
        <w:r>
          <w:delText xml:space="preserve">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22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21" w:author="PR Preview" w:date="2026-01-01T00:00:00Z">
        <w:r>
          <w:delText xml:space="preserve">).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For</w:delText>
        </w:r>
      </w:del>
      <w:del w:id="22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25" w:author="PR Preview" w:date="2026-01-01T00:00:00Z">
        <w:r>
          <w:delText xml:space="preserve">, any vector</w:delText>
        </w:r>
      </w:del>
      <w:del w:id="2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has squared norm</w:delText>
        </w:r>
      </w:del>
      <w:del w:id="2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233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 Euclidean space</w:t>
        </w:r>
      </w:ins>
      <w:ins w:id="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equipped with the standard dot product (1),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that is, the pair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with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  </w:r>
      </w:ins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24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50" w:author="PR Preview" w:date="2026-01-01T00:00:00Z">
        <w:r>
          <w:t xml:space="preserve">).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</w:t>
        </w:r>
      </w:ins>
      <w:ins w:id="2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54" w:author="PR Preview" w:date="2026-01-01T00:00:00Z">
        <w:r>
          <w:t xml:space="preserve">, any vector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$\mathord{\smash[b]{\underset{\raise.3ex\hbox{$\scriptstyle\sim$}}{x}}\vphantom{x}}= (x_1, x_2) \in \mathbb{R}^2$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has squared norm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Example 3 (A weighted inner product)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Let</w:delText>
        </w:r>
      </w:del>
      <w:del w:id="267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be a vector of positive numbers, and define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Example 3 (A weighted inner product)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Let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$\mathord{\smash[b]{\underset{\raise.3ex\hbox{$\scriptstyle\sim$}}{c}}\vphantom{c}} = (c_1, \ldots, c_p)$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be a vector of positive numbers, and define</w:t>
        </w:r>
      </w:ins>
    </w:p>
    <w:p>
      <w:pPr>
        <w:pStyle w:val="BodyText"/>
      </w:pPr>
      <w:ins w:id="277" w:author="PR Preview" w:date="2026-01-01T00:00:00Z">
        <w:r>
  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  </w:r>
      </w:ins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del w:id="278" w:author="PR Preview" w:date="2026-01-01T00:00:00Z">
        <w:r>
          <w:rPr>
            <w:b/>
            <w:bCs/>
          </w:rPr>
          <w:delText xml:space="preserve">positivity</w:delText>
        </w:r>
      </w:del>
      <w:del w:id="279" w:author="PR Preview" w:date="2026-01-01T00:00:00Z">
        <w:r>
          <w:delText xml:space="preserve">:</w:delText>
        </w:r>
      </w:del>
      <w:del w:id="2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 each term</w:delText>
        </w:r>
      </w:del>
      <w:del w:id="28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 a positive number times a square, so the sum is at least</w:delText>
        </w:r>
      </w:del>
      <w:del w:id="287" w:author="PR Preview" w:date="2026-01-01T00:00:00Z">
        <w:r>
          <w:delText xml:space="preserve"> </w:delText>
        </w:r>
      </w:del>
      <m:oMath>
        <m:r>
          <m:t>0</m:t>
        </m:r>
      </m:oMath>
      <w:del w:id="28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del w:id="289" w:author="PR Preview" w:date="2026-01-01T00:00:00Z">
        <w:r>
          <w:rPr>
            <w:b/>
            <w:bCs/>
          </w:rPr>
          <w:delText xml:space="preserve">definiteness</w:delText>
        </w:r>
      </w:del>
      <w:del w:id="290" w:author="PR Preview" w:date="2026-01-01T00:00:00Z">
        <w:r>
          <w:delText xml:space="preserve">: a sum of nonnegative terms is</w:delText>
        </w:r>
      </w:del>
      <w:del w:id="291" w:author="PR Preview" w:date="2026-01-01T00:00:00Z">
        <w:r>
          <w:delText xml:space="preserve"> </w:delText>
        </w:r>
      </w:del>
      <m:oMath>
        <m:r>
          <m:t>0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exactly when every term is</w:delText>
        </w:r>
      </w:del>
      <w:del w:id="294" w:author="PR Preview" w:date="2026-01-01T00:00:00Z">
        <w:r>
          <w:delText xml:space="preserve"> </w:delText>
        </w:r>
      </w:del>
      <m:oMath>
        <m:r>
          <m:t>0</m:t>
        </m:r>
      </m:oMath>
      <w:del w:id="295" w:author="PR Preview" w:date="2026-01-01T00:00:00Z">
        <w:r>
          <w:delText xml:space="preserve">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and</w:delText>
        </w:r>
      </w:del>
      <w:del w:id="29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exactly when</w:delText>
        </w:r>
      </w:del>
      <w:del w:id="30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02" w:author="PR Preview" w:date="2026-01-01T00:00:00Z">
        <w:r>
          <w:delText xml:space="preserve">, because</w:delText>
        </w:r>
      </w:del>
      <w:del w:id="30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304" w:author="PR Preview" w:date="2026-01-01T00:00:00Z">
        <w:r>
          <w:delText xml:space="preserve">;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so</w:delText>
        </w:r>
      </w:del>
      <w:del w:id="3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exactly when</w:delText>
        </w:r>
      </w:del>
      <w:del w:id="3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1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ins w:id="312" w:author="PR Preview" w:date="2026-01-01T00:00:00Z">
        <w:r>
          <w:rPr>
            <w:b/>
            <w:bCs/>
          </w:rPr>
          <w:t xml:space="preserve">positivity</w:t>
        </w:r>
      </w:ins>
      <w:ins w:id="313" w:author="PR Preview" w:date="2026-01-01T00:00:00Z">
        <w:r>
          <w:t xml:space="preserve">: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  </w:r>
      </w:ins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 each term</w:t>
        </w:r>
      </w:ins>
      <w:ins w:id="31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a positive number times a square, so the sum is at least</w:t>
        </w:r>
      </w:ins>
      <w:ins w:id="322" w:author="PR Preview" w:date="2026-01-01T00:00:00Z">
        <w:r>
          <w:t xml:space="preserve"> </w:t>
        </w:r>
      </w:ins>
      <m:oMath>
        <m:r>
          <m:t>0</m:t>
        </m:r>
      </m:oMath>
      <w:ins w:id="32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24" w:author="PR Preview" w:date="2026-01-01T00:00:00Z">
        <w:r>
          <w:rPr>
            <w:b/>
            <w:bCs/>
          </w:rPr>
          <w:t xml:space="preserve">definiteness</w:t>
        </w:r>
      </w:ins>
      <w:ins w:id="325" w:author="PR Preview" w:date="2026-01-01T00:00:00Z">
        <w:r>
          <w:t xml:space="preserve">: a sum of nonnegative terms is</w:t>
        </w:r>
      </w:ins>
      <w:ins w:id="326" w:author="PR Preview" w:date="2026-01-01T00:00:00Z">
        <w:r>
          <w:t xml:space="preserve"> </w:t>
        </w:r>
      </w:ins>
      <m:oMath>
        <m:r>
          <m:t>0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exactly when every term is</w:t>
        </w:r>
      </w:ins>
      <w:ins w:id="329" w:author="PR Preview" w:date="2026-01-01T00:00:00Z">
        <w:r>
          <w:t xml:space="preserve"> </w:t>
        </w:r>
      </w:ins>
      <m:oMath>
        <m:r>
          <m:t>0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and</w:t>
        </w:r>
      </w:ins>
      <w:ins w:id="3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exactly when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37" w:author="PR Preview" w:date="2026-01-01T00:00:00Z">
        <w:r>
          <w:t xml:space="preserve">, because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339" w:author="PR Preview" w:date="2026-01-01T00:00:00Z">
        <w:r>
          <w:t xml:space="preserve">;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so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exactly when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3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del w:id="349" w:author="PR Preview" w:date="2026-01-01T00:00:00Z">
        <w:r>
          <w:rPr>
            <w:b/>
            <w:bCs/>
          </w:rPr>
          <w:delText xml:space="preserve">symmetry</w:delText>
        </w:r>
      </w:del>
      <w:del w:id="350" w:author="PR Preview" w:date="2026-01-01T00:00:00Z">
        <w:r>
          <w:delText xml:space="preserve">:</w:delText>
        </w:r>
      </w:del>
      <w:del w:id="35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for each</w:delText>
        </w:r>
      </w:del>
      <w:del w:id="354" w:author="PR Preview" w:date="2026-01-01T00:00:00Z">
        <w:r>
          <w:delText xml:space="preserve"> </w:delText>
        </w:r>
      </w:del>
      <m:oMath>
        <m:r>
          <m:t>i</m:t>
        </m:r>
      </m:oMath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so</w:delText>
        </w:r>
      </w:del>
      <w:del w:id="3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del w:id="359" w:author="PR Preview" w:date="2026-01-01T00:00:00Z">
        <w:r>
          <w:delText xml:space="preserve">.</w:delText>
        </w:r>
      </w:del>
    </w:p>
    <w:p>
      <w:pPr>
        <w:pStyle w:val="FirstParagraph"/>
      </w:pPr>
      <w:del w:id="360" w:author="PR Preview" w:date="2026-01-01T00:00:00Z">
        <w:r>
          <w:delText xml:space="preserve">For linearity in the first slot,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take</w:delText>
        </w:r>
      </w:del>
      <w:del w:id="3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and real numbers</w:delText>
        </w:r>
      </w:del>
      <w:del w:id="3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3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68" w:author="PR Preview" w:date="2026-01-01T00:00:00Z">
        <w:r>
          <w:delText xml:space="preserve">Different inner products can give different numbers for the same pair of vectors.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With</w:delText>
        </w:r>
      </w:del>
      <w:del w:id="3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4" w:author="PR Preview" w:date="2026-01-01T00:00:00Z">
        <w:r>
          <w:delText xml:space="preserve">,</w:delText>
        </w:r>
      </w:del>
      <w:del w:id="3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7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Compact"/>
        <w:numPr>
          <w:ilvl w:val="0"/>
          <w:numId w:val="1003"/>
        </w:numPr>
      </w:pPr>
      <w:ins w:id="380" w:author="PR Preview" w:date="2026-01-01T00:00:00Z">
        <w:r>
          <w:rPr>
            <w:b/>
            <w:bCs/>
          </w:rPr>
          <w:t xml:space="preserve">symmetry</w:t>
        </w:r>
      </w:ins>
      <w:ins w:id="381" w:author="PR Preview" w:date="2026-01-01T00:00:00Z">
        <w:r>
          <w:t xml:space="preserve">: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each</w:t>
        </w:r>
      </w:ins>
      <w:ins w:id="385" w:author="PR Preview" w:date="2026-01-01T00:00:00Z">
        <w:r>
          <w:t xml:space="preserve"> </w:t>
        </w:r>
      </w:ins>
      <m:oMath>
        <m:r>
          <m:t>i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so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  </w:r>
      </w:ins>
      <w:ins w:id="391" w:author="PR Preview" w:date="2026-01-01T00:00:00Z">
        <w:r>
          <w:t xml:space="preserve">.</w:t>
        </w:r>
      </w:ins>
    </w:p>
    <w:p>
      <w:pPr>
        <w:pStyle w:val="FirstParagraph"/>
      </w:pPr>
      <w:ins w:id="392" w:author="PR Preview" w:date="2026-01-01T00:00:00Z">
        <w:r>
          <w:t xml:space="preserve">For linearity in the first slot,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take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real numbers</w:t>
        </w:r>
      </w:ins>
      <w:ins w:id="3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400" w:author="PR Preview" w:date="2026-01-01T00:00:00Z">
        <w:r>
          <w:t xml:space="preserve">:</w:t>
        </w:r>
      </w:ins>
    </w:p>
    <w:p>
      <w:pPr>
        <w:pStyle w:val="BodyText"/>
      </w:pPr>
      <w:ins w:id="401" w:author="PR Preview" w:date="2026-01-01T00:00:00Z">
        <w:r>
  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  </w:r>
      </w:ins>
    </w:p>
    <w:p>
      <w:pPr>
        <w:pStyle w:val="FirstParagraph"/>
      </w:pPr>
      <w:ins w:id="402" w:author="PR Preview" w:date="2026-01-01T00:00:00Z">
        <w:r>
          <w:t xml:space="preserve">Different inner products can give different numbers for the same pair of vectors.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With</w:t>
        </w:r>
      </w:ins>
      <w:ins w:id="4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$\mathord{\smash[b]{\underset{\raise.3ex\hbox{$\scriptstyle\sim$}}{c}}\vphantom{c}} = (2, 1)$</w:t>
        </w:r>
      </w:ins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$\mathord{\smash[b]{\underset{\raise.3ex\hbox{$\scriptstyle\sim$}}{x}}\vphantom{x}}= (1, 3)$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$\mathord{\smash[b]{\underset{\raise.3ex\hbox{$\scriptstyle\sim$}}{y}}\vphantom{y}}= (4, -1)$</w:t>
        </w:r>
      </w:ins>
      <w:ins w:id="416" w:author="PR Preview" w:date="2026-01-01T00:00:00Z">
        <w:r>
          <w:t xml:space="preserve">:</w:t>
        </w:r>
      </w:ins>
    </w:p>
    <w:p>
      <w:pPr>
        <w:pStyle w:val="BodyText"/>
      </w:pPr>
      <w:ins w:id="417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  </w:r>
      </w:ins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BodyText"/>
      </w:pPr>
      <w:ins w:id="418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  </w:r>
      </w:ins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symmetric, because</w:delText>
        </w:r>
      </w:del>
      <w:del w:id="4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and linear in the first slot, because it is a linear combination of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and</w:delText>
        </w:r>
      </w:del>
      <w:del w:id="4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with coefficients</w:delText>
        </w:r>
      </w:del>
      <w:del w:id="43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and</w:delText>
        </w:r>
      </w:del>
      <w:del w:id="43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435" w:author="PR Preview" w:date="2026-01-01T00:00:00Z">
        <w:r>
          <w:delText xml:space="preserve">.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It fails positivity: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for</w:delText>
        </w:r>
      </w:del>
      <w:del w:id="4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del w:id="442" w:author="PR Preview" w:date="2026-01-01T00:00:00Z">
        <w:r>
          <w:delText xml:space="preserve">It also fails definiteness: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for</w:delText>
        </w:r>
      </w:del>
      <w:del w:id="4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447" w:author="PR Preview" w:date="2026-01-01T00:00:00Z">
        <w:r>
          <w:delText xml:space="preserve">although</w:delText>
        </w:r>
      </w:del>
      <w:del w:id="4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49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is symmetric and linear in the first slot, for the same reasons as</w:delText>
        </w:r>
      </w:del>
      <w:del w:id="452" w:author="PR Preview" w:date="2026-01-01T00:00:00Z">
        <w:r>
          <w:delText xml:space="preserve"> </w:delText>
        </w:r>
      </w:del>
      <m:oMath>
        <m:r>
          <m:t>f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and has positivity, because</w:delText>
        </w:r>
      </w:del>
      <w:del w:id="45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457" w:author="PR Preview" w:date="2026-01-01T00:00:00Z">
        <w:r>
          <w:delText xml:space="preserve">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It fails definiteness: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for</w:delText>
        </w:r>
      </w:del>
      <w:del w:id="4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464" w:author="PR Preview" w:date="2026-01-01T00:00:00Z">
        <w:r>
          <w:delText xml:space="preserve">although</w:delText>
        </w:r>
      </w:del>
      <w:del w:id="4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66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del w:id="467" w:author="PR Preview" w:date="2026-01-01T00:00:00Z">
        <w:r>
          <w:delText xml:space="preserve">,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where</w:delText>
        </w:r>
      </w:del>
      <w:del w:id="4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the</w:delText>
        </w:r>
      </w:del>
      <w:del w:id="473" w:author="PR Preview" w:date="2026-01-01T00:00:00Z">
        <w:r>
          <w:delText xml:space="preserve"> </w:delText>
        </w:r>
      </w:del>
      <w:hyperlink r:id="rId18">
        <w:del w:id="474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475" w:author="PR Preview" w:date="2026-01-01T00:00:00Z">
        <w:r>
          <w:delText xml:space="preserve">, is symmetric, because</w:delText>
        </w:r>
      </w:del>
      <w:del w:id="4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 has positivity and definiteness, because</w:delText>
        </w:r>
      </w:del>
      <w:del w:id="48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 sum of squares.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It is not linear in the first slot: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take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4"/>
        </w:numPr>
      </w:pPr>
      <w:ins w:id="487" w:author="PR Preview" w:date="2026-01-01T00:00:00Z">
        <w:r>
          <w:t xml:space="preserve">$f(\mathord{\smash[b]{\underset{\raise.3ex\hbox{$\scriptstyle\sim$}}{x}}\vphantom{x}}, \mathord{\smash[b]{\underset{\raise.3ex\hbox{$\scriptstyle\sim$}}{y}}\vphantom{y}}) \stackrel{\text{def}}{=}x_1 y_1 - x_2 y_2$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is symmetric, because</w:t>
        </w:r>
      </w:ins>
      <w:ins w:id="4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 linear in the first slot, because it is a linear combination of</w:t>
        </w:r>
      </w:ins>
      <w:ins w:id="4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</w:t>
        </w:r>
      </w:ins>
      <w:ins w:id="4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with coefficients</w:t>
        </w:r>
      </w:ins>
      <w:ins w:id="5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504" w:author="PR Preview" w:date="2026-01-01T00:00:00Z">
        <w:r>
          <w:t xml:space="preserve">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It fails positivity: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for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$\mathord{\smash[b]{\underset{\raise.3ex\hbox{$\scriptstyle\sim$}}{x}}\vphantom{x}}= (0, 1)$</w:t>
        </w:r>
      </w:ins>
      <w:ins w:id="511" w:author="PR Preview" w:date="2026-01-01T00:00:00Z">
        <w:r>
          <w:t xml:space="preserve">,</w:t>
        </w:r>
      </w:ins>
    </w:p>
    <w:p>
      <w:pPr>
        <w:pStyle w:val="BodyText"/>
      </w:pPr>
      <w:ins w:id="512" w:author="PR Preview" w:date="2026-01-01T00:00:00Z">
        <w:r>
  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  </w:r>
      </w:ins>
    </w:p>
    <w:p>
      <w:pPr>
        <w:numPr>
          <w:ilvl w:val="0"/>
          <w:numId w:val="1000"/>
        </w:numPr>
      </w:pPr>
      <w:ins w:id="513" w:author="PR Preview" w:date="2026-01-01T00:00:00Z">
        <w:r>
          <w:t xml:space="preserve">It also fails definiteness: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for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$\mathord{\smash[b]{\underset{\raise.3ex\hbox{$\scriptstyle\sim$}}{x}}\vphantom{x}}= (1, 1)$</w:t>
        </w:r>
      </w:ins>
      <w:ins w:id="518" w:author="PR Preview" w:date="2026-01-01T00:00:00Z">
        <w:r>
          <w:t xml:space="preserve">,</w:t>
        </w:r>
      </w:ins>
    </w:p>
    <w:p>
      <w:pPr>
        <w:pStyle w:val="BodyText"/>
      </w:pPr>
      <w:ins w:id="519" w:author="PR Preview" w:date="2026-01-01T00:00:00Z">
        <w:r>
  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  </w:r>
      </w:ins>
    </w:p>
    <w:p>
      <w:pPr>
        <w:numPr>
          <w:ilvl w:val="0"/>
          <w:numId w:val="1000"/>
        </w:numPr>
      </w:pPr>
      <w:ins w:id="520" w:author="PR Preview" w:date="2026-01-01T00:00:00Z">
        <w:r>
          <w:t xml:space="preserve">although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$\mathord{\smash[b]{\underset{\raise.3ex\hbox{$\scriptstyle\sim$}}{x}}\vphantom{x}}\neq \mathord{\smash[b]{\underset{\raise.3ex\hbox{$\scriptstyle\sim$}}{0}}\vphantom{0}}_{2 \times 1}$</w:t>
        </w:r>
      </w:ins>
      <w:ins w:id="523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524" w:author="PR Preview" w:date="2026-01-01T00:00:00Z">
        <w:r>
          <w:t xml:space="preserve">$g(\mathord{\smash[b]{\underset{\raise.3ex\hbox{$\scriptstyle\sim$}}{x}}\vphantom{x}}, \mathord{\smash[b]{\underset{\raise.3ex\hbox{$\scriptstyle\sim$}}{y}}\vphantom{y}}) \stackrel{\text{def}}{=}x_1 y_1$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symmetric and linear in the first slot, for the same reasons as</w:t>
        </w:r>
      </w:ins>
      <w:ins w:id="527" w:author="PR Preview" w:date="2026-01-01T00:00:00Z">
        <w:r>
          <w:t xml:space="preserve"> </w:t>
        </w:r>
      </w:ins>
      <m:oMath>
        <m:r>
          <m:t>f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 has positivity, because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$g(\mathord{\smash[b]{\underset{\raise.3ex\hbox{$\scriptstyle\sim$}}{x}}\vphantom{x}}, \mathord{\smash[b]{\underset{\raise.3ex\hbox{$\scriptstyle\sim$}}{x}}\vphantom{x}}) = x_1^2 \ge 0$</w:t>
        </w:r>
      </w:ins>
      <w:ins w:id="533" w:author="PR Preview" w:date="2026-01-01T00:00:00Z">
        <w:r>
          <w:t xml:space="preserve">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It fails definiteness: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$\mathord{\smash[b]{\underset{\raise.3ex\hbox{$\scriptstyle\sim$}}{x}}\vphantom{x}}= (0, 1)$</w:t>
        </w:r>
      </w:ins>
      <w:ins w:id="540" w:author="PR Preview" w:date="2026-01-01T00:00:00Z">
        <w:r>
          <w:t xml:space="preserve">,</w:t>
        </w:r>
      </w:ins>
    </w:p>
    <w:p>
      <w:pPr>
        <w:pStyle w:val="BodyText"/>
      </w:pPr>
      <w:ins w:id="541" w:author="PR Preview" w:date="2026-01-01T00:00:00Z">
        <w:r>
  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  </w:r>
      </w:ins>
    </w:p>
    <w:p>
      <w:pPr>
        <w:numPr>
          <w:ilvl w:val="0"/>
          <w:numId w:val="1000"/>
        </w:numPr>
      </w:pPr>
      <w:ins w:id="542" w:author="PR Preview" w:date="2026-01-01T00:00:00Z">
        <w:r>
          <w:t xml:space="preserve">although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$\mathord{\smash[b]{\underset{\raise.3ex\hbox{$\scriptstyle\sim$}}{x}}\vphantom{x}}\neq \mathord{\smash[b]{\underset{\raise.3ex\hbox{$\scriptstyle\sim$}}{0}}\vphantom{0}}_{2 \times 1}$</w:t>
        </w:r>
      </w:ins>
      <w:ins w:id="545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546" w:author="PR Preview" w:date="2026-01-01T00:00:00Z">
        <w:r>
  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  </w:r>
      </w:ins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where</w:t>
        </w:r>
      </w:ins>
      <w:ins w:id="55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the</w:t>
        </w:r>
      </w:ins>
      <w:ins w:id="553" w:author="PR Preview" w:date="2026-01-01T00:00:00Z">
        <w:r>
          <w:t xml:space="preserve"> </w:t>
        </w:r>
      </w:ins>
      <w:hyperlink r:id="rId18">
        <w:ins w:id="554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555" w:author="PR Preview" w:date="2026-01-01T00:00:00Z">
        <w:r>
          <w:t xml:space="preserve">, is symmetric, because</w:t>
        </w:r>
      </w:ins>
      <w:ins w:id="55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and has positivity and definiteness, because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$h(\mathord{\smash[b]{\underset{\raise.3ex\hbox{$\scriptstyle\sim$}}{x}}\vphantom{x}}, \mathord{\smash[b]{\underset{\raise.3ex\hbox{$\scriptstyle\sim$}}{x}}\vphantom{x}}) = x_1^2 + x_2^2$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 a sum of squares.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It is not linear in the first slot: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take</w:t>
        </w:r>
      </w:ins>
    </w:p>
    <w:p>
      <w:pPr>
        <w:pStyle w:val="BodyText"/>
      </w:pPr>
      <w:ins w:id="568" w:author="PR Preview" w:date="2026-01-01T00:00:00Z">
        <w:r>
  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  </w:r>
      </w:ins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69" w:author="PR Preview" w:date="2026-01-01T00:00:00Z">
        <w:r>
  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  </w:r>
      </w:ins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70" w:author="PR Preview" w:date="2026-01-01T00:00:00Z">
        <w:r>
          <w:rPr>
            <w:b/>
            <w:bCs/>
          </w:rPr>
          <w:delText xml:space="preserve">Definition 3 (Orthogonality in an inner product space)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In an inner product space (</w:delText>
        </w:r>
      </w:del>
      <w:hyperlink w:anchor="def-inner-product-space">
        <w:del w:id="57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74" w:author="PR Preview" w:date="2026-01-01T00:00:00Z">
        <w:r>
          <w:delText xml:space="preserve">)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with inner product</w:delText>
        </w:r>
      </w:del>
      <w:del w:id="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two vectors</w:delText>
        </w:r>
      </w:del>
      <w:del w:id="5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and</w:delText>
        </w:r>
      </w:del>
      <w:del w:id="5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are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b/>
            <w:bCs/>
          </w:rPr>
          <w:delText xml:space="preserve">orthogonal with respect to</w:delText>
        </w:r>
      </w:del>
      <w:del w:id="5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590" w:author="PR Preview" w:date="2026-01-01T00:00:00Z">
        <w:r>
          <w:delText xml:space="preserve">,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written</w:delText>
        </w:r>
      </w:del>
      <w:del w:id="5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4" w:author="PR Preview" w:date="2026-01-01T00:00:00Z">
        <w:r>
          <w:delText xml:space="preserve">, 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odyText"/>
      </w:pPr>
      <w:ins w:id="595" w:author="PR Preview" w:date="2026-01-01T00:00:00Z">
        <w:r>
  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  </w:r>
      </w:ins>
    </w:p>
    <w:bookmarkEnd w:id="19"/>
    <w:bookmarkStart w:id="20" w:name="def-orthogonal-inner-product"/>
    <w:p>
      <w:pPr>
        <w:pStyle w:val="FirstParagraph"/>
      </w:pPr>
      <w:ins w:id="596" w:author="PR Preview" w:date="2026-01-01T00:00:00Z">
        <w:r>
          <w:rPr>
            <w:b/>
            <w:bCs/>
          </w:rPr>
          <w:t xml:space="preserve">Definition 3 (Orthogonality in an inner product space)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In an inner product space (</w:t>
        </w:r>
      </w:ins>
      <w:hyperlink w:anchor="def-inner-product-space">
        <w:ins w:id="59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00" w:author="PR Preview" w:date="2026-01-01T00:00:00Z">
        <w:r>
          <w:t xml:space="preserve">)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 inner product</w:t>
        </w:r>
      </w:ins>
      <w:ins w:id="603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two vectors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$\mathord{\smash[b]{\underset{\raise.3ex\hbox{$\scriptstyle\sim$}}{x}}\vphantom{x}}$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and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$\mathord{\smash[b]{\underset{\raise.3ex\hbox{$\scriptstyle\sim$}}{y}}\vphantom{y}}$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are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rPr>
            <w:b/>
            <w:bCs/>
          </w:rPr>
          <w:t xml:space="preserve">orthogonal with respect to</w:t>
        </w:r>
      </w:ins>
      <w:ins w:id="617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written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623" w:author="PR Preview" w:date="2026-01-01T00:00:00Z">
        <w:r>
          <w:t xml:space="preserve">, if</w:t>
        </w:r>
      </w:ins>
    </w:p>
    <w:p>
      <w:pPr>
        <w:pStyle w:val="BodyText"/>
      </w:pPr>
      <w:ins w:id="624" w:author="PR Preview" w:date="2026-01-01T00:00:00Z">
        <w:r>
          <w:t xml:space="preserve">$$\mathopen{}\left\langle \mathord{\smash[b]{\underset{\raise.3ex\hbox{$\scriptstyle\sim$}}{x}}\vphantom{x}}, \mathord{\smash[b]{\underset{\raise.3ex\hbox{$\scriptstyle\sim$}}{y}}\vphantom{y}}\right\rangle\mathclose{} = 0$$</w:t>
        </w:r>
      </w:ins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del w:id="625" w:author="PR Preview" w:date="2026-01-01T00:00:00Z">
        <w:r>
          <w:rPr>
            <w:b/>
            <w:bCs/>
          </w:rPr>
          <w:delText xml:space="preserve">Example 5 (Orthogonality depends on the inner product)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Take the weighted inner product of</w:delText>
        </w:r>
      </w:del>
      <w:del w:id="628" w:author="PR Preview" w:date="2026-01-01T00:00:00Z">
        <w:r>
          <w:delText xml:space="preserve"> </w:delText>
        </w:r>
      </w:del>
      <w:hyperlink w:anchor="exm-weighted-inner-product">
        <w:del w:id="62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with</w:delText>
        </w:r>
      </w:del>
      <w:del w:id="6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and let</w:delText>
        </w:r>
      </w:del>
      <w:del w:id="63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640" w:author="PR Preview" w:date="2026-01-01T00:00:00Z">
        <w:r>
          <w:delText xml:space="preserve">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643" w:author="PR Preview" w:date="2026-01-01T00:00:00Z">
        <w:r>
          <w:delText xml:space="preserve">so</w:delText>
        </w:r>
      </w:del>
      <w:del w:id="64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</w:delText>
        </w:r>
      </w:del>
      <w:del w:id="6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are orthogonal with respect to</w:delText>
        </w:r>
      </w:del>
      <w:del w:id="6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del w:id="651" w:author="PR Preview" w:date="2026-01-01T00:00:00Z">
        <w:r>
          <w:delText xml:space="preserve">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They are not orthogonal with respect to the dot product,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656" w:author="PR Preview" w:date="2026-01-01T00:00:00Z">
        <w:r>
          <w:rPr>
            <w:b/>
            <w:bCs/>
          </w:rPr>
          <w:t xml:space="preserve">Example 5 (Orthogonality depends on the inner product)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Take the weighted inner product of</w:t>
        </w:r>
      </w:ins>
      <w:ins w:id="659" w:author="PR Preview" w:date="2026-01-01T00:00:00Z">
        <w:r>
          <w:t xml:space="preserve"> </w:t>
        </w:r>
      </w:ins>
      <w:hyperlink w:anchor="exm-weighted-inner-product">
        <w:ins w:id="66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with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$\mathord{\smash[b]{\underset{\raise.3ex\hbox{$\scriptstyle\sim$}}{c}}\vphantom{c}} = (2, 1)$</w:t>
        </w:r>
      </w:ins>
      <w:ins w:id="665" w:author="PR Preview" w:date="2026-01-01T00:00:00Z">
        <w:r>
          <w:t xml:space="preserve">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let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$\mathord{\smash[b]{\underset{\raise.3ex\hbox{$\scriptstyle\sim$}}{x}}\vphantom{x}}= (1, 2)$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and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$\mathord{\smash[b]{\underset{\raise.3ex\hbox{$\scriptstyle\sim$}}{y}}\vphantom{y}}= (1, -1)$</w:t>
        </w:r>
      </w:ins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Then</w:t>
        </w:r>
      </w:ins>
    </w:p>
    <w:p>
      <w:pPr>
        <w:pStyle w:val="BodyText"/>
      </w:pPr>
      <w:ins w:id="677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  </w:r>
      </w:ins>
    </w:p>
    <w:p>
      <w:pPr>
        <w:pStyle w:val="FirstParagraph"/>
      </w:pPr>
      <w:ins w:id="678" w:author="PR Preview" w:date="2026-01-01T00:00:00Z">
        <w:r>
          <w:t xml:space="preserve">so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$\mathord{\smash[b]{\underset{\raise.3ex\hbox{$\scriptstyle\sim$}}{x}}\vphantom{x}}$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$\mathord{\smash[b]{\underset{\raise.3ex\hbox{$\scriptstyle\sim$}}{y}}\vphantom{y}}$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are orthogonal with respect to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$\mathopen{}\left\langle \cdot, \cdot\right\rangle\mathclose{}_{\mathord{\smash[b]{\underset{\raise.3ex\hbox{$\scriptstyle\sim$}}{c}}\vphantom{c}}}$</w:t>
        </w:r>
      </w:ins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They are not orthogonal with respect to the dot product,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since</w:t>
        </w:r>
      </w:ins>
    </w:p>
    <w:p>
      <w:pPr>
        <w:pStyle w:val="BodyText"/>
      </w:pPr>
      <w:ins w:id="694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  </w:r>
      </w:ins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del w:id="695" w:author="PR Preview" w:date="2026-01-01T00:00:00Z">
        <w:r>
          <w:rPr>
            <w:b/>
            <w:bCs/>
          </w:rPr>
          <w:delText xml:space="preserve">Theorem 1 (Basic properties of the Euclidean norm)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For any</w:delText>
        </w:r>
      </w:del>
      <w:del w:id="6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and any number</w:delText>
        </w:r>
      </w:del>
      <w:del w:id="701" w:author="PR Preview" w:date="2026-01-01T00:00:00Z">
        <w:r>
          <w:delText xml:space="preserve"> </w:delText>
        </w:r>
      </w:del>
      <m:oMath>
        <m:r>
          <m:t>c</m:t>
        </m:r>
      </m:oMath>
      <w:del w:id="702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del w:id="703" w:author="PR Preview" w:date="2026-01-01T00:00:00Z">
        <w:r>
          <w:delText xml:space="preserve">, and</w:delText>
        </w:r>
      </w:del>
      <w:del w:id="70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if and only if</w:delText>
        </w:r>
      </w:del>
      <w:del w:id="7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0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709" w:author="PR Preview" w:date="2026-01-01T00:00:00Z">
        <w:r>
          <w:delText xml:space="preserve">.</w:delText>
        </w:r>
      </w:del>
    </w:p>
    <w:p>
      <w:pPr>
        <w:pStyle w:val="FirstParagraph"/>
      </w:pPr>
      <w:del w:id="710" w:author="PR Preview" w:date="2026-01-01T00:00:00Z">
        <w:r>
          <w:rPr>
            <w:i/>
            <w:iCs/>
          </w:rPr>
          <w:delText xml:space="preserve">Proof</w:delText>
        </w:r>
      </w:del>
      <w:del w:id="711" w:author="PR Preview" w:date="2026-01-01T00:00:00Z">
        <w:r>
          <w:delText xml:space="preserve">. </w:delText>
        </w:r>
      </w:del>
      <w:del w:id="712" w:author="PR Preview" w:date="2026-01-01T00:00:00Z">
        <w:r>
          <w:rPr>
            <w:b/>
            <w:bCs/>
          </w:rPr>
          <w:delText xml:space="preserve">Part 1.</w:delText>
        </w:r>
      </w:del>
      <w:del w:id="7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(</w:delText>
        </w:r>
      </w:del>
      <w:hyperlink r:id="rId30">
        <w:del w:id="716" w:author="PR Preview" w:date="2026-01-01T00:00:00Z">
          <w:r>
            <w:rPr>
              <w:rStyle w:val="Hyperlink"/>
            </w:rPr>
            <w:delText xml:space="preserve">Equation 2 in Vectors</w:delText>
          </w:r>
        </w:del>
      </w:hyperlink>
      <w:del w:id="717" w:author="PR Preview" w:date="2026-01-01T00:00:00Z">
        <w:r>
          <w:delText xml:space="preserve">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is the square root of a sum of squares, so it is at least</w:delText>
        </w:r>
      </w:del>
      <w:del w:id="720" w:author="PR Preview" w:date="2026-01-01T00:00:00Z">
        <w:r>
          <w:delText xml:space="preserve"> </w:delText>
        </w:r>
      </w:del>
      <m:oMath>
        <m:r>
          <m:t>0</m:t>
        </m:r>
      </m:oMath>
      <w:del w:id="721" w:author="PR Preview" w:date="2026-01-01T00:00:00Z">
        <w:r>
          <w:delText xml:space="preserve">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It is</w:delText>
        </w:r>
      </w:del>
      <w:del w:id="724" w:author="PR Preview" w:date="2026-01-01T00:00:00Z">
        <w:r>
          <w:delText xml:space="preserve"> </w:delText>
        </w:r>
      </w:del>
      <m:oMath>
        <m:r>
          <m:t>0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exactly when</w:delText>
        </w:r>
      </w:del>
      <w:del w:id="72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728" w:author="PR Preview" w:date="2026-01-01T00:00:00Z">
        <w:r>
          <w:delText xml:space="preserve">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and a sum of squares is</w:delText>
        </w:r>
      </w:del>
      <w:del w:id="731" w:author="PR Preview" w:date="2026-01-01T00:00:00Z">
        <w:r>
          <w:delText xml:space="preserve"> </w:delText>
        </w:r>
      </w:del>
      <m:oMath>
        <m:r>
          <m:t>0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exactly when every term is</w:delText>
        </w:r>
      </w:del>
      <w:del w:id="734" w:author="PR Preview" w:date="2026-01-01T00:00:00Z">
        <w:r>
          <w:delText xml:space="preserve"> </w:delText>
        </w:r>
      </w:del>
      <m:oMath>
        <m:r>
          <m:t>0</m:t>
        </m:r>
      </m:oMath>
      <w:del w:id="735" w:author="PR Preview" w:date="2026-01-01T00:00:00Z">
        <w:r>
          <w:delText xml:space="preserve">,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that is, when every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739" w:author="PR Preview" w:date="2026-01-01T00:00:00Z">
        <w:r>
          <w:delText xml:space="preserve">: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if some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del w:id="743" w:author="PR Preview" w:date="2026-01-01T00:00:00Z">
        <w:r>
          <w:delText xml:space="preserve">, its square is positive and the sum is positive,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and if every</w:delText>
        </w:r>
      </w:del>
      <w:del w:id="7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747" w:author="PR Preview" w:date="2026-01-01T00:00:00Z">
        <w:r>
          <w:delText xml:space="preserve">, the sum is</w:delText>
        </w:r>
      </w:del>
      <w:del w:id="748" w:author="PR Preview" w:date="2026-01-01T00:00:00Z">
        <w:r>
          <w:delText xml:space="preserve"> </w:delText>
        </w:r>
      </w:del>
      <m:oMath>
        <m:r>
          <m:t>0</m:t>
        </m:r>
      </m:oMath>
      <w:del w:id="749" w:author="PR Preview" w:date="2026-01-01T00:00:00Z">
        <w:r>
          <w:delText xml:space="preserve">.</w:delText>
        </w:r>
      </w:del>
    </w:p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Theorem 1 (Basic properties of the Euclidean norm)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 any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$\mathord{\smash[b]{\underset{\raise.3ex\hbox{$\scriptstyle\sim$}}{x}}\vphantom{x}} \in \mathbb{R}^p$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 any number</w:t>
        </w:r>
      </w:ins>
      <w:ins w:id="757" w:author="PR Preview" w:date="2026-01-01T00:00:00Z">
        <w:r>
          <w:t xml:space="preserve"> </w:t>
        </w:r>
      </w:ins>
      <m:oMath>
        <m:r>
          <m:t>c</m:t>
        </m:r>
      </m:oMath>
      <w:ins w:id="75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ins w:id="759" w:author="PR Preview" w:date="2026-01-01T00:00:00Z">
        <w:r>
          <w:t xml:space="preserve">$\mathopen{}\left\lVert\mathord{\smash[b]{\underset{\raise.3ex\hbox{$\scriptstyle\sim$}}{x}}\vphantom{x}}\right\rVert\mathclose{} \ge 0$</w:t>
        </w:r>
      </w:ins>
      <w:ins w:id="760" w:author="PR Preview" w:date="2026-01-01T00:00:00Z">
        <w:r>
          <w:t xml:space="preserve">, and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$\mathopen{}\left\lVert\mathord{\smash[b]{\underset{\raise.3ex\hbox{$\scriptstyle\sim$}}{x}}\vphantom{x}}\right\rVert\mathclose{} = 0$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if and only if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76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768" w:author="PR Preview" w:date="2026-01-01T00:00:00Z">
        <w:r>
  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  </w:r>
      </w:ins>
      <w:ins w:id="769" w:author="PR Preview" w:date="2026-01-01T00:00:00Z">
        <w:r>
          <w:t xml:space="preserve">.</w:t>
        </w:r>
      </w:ins>
    </w:p>
    <w:bookmarkEnd w:id="29"/>
    <w:p>
      <w:pPr>
        <w:pStyle w:val="FirstParagraph"/>
      </w:pPr>
      <w:ins w:id="770" w:author="PR Preview" w:date="2026-01-01T00:00:00Z">
        <w:r>
          <w:rPr>
            <w:i/>
            <w:iCs/>
          </w:rPr>
          <w:t xml:space="preserve">Proof</w:t>
        </w:r>
      </w:ins>
      <w:ins w:id="771" w:author="PR Preview" w:date="2026-01-01T00:00:00Z">
        <w:r>
          <w:t xml:space="preserve">. </w:t>
        </w:r>
      </w:ins>
      <w:ins w:id="772" w:author="PR Preview" w:date="2026-01-01T00:00:00Z">
        <w:r>
          <w:rPr>
            <w:b/>
            <w:bCs/>
          </w:rPr>
          <w:t xml:space="preserve">Part 1.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$\mathopen{}\left\lVert\mathord{\smash[b]{\underset{\raise.3ex\hbox{$\scriptstyle\sim$}}{x}}\vphantom{x}}\right\rVert\mathclose{} = \sqrt{x_1^2 + \cdots + x_p^2}$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(</w:t>
        </w:r>
      </w:ins>
      <w:hyperlink r:id="rId30">
        <w:ins w:id="777" w:author="PR Preview" w:date="2026-01-01T00:00:00Z">
          <w:r>
            <w:rPr>
              <w:rStyle w:val="Hyperlink"/>
            </w:rPr>
            <w:t xml:space="preserve">Equation 2 in Vectors</w:t>
          </w:r>
        </w:ins>
      </w:hyperlink>
      <w:ins w:id="778" w:author="PR Preview" w:date="2026-01-01T00:00:00Z">
        <w:r>
          <w:t xml:space="preserve">)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is the square root of a sum of squares, so it is at least</w:t>
        </w:r>
      </w:ins>
      <w:ins w:id="781" w:author="PR Preview" w:date="2026-01-01T00:00:00Z">
        <w:r>
          <w:t xml:space="preserve"> </w:t>
        </w:r>
      </w:ins>
      <m:oMath>
        <m:r>
          <m:t>0</m:t>
        </m:r>
      </m:oMath>
      <w:ins w:id="782" w:author="PR Preview" w:date="2026-01-01T00:00:00Z">
        <w:r>
          <w:t xml:space="preserve">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It is</w:t>
        </w:r>
      </w:ins>
      <w:ins w:id="785" w:author="PR Preview" w:date="2026-01-01T00:00:00Z">
        <w:r>
          <w:t xml:space="preserve"> </w:t>
        </w:r>
      </w:ins>
      <m:oMath>
        <m:r>
          <m:t>0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exactly when</w:t>
        </w:r>
      </w:ins>
      <w:ins w:id="78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 a sum of squares is</w:t>
        </w:r>
      </w:ins>
      <w:ins w:id="792" w:author="PR Preview" w:date="2026-01-01T00:00:00Z">
        <w:r>
          <w:t xml:space="preserve"> </w:t>
        </w:r>
      </w:ins>
      <m:oMath>
        <m:r>
          <m:t>0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exactly when every term is</w:t>
        </w:r>
      </w:ins>
      <w:ins w:id="795" w:author="PR Preview" w:date="2026-01-01T00:00:00Z">
        <w:r>
          <w:t xml:space="preserve"> </w:t>
        </w:r>
      </w:ins>
      <m:oMath>
        <m:r>
          <m:t>0</m:t>
        </m:r>
      </m:oMath>
      <w:ins w:id="796" w:author="PR Preview" w:date="2026-01-01T00:00:00Z">
        <w:r>
          <w:t xml:space="preserve">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that is, when every</w:t>
        </w:r>
      </w:ins>
      <w:ins w:id="7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800" w:author="PR Preview" w:date="2026-01-01T00:00:00Z">
        <w:r>
          <w:t xml:space="preserve">: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if some</w:t>
        </w:r>
      </w:ins>
      <w:ins w:id="8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804" w:author="PR Preview" w:date="2026-01-01T00:00:00Z">
        <w:r>
          <w:t xml:space="preserve">, its square is positive and the sum is positive,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 if every</w:t>
        </w:r>
      </w:ins>
      <w:ins w:id="8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808" w:author="PR Preview" w:date="2026-01-01T00:00:00Z">
        <w:r>
          <w:t xml:space="preserve">, the sum is</w:t>
        </w:r>
      </w:ins>
      <w:ins w:id="809" w:author="PR Preview" w:date="2026-01-01T00:00:00Z">
        <w:r>
          <w:t xml:space="preserve"> </w:t>
        </w:r>
      </w:ins>
      <m:oMath>
        <m:r>
          <m:t>0</m:t>
        </m:r>
      </m:oMath>
      <w:ins w:id="81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11" w:author="PR Preview" w:date="2026-01-01T00:00:00Z">
        <w:r>
          <w:rPr>
            <w:b/>
            <w:bCs/>
          </w:rPr>
          <w:delText xml:space="preserve">Example 6 (Scaling a vector scales its length)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For</w:delText>
        </w:r>
      </w:del>
      <w:del w:id="8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,</w:delText>
        </w:r>
      </w:del>
      <w:del w:id="8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(</w:delText>
        </w:r>
      </w:del>
      <w:hyperlink r:id="rId31">
        <w:del w:id="819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820" w:author="PR Preview" w:date="2026-01-01T00:00:00Z">
        <w:r>
          <w:delText xml:space="preserve">).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Then</w:delText>
        </w:r>
      </w:del>
      <w:del w:id="8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has norm</w:delText>
        </w:r>
      </w:del>
    </w:p>
    <w:p>
      <w:pPr>
        <w:pStyle w:val="BodyText"/>
      </w:pPr>
      <w:ins w:id="826" w:author="PR Preview" w:date="2026-01-01T00:00:00Z">
        <w:r>
  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  </w:r>
      </w:ins>
    </w:p>
    <w:bookmarkStart w:id="32" w:name="exm-norm-properties"/>
    <w:p>
      <w:pPr>
        <w:pStyle w:val="FirstParagraph"/>
      </w:pPr>
      <w:ins w:id="827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For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$\mathord{\smash[b]{\underset{\raise.3ex\hbox{$\scriptstyle\sim$}}{x}}\vphantom{x}} = (3, 4)$</w:t>
        </w:r>
      </w:ins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$\mathopen{}\left\lVert\mathord{\smash[b]{\underset{\raise.3ex\hbox{$\scriptstyle\sim$}}{x}}\vphantom{x}}\right\rVert\mathclose{} = 5$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w:hyperlink r:id="rId31">
        <w:ins w:id="837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838" w:author="PR Preview" w:date="2026-01-01T00:00:00Z">
        <w:r>
          <w:t xml:space="preserve">).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Then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$-2\,\mathord{\smash[b]{\underset{\raise.3ex\hbox{$\scriptstyle\sim$}}{x}}\vphantom{x}} = (-6, -8)$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845" w:author="PR Preview" w:date="2026-01-01T00:00:00Z">
        <w:r>
          <w:delText xml:space="preserve">and</w:delText>
        </w:r>
      </w:del>
      <w:del w:id="846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is the unit vector in</w:delText>
        </w:r>
      </w:del>
      <w:del w:id="849" w:author="PR Preview" w:date="2026-01-01T00:00:00Z">
        <w:r>
          <w:delText xml:space="preserve"> </w:delText>
        </w:r>
      </w:del>
      <w:hyperlink r:id="rId31">
        <w:del w:id="850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851" w:author="PR Preview" w:date="2026-01-01T00:00:00Z">
        <w:r>
          <w:delText xml:space="preserve">.</w:delText>
        </w:r>
      </w:del>
    </w:p>
    <w:p>
      <w:pPr>
        <w:pStyle w:val="BodyText"/>
      </w:pPr>
      <w:del w:id="852" w:author="PR Preview" w:date="2026-01-01T00:00:00Z">
        <w:r>
          <w:rPr>
            <w:b/>
            <w:bCs/>
          </w:rPr>
          <w:delText xml:space="preserve">Theorem 2 (The squared norm of a sum)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For any</w:delText>
        </w:r>
      </w:del>
      <w:del w:id="8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57" w:author="PR Preview" w:date="2026-01-01T00:00:00Z">
        <w:r>
          <w:delText xml:space="preserve">In particular, if</w:delText>
        </w:r>
      </w:del>
      <w:del w:id="85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(</w:delText>
        </w:r>
      </w:del>
      <w:hyperlink r:id="rId22">
        <w:del w:id="861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862" w:author="PR Preview" w:date="2026-01-01T00:00:00Z">
        <w:r>
          <w:delText xml:space="preserve">), then</w:delText>
        </w:r>
      </w:del>
      <w:del w:id="8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(the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rPr>
            <w:b/>
            <w:bCs/>
          </w:rPr>
          <w:delText xml:space="preserve">Pythagorean theorem</w:delText>
        </w:r>
      </w:del>
      <w:del w:id="868" w:author="PR Preview" w:date="2026-01-01T00:00:00Z">
        <w:r>
          <w:delText xml:space="preserve">).</w:delText>
        </w:r>
      </w:del>
    </w:p>
    <w:p>
      <w:pPr>
        <w:pStyle w:val="BodyText"/>
      </w:pPr>
      <w:ins w:id="869" w:author="PR Preview" w:date="2026-01-01T00:00:00Z">
        <w:r>
  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  </w:r>
      </w:ins>
    </w:p>
    <w:p>
      <w:pPr>
        <w:pStyle w:val="FirstParagraph"/>
      </w:pPr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$\tfrac{1}{5}\,\mathord{\smash[b]{\underset{\raise.3ex\hbox{$\scriptstyle\sim$}}{x}}\vphantom{x}} = (0.6, 0.8)$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the unit vector in</w:t>
        </w:r>
      </w:ins>
      <w:ins w:id="875" w:author="PR Preview" w:date="2026-01-01T00:00:00Z">
        <w:r>
          <w:t xml:space="preserve"> </w:t>
        </w:r>
      </w:ins>
      <w:hyperlink r:id="rId31">
        <w:ins w:id="876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877" w:author="PR Preview" w:date="2026-01-01T00:00:00Z">
        <w:r>
          <w:t xml:space="preserve">.</w:t>
        </w:r>
      </w:ins>
    </w:p>
    <w:bookmarkEnd w:id="32"/>
    <w:bookmarkStart w:id="33" w:name="thm-norm-sum-square"/>
    <w:p>
      <w:pPr>
        <w:pStyle w:val="BodyText"/>
      </w:pPr>
      <w:ins w:id="878" w:author="PR Preview" w:date="2026-01-01T00:00:00Z">
        <w:r>
          <w:rPr>
            <w:b/>
            <w:bCs/>
          </w:rPr>
          <w:t xml:space="preserve">Theorem 2 (The squared norm of a sum)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For any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883" w:author="PR Preview" w:date="2026-01-01T00:00:00Z">
        <w:r>
          <w:t xml:space="preserve">,</w:t>
        </w:r>
      </w:ins>
    </w:p>
    <w:p>
      <w:pPr>
        <w:pStyle w:val="BodyText"/>
      </w:pPr>
      <w:ins w:id="884" w:author="PR Preview" w:date="2026-01-01T00:00:00Z">
        <w:r>
  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  </w:r>
      </w:ins>
    </w:p>
    <w:p>
      <w:pPr>
        <w:pStyle w:val="FirstParagraph"/>
      </w:pPr>
      <w:ins w:id="885" w:author="PR Preview" w:date="2026-01-01T00:00:00Z">
        <w:r>
          <w:t xml:space="preserve">In particular, if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(</w:t>
        </w:r>
      </w:ins>
      <w:hyperlink r:id="rId22">
        <w:ins w:id="890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91" w:author="PR Preview" w:date="2026-01-01T00:00:00Z">
        <w:r>
          <w:t xml:space="preserve">), then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(the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rPr>
            <w:b/>
            <w:bCs/>
          </w:rPr>
          <w:t xml:space="preserve">Pythagorean theorem</w:t>
        </w:r>
      </w:ins>
      <w:ins w:id="898" w:author="PR Preview" w:date="2026-01-01T00:00:00Z">
        <w:r>
          <w:t xml:space="preserve">).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del w:id="899" w:author="PR Preview" w:date="2026-01-01T00:00:00Z">
        <w:r>
          <w:delText xml:space="preserve">If</w:delText>
        </w:r>
      </w:del>
      <w:del w:id="9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1" w:author="PR Preview" w:date="2026-01-01T00:00:00Z">
        <w:r>
          <w:delText xml:space="preserve">, then</w:delText>
        </w:r>
      </w:del>
      <w:del w:id="9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and the middle term drops out.</w:delText>
        </w:r>
      </w:del>
    </w:p>
    <w:p>
      <w:pPr>
        <w:pStyle w:val="BodyText"/>
      </w:pPr>
      <w:del w:id="906" w:author="PR Preview" w:date="2026-01-01T00:00:00Z">
        <w:r>
          <w:rPr>
            <w:b/>
            <w:bCs/>
          </w:rPr>
          <w:delText xml:space="preserve">Example 7 (Checking the expansion)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For</w:delText>
        </w:r>
      </w:del>
      <w:del w:id="9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and</w:delText>
        </w:r>
      </w:del>
      <w:del w:id="91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13" w:author="PR Preview" w:date="2026-01-01T00:00:00Z">
        <w:r>
          <w:delText xml:space="preserve">:</w:delText>
        </w:r>
      </w:del>
      <w:del w:id="9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15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1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917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  </w:r>
      </w:ins>
    </w:p>
    <w:p>
      <w:pPr>
        <w:pStyle w:val="FirstParagraph"/>
      </w:pPr>
      <w:ins w:id="918" w:author="PR Preview" w:date="2026-01-01T00:00:00Z">
        <w:r>
          <w:t xml:space="preserve">If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921" w:author="PR Preview" w:date="2026-01-01T00:00:00Z">
        <w:r>
          <w:t xml:space="preserve">, then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 the middle term drops out.</w:t>
        </w:r>
      </w:ins>
    </w:p>
    <w:bookmarkStart w:id="34" w:name="exm-norm-sum-square"/>
    <w:p>
      <w:pPr>
        <w:pStyle w:val="BodyText"/>
      </w:pPr>
      <w:ins w:id="927" w:author="PR Preview" w:date="2026-01-01T00:00:00Z">
        <w:r>
          <w:rPr>
            <w:b/>
            <w:bCs/>
          </w:rPr>
          <w:t xml:space="preserve">Example 7 (Checking the expansion)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$\mathord{\smash[b]{\underset{\raise.3ex\hbox{$\scriptstyle\sim$}}{x}}\vphantom{x}} = (3, 0)$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$\mathord{\smash[b]{\underset{\raise.3ex\hbox{$\scriptstyle\sim$}}{y}}\vphantom{y}} = (1, 4)$</w:t>
        </w:r>
      </w:ins>
      <w:ins w:id="936" w:author="PR Preview" w:date="2026-01-01T00:00:00Z">
        <w:r>
          <w:t xml:space="preserve">: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$\mathord{\smash[b]{\underset{\raise.3ex\hbox{$\scriptstyle\sim$}}{x}}\vphantom{x}} + \mathord{\smash[b]{\underset{\raise.3ex\hbox{$\scriptstyle\sim$}}{y}}\vphantom{y}} = (4, 4)$</w:t>
        </w:r>
      </w:ins>
      <w:ins w:id="939" w:author="PR Preview" w:date="2026-01-01T00:00:00Z">
        <w:r>
          <w:t xml:space="preserve">, so</w:t>
        </w:r>
      </w:ins>
    </w:p>
    <w:p>
      <w:pPr>
        <w:pStyle w:val="BodyText"/>
      </w:pPr>
      <w:ins w:id="940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  </w:r>
      </w:ins>
    </w:p>
    <w:p>
      <w:pPr>
        <w:pStyle w:val="FirstParagraph"/>
      </w:pPr>
      <w:ins w:id="941" w:author="PR Preview" w:date="2026-01-01T00:00:00Z">
        <w:r>
          <w:t xml:space="preserve">and</w:t>
        </w:r>
      </w:ins>
    </w:p>
    <w:p>
      <w:pPr>
        <w:pStyle w:val="BodyText"/>
      </w:pPr>
      <w:ins w:id="942" w:author="PR Preview" w:date="2026-01-01T00:00:00Z">
        <w:r>
  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  </w:r>
      </w:ins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del w:id="943" w:author="PR Preview" w:date="2026-01-01T00:00:00Z">
        <w:r>
          <w:rPr>
            <w:b/>
            <w:bCs/>
          </w:rPr>
          <w:delText xml:space="preserve">Theorem 3 (Cauchy-Schwarz inequality)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For any</w:delText>
        </w:r>
      </w:del>
      <w:del w:id="9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4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948" w:author="PR Preview" w:date="2026-01-01T00:00:00Z">
        <w:r>
          <w:delText xml:space="preserve">with equality exactly when</w:delText>
        </w:r>
      </w:del>
      <w:del w:id="9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and</w:delText>
        </w:r>
      </w:del>
      <w:del w:id="95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are linearly dependent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(</w:delText>
        </w:r>
      </w:del>
      <w:hyperlink r:id="rId35">
        <w:del w:id="957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958" w:author="PR Preview" w:date="2026-01-01T00:00:00Z">
        <w:r>
          <w:delText xml:space="preserve">).</w:delText>
        </w:r>
      </w:del>
    </w:p>
    <w:p>
      <w:pPr>
        <w:pStyle w:val="BodyText"/>
      </w:pPr>
      <w:del w:id="959" w:author="PR Preview" w:date="2026-01-01T00:00:00Z">
        <w:r>
          <w:rPr>
            <w:i/>
            <w:iCs/>
          </w:rPr>
          <w:delText xml:space="preserve">Proof</w:delText>
        </w:r>
      </w:del>
      <w:del w:id="960" w:author="PR Preview" w:date="2026-01-01T00:00:00Z">
        <w:r>
          <w:delText xml:space="preserve">. </w:delText>
        </w:r>
      </w:del>
      <w:del w:id="961" w:author="PR Preview" w:date="2026-01-01T00:00:00Z">
        <w:r>
          <w:rPr>
            <w:b/>
            <w:bCs/>
          </w:rPr>
          <w:delText xml:space="preserve">If</w:delText>
        </w:r>
      </w:del>
      <w:del w:id="962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63" w:author="PR Preview" w:date="2026-01-01T00:00:00Z">
        <w:r>
          <w:rPr>
            <w:b/>
            <w:bCs/>
          </w:rPr>
          <w:delText xml:space="preserve">.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del w:id="966" w:author="PR Preview" w:date="2026-01-01T00:00:00Z">
        <w:r>
          <w:delText xml:space="preserve">and</w:delText>
        </w:r>
      </w:del>
      <w:del w:id="9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(</w:delText>
        </w:r>
      </w:del>
      <w:hyperlink w:anchor="thm-norm-properties">
        <w:del w:id="97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971" w:author="PR Preview" w:date="2026-01-01T00:00:00Z">
        <w:r>
          <w:delText xml:space="preserve">, part 1),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so both sides are</w:delText>
        </w:r>
      </w:del>
      <w:del w:id="974" w:author="PR Preview" w:date="2026-01-01T00:00:00Z">
        <w:r>
          <w:delText xml:space="preserve"> </w:delText>
        </w:r>
      </w:del>
      <m:oMath>
        <m:r>
          <m:t>0</m:t>
        </m:r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and equality holds;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and</w:delText>
        </w:r>
      </w:del>
      <w:del w:id="9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are linearly dependent, because</w:delText>
        </w:r>
      </w:del>
      <w:del w:id="982" w:author="PR Preview" w:date="2026-01-01T00:00:00Z">
        <w:r>
          <w:delText xml:space="preserve"> </w:delText>
        </w:r>
      </w:del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3" w:author="PR Preview" w:date="2026-01-01T00:00:00Z">
        <w:r>
          <w:delText xml:space="preserve">.</w:delText>
        </w:r>
      </w:del>
    </w:p>
    <w:p>
      <w:pPr>
        <w:pStyle w:val="FirstParagraph"/>
      </w:pPr>
      <w:del w:id="984" w:author="PR Preview" w:date="2026-01-01T00:00:00Z">
        <w:r>
          <w:rPr>
            <w:b/>
            <w:bCs/>
          </w:rPr>
          <w:delText xml:space="preserve">If</w:delText>
        </w:r>
      </w:del>
      <w:del w:id="985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6" w:author="PR Preview" w:date="2026-01-01T00:00:00Z">
        <w:r>
          <w:rPr>
            <w:b/>
            <w:bCs/>
          </w:rPr>
          <w:delText xml:space="preserve">.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Then</w:delText>
        </w:r>
      </w:del>
      <w:del w:id="9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thm-norm-properties">
        <w:del w:id="99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993" w:author="PR Preview" w:date="2026-01-01T00:00:00Z">
        <w:r>
          <w:delText xml:space="preserve">, part 1).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Let</w:delText>
        </w:r>
      </w:del>
      <w:del w:id="996" w:author="PR Preview" w:date="2026-01-01T00:00:00Z">
        <w:r>
          <w:delText xml:space="preserve"> </w:delText>
        </w:r>
      </w:del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997" w:author="PR Preview" w:date="2026-01-01T00:00:00Z">
        <w:r>
          <w:delText xml:space="preserve">. Then</w:delText>
        </w:r>
      </w:del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BodyText"/>
      </w:pPr>
      <w:ins w:id="998" w:author="PR Preview" w:date="2026-01-01T00:00:00Z">
        <w:r>
          <w:rPr>
            <w:b/>
            <w:bCs/>
          </w:rPr>
          <w:t xml:space="preserve">Theorem 3 (Cauchy-Schwarz inequality)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For any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1003" w:author="PR Preview" w:date="2026-01-01T00:00:00Z">
        <w:r>
          <w:t xml:space="preserve">,</w:t>
        </w:r>
      </w:ins>
    </w:p>
    <w:p>
      <w:pPr>
        <w:pStyle w:val="BodyText"/>
      </w:pPr>
      <w:ins w:id="1004" w:author="PR Preview" w:date="2026-01-01T00:00:00Z">
        <w:r>
  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  </w:r>
      </w:ins>
    </w:p>
    <w:p>
      <w:pPr>
        <w:pStyle w:val="FirstParagraph"/>
      </w:pPr>
      <w:ins w:id="1005" w:author="PR Preview" w:date="2026-01-01T00:00:00Z">
        <w:r>
          <w:t xml:space="preserve">with equality exactly when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$\mathord{\smash[b]{\underset{\raise.3ex\hbox{$\scriptstyle\sim$}}{x}}\vphantom{x}}$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and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$\mathord{\smash[b]{\underset{\raise.3ex\hbox{$\scriptstyle\sim$}}{y}}\vphantom{y}}$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are linearly dependent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(</w:t>
        </w:r>
      </w:ins>
      <w:hyperlink r:id="rId35">
        <w:ins w:id="101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017" w:author="PR Preview" w:date="2026-01-01T00:00:00Z">
        <w:r>
          <w:t xml:space="preserve">).</w:t>
        </w:r>
      </w:ins>
    </w:p>
    <w:bookmarkEnd w:id="36"/>
    <w:p>
      <w:pPr>
        <w:pStyle w:val="BodyText"/>
      </w:pPr>
      <w:ins w:id="1018" w:author="PR Preview" w:date="2026-01-01T00:00:00Z">
        <w:r>
          <w:rPr>
            <w:i/>
            <w:iCs/>
          </w:rPr>
          <w:t xml:space="preserve">Proof</w:t>
        </w:r>
      </w:ins>
      <w:ins w:id="1019" w:author="PR Preview" w:date="2026-01-01T00:00:00Z">
        <w:r>
          <w:t xml:space="preserve">. </w:t>
        </w:r>
      </w:ins>
      <w:ins w:id="1020" w:author="PR Preview" w:date="2026-01-01T00:00:00Z">
        <w:r>
          <w:rPr>
            <w:b/>
            <w:bCs/>
          </w:rPr>
          <w:t xml:space="preserve">If</w:t>
        </w:r>
      </w:ins>
      <w:ins w:id="1021" w:author="PR Preview" w:date="2026-01-01T00:00:00Z">
        <w:r>
          <w:rPr>
            <w:b/>
            <w:bCs/>
          </w:rPr>
          <w:t xml:space="preserve"> </w:t>
        </w:r>
      </w:ins>
      <w:ins w:id="1022" w:author="PR Preview" w:date="2026-01-01T00:00:00Z">
        <w:r>
          <w:rPr>
            <w:b/>
            <w:bCs/>
          </w:rPr>
          <w:t xml:space="preserve">$\mathord{\smash[b]{\underset{\raise.3ex\hbox{$\scriptstyle\sim$}}{y}}\vphantom{y}} = \mathord{\smash[b]{\underset{\raise.3ex\hbox{$\scriptstyle\sim$}}{0}}\vphantom{0}}$</w:t>
        </w:r>
      </w:ins>
      <w:ins w:id="1023" w:author="PR Preview" w:date="2026-01-01T00:00:00Z">
        <w:r>
          <w:rPr>
            <w:b/>
            <w:bCs/>
          </w:rPr>
          <w:t xml:space="preserve">.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Then</w:t>
        </w:r>
      </w:ins>
    </w:p>
    <w:p>
      <w:pPr>
        <w:pStyle w:val="BodyText"/>
      </w:pPr>
      <w:ins w:id="1026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  </w:r>
      </w:ins>
    </w:p>
    <w:p>
      <w:pPr>
        <w:pStyle w:val="Compact"/>
        <w:numPr>
          <w:ilvl w:val="0"/>
          <w:numId w:val="1006"/>
        </w:numPr>
      </w:pPr>
      <w:ins w:id="1027" w:author="PR Preview" w:date="2026-01-01T00:00:00Z">
        <w:r>
          <w:t xml:space="preserve">and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(</w:t>
        </w:r>
      </w:ins>
      <w:hyperlink w:anchor="thm-norm-properties">
        <w:ins w:id="103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33" w:author="PR Preview" w:date="2026-01-01T00:00:00Z">
        <w:r>
          <w:t xml:space="preserve">, part 1),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so both sides are</w:t>
        </w:r>
      </w:ins>
      <w:ins w:id="1036" w:author="PR Preview" w:date="2026-01-01T00:00:00Z">
        <w:r>
          <w:t xml:space="preserve"> </w:t>
        </w:r>
      </w:ins>
      <m:oMath>
        <m:r>
          <m:t>0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and equality holds;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and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are linearly dependent, because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  </w:r>
      </w:ins>
      <w:ins w:id="1047" w:author="PR Preview" w:date="2026-01-01T00:00:00Z">
        <w:r>
          <w:t xml:space="preserve">.</w:t>
        </w:r>
      </w:ins>
    </w:p>
    <w:p>
      <w:pPr>
        <w:pStyle w:val="FirstParagraph"/>
      </w:pPr>
      <w:ins w:id="1048" w:author="PR Preview" w:date="2026-01-01T00:00:00Z">
        <w:r>
          <w:rPr>
            <w:b/>
            <w:bCs/>
          </w:rPr>
          <w:t xml:space="preserve">If</w:t>
        </w:r>
      </w:ins>
      <w:ins w:id="1049" w:author="PR Preview" w:date="2026-01-01T00:00:00Z">
        <w:r>
          <w:rPr>
            <w:b/>
            <w:bCs/>
          </w:rPr>
          <w:t xml:space="preserve"> </w:t>
        </w:r>
      </w:ins>
      <w:ins w:id="1050" w:author="PR Preview" w:date="2026-01-01T00:00:00Z">
        <w:r>
          <w:rPr>
            <w:b/>
            <w:bCs/>
          </w:rPr>
          <w:t xml:space="preserve">$\mathord{\smash[b]{\underset{\raise.3ex\hbox{$\scriptstyle\sim$}}{y}}\vphantom{y}} \ne \mathord{\smash[b]{\underset{\raise.3ex\hbox{$\scriptstyle\sim$}}{0}}\vphantom{0}}$</w:t>
        </w:r>
      </w:ins>
      <w:ins w:id="1051" w:author="PR Preview" w:date="2026-01-01T00:00:00Z">
        <w:r>
          <w:rPr>
            <w:b/>
            <w:bCs/>
          </w:rPr>
          <w:t xml:space="preserve">.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Then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$\mathopen{}\left\lVert\mathord{\smash[b]{\underset{\raise.3ex\hbox{$\scriptstyle\sim$}}{y}}\vphantom{y}}\right\rVert\mathclose{} &gt; 0$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(</w:t>
        </w:r>
      </w:ins>
      <w:hyperlink w:anchor="thm-norm-properties">
        <w:ins w:id="105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59" w:author="PR Preview" w:date="2026-01-01T00:00:00Z">
        <w:r>
          <w:t xml:space="preserve">, part 1).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Let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  </w:r>
      </w:ins>
      <w:ins w:id="1064" w:author="PR Preview" w:date="2026-01-01T00:00:00Z">
        <w:r>
          <w:t xml:space="preserve">. Then</w:t>
        </w:r>
      </w:ins>
    </w:p>
    <w:p>
      <w:pPr>
        <w:pStyle w:val="BodyText"/>
      </w:pPr>
      <w:bookmarkStart w:id="37" w:name="eq-cauchy-schwarz-chain"/>
      <w:ins w:id="1065" w:author="PR Preview" w:date="2026-01-01T00:00:00Z">
        <w:r>
  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  </w:r>
      </w:ins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66" w:author="PR Preview" w:date="2026-01-01T00:00:00Z">
        <w:r>
          <w:delText xml:space="preserve">and taking nonnegative square roots of both sides,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which preserves the inequality,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gives</w:delText>
        </w:r>
      </w:del>
      <w:del w:id="10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072" w:author="PR Preview" w:date="2026-01-01T00:00:00Z">
        <w:r>
          <w:delText xml:space="preserve">.</w:delText>
        </w:r>
      </w:del>
    </w:p>
    <w:p>
      <w:pPr>
        <w:pStyle w:val="BodyText"/>
      </w:pPr>
      <w:del w:id="1073" w:author="PR Preview" w:date="2026-01-01T00:00:00Z">
        <w:r>
          <w:rPr>
            <w:b/>
            <w:bCs/>
          </w:rPr>
          <w:delText xml:space="preserve">When equality holds (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74" w:author="PR Preview" w:date="2026-01-01T00:00:00Z">
        <w:r>
          <w:rPr>
            <w:b/>
            <w:bCs/>
          </w:rPr>
          <w:delText xml:space="preserve">).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Both sides of the inequality are nonnegative,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so equality holds exactly when</w:delText>
        </w:r>
      </w:del>
      <w:del w:id="10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80" w:author="PR Preview" w:date="2026-01-01T00:00:00Z">
        <w:r>
          <w:delText xml:space="preserve">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that is (dividing by</w:delText>
        </w:r>
      </w:del>
      <w:del w:id="10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and rearranging),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when</w:delText>
        </w:r>
      </w:del>
      <w:del w:id="10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089" w:author="PR Preview" w:date="2026-01-01T00:00:00Z">
        <w:r>
          <w:delText xml:space="preserve">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By</w:delText>
        </w:r>
      </w:del>
      <w:del w:id="1092" w:author="PR Preview" w:date="2026-01-01T00:00:00Z">
        <w:r>
          <w:delText xml:space="preserve"> </w:delText>
        </w:r>
      </w:del>
      <w:hyperlink w:anchor="eq-cauchy-schwarz-chain">
        <w:del w:id="109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094" w:author="PR Preview" w:date="2026-01-01T00:00:00Z">
        <w:r>
          <w:delText xml:space="preserve">, that quantity is</w:delText>
        </w:r>
      </w:del>
      <w:del w:id="109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96" w:author="PR Preview" w:date="2026-01-01T00:00:00Z">
        <w:r>
          <w:delText xml:space="preserve">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so equality holds exactly when</w:delText>
        </w:r>
      </w:del>
      <w:del w:id="10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(</w:delText>
        </w:r>
      </w:del>
      <w:hyperlink w:anchor="thm-norm-properties">
        <w:del w:id="110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03" w:author="PR Preview" w:date="2026-01-01T00:00:00Z">
        <w:r>
          <w:delText xml:space="preserve">, part 1),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that is, when</w:delText>
        </w:r>
      </w:del>
      <w:del w:id="11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7" w:author="PR Preview" w:date="2026-01-01T00:00:00Z">
        <w:r>
          <w:delText xml:space="preserve">.</w:delText>
        </w:r>
      </w:del>
    </w:p>
    <w:p>
      <w:pPr>
        <w:numPr>
          <w:ilvl w:val="0"/>
          <w:numId w:val="1007"/>
        </w:numPr>
      </w:pPr>
      <w:del w:id="1108" w:author="PR Preview" w:date="2026-01-01T00:00:00Z">
        <w:r>
          <w:delText xml:space="preserve">If</w:delText>
        </w:r>
      </w:del>
      <w:del w:id="11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0" w:author="PR Preview" w:date="2026-01-01T00:00:00Z">
        <w:r>
          <w:delText xml:space="preserve">, then</w:delText>
        </w:r>
      </w:del>
      <w:del w:id="1111" w:author="PR Preview" w:date="2026-01-01T00:00:00Z">
        <w:r>
          <w:delText xml:space="preserve"> </w:delText>
        </w:r>
      </w:del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so the two vectors are linearly dependent.</w:delText>
        </w:r>
      </w:del>
    </w:p>
    <w:p>
      <w:pPr>
        <w:numPr>
          <w:ilvl w:val="0"/>
          <w:numId w:val="1007"/>
        </w:numPr>
      </w:pPr>
      <w:del w:id="1115" w:author="PR Preview" w:date="2026-01-01T00:00:00Z">
        <w:r>
          <w:delText xml:space="preserve">Conversely, suppose</w:delText>
        </w:r>
      </w:del>
      <w:del w:id="1116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with</w:delText>
        </w:r>
      </w:del>
      <w:del w:id="111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not both</w:delText>
        </w:r>
      </w:del>
      <w:del w:id="1122" w:author="PR Preview" w:date="2026-01-01T00:00:00Z">
        <w:r>
          <w:delText xml:space="preserve"> </w:delText>
        </w:r>
      </w:del>
      <m:oMath>
        <m:r>
          <m:t>0</m:t>
        </m:r>
      </m:oMath>
      <w:del w:id="1123" w:author="PR Preview" w:date="2026-01-01T00:00:00Z">
        <w:r>
          <w:delText xml:space="preserve">.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Then</w:delText>
        </w:r>
      </w:del>
      <w:del w:id="11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0</m:t>
        </m:r>
      </m:oMath>
      <w:del w:id="1127" w:author="PR Preview" w:date="2026-01-01T00:00:00Z">
        <w:r>
          <w:delText xml:space="preserve">: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otherwise</w:delText>
        </w:r>
      </w:del>
      <w:del w:id="11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and</w:delText>
        </w:r>
      </w:del>
      <w:del w:id="1133" w:author="PR Preview" w:date="2026-01-01T00:00:00Z">
        <w:r>
          <w:delText xml:space="preserve"> </w:delText>
        </w:r>
      </w:del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4" w:author="PR Preview" w:date="2026-01-01T00:00:00Z">
        <w:r>
          <w:delText xml:space="preserve">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7" w:author="PR Preview" w:date="2026-01-01T00:00:00Z">
        <w:r>
          <w:delText xml:space="preserve">contrary to assumption.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Subtracting</w:delText>
        </w:r>
      </w:del>
      <w:del w:id="1140" w:author="PR Preview" w:date="2026-01-01T00:00:00Z">
        <w:r>
          <w:delText xml:space="preserve"> </w:delText>
        </w:r>
      </w:del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from both sides gives</w:delText>
        </w:r>
      </w:del>
      <w:del w:id="1143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4" w:author="PR Preview" w:date="2026-01-01T00:00:00Z">
        <w:r>
          <w:delText xml:space="preserve">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and multiplying by</w:delText>
        </w:r>
      </w:del>
      <w:del w:id="114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gives</w:delText>
        </w:r>
      </w:del>
      <w:del w:id="11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with</w:delText>
        </w:r>
      </w:del>
      <w:del w:id="115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del w:id="1154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155" w:author="PR Preview" w:date="2026-01-01T00:00:00Z">
        <w:r>
  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  </w:r>
      </w:ins>
    </w:p>
    <w:p>
      <w:pPr>
        <w:pStyle w:val="FirstParagraph"/>
      </w:pPr>
      <w:ins w:id="1156" w:author="PR Preview" w:date="2026-01-01T00:00:00Z">
        <w:r>
          <w:t xml:space="preserve">and taking nonnegative square roots of both sides,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which preserves the inequality,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gives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  </w:r>
      </w:ins>
      <w:ins w:id="1163" w:author="PR Preview" w:date="2026-01-01T00:00:00Z">
        <w:r>
          <w:t xml:space="preserve">.</w:t>
        </w:r>
      </w:ins>
    </w:p>
    <w:p>
      <w:pPr>
        <w:pStyle w:val="BodyText"/>
      </w:pPr>
      <w:ins w:id="1164" w:author="PR Preview" w:date="2026-01-01T00:00:00Z">
        <w:r>
          <w:rPr>
            <w:b/>
            <w:bCs/>
          </w:rPr>
          <w:t xml:space="preserve">When equality holds (</w:t>
        </w:r>
      </w:ins>
      <w:ins w:id="1165" w:author="PR Preview" w:date="2026-01-01T00:00:00Z">
        <w:r>
          <w:rPr>
            <w:b/>
            <w:bCs/>
          </w:rPr>
          <w:t xml:space="preserve">$\mathord{\smash[b]{\underset{\raise.3ex\hbox{$\scriptstyle\sim$}}{y}}\vphantom{y}} \ne \mathord{\smash[b]{\underset{\raise.3ex\hbox{$\scriptstyle\sim$}}{0}}\vphantom{0}}$</w:t>
        </w:r>
      </w:ins>
      <w:ins w:id="1166" w:author="PR Preview" w:date="2026-01-01T00:00:00Z">
        <w:r>
          <w:rPr>
            <w:b/>
            <w:bCs/>
          </w:rPr>
          <w:t xml:space="preserve">).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Both sides of the inequality are nonnegative,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so equality holds exactly when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  </w:r>
      </w:ins>
      <w:ins w:id="1173" w:author="PR Preview" w:date="2026-01-01T00:00:00Z">
        <w:r>
          <w:t xml:space="preserve">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that is (dividing by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$\mathopen{}\left\lVert\mathord{\smash[b]{\underset{\raise.3ex\hbox{$\scriptstyle\sim$}}{y}}\vphantom{y}}\right\rVert\mathclose{}^2 &gt; 0$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and rearranging),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when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  </w:r>
      </w:ins>
      <w:ins w:id="1184" w:author="PR Preview" w:date="2026-01-01T00:00:00Z">
        <w:r>
          <w:t xml:space="preserve">.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By</w:t>
        </w:r>
      </w:ins>
      <w:ins w:id="1187" w:author="PR Preview" w:date="2026-01-01T00:00:00Z">
        <w:r>
          <w:t xml:space="preserve"> </w:t>
        </w:r>
      </w:ins>
      <w:hyperlink w:anchor="eq-cauchy-schwarz-chain">
        <w:ins w:id="1188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189" w:author="PR Preview" w:date="2026-01-01T00:00:00Z">
        <w:r>
          <w:t xml:space="preserve">, that quantity is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$\mathopen{}\left\lVert\mathord{\smash[b]{\underset{\raise.3ex\hbox{$\scriptstyle\sim$}}{x}}\vphantom{x}} - t\,\mathord{\smash[b]{\underset{\raise.3ex\hbox{$\scriptstyle\sim$}}{y}}\vphantom{y}}\right\rVert\mathclose{}^2$</w:t>
        </w:r>
      </w:ins>
      <w:ins w:id="1192" w:author="PR Preview" w:date="2026-01-01T00:00:00Z">
        <w:r>
          <w:t xml:space="preserve">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so equality holds exactly when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(</w:t>
        </w:r>
      </w:ins>
      <w:hyperlink w:anchor="thm-norm-properties">
        <w:ins w:id="11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00" w:author="PR Preview" w:date="2026-01-01T00:00:00Z">
        <w:r>
          <w:t xml:space="preserve">, part 1),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that is, when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$\mathord{\smash[b]{\underset{\raise.3ex\hbox{$\scriptstyle\sim$}}{x}}\vphantom{x}} = t\,\mathord{\smash[b]{\underset{\raise.3ex\hbox{$\scriptstyle\sim$}}{y}}\vphantom{y}}$</w:t>
        </w:r>
      </w:ins>
      <w:ins w:id="1205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w:ins w:id="1206" w:author="PR Preview" w:date="2026-01-01T00:00:00Z">
        <w:r>
          <w:t xml:space="preserve">If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$\mathord{\smash[b]{\underset{\raise.3ex\hbox{$\scriptstyle\sim$}}{x}}\vphantom{x}} = t\,\mathord{\smash[b]{\underset{\raise.3ex\hbox{$\scriptstyle\sim$}}{y}}\vphantom{y}}$</w:t>
        </w:r>
      </w:ins>
      <w:ins w:id="1209" w:author="PR Preview" w:date="2026-01-01T00:00:00Z">
        <w:r>
          <w:t xml:space="preserve">, then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  </w:r>
      </w:ins>
      <w:ins w:id="1212" w:author="PR Preview" w:date="2026-01-01T00:00:00Z">
        <w:r>
          <w:t xml:space="preserve">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so the two vectors are linearly dependent.</w:t>
        </w:r>
      </w:ins>
    </w:p>
    <w:p>
      <w:pPr>
        <w:numPr>
          <w:ilvl w:val="0"/>
          <w:numId w:val="1007"/>
        </w:numPr>
      </w:pPr>
      <w:ins w:id="1215" w:author="PR Preview" w:date="2026-01-01T00:00:00Z">
        <w:r>
          <w:t xml:space="preserve">Conversely, suppose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with</w:t>
        </w:r>
      </w:ins>
      <w:ins w:id="12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not both</w:t>
        </w:r>
      </w:ins>
      <w:ins w:id="1223" w:author="PR Preview" w:date="2026-01-01T00:00:00Z">
        <w:r>
          <w:t xml:space="preserve"> </w:t>
        </w:r>
      </w:ins>
      <m:oMath>
        <m:r>
          <m:t>0</m:t>
        </m:r>
      </m:oMath>
      <w:ins w:id="1224" w:author="PR Preview" w:date="2026-01-01T00:00:00Z">
        <w:r>
          <w:t xml:space="preserve">.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Then</w:t>
        </w:r>
      </w:ins>
      <w:ins w:id="12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1228" w:author="PR Preview" w:date="2026-01-01T00:00:00Z">
        <w:r>
          <w:t xml:space="preserve">: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otherwise</w:t>
        </w:r>
      </w:ins>
      <w:ins w:id="12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and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$b\,\mathord{\smash[b]{\underset{\raise.3ex\hbox{$\scriptstyle\sim$}}{y}}\vphantom{y}} = \mathord{\smash[b]{\underset{\raise.3ex\hbox{$\scriptstyle\sim$}}{0}}\vphantom{0}}$</w:t>
        </w:r>
      </w:ins>
      <w:ins w:id="1236" w:author="PR Preview" w:date="2026-01-01T00:00:00Z">
        <w:r>
          <w:t xml:space="preserve">,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so</w:t>
        </w:r>
      </w:ins>
    </w:p>
    <w:p>
      <w:pPr>
        <w:pStyle w:val="BodyText"/>
      </w:pPr>
      <w:ins w:id="1239" w:author="PR Preview" w:date="2026-01-01T00:00:00Z">
        <w:r>
  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  </w:r>
      </w:ins>
    </w:p>
    <w:p>
      <w:pPr>
        <w:numPr>
          <w:ilvl w:val="0"/>
          <w:numId w:val="1000"/>
        </w:numPr>
      </w:pPr>
      <w:ins w:id="1240" w:author="PR Preview" w:date="2026-01-01T00:00:00Z">
        <w:r>
          <w:t xml:space="preserve">contrary to assumption.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Subtracting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$b\,\mathord{\smash[b]{\underset{\raise.3ex\hbox{$\scriptstyle\sim$}}{y}}\vphantom{y}}$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from both sides gives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$a\,\mathord{\smash[b]{\underset{\raise.3ex\hbox{$\scriptstyle\sim$}}{x}}\vphantom{x}} = -b\,\mathord{\smash[b]{\underset{\raise.3ex\hbox{$\scriptstyle\sim$}}{y}}\vphantom{y}}$</w:t>
        </w:r>
      </w:ins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and multiplying by</w:t>
        </w:r>
      </w:ins>
      <w:ins w:id="125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gives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$\mathord{\smash[b]{\underset{\raise.3ex\hbox{$\scriptstyle\sim$}}{x}}\vphantom{x}} = s\,\mathord{\smash[b]{\underset{\raise.3ex\hbox{$\scriptstyle\sim$}}{y}}\vphantom{y}}$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with</w:t>
        </w:r>
      </w:ins>
      <w:ins w:id="125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ins w:id="1260" w:author="PR Preview" w:date="2026-01-01T00:00:00Z">
        <w:r>
          <w:t xml:space="preserve">. Then</w:t>
        </w:r>
      </w:ins>
    </w:p>
    <w:p>
      <w:pPr>
        <w:pStyle w:val="BodyText"/>
      </w:pPr>
      <w:ins w:id="1261" w:author="PR Preview" w:date="2026-01-01T00:00:00Z">
        <w:r>
  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  </w:r>
      </w:ins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del w:id="1262" w:author="PR Preview" w:date="2026-01-01T00:00:00Z">
        <w:r>
          <w:delText xml:space="preserve">For</w:delText>
        </w:r>
      </w:del>
      <w:del w:id="12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and</w:delText>
        </w:r>
      </w:del>
      <w:del w:id="126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68" w:author="PR Preview" w:date="2026-01-01T00:00:00Z">
        <w:r>
          <w:delText xml:space="preserve">while</w:delText>
        </w:r>
      </w:del>
      <w:del w:id="12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del w:id="1270" w:author="PR Preview" w:date="2026-01-01T00:00:00Z">
        <w:r>
          <w:delText xml:space="preserve">.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The inequality is strict, and the vectors are linearly independent:</w:delText>
        </w:r>
      </w:del>
      <w:del w:id="12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is not a multiple of</w:delText>
        </w:r>
      </w:del>
      <w:del w:id="12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77" w:author="PR Preview" w:date="2026-01-01T00:00:00Z">
        <w:r>
          <w:delText xml:space="preserve">, since</w:delText>
        </w:r>
      </w:del>
      <w:del w:id="127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del w:id="1279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del w:id="1280" w:author="PR Preview" w:date="2026-01-01T00:00:00Z">
        <w:r>
          <w:delText xml:space="preserve">For</w:delText>
        </w:r>
      </w:del>
      <w:del w:id="12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8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8"/>
        </w:numPr>
      </w:pPr>
      <w:ins w:id="1285" w:author="PR Preview" w:date="2026-01-01T00:00:00Z">
        <w:r>
          <w:t xml:space="preserve">For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$\mathord{\smash[b]{\underset{\raise.3ex\hbox{$\scriptstyle\sim$}}{x}}\vphantom{x}} = (1, 2)$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and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$\mathord{\smash[b]{\underset{\raise.3ex\hbox{$\scriptstyle\sim$}}{y}}\vphantom{y}} = (3, 4)$</w:t>
        </w:r>
      </w:ins>
      <w:ins w:id="1292" w:author="PR Preview" w:date="2026-01-01T00:00:00Z">
        <w:r>
          <w:t xml:space="preserve">:</w:t>
        </w:r>
      </w:ins>
    </w:p>
    <w:p>
      <w:pPr>
        <w:pStyle w:val="BodyText"/>
      </w:pPr>
      <w:ins w:id="1293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  </w:r>
      </w:ins>
    </w:p>
    <w:p>
      <w:pPr>
        <w:numPr>
          <w:ilvl w:val="0"/>
          <w:numId w:val="1000"/>
        </w:numPr>
      </w:pPr>
      <w:ins w:id="1294" w:author="PR Preview" w:date="2026-01-01T00:00:00Z">
        <w:r>
          <w:t xml:space="preserve">while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  </w:r>
      </w:ins>
      <w:ins w:id="1297" w:author="PR Preview" w:date="2026-01-01T00:00:00Z">
        <w:r>
          <w:t xml:space="preserve">.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The inequality is strict, and the vectors are linearly independent:</w:t>
        </w:r>
      </w:ins>
      <w:ins w:id="13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is not a multiple of</w:t>
        </w:r>
      </w:ins>
      <w:ins w:id="1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04" w:author="PR Preview" w:date="2026-01-01T00:00:00Z">
        <w:r>
          <w:t xml:space="preserve">, since</w:t>
        </w:r>
      </w:ins>
      <w:ins w:id="130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ins w:id="1306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1307" w:author="PR Preview" w:date="2026-01-01T00:00:00Z">
        <w:r>
          <w:t xml:space="preserve">For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$\mathord{\smash[b]{\underset{\raise.3ex\hbox{$\scriptstyle\sim$}}{x}}\vphantom{x}} = (1, 2)$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and</w:t>
        </w:r>
      </w:ins>
    </w:p>
    <w:p>
      <w:pPr>
        <w:pStyle w:val="BodyText"/>
      </w:pPr>
      <w:ins w:id="1312" w:author="PR Preview" w:date="2026-01-01T00:00:00Z">
        <w:r>
  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  </w:r>
      </w:ins>
    </w:p>
    <w:p>
      <w:pPr>
        <w:pStyle w:val="FirstParagraph"/>
      </w:pPr>
      <w:ins w:id="1313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  </w:r>
      </w:ins>
    </w:p>
    <w:p>
      <w:pPr>
        <w:numPr>
          <w:ilvl w:val="0"/>
          <w:numId w:val="1000"/>
        </w:numPr>
      </w:pPr>
      <w:ins w:id="1314" w:author="PR Preview" w:date="2026-01-01T00:00:00Z">
        <w:r>
          <w:t xml:space="preserve">and</w:t>
        </w:r>
      </w:ins>
    </w:p>
    <w:p>
      <w:pPr>
        <w:pStyle w:val="BodyText"/>
      </w:pPr>
      <w:ins w:id="1315" w:author="PR Preview" w:date="2026-01-01T00:00:00Z">
        <w:r>
  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  </w:r>
      </w:ins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del w:id="1316" w:author="PR Preview" w:date="2026-01-01T00:00:00Z">
        <w:r>
          <w:rPr>
            <w:b/>
            <w:bCs/>
          </w:rPr>
          <w:delText xml:space="preserve">Theorem 4 (Triangle inequality)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For any</w:delText>
        </w:r>
      </w:del>
      <w:del w:id="13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2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321" w:author="PR Preview" w:date="2026-01-01T00:00:00Z">
        <w:r>
          <w:rPr>
            <w:b/>
            <w:bCs/>
          </w:rPr>
          <w:t xml:space="preserve">Theorem 4 (Triangle inequality)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For any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1326" w:author="PR Preview" w:date="2026-01-01T00:00:00Z">
        <w:r>
          <w:t xml:space="preserve">,</w:t>
        </w:r>
      </w:ins>
    </w:p>
    <w:p>
      <w:pPr>
        <w:pStyle w:val="BodyText"/>
      </w:pPr>
      <w:ins w:id="1327" w:author="PR Preview" w:date="2026-01-01T00:00:00Z">
        <w:r>
  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  </w:r>
      </w:ins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del w:id="1328" w:author="PR Preview" w:date="2026-01-01T00:00:00Z">
        <w:r>
          <w:delText xml:space="preserve">Both</w:delText>
        </w:r>
      </w:del>
      <w:del w:id="13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and</w:delText>
        </w:r>
      </w:del>
      <w:del w:id="13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are nonnegative (</w:delText>
        </w:r>
      </w:del>
      <w:hyperlink w:anchor="thm-norm-properties">
        <w:del w:id="133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336" w:author="PR Preview" w:date="2026-01-01T00:00:00Z">
        <w:r>
          <w:delText xml:space="preserve">),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and for nonnegative numbers</w:delText>
        </w:r>
      </w:del>
      <w:del w:id="1339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implies</w:delText>
        </w:r>
      </w:del>
      <w:del w:id="13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343" w:author="PR Preview" w:date="2026-01-01T00:00:00Z">
        <w:r>
          <w:delText xml:space="preserve">.</w:delText>
        </w:r>
      </w:del>
    </w:p>
    <w:p>
      <w:pPr>
        <w:pStyle w:val="BodyText"/>
      </w:pPr>
      <w:ins w:id="1344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  </w:r>
      </w:ins>
    </w:p>
    <w:p>
      <w:pPr>
        <w:pStyle w:val="FirstParagraph"/>
      </w:pPr>
      <w:ins w:id="1345" w:author="PR Preview" w:date="2026-01-01T00:00:00Z">
        <w:r>
          <w:t xml:space="preserve">Both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\mathord{\smash[b]{\underset{\raise.3ex\hbox{$\scriptstyle\sim$}}{y}}\vphantom{y}}\right\rVert\mathclose{}$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and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are nonnegative (</w:t>
        </w:r>
      </w:ins>
      <w:hyperlink w:anchor="thm-norm-properties">
        <w:ins w:id="135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355" w:author="PR Preview" w:date="2026-01-01T00:00:00Z">
        <w:r>
          <w:t xml:space="preserve">),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and for nonnegative numbers</w:t>
        </w:r>
      </w:ins>
      <w:ins w:id="1358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implies</w:t>
        </w:r>
      </w:ins>
      <w:ins w:id="13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362" w:author="PR Preview" w:date="2026-01-01T00:00:00Z">
        <w:r>
          <w:t xml:space="preserve">.</w:t>
        </w:r>
      </w:ins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del w:id="1363" w:author="PR Preview" w:date="2026-01-01T00:00:00Z">
        <w:r>
          <w:delText xml:space="preserve">For</w:delText>
        </w:r>
      </w:del>
      <w:del w:id="136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and</w:delText>
        </w:r>
      </w:del>
      <w:del w:id="136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36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9"/>
        </w:numPr>
      </w:pPr>
      <w:ins w:id="1369" w:author="PR Preview" w:date="2026-01-01T00:00:00Z">
        <w:r>
          <w:t xml:space="preserve">For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$\mathord{\smash[b]{\underset{\raise.3ex\hbox{$\scriptstyle\sim$}}{x}}\vphantom{x}} = (3, 0)$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$\mathord{\smash[b]{\underset{\raise.3ex\hbox{$\scriptstyle\sim$}}{y}}\vphantom{y}} = (0, 4)$</w:t>
        </w:r>
      </w:ins>
      <w:ins w:id="1376" w:author="PR Preview" w:date="2026-01-01T00:00:00Z">
        <w:r>
          <w:t xml:space="preserve">:</w:t>
        </w:r>
      </w:ins>
    </w:p>
    <w:p>
      <w:pPr>
        <w:pStyle w:val="BodyText"/>
      </w:pPr>
      <w:ins w:id="1377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  </w:r>
      </w:ins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del w:id="1378" w:author="PR Preview" w:date="2026-01-01T00:00:00Z">
        <w:r>
          <w:delText xml:space="preserve">For</w:delText>
        </w:r>
      </w:del>
      <w:del w:id="13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and</w:delText>
        </w:r>
      </w:del>
      <w:del w:id="138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83" w:author="PR Preview" w:date="2026-01-01T00:00:00Z">
        <w:r>
          <w:delText xml:space="preserve">, which point the same way:</w:delText>
        </w:r>
      </w:del>
    </w:p>
    <w:p>
      <w:pPr>
        <w:pStyle w:val="BodyText"/>
      </w:pPr>
      <w:ins w:id="1384" w:author="PR Preview" w:date="2026-01-01T00:00:00Z">
        <w:r>
  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  </w:r>
      </w:ins>
    </w:p>
    <w:p>
      <w:pPr>
        <w:numPr>
          <w:ilvl w:val="0"/>
          <w:numId w:val="1009"/>
        </w:numPr>
      </w:pPr>
      <w:ins w:id="1385" w:author="PR Preview" w:date="2026-01-01T00:00:00Z">
        <w:r>
          <w:t xml:space="preserve">For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$\mathord{\smash[b]{\underset{\raise.3ex\hbox{$\scriptstyle\sim$}}{x}}\vphantom{x}} = (1, 0)$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and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$\mathord{\smash[b]{\underset{\raise.3ex\hbox{$\scriptstyle\sim$}}{y}}\vphantom{y}} = (2, 0)$</w:t>
        </w:r>
      </w:ins>
      <w:ins w:id="1392" w:author="PR Preview" w:date="2026-01-01T00:00:00Z">
        <w:r>
          <w:t xml:space="preserve">, which point the same way: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del w:id="1393" w:author="PR Preview" w:date="2026-01-01T00:00:00Z">
        <w:r>
          <w:rPr>
            <w:b/>
            <w:bCs/>
          </w:rPr>
          <w:delText xml:space="preserve">Definition 4 (Norm (normed vector space, normed space))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A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rPr>
            <w:b/>
            <w:bCs/>
          </w:rPr>
          <w:delText xml:space="preserve">norm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on a real vector space</w:delText>
        </w:r>
      </w:del>
      <w:del w:id="1400" w:author="PR Preview" w:date="2026-01-01T00:00:00Z">
        <w:r>
          <w:delText xml:space="preserve"> </w:delText>
        </w:r>
      </w:del>
      <m:oMath>
        <m:r>
          <m:t>V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function</w:delText>
        </w:r>
      </w:del>
      <w:del w:id="14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that assigns to each vector</w:delText>
        </w:r>
      </w:del>
      <w:del w:id="14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 nonnegative real number</w:delText>
        </w:r>
      </w:del>
      <w:del w:id="14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10" w:author="PR Preview" w:date="2026-01-01T00:00:00Z">
        <w:r>
          <w:delText xml:space="preserve">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and satisfies the following three axioms for all</w:delText>
        </w:r>
      </w:del>
      <w:del w:id="14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and all scalars</w:delText>
        </w:r>
      </w:del>
      <w:del w:id="141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41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0"/>
        </w:numPr>
      </w:pPr>
      <w:del w:id="1418" w:author="PR Preview" w:date="2026-01-01T00:00:00Z">
        <w:r>
          <w:rPr>
            <w:b/>
            <w:bCs/>
          </w:rPr>
          <w:delText xml:space="preserve">Positivity and definiteness</w:delText>
        </w:r>
      </w:del>
      <w:del w:id="1419" w:author="PR Preview" w:date="2026-01-01T00:00:00Z">
        <w:r>
          <w:delText xml:space="preserve">:</w:delText>
        </w:r>
      </w:del>
      <w:del w:id="14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del w:id="1421" w:author="PR Preview" w:date="2026-01-01T00:00:00Z">
        <w:r>
          <w:delText xml:space="preserve">, and</w:delText>
        </w:r>
      </w:del>
      <w:del w:id="14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if and only if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427" w:author="PR Preview" w:date="2026-01-01T00:00:00Z">
        <w:r>
          <w:rPr>
            <w:b/>
            <w:bCs/>
          </w:rPr>
          <w:delText xml:space="preserve">Absolute homogeneity</w:delText>
        </w:r>
      </w:del>
      <w:del w:id="1428" w:author="PR Preview" w:date="2026-01-01T00:00:00Z">
        <w:r>
          <w:delText xml:space="preserve">:</w:delText>
        </w:r>
      </w:del>
      <w:del w:id="14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3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431" w:author="PR Preview" w:date="2026-01-01T00:00:00Z">
        <w:r>
          <w:rPr>
            <w:b/>
            <w:bCs/>
          </w:rPr>
          <w:delText xml:space="preserve">Subadditivity (triangle inequality)</w:delText>
        </w:r>
      </w:del>
      <w:del w:id="1432" w:author="PR Preview" w:date="2026-01-01T00:00:00Z">
        <w:r>
          <w:delText xml:space="preserve">:</w:delText>
        </w:r>
      </w:del>
      <w:del w:id="14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34" w:author="PR Preview" w:date="2026-01-01T00:00:00Z">
        <w:r>
          <w:delText xml:space="preserve">.</w:delText>
        </w:r>
      </w:del>
    </w:p>
    <w:p>
      <w:pPr>
        <w:pStyle w:val="FirstParagraph"/>
      </w:pPr>
      <w:ins w:id="1435" w:author="PR Preview" w:date="2026-01-01T00:00:00Z">
        <w:r>
          <w:rPr>
            <w:b/>
            <w:bCs/>
          </w:rPr>
          <w:t xml:space="preserve">Definition 4 (Norm (normed vector space, normed space))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A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rPr>
            <w:b/>
            <w:bCs/>
          </w:rPr>
          <w:t xml:space="preserve">norm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on a real vector space</w:t>
        </w:r>
      </w:ins>
      <w:ins w:id="1442" w:author="PR Preview" w:date="2026-01-01T00:00:00Z">
        <w:r>
          <w:t xml:space="preserve"> </w:t>
        </w:r>
      </w:ins>
      <m:oMath>
        <m:r>
          <m:t>V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is a function</w:t>
        </w:r>
      </w:ins>
      <w:ins w:id="14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that assigns to each vector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$\mathord{\smash[b]{\underset{\raise.3ex\hbox{$\scriptstyle\sim$}}{x}}\vphantom{x}}\in V$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a nonnegative real number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$\mathopen{}\left\lVert\mathord{\smash[b]{\underset{\raise.3ex\hbox{$\scriptstyle\sim$}}{x}}\vphantom{x}}\right\rVert\mathclose{}$</w:t>
        </w:r>
      </w:ins>
      <w:ins w:id="1454" w:author="PR Preview" w:date="2026-01-01T00:00:00Z">
        <w:r>
          <w:t xml:space="preserve">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and satisfies the following three axioms for all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$\mathord{\smash[b]{\underset{\raise.3ex\hbox{$\scriptstyle\sim$}}{x}}\vphantom{x}}, \mathord{\smash[b]{\underset{\raise.3ex\hbox{$\scriptstyle\sim$}}{y}}\vphantom{y}}\in V$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and all scalars</w:t>
        </w:r>
      </w:ins>
      <w:ins w:id="14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46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1463" w:author="PR Preview" w:date="2026-01-01T00:00:00Z">
        <w:r>
          <w:rPr>
            <w:b/>
            <w:bCs/>
          </w:rPr>
          <w:t xml:space="preserve">Positivity and definiteness</w:t>
        </w:r>
      </w:ins>
      <w:ins w:id="1464" w:author="PR Preview" w:date="2026-01-01T00:00:00Z">
        <w:r>
          <w:t xml:space="preserve">: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$\mathopen{}\left\lVert\mathord{\smash[b]{\underset{\raise.3ex\hbox{$\scriptstyle\sim$}}{x}}\vphantom{x}}\right\rVert\mathclose{} \ge 0$</w:t>
        </w:r>
      </w:ins>
      <w:ins w:id="1467" w:author="PR Preview" w:date="2026-01-01T00:00:00Z">
        <w:r>
          <w:t xml:space="preserve">, and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$\mathopen{}\left\lVert\mathord{\smash[b]{\underset{\raise.3ex\hbox{$\scriptstyle\sim$}}{x}}\vphantom{x}}\right\rVert\mathclose{} = 0$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if and only if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47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1475" w:author="PR Preview" w:date="2026-01-01T00:00:00Z">
        <w:r>
          <w:rPr>
            <w:b/>
            <w:bCs/>
          </w:rPr>
          <w:t xml:space="preserve">Absolute homogeneity</w:t>
        </w:r>
      </w:ins>
      <w:ins w:id="1476" w:author="PR Preview" w:date="2026-01-01T00:00:00Z">
        <w:r>
          <w:t xml:space="preserve">: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  </w:r>
      </w:ins>
      <w:ins w:id="147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1480" w:author="PR Preview" w:date="2026-01-01T00:00:00Z">
        <w:r>
          <w:rPr>
            <w:b/>
            <w:bCs/>
          </w:rPr>
          <w:t xml:space="preserve">Subadditivity (triangle inequality)</w:t>
        </w:r>
      </w:ins>
      <w:ins w:id="1481" w:author="PR Preview" w:date="2026-01-01T00:00:00Z">
        <w:r>
          <w:t xml:space="preserve">: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  </w:r>
      </w:ins>
      <w:ins w:id="1484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del w:id="1485" w:author="PR Preview" w:date="2026-01-01T00:00:00Z">
        <w:r>
          <w:delText xml:space="preserve">Every inner product space</w:delText>
        </w:r>
      </w:del>
      <w:del w:id="14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(</w:delText>
        </w:r>
      </w:del>
      <w:hyperlink w:anchor="def-inner-product-space">
        <w:del w:id="148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90" w:author="PR Preview" w:date="2026-01-01T00:00:00Z">
        <w:r>
          <w:delText xml:space="preserve">)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naturally defines an induced norm</w:delText>
        </w:r>
      </w:del>
      <w:del w:id="14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del w:id="1494" w:author="PR Preview" w:date="2026-01-01T00:00:00Z">
        <w:r>
          <w:delText xml:space="preserve">,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which satisfies all three norm axioms.</w:delText>
        </w:r>
      </w:del>
    </w:p>
    <w:p>
      <w:pPr>
        <w:pStyle w:val="BodyText"/>
      </w:pPr>
      <w:del w:id="1497" w:author="PR Preview" w:date="2026-01-01T00:00:00Z">
        <w:r>
          <w:rPr>
            <w:b/>
            <w:bCs/>
          </w:rPr>
          <w:delText xml:space="preserve">Definition 5 (Vector</w:delText>
        </w:r>
      </w:del>
      <w:del w:id="1498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499" w:author="PR Preview" w:date="2026-01-01T00:00:00Z">
        <w:r>
          <w:rPr>
            <w:b/>
            <w:bCs/>
          </w:rPr>
          <w:delText xml:space="preserve">-norm (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500" w:author="PR Preview" w:date="2026-01-01T00:00:00Z">
        <w:r>
          <w:rPr>
            <w:b/>
            <w:bCs/>
          </w:rPr>
          <w:delText xml:space="preserve"> </w:delText>
        </w:r>
      </w:del>
      <w:del w:id="1501" w:author="PR Preview" w:date="2026-01-01T00:00:00Z">
        <w:r>
          <w:rPr>
            <w:b/>
            <w:bCs/>
          </w:rPr>
          <w:delText xml:space="preserve">norm,</w:delText>
        </w:r>
      </w:del>
      <w:del w:id="150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503" w:author="PR Preview" w:date="2026-01-01T00:00:00Z">
        <w:r>
          <w:rPr>
            <w:b/>
            <w:bCs/>
          </w:rPr>
          <w:delText xml:space="preserve"> </w:delText>
        </w:r>
      </w:del>
      <w:del w:id="1504" w:author="PR Preview" w:date="2026-01-01T00:00:00Z">
        <w:r>
          <w:rPr>
            <w:b/>
            <w:bCs/>
          </w:rPr>
          <w:delText xml:space="preserve">norm, taxicab norm, Manhattan norm,</w:delText>
        </w:r>
      </w:del>
      <w:del w:id="150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506" w:author="PR Preview" w:date="2026-01-01T00:00:00Z">
        <w:r>
          <w:rPr>
            <w:b/>
            <w:bCs/>
          </w:rPr>
          <w:delText xml:space="preserve"> </w:delText>
        </w:r>
      </w:del>
      <w:del w:id="1507" w:author="PR Preview" w:date="2026-01-01T00:00:00Z">
        <w:r>
          <w:rPr>
            <w:b/>
            <w:bCs/>
          </w:rPr>
          <w:delText xml:space="preserve">norm, infinity norm))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For a vector</w:delText>
        </w:r>
      </w:del>
      <w:del w:id="15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and any real number</w:delText>
        </w:r>
      </w:del>
      <w:del w:id="15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1514" w:author="PR Preview" w:date="2026-01-01T00:00:00Z">
        <w:r>
          <w:delText xml:space="preserve">,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the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rPr>
            <w:b/>
            <w:bCs/>
          </w:rPr>
          <w:delText xml:space="preserve">vector</w:delText>
        </w:r>
      </w:del>
      <w:del w:id="1519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520" w:author="PR Preview" w:date="2026-01-01T00:00:00Z">
        <w:r>
          <w:rPr>
            <w:b/>
            <w:bCs/>
          </w:rPr>
          <w:delText xml:space="preserve">-norm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(or</w:delText>
        </w:r>
      </w:del>
      <w:del w:id="152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524" w:author="PR Preview" w:date="2026-01-01T00:00:00Z">
        <w:r>
          <w:rPr>
            <w:b/>
            <w:bCs/>
          </w:rPr>
          <w:delText xml:space="preserve"> </w:delText>
        </w:r>
      </w:del>
      <w:del w:id="1525" w:author="PR Preview" w:date="2026-01-01T00:00:00Z">
        <w:r>
          <w:rPr>
            <w:b/>
            <w:bCs/>
          </w:rPr>
          <w:delText xml:space="preserve">norm</w:delText>
        </w:r>
      </w:del>
      <w:del w:id="1526" w:author="PR Preview" w:date="2026-01-01T00:00:00Z">
        <w:r>
          <w:delText xml:space="preserve">, traditionally named with parameter</w:delText>
        </w:r>
      </w:del>
      <w:del w:id="1527" w:author="PR Preview" w:date="2026-01-01T00:00:00Z">
        <w:r>
          <w:delText xml:space="preserve"> </w:delText>
        </w:r>
      </w:del>
      <m:oMath>
        <m:r>
          <m:t>p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but denoted here with exponent</w:delText>
        </w:r>
      </w:del>
      <w:del w:id="1530" w:author="PR Preview" w:date="2026-01-01T00:00:00Z">
        <w:r>
          <w:delText xml:space="preserve"> </w:delText>
        </w:r>
      </w:del>
      <m:oMath>
        <m:r>
          <m:t>k</m:t>
        </m:r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to avoid clashing with the ambient vector dimension</w:delText>
        </w:r>
      </w:del>
      <w:del w:id="1533" w:author="PR Preview" w:date="2026-01-01T00:00:00Z">
        <w:r>
          <w:delText xml:space="preserve"> </w:delText>
        </w:r>
      </w:del>
      <m:oMath>
        <m:r>
          <m:t>p</m:t>
        </m:r>
      </m:oMath>
      <w:del w:id="1534" w:author="PR Preview" w:date="2026-01-01T00:00:00Z">
        <w:r>
          <w:delText xml:space="preserve">)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35" w:author="PR Preview" w:date="2026-01-01T00:00:00Z">
        <w:r>
          <w:t xml:space="preserve">Every inner product space</w:t>
        </w:r>
      </w:ins>
      <w:ins w:id="15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(</w:t>
        </w:r>
      </w:ins>
      <w:hyperlink w:anchor="def-inner-product-space">
        <w:ins w:id="153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40" w:author="PR Preview" w:date="2026-01-01T00:00:00Z">
        <w:r>
          <w:t xml:space="preserve">)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naturally defines an induced norm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  </w:r>
      </w:ins>
      <w:ins w:id="1545" w:author="PR Preview" w:date="2026-01-01T00:00:00Z">
        <w:r>
          <w:t xml:space="preserve">,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which satisfies all three norm axioms.</w:t>
        </w:r>
      </w:ins>
    </w:p>
    <w:bookmarkEnd w:id="43"/>
    <w:bookmarkStart w:id="44" w:name="def-vector-p-norm"/>
    <w:p>
      <w:pPr>
        <w:pStyle w:val="BodyText"/>
      </w:pPr>
      <w:ins w:id="1548" w:author="PR Preview" w:date="2026-01-01T00:00:00Z">
        <w:r>
          <w:rPr>
            <w:b/>
            <w:bCs/>
          </w:rPr>
          <w:t xml:space="preserve">Definition 5 (Vector</w:t>
        </w:r>
      </w:ins>
      <w:ins w:id="154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550" w:author="PR Preview" w:date="2026-01-01T00:00:00Z">
        <w:r>
          <w:rPr>
            <w:b/>
            <w:bCs/>
          </w:rPr>
          <w:t xml:space="preserve">-norm (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551" w:author="PR Preview" w:date="2026-01-01T00:00:00Z">
        <w:r>
          <w:rPr>
            <w:b/>
            <w:bCs/>
          </w:rPr>
          <w:t xml:space="preserve"> </w:t>
        </w:r>
      </w:ins>
      <w:ins w:id="1552" w:author="PR Preview" w:date="2026-01-01T00:00:00Z">
        <w:r>
          <w:rPr>
            <w:b/>
            <w:bCs/>
          </w:rPr>
          <w:t xml:space="preserve">norm,</w:t>
        </w:r>
      </w:ins>
      <w:ins w:id="155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554" w:author="PR Preview" w:date="2026-01-01T00:00:00Z">
        <w:r>
          <w:rPr>
            <w:b/>
            <w:bCs/>
          </w:rPr>
          <w:t xml:space="preserve"> </w:t>
        </w:r>
      </w:ins>
      <w:ins w:id="1555" w:author="PR Preview" w:date="2026-01-01T00:00:00Z">
        <w:r>
          <w:rPr>
            <w:b/>
            <w:bCs/>
          </w:rPr>
          <w:t xml:space="preserve">norm, taxicab norm, Manhattan norm,</w:t>
        </w:r>
      </w:ins>
      <w:ins w:id="155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557" w:author="PR Preview" w:date="2026-01-01T00:00:00Z">
        <w:r>
          <w:rPr>
            <w:b/>
            <w:bCs/>
          </w:rPr>
          <w:t xml:space="preserve"> </w:t>
        </w:r>
      </w:ins>
      <w:ins w:id="1558" w:author="PR Preview" w:date="2026-01-01T00:00:00Z">
        <w:r>
          <w:rPr>
            <w:b/>
            <w:bCs/>
          </w:rPr>
          <w:t xml:space="preserve">norm, infinity norm))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For a vector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and any real number</w:t>
        </w:r>
      </w:ins>
      <w:ins w:id="15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566" w:author="PR Preview" w:date="2026-01-01T00:00:00Z">
        <w:r>
          <w:t xml:space="preserve">,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the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rPr>
            <w:b/>
            <w:bCs/>
          </w:rPr>
          <w:t xml:space="preserve">vector</w:t>
        </w:r>
      </w:ins>
      <w:ins w:id="1571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572" w:author="PR Preview" w:date="2026-01-01T00:00:00Z">
        <w:r>
          <w:rPr>
            <w:b/>
            <w:bCs/>
          </w:rPr>
          <w:t xml:space="preserve">-norm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(or</w:t>
        </w:r>
      </w:ins>
      <w:ins w:id="15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576" w:author="PR Preview" w:date="2026-01-01T00:00:00Z">
        <w:r>
          <w:rPr>
            <w:b/>
            <w:bCs/>
          </w:rPr>
          <w:t xml:space="preserve"> </w:t>
        </w:r>
      </w:ins>
      <w:ins w:id="1577" w:author="PR Preview" w:date="2026-01-01T00:00:00Z">
        <w:r>
          <w:rPr>
            <w:b/>
            <w:bCs/>
          </w:rPr>
          <w:t xml:space="preserve">norm</w:t>
        </w:r>
      </w:ins>
      <w:ins w:id="1578" w:author="PR Preview" w:date="2026-01-01T00:00:00Z">
        <w:r>
          <w:t xml:space="preserve">, traditionally named with parameter</w:t>
        </w:r>
      </w:ins>
      <w:ins w:id="1579" w:author="PR Preview" w:date="2026-01-01T00:00:00Z">
        <w:r>
          <w:t xml:space="preserve"> </w:t>
        </w:r>
      </w:ins>
      <m:oMath>
        <m:r>
          <m:t>p</m:t>
        </m:r>
      </m:oMath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but denoted here with exponent</w:t>
        </w:r>
      </w:ins>
      <w:ins w:id="1582" w:author="PR Preview" w:date="2026-01-01T00:00:00Z">
        <w:r>
          <w:t xml:space="preserve"> </w:t>
        </w:r>
      </w:ins>
      <m:oMath>
        <m:r>
          <m:t>k</m:t>
        </m:r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to avoid clashing with the ambient vector dimension</w:t>
        </w:r>
      </w:ins>
      <w:ins w:id="1585" w:author="PR Preview" w:date="2026-01-01T00:00:00Z">
        <w:r>
          <w:t xml:space="preserve"> </w:t>
        </w:r>
      </w:ins>
      <m:oMath>
        <m:r>
          <m:t>p</m:t>
        </m:r>
      </m:oMath>
      <w:ins w:id="1586" w:author="PR Preview" w:date="2026-01-01T00:00:00Z">
        <w:r>
          <w:t xml:space="preserve">) is:</w:t>
        </w:r>
      </w:ins>
    </w:p>
    <w:p>
      <w:pPr>
        <w:pStyle w:val="BodyText"/>
      </w:pPr>
      <w:ins w:id="1587" w:author="PR Preview" w:date="2026-01-01T00:00:00Z">
        <w:r>
  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  </w:r>
      </w:ins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del w:id="1588" w:author="PR Preview" w:date="2026-01-01T00:00:00Z">
        <w:r>
          <w:rPr>
            <w:b/>
            <w:bCs/>
          </w:rPr>
          <w:delText xml:space="preserve">Example 11 (Calculating</w:delText>
        </w:r>
      </w:del>
      <w:del w:id="158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590" w:author="PR Preview" w:date="2026-01-01T00:00:00Z">
        <w:r>
          <w:rPr>
            <w:b/>
            <w:bCs/>
          </w:rPr>
          <w:delText xml:space="preserve">,</w:delText>
        </w:r>
      </w:del>
      <w:del w:id="159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592" w:author="PR Preview" w:date="2026-01-01T00:00:00Z">
        <w:r>
          <w:rPr>
            <w:b/>
            <w:bCs/>
          </w:rPr>
          <w:delText xml:space="preserve">, and</w:delText>
        </w:r>
      </w:del>
      <w:del w:id="1593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594" w:author="PR Preview" w:date="2026-01-01T00:00:00Z">
        <w:r>
          <w:rPr>
            <w:b/>
            <w:bCs/>
          </w:rP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norms)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For</w:delText>
        </w:r>
      </w:del>
      <w:del w:id="15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99" w:author="PR Preview" w:date="2026-01-01T00:00:00Z">
        <w:r>
          <w:delText xml:space="preserve">:</w:delText>
        </w:r>
      </w:del>
    </w:p>
    <w:p>
      <w:pPr>
        <w:pStyle w:val="BodyText"/>
      </w:pPr>
      <w:ins w:id="1600" w:author="PR Preview" w:date="2026-01-01T00:00:00Z">
        <w:r>
          <w:rPr>
            <w:b/>
            <w:bCs/>
          </w:rPr>
          <w:t xml:space="preserve">Example 11 (Calculating</w:t>
        </w:r>
      </w:ins>
      <w:ins w:id="160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602" w:author="PR Preview" w:date="2026-01-01T00:00:00Z">
        <w:r>
          <w:rPr>
            <w:b/>
            <w:bCs/>
          </w:rPr>
          <w:t xml:space="preserve">,</w:t>
        </w:r>
      </w:ins>
      <w:ins w:id="160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604" w:author="PR Preview" w:date="2026-01-01T00:00:00Z">
        <w:r>
          <w:rPr>
            <w:b/>
            <w:bCs/>
          </w:rPr>
          <w:t xml:space="preserve">, and</w:t>
        </w:r>
      </w:ins>
      <w:ins w:id="160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606" w:author="PR Preview" w:date="2026-01-01T00:00:00Z">
        <w:r>
          <w:rPr>
            <w:b/>
            <w:bCs/>
          </w:rPr>
          <w:t xml:space="preserve"> </w:t>
        </w:r>
      </w:ins>
      <w:ins w:id="1607" w:author="PR Preview" w:date="2026-01-01T00:00:00Z">
        <w:r>
          <w:rPr>
            <w:b/>
            <w:bCs/>
          </w:rPr>
          <w:t xml:space="preserve">norms)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For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$\mathord{\smash[b]{\underset{\raise.3ex\hbox{$\scriptstyle\sim$}}{x}}\vphantom{x}}= (3, -4) \in \mathbb{R}^2$</w:t>
        </w:r>
      </w:ins>
      <w:ins w:id="1612" w:author="PR Preview" w:date="2026-01-01T00:00:00Z">
        <w:r>
          <w:t xml:space="preserve">: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613" w:author="PR Preview" w:date="2026-01-01T00:00:00Z">
        <w:r>
  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614" w:author="PR Preview" w:date="2026-01-01T00:00:00Z">
        <w:r>
  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15" w:author="PR Preview" w:date="2026-01-01T00:00:00Z">
        <w:r>
          <w:delText xml:space="preserve">Notice that</w:delText>
        </w:r>
      </w:del>
      <w:del w:id="1616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del w:id="1617" w:author="PR Preview" w:date="2026-01-01T00:00:00Z">
        <w:r>
          <w:delText xml:space="preserve">. For any vector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19" w:author="PR Preview" w:date="2026-01-01T00:00:00Z">
        <w:r>
          <w:delText xml:space="preserve">, the norms satisfy the chain of inequalities: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620" w:author="PR Preview" w:date="2026-01-01T00:00:00Z">
        <w:r>
          <w:rPr>
            <w:i/>
            <w:iCs/>
          </w:rPr>
          <w:delText xml:space="preserve">Remark 3</w:delText>
        </w:r>
      </w:del>
      <w:del w:id="1621" w:author="PR Preview" w:date="2026-01-01T00:00:00Z">
        <w:r>
          <w:delText xml:space="preserve"> (Unit balls and regularization in machine learning). </w:delText>
        </w:r>
      </w:del>
      <w:del w:id="1622" w:author="PR Preview" w:date="2026-01-01T00:00:00Z">
        <w:r>
          <w:delText xml:space="preserve">The unit ball in</w:delText>
        </w:r>
      </w:del>
      <w:del w:id="16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under the</w:delText>
        </w:r>
      </w:del>
      <w:del w:id="162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norm is the set</w:delText>
        </w:r>
      </w:del>
      <w:del w:id="16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del w:id="1630" w:author="PR Preview" w:date="2026-01-01T00:00:00Z">
        <w:r>
          <w:delText xml:space="preserve">:</w:delText>
        </w:r>
      </w:del>
    </w:p>
    <w:p>
      <w:pPr>
        <w:pStyle w:val="BodyText"/>
      </w:pPr>
      <w:ins w:id="1631" w:author="PR Preview" w:date="2026-01-01T00:00:00Z">
        <w:r>
  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  </w:r>
      </w:ins>
    </w:p>
    <w:p>
      <w:pPr>
        <w:pStyle w:val="FirstParagraph"/>
      </w:pPr>
      <w:ins w:id="1632" w:author="PR Preview" w:date="2026-01-01T00:00:00Z">
        <w:r>
          <w:t xml:space="preserve">Notice that</w:t>
        </w:r>
      </w:ins>
      <w:ins w:id="1633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ins w:id="1634" w:author="PR Preview" w:date="2026-01-01T00:00:00Z">
        <w:r>
          <w:t xml:space="preserve">. For any vector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$\mathord{\smash[b]{\underset{\raise.3ex\hbox{$\scriptstyle\sim$}}{x}}\vphantom{x}}\in \mathbb{R}^p$</w:t>
        </w:r>
      </w:ins>
      <w:ins w:id="1637" w:author="PR Preview" w:date="2026-01-01T00:00:00Z">
        <w:r>
          <w:t xml:space="preserve">, the norms satisfy the chain of inequalities:</w:t>
        </w:r>
      </w:ins>
    </w:p>
    <w:p>
      <w:pPr>
        <w:pStyle w:val="BodyText"/>
      </w:pPr>
      <w:ins w:id="1638" w:author="PR Preview" w:date="2026-01-01T00:00:00Z">
        <w:r>
  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  </w:r>
      </w:ins>
    </w:p>
    <w:bookmarkEnd w:id="45"/>
    <w:bookmarkStart w:id="46" w:name="rem-vector-norms-sparsity"/>
    <w:p>
      <w:pPr>
        <w:pStyle w:val="FirstParagraph"/>
      </w:pPr>
      <w:ins w:id="1639" w:author="PR Preview" w:date="2026-01-01T00:00:00Z">
        <w:r>
          <w:rPr>
            <w:i/>
            <w:iCs/>
          </w:rPr>
          <w:t xml:space="preserve">Remark 3</w:t>
        </w:r>
      </w:ins>
      <w:ins w:id="1640" w:author="PR Preview" w:date="2026-01-01T00:00:00Z">
        <w:r>
          <w:t xml:space="preserve"> (Unit balls and regularization in machine learning). </w:t>
        </w:r>
      </w:ins>
      <w:ins w:id="1641" w:author="PR Preview" w:date="2026-01-01T00:00:00Z">
        <w:r>
          <w:t xml:space="preserve">The unit ball in</w:t>
        </w:r>
      </w:ins>
      <w:ins w:id="16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under the</w:t>
        </w:r>
      </w:ins>
      <w:ins w:id="164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norm is the set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  </w:r>
      </w:ins>
      <w:ins w:id="165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del w:id="1651" w:author="PR Preview" w:date="2026-01-01T00:00:00Z">
        <w:r>
          <w:rPr>
            <w:b/>
            <w:bCs/>
          </w:rPr>
          <w:delText xml:space="preserve">Definition 6 (Infinity norm (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652" w:author="PR Preview" w:date="2026-01-01T00:00:00Z">
        <w:r>
          <w:rPr>
            <w:b/>
            <w:bCs/>
          </w:rPr>
          <w:delText xml:space="preserve"> </w:delText>
        </w:r>
      </w:del>
      <w:del w:id="1653" w:author="PR Preview" w:date="2026-01-01T00:00:00Z">
        <w:r>
          <w:rPr>
            <w:b/>
            <w:bCs/>
          </w:rPr>
          <w:delText xml:space="preserve">norm, maximum norm, Chebyshev norm))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For a vector</w:delText>
        </w:r>
      </w:del>
      <w:del w:id="16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57" w:author="PR Preview" w:date="2026-01-01T00:00:00Z">
        <w:r>
          <w:delText xml:space="preserve">,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the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rPr>
            <w:b/>
            <w:bCs/>
          </w:rPr>
          <w:delText xml:space="preserve">infinity norm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(also the</w:delText>
        </w:r>
      </w:del>
      <w:del w:id="166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665" w:author="PR Preview" w:date="2026-01-01T00:00:00Z">
        <w:r>
          <w:rPr>
            <w:b/>
            <w:bCs/>
          </w:rPr>
          <w:delText xml:space="preserve"> </w:delText>
        </w:r>
      </w:del>
      <w:del w:id="1666" w:author="PR Preview" w:date="2026-01-01T00:00:00Z">
        <w:r>
          <w:rPr>
            <w:b/>
            <w:bCs/>
          </w:rPr>
          <w:delText xml:space="preserve">norm</w:delText>
        </w:r>
      </w:del>
      <w:del w:id="1667" w:author="PR Preview" w:date="2026-01-01T00:00:00Z">
        <w:r>
          <w:delText xml:space="preserve">,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rPr>
            <w:b/>
            <w:bCs/>
          </w:rPr>
          <w:delText xml:space="preserve">maximum norm</w:delText>
        </w:r>
      </w:del>
      <w:del w:id="1670" w:author="PR Preview" w:date="2026-01-01T00:00:00Z">
        <w:r>
          <w:delText xml:space="preserve">, or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Chebyshev norm</w:delText>
        </w:r>
      </w:del>
      <w:del w:id="1673" w:author="PR Preview" w:date="2026-01-01T00:00:00Z">
        <w:r>
          <w:delText xml:space="preserve">) is defined separately from the</w:delText>
        </w:r>
      </w:del>
      <w:del w:id="1674" w:author="PR Preview" w:date="2026-01-01T00:00:00Z">
        <w:r>
          <w:delText xml:space="preserve"> </w:delText>
        </w:r>
      </w:del>
      <m:oMath>
        <m:r>
          <m:t>p</m:t>
        </m:r>
      </m:oMath>
      <w:del w:id="1675" w:author="PR Preview" w:date="2026-01-01T00:00:00Z">
        <w:r>
          <w:delText xml:space="preserve">-norms (</w:delText>
        </w:r>
      </w:del>
      <w:hyperlink w:anchor="def-vector-p-norm">
        <w:del w:id="167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677" w:author="PR Preview" w:date="2026-01-01T00:00:00Z">
        <w:r>
          <w:delText xml:space="preserve">) 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678" w:author="PR Preview" w:date="2026-01-01T00:00:00Z">
        <w:r>
          <w:rPr>
            <w:b/>
            <w:bCs/>
          </w:rPr>
          <w:delText xml:space="preserve">Theorem 5 (The</w:delText>
        </w:r>
      </w:del>
      <w:del w:id="167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680" w:author="PR Preview" w:date="2026-01-01T00:00:00Z">
        <w:r>
          <w:rPr>
            <w:b/>
            <w:bCs/>
          </w:rPr>
          <w:delText xml:space="preserve">,</w:delText>
        </w:r>
      </w:del>
      <w:del w:id="168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682" w:author="PR Preview" w:date="2026-01-01T00:00:00Z">
        <w:r>
          <w:rPr>
            <w:b/>
            <w:bCs/>
          </w:rPr>
          <w:delText xml:space="preserve"> </w:delText>
        </w:r>
      </w:del>
      <w:del w:id="1683" w:author="PR Preview" w:date="2026-01-01T00:00:00Z">
        <w:r>
          <w:rPr>
            <w:b/>
            <w:bCs/>
          </w:rPr>
          <w:delText xml:space="preserve">and infinity norms, and the norm axioms)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Let</w:delText>
        </w:r>
      </w:del>
      <w:del w:id="16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8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688" w:author="PR Preview" w:date="2026-01-01T00:00:00Z">
        <w:r>
          <w:delText xml:space="preserve">, and</w:delText>
        </w:r>
      </w:del>
      <w:del w:id="16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del w:id="1690" w:author="PR Preview" w:date="2026-01-01T00:00:00Z">
        <w:r>
          <w:delText xml:space="preserve">,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which is the Euclidean norm (</w:delText>
        </w:r>
      </w:del>
      <w:hyperlink r:id="rId42">
        <w:del w:id="1693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69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695" w:author="PR Preview" w:date="2026-01-01T00:00:00Z">
        <w:r>
          <w:delText xml:space="preserve">.</w:delText>
        </w:r>
      </w:del>
    </w:p>
    <w:p>
      <w:pPr>
        <w:pStyle w:val="BodyText"/>
      </w:pPr>
      <w:ins w:id="1696" w:author="PR Preview" w:date="2026-01-01T00:00:00Z">
        <w:r>
          <w:rPr>
            <w:b/>
            <w:bCs/>
          </w:rPr>
          <w:t xml:space="preserve">Definition 6 (Infinity norm (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697" w:author="PR Preview" w:date="2026-01-01T00:00:00Z">
        <w:r>
          <w:rPr>
            <w:b/>
            <w:bCs/>
          </w:rP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norm, maximum norm, Chebyshev norm))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For a vector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703" w:author="PR Preview" w:date="2026-01-01T00:00:00Z">
        <w:r>
          <w:t xml:space="preserve">,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the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rPr>
            <w:b/>
            <w:bCs/>
          </w:rPr>
          <w:t xml:space="preserve">infinity norm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(also the</w:t>
        </w:r>
      </w:ins>
      <w:ins w:id="171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711" w:author="PR Preview" w:date="2026-01-01T00:00:00Z">
        <w:r>
          <w:rPr>
            <w:b/>
            <w:bCs/>
          </w:rPr>
          <w:t xml:space="preserve"> </w:t>
        </w:r>
      </w:ins>
      <w:ins w:id="1712" w:author="PR Preview" w:date="2026-01-01T00:00:00Z">
        <w:r>
          <w:rPr>
            <w:b/>
            <w:bCs/>
          </w:rPr>
          <w:t xml:space="preserve">norm</w:t>
        </w:r>
      </w:ins>
      <w:ins w:id="1713" w:author="PR Preview" w:date="2026-01-01T00:00:00Z">
        <w:r>
          <w:t xml:space="preserve">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rPr>
            <w:b/>
            <w:bCs/>
          </w:rPr>
          <w:t xml:space="preserve">maximum norm</w:t>
        </w:r>
      </w:ins>
      <w:ins w:id="1716" w:author="PR Preview" w:date="2026-01-01T00:00:00Z">
        <w:r>
          <w:t xml:space="preserve">, or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rPr>
            <w:b/>
            <w:bCs/>
          </w:rPr>
          <w:t xml:space="preserve">Chebyshev norm</w:t>
        </w:r>
      </w:ins>
      <w:ins w:id="1719" w:author="PR Preview" w:date="2026-01-01T00:00:00Z">
        <w:r>
          <w:t xml:space="preserve">) is defined separately from the</w:t>
        </w:r>
      </w:ins>
      <w:ins w:id="1720" w:author="PR Preview" w:date="2026-01-01T00:00:00Z">
        <w:r>
          <w:t xml:space="preserve"> </w:t>
        </w:r>
      </w:ins>
      <m:oMath>
        <m:r>
          <m:t>p</m:t>
        </m:r>
      </m:oMath>
      <w:ins w:id="1721" w:author="PR Preview" w:date="2026-01-01T00:00:00Z">
        <w:r>
          <w:t xml:space="preserve">-norms (</w:t>
        </w:r>
      </w:ins>
      <w:hyperlink w:anchor="def-vector-p-norm">
        <w:ins w:id="172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23" w:author="PR Preview" w:date="2026-01-01T00:00:00Z">
        <w:r>
          <w:t xml:space="preserve">) by</w:t>
        </w:r>
      </w:ins>
    </w:p>
    <w:p>
      <w:pPr>
        <w:pStyle w:val="BodyText"/>
      </w:pPr>
      <w:ins w:id="1724" w:author="PR Preview" w:date="2026-01-01T00:00:00Z">
        <w:r>
  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  </w:r>
      </w:ins>
    </w:p>
    <w:bookmarkEnd w:id="47"/>
    <w:bookmarkStart w:id="48" w:name="thm-vector-p-norm"/>
    <w:p>
      <w:pPr>
        <w:pStyle w:val="FirstParagraph"/>
      </w:pPr>
      <w:ins w:id="1725" w:author="PR Preview" w:date="2026-01-01T00:00:00Z">
        <w:r>
          <w:rPr>
            <w:b/>
            <w:bCs/>
          </w:rPr>
          <w:t xml:space="preserve">Theorem 5 (The</w:t>
        </w:r>
      </w:ins>
      <w:ins w:id="172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727" w:author="PR Preview" w:date="2026-01-01T00:00:00Z">
        <w:r>
          <w:rPr>
            <w:b/>
            <w:bCs/>
          </w:rPr>
          <w:t xml:space="preserve">,</w:t>
        </w:r>
      </w:ins>
      <w:ins w:id="172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729" w:author="PR Preview" w:date="2026-01-01T00:00:00Z">
        <w:r>
          <w:rPr>
            <w:b/>
            <w:bCs/>
          </w:rPr>
          <w:t xml:space="preserve"> </w:t>
        </w:r>
      </w:ins>
      <w:ins w:id="1730" w:author="PR Preview" w:date="2026-01-01T00:00:00Z">
        <w:r>
          <w:rPr>
            <w:b/>
            <w:bCs/>
          </w:rPr>
          <w:t xml:space="preserve">and infinity norms, and the norm axioms)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Let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7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736" w:author="PR Preview" w:date="2026-01-01T00:00:00Z">
        <w:r>
          <w:t xml:space="preserve">$\mathopen{}\left\lVert\mathord{\smash[b]{\underset{\raise.3ex\hbox{$\scriptstyle\sim$}}{x}}\vphantom{x}}\right\rVert\mathclose{}_1 = \sum_{i=1}^p\mathopen{}\left|x_i\right|\mathclose{}$</w:t>
        </w:r>
      </w:ins>
      <w:ins w:id="1737" w:author="PR Preview" w:date="2026-01-01T00:00:00Z">
        <w:r>
          <w:t xml:space="preserve">, and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$\mathopen{}\left\lVert\mathord{\smash[b]{\underset{\raise.3ex\hbox{$\scriptstyle\sim$}}{x}}\vphantom{x}}\right\rVert\mathclose{}_2 = \sqrt{\sum_{i=1}^px_i^2}$</w:t>
        </w:r>
      </w:ins>
      <w:ins w:id="1740" w:author="PR Preview" w:date="2026-01-01T00:00:00Z">
        <w:r>
          <w:t xml:space="preserve">,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which is the Euclidean norm (</w:t>
        </w:r>
      </w:ins>
      <w:hyperlink r:id="rId42">
        <w:ins w:id="1743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17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4"/>
        </w:numPr>
      </w:pPr>
      <w:ins w:id="1745" w:author="PR Preview" w:date="2026-01-01T00:00:00Z">
        <w:r>
  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  </w:r>
      </w:ins>
      <w:ins w:id="174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del w:id="1747" w:author="PR Preview" w:date="2026-01-01T00:00:00Z">
        <w:r>
          <w:rPr>
            <w:b/>
            <w:bCs/>
          </w:rPr>
          <w:delText xml:space="preserve">Part 2.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If</w:delText>
        </w:r>
      </w:del>
      <w:del w:id="17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51" w:author="PR Preview" w:date="2026-01-01T00:00:00Z">
        <w:r>
          <w:delText xml:space="preserve">, every</w:delText>
        </w:r>
      </w:del>
      <w:del w:id="17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is</w:delText>
        </w:r>
      </w:del>
      <w:del w:id="1755" w:author="PR Preview" w:date="2026-01-01T00:00:00Z">
        <w:r>
          <w:delText xml:space="preserve"> </w:delText>
        </w:r>
      </w:del>
      <m:oMath>
        <m:r>
          <m:t>0</m:t>
        </m:r>
      </m:oMath>
      <w:del w:id="1756" w:author="PR Preview" w:date="2026-01-01T00:00:00Z">
        <w:r>
          <w:delText xml:space="preserve">, and so is</w:delText>
        </w:r>
      </w:del>
      <w:del w:id="17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758" w:author="PR Preview" w:date="2026-01-01T00:00:00Z">
        <w:r>
          <w:delText xml:space="preserve">.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Otherwise, let</w:delText>
        </w:r>
      </w:del>
      <w:del w:id="1761" w:author="PR Preview" w:date="2026-01-01T00:00:00Z">
        <w:r>
          <w:delText xml:space="preserve"> </w:delText>
        </w:r>
      </w:del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1762" w:author="PR Preview" w:date="2026-01-01T00:00:00Z">
        <w:r>
          <w:delText xml:space="preserve">, and pick</w:delText>
        </w:r>
      </w:del>
      <w:del w:id="1763" w:author="PR Preview" w:date="2026-01-01T00:00:00Z">
        <w:r>
          <w:delText xml:space="preserve"> </w:delText>
        </w:r>
      </w:del>
      <m:oMath>
        <m:r>
          <m:t>j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with</w:delText>
        </w:r>
      </w:del>
      <w:del w:id="17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del w:id="1767" w:author="PR Preview" w:date="2026-01-01T00:00:00Z">
        <w:r>
          <w:delText xml:space="preserve">.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Every term of</w:delText>
        </w:r>
      </w:del>
      <w:del w:id="177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is at most</w:delText>
        </w:r>
      </w:del>
      <w:del w:id="1773" w:author="PR Preview" w:date="2026-01-01T00:00:00Z">
        <w:r>
          <w:delText xml:space="preserve"> </w:delText>
        </w:r>
      </w:del>
      <m:oMath>
        <m:sSup>
          <m:e>
            <m:r>
              <m:t>M</m:t>
            </m:r>
          </m:e>
          <m:sup>
            <m:r>
              <m:t>k</m:t>
            </m:r>
          </m:sup>
        </m:sSup>
      </m:oMath>
      <w:del w:id="1774" w:author="PR Preview" w:date="2026-01-01T00:00:00Z">
        <w:r>
          <w:delText xml:space="preserve">, and the</w:delText>
        </w:r>
      </w:del>
      <w:del w:id="1775" w:author="PR Preview" w:date="2026-01-01T00:00:00Z">
        <w:r>
          <w:delText xml:space="preserve"> </w:delText>
        </w:r>
      </w:del>
      <m:oMath>
        <m:r>
          <m:t>j</m:t>
        </m:r>
      </m:oMath>
      <w:del w:id="1776" w:author="PR Preview" w:date="2026-01-01T00:00:00Z">
        <w:r>
          <w:delText xml:space="preserve">th term equals</w:delText>
        </w:r>
      </w:del>
      <w:del w:id="1777" w:author="PR Preview" w:date="2026-01-01T00:00:00Z">
        <w:r>
          <w:delText xml:space="preserve"> </w:delText>
        </w:r>
      </w:del>
      <m:oMath>
        <m:sSup>
          <m:e>
            <m:r>
              <m:t>M</m:t>
            </m:r>
          </m:e>
          <m:sup>
            <m:r>
              <m:t>k</m:t>
            </m:r>
          </m:sup>
        </m:sSup>
      </m:oMath>
      <w:del w:id="1778" w:author="PR Preview" w:date="2026-01-01T00:00:00Z">
        <w:r>
          <w:delText xml:space="preserve">, so</w:delText>
        </w:r>
      </w:del>
    </w:p>
    <w:p>
      <w:pPr>
        <w:pStyle w:val="BodyText"/>
      </w:pPr>
      <w:ins w:id="1779" w:author="PR Preview" w:date="2026-01-01T00:00:00Z">
        <w:r>
          <w:rPr>
            <w:b/>
            <w:bCs/>
          </w:rPr>
          <w:t xml:space="preserve">Part 2.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If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784" w:author="PR Preview" w:date="2026-01-01T00:00:00Z">
        <w:r>
          <w:t xml:space="preserve">, every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$\mathopen{}\left\lVert\mathord{\smash[b]{\underset{\raise.3ex\hbox{$\scriptstyle\sim$}}{x}}\vphantom{x}}\right\rVert\mathclose{}_k$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is</w:t>
        </w:r>
      </w:ins>
      <w:ins w:id="1789" w:author="PR Preview" w:date="2026-01-01T00:00:00Z">
        <w:r>
          <w:t xml:space="preserve"> </w:t>
        </w:r>
      </w:ins>
      <m:oMath>
        <m:r>
          <m:t>0</m:t>
        </m:r>
      </m:oMath>
      <w:ins w:id="1790" w:author="PR Preview" w:date="2026-01-01T00:00:00Z">
        <w:r>
          <w:t xml:space="preserve">, and so is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$\mathopen{}\left\lVert\mathord{\smash[b]{\underset{\raise.3ex\hbox{$\scriptstyle\sim$}}{x}}\vphantom{x}}\right\rVert\mathclose{}_\infty$</w:t>
        </w:r>
      </w:ins>
      <w:ins w:id="1793" w:author="PR Preview" w:date="2026-01-01T00:00:00Z">
        <w:r>
          <w:t xml:space="preserve">.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Otherwise, let</w:t>
        </w:r>
      </w:ins>
      <w:ins w:id="1796" w:author="PR Preview" w:date="2026-01-01T00:00:00Z">
        <w:r>
          <w:t xml:space="preserve"> </w:t>
        </w:r>
      </w:ins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1797" w:author="PR Preview" w:date="2026-01-01T00:00:00Z">
        <w:r>
          <w:t xml:space="preserve">, and pick</w:t>
        </w:r>
      </w:ins>
      <w:ins w:id="1798" w:author="PR Preview" w:date="2026-01-01T00:00:00Z">
        <w:r>
          <w:t xml:space="preserve"> </w:t>
        </w:r>
      </w:ins>
      <m:oMath>
        <m:r>
          <m:t>j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with</w:t>
        </w:r>
      </w:ins>
      <w:ins w:id="180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ins w:id="1802" w:author="PR Preview" w:date="2026-01-01T00:00:00Z">
        <w:r>
          <w:t xml:space="preserve">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Every term of</w:t>
        </w:r>
      </w:ins>
      <w:ins w:id="180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is at most</w:t>
        </w:r>
      </w:ins>
      <w:ins w:id="1808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k</m:t>
            </m:r>
          </m:sup>
        </m:sSup>
      </m:oMath>
      <w:ins w:id="1809" w:author="PR Preview" w:date="2026-01-01T00:00:00Z">
        <w:r>
          <w:t xml:space="preserve">, and the</w:t>
        </w:r>
      </w:ins>
      <w:ins w:id="1810" w:author="PR Preview" w:date="2026-01-01T00:00:00Z">
        <w:r>
          <w:t xml:space="preserve"> </w:t>
        </w:r>
      </w:ins>
      <m:oMath>
        <m:r>
          <m:t>j</m:t>
        </m:r>
      </m:oMath>
      <w:ins w:id="1811" w:author="PR Preview" w:date="2026-01-01T00:00:00Z">
        <w:r>
          <w:t xml:space="preserve">th term equals</w:t>
        </w:r>
      </w:ins>
      <w:ins w:id="1812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k</m:t>
            </m:r>
          </m:sup>
        </m:sSup>
      </m:oMath>
      <w:ins w:id="181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14" w:author="PR Preview" w:date="2026-01-01T00:00:00Z">
        <w:r>
          <w:delText xml:space="preserve">As</w:delText>
        </w:r>
      </w:del>
      <w:del w:id="18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816" w:author="PR Preview" w:date="2026-01-01T00:00:00Z">
        <w:r>
          <w:delText xml:space="preserve">,</w:delText>
        </w:r>
      </w:del>
      <w:del w:id="1817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del w:id="1818" w:author="PR Preview" w:date="2026-01-01T00:00:00Z">
        <w:r>
          <w:delText xml:space="preserve">,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so</w:delText>
        </w:r>
      </w:del>
      <w:del w:id="18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is squeezed between</w:delText>
        </w:r>
      </w:del>
      <w:del w:id="1824" w:author="PR Preview" w:date="2026-01-01T00:00:00Z">
        <w:r>
          <w:delText xml:space="preserve"> </w:delText>
        </w:r>
      </w:del>
      <m:oMath>
        <m:r>
          <m:t>M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 a quantity that tends to</w:delText>
        </w:r>
      </w:del>
      <w:del w:id="1827" w:author="PR Preview" w:date="2026-01-01T00:00:00Z">
        <w:r>
          <w:delText xml:space="preserve"> </w:delText>
        </w:r>
      </w:del>
      <m:oMath>
        <m:r>
          <m:t>M</m:t>
        </m:r>
      </m:oMath>
      <w:del w:id="1828" w:author="PR Preview" w:date="2026-01-01T00:00:00Z">
        <w:r>
          <w:delText xml:space="preserve">.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Thus</w:delText>
        </w:r>
      </w:del>
      <w:del w:id="18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832" w:author="PR Preview" w:date="2026-01-01T00:00:00Z">
        <w:r>
          <w:delText xml:space="preserve">.</w:delText>
        </w:r>
      </w:del>
    </w:p>
    <w:p>
      <w:pPr>
        <w:pStyle w:val="BodyText"/>
      </w:pPr>
      <w:ins w:id="1833" w:author="PR Preview" w:date="2026-01-01T00:00:00Z">
        <w:r>
          <w:t xml:space="preserve">$$
    M \le \mathopen{}\left\lVert\mathord{\smash[b]{\underset{\raise.3ex\hbox{$\scriptstyle\sim$}}{x}}\vphantom{x}}\right\rVert\mathclose{}_k \le p^{1/k} M.
    $$</w:t>
        </w:r>
      </w:ins>
    </w:p>
    <w:p>
      <w:pPr>
        <w:pStyle w:val="FirstParagraph"/>
      </w:pPr>
      <w:ins w:id="1834" w:author="PR Preview" w:date="2026-01-01T00:00:00Z">
        <w:r>
          <w:t xml:space="preserve">As</w:t>
        </w:r>
      </w:ins>
      <w:ins w:id="183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836" w:author="PR Preview" w:date="2026-01-01T00:00:00Z">
        <w:r>
          <w:t xml:space="preserve">,</w:t>
        </w:r>
      </w:ins>
      <w:ins w:id="1837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ins w:id="1838" w:author="PR Preview" w:date="2026-01-01T00:00:00Z">
        <w:r>
          <w:t xml:space="preserve">,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so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$\mathopen{}\left\lVert\mathord{\smash[b]{\underset{\raise.3ex\hbox{$\scriptstyle\sim$}}{x}}\vphantom{x}}\right\rVert\mathclose{}_k$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 squeezed between</w:t>
        </w:r>
      </w:ins>
      <w:ins w:id="1845" w:author="PR Preview" w:date="2026-01-01T00:00:00Z">
        <w:r>
          <w:t xml:space="preserve"> </w:t>
        </w:r>
      </w:ins>
      <m:oMath>
        <m:r>
          <m:t>M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and a quantity that tends to</w:t>
        </w:r>
      </w:ins>
      <w:ins w:id="1848" w:author="PR Preview" w:date="2026-01-01T00:00:00Z">
        <w:r>
          <w:t xml:space="preserve"> </w:t>
        </w:r>
      </w:ins>
      <m:oMath>
        <m:r>
          <m:t>M</m:t>
        </m:r>
      </m:oMath>
      <w:ins w:id="1849" w:author="PR Preview" w:date="2026-01-01T00:00:00Z">
        <w:r>
          <w:t xml:space="preserve">.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Thus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  </w:r>
      </w:ins>
      <w:ins w:id="185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del w:id="1855" w:author="PR Preview" w:date="2026-01-01T00:00:00Z">
        <w:r>
          <w:rPr>
            <w:i/>
            <w:iCs/>
          </w:rPr>
          <w:delText xml:space="preserve">Positivity and definiteness.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Each term</w:delText>
        </w:r>
      </w:del>
      <w:del w:id="1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is at least</w:delText>
        </w:r>
      </w:del>
      <w:del w:id="1861" w:author="PR Preview" w:date="2026-01-01T00:00:00Z">
        <w:r>
          <w:delText xml:space="preserve"> </w:delText>
        </w:r>
      </w:del>
      <m:oMath>
        <m:r>
          <m:t>0</m:t>
        </m:r>
      </m:oMath>
      <w:del w:id="1862" w:author="PR Preview" w:date="2026-01-01T00:00:00Z">
        <w:r>
          <w:delText xml:space="preserve">, so</w:delText>
        </w:r>
      </w:del>
      <w:del w:id="18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del w:id="1864" w:author="PR Preview" w:date="2026-01-01T00:00:00Z">
        <w:r>
          <w:delText xml:space="preserve">.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The sum</w:delText>
        </w:r>
      </w:del>
      <w:del w:id="186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</w:delText>
        </w:r>
      </w:del>
      <w:del w:id="1870" w:author="PR Preview" w:date="2026-01-01T00:00:00Z">
        <w:r>
          <w:delText xml:space="preserve"> </w:delText>
        </w:r>
      </w:del>
      <m:oMath>
        <m:r>
          <m:t>0</m:t>
        </m:r>
      </m:oMath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exactly when every term is</w:delText>
        </w:r>
      </w:del>
      <w:del w:id="1873" w:author="PR Preview" w:date="2026-01-01T00:00:00Z">
        <w:r>
          <w:delText xml:space="preserve"> </w:delText>
        </w:r>
      </w:del>
      <m:oMath>
        <m:r>
          <m:t>0</m:t>
        </m:r>
      </m:oMath>
      <w:del w:id="1874" w:author="PR Preview" w:date="2026-01-01T00:00:00Z">
        <w:r>
          <w:delText xml:space="preserve">, that is, when</w:delText>
        </w:r>
      </w:del>
      <w:del w:id="18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6" w:author="PR Preview" w:date="2026-01-01T00:00:00Z">
        <w:r>
          <w:delText xml:space="preserve">.</w:delText>
        </w:r>
      </w:del>
    </w:p>
    <w:p>
      <w:pPr>
        <w:numPr>
          <w:ilvl w:val="0"/>
          <w:numId w:val="1015"/>
        </w:numPr>
      </w:pPr>
      <w:ins w:id="1877" w:author="PR Preview" w:date="2026-01-01T00:00:00Z">
        <w:r>
          <w:rPr>
            <w:i/>
            <w:iCs/>
          </w:rPr>
          <w:t xml:space="preserve">Positivity and definiteness.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Each term</w:t>
        </w:r>
      </w:ins>
      <w:ins w:id="188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is at least</w:t>
        </w:r>
      </w:ins>
      <w:ins w:id="1883" w:author="PR Preview" w:date="2026-01-01T00:00:00Z">
        <w:r>
          <w:t xml:space="preserve"> </w:t>
        </w:r>
      </w:ins>
      <m:oMath>
        <m:r>
          <m:t>0</m:t>
        </m:r>
      </m:oMath>
      <w:ins w:id="1884" w:author="PR Preview" w:date="2026-01-01T00:00:00Z">
        <w:r>
          <w:t xml:space="preserve">, so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$\mathopen{}\left\lVert\mathord{\smash[b]{\underset{\raise.3ex\hbox{$\scriptstyle\sim$}}{x}}\vphantom{x}}\right\rVert\mathclose{}_k \ge 0$</w:t>
        </w:r>
      </w:ins>
      <w:ins w:id="1887" w:author="PR Preview" w:date="2026-01-01T00:00:00Z">
        <w:r>
          <w:t xml:space="preserve">.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The sum</w:t>
        </w:r>
      </w:ins>
      <w:ins w:id="189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is</w:t>
        </w:r>
      </w:ins>
      <w:ins w:id="1893" w:author="PR Preview" w:date="2026-01-01T00:00:00Z">
        <w:r>
          <w:t xml:space="preserve"> </w:t>
        </w:r>
      </w:ins>
      <m:oMath>
        <m:r>
          <m:t>0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exactly when every term is</w:t>
        </w:r>
      </w:ins>
      <w:ins w:id="1896" w:author="PR Preview" w:date="2026-01-01T00:00:00Z">
        <w:r>
          <w:t xml:space="preserve"> </w:t>
        </w:r>
      </w:ins>
      <m:oMath>
        <m:r>
          <m:t>0</m:t>
        </m:r>
      </m:oMath>
      <w:ins w:id="1897" w:author="PR Preview" w:date="2026-01-01T00:00:00Z">
        <w:r>
          <w:t xml:space="preserve">, that is, when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900" w:author="PR Preview" w:date="2026-01-01T00:00:00Z">
        <w:r>
          <w:t xml:space="preserve">.</w:t>
        </w:r>
      </w:ins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del w:id="1901" w:author="PR Preview" w:date="2026-01-01T00:00:00Z">
        <w:r>
          <w:rPr>
            <w:i/>
            <w:iCs/>
          </w:rPr>
          <w:delText xml:space="preserve">Triangle inequality.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Let</w:delText>
        </w:r>
      </w:del>
      <w:del w:id="190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05" w:author="PR Preview" w:date="2026-01-01T00:00:00Z">
        <w:r>
          <w:delText xml:space="preserve">.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If</w:delText>
        </w:r>
      </w:del>
      <w:del w:id="19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or</w:delText>
        </w:r>
      </w:del>
      <w:del w:id="19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12" w:author="PR Preview" w:date="2026-01-01T00:00:00Z">
        <w:r>
          <w:delText xml:space="preserve">, both sides of</w:delText>
        </w:r>
      </w:del>
      <w:del w:id="19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are equal.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Otherwise, let</w:delText>
        </w:r>
      </w:del>
      <w:del w:id="1918" w:author="PR Preview" w:date="2026-01-01T00:00:00Z">
        <w:r>
          <w:delText xml:space="preserve"> </w:delText>
        </w:r>
      </w:del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919" w:author="PR Preview" w:date="2026-01-01T00:00:00Z">
        <w:r>
          <w:delText xml:space="preserve">,</w:delText>
        </w:r>
      </w:del>
      <w:del w:id="1920" w:author="PR Preview" w:date="2026-01-01T00:00:00Z">
        <w:r>
          <w:delText xml:space="preserve"> </w:delText>
        </w:r>
      </w:del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921" w:author="PR Preview" w:date="2026-01-01T00:00:00Z">
        <w:r>
          <w:delText xml:space="preserve">,</w:delText>
        </w:r>
      </w:del>
      <w:del w:id="1922" w:author="PR Preview" w:date="2026-01-01T00:00:00Z">
        <w:r>
          <w:delText xml:space="preserve"> </w:delText>
        </w:r>
      </w:del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del w:id="1923" w:author="PR Preview" w:date="2026-01-01T00:00:00Z">
        <w:r>
          <w:delText xml:space="preserve">,</w:delText>
        </w:r>
      </w:del>
      <w:del w:id="192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and</w:delText>
        </w:r>
      </w:del>
      <w:del w:id="192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del w:id="1928" w:author="PR Preview" w:date="2026-01-01T00:00:00Z">
        <w:r>
          <w:delText xml:space="preserve">.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By absolute homogeneity,</w:delText>
        </w:r>
      </w:del>
      <w:del w:id="19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del w:id="1932" w:author="PR Preview" w:date="2026-01-01T00:00:00Z">
        <w:r>
          <w:delText xml:space="preserve">,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935" w:author="PR Preview" w:date="2026-01-01T00:00:00Z">
        <w:r>
  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  </w:r>
      </w:ins>
    </w:p>
    <w:p>
      <w:pPr>
        <w:numPr>
          <w:ilvl w:val="0"/>
          <w:numId w:val="1015"/>
        </w:numPr>
      </w:pPr>
      <w:ins w:id="1936" w:author="PR Preview" w:date="2026-01-01T00:00:00Z">
        <w:r>
          <w:rPr>
            <w:i/>
            <w:iCs/>
          </w:rPr>
          <w:t xml:space="preserve">Triangle inequality.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Let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$\mathord{\smash[b]{\underset{\raise.3ex\hbox{$\scriptstyle\sim$}}{y}}\vphantom{y}}\in \mathbb{R}^p$</w:t>
        </w:r>
      </w:ins>
      <w:ins w:id="1941" w:author="PR Preview" w:date="2026-01-01T00:00:00Z">
        <w:r>
          <w:t xml:space="preserve">.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If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or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$\mathord{\smash[b]{\underset{\raise.3ex\hbox{$\scriptstyle\sim$}}{y}}\vphantom{y}}= \mathord{\smash[b]{\underset{\raise.3ex\hbox{$\scriptstyle\sim$}}{0}}\vphantom{0}}$</w:t>
        </w:r>
      </w:ins>
      <w:ins w:id="1950" w:author="PR Preview" w:date="2026-01-01T00:00:00Z">
        <w:r>
          <w:t xml:space="preserve">, both sides of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are equal.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Otherwise, let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$a \stackrel{\text{def}}{=}\mathopen{}\left\lVert\mathord{\smash[b]{\underset{\raise.3ex\hbox{$\scriptstyle\sim$}}{x}}\vphantom{x}}\right\rVert\mathclose{}_k &gt; 0$</w:t>
        </w:r>
      </w:ins>
      <w:ins w:id="1959" w:author="PR Preview" w:date="2026-01-01T00:00:00Z">
        <w:r>
          <w:t xml:space="preserve">,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$b \stackrel{\text{def}}{=}\mathopen{}\left\lVert\mathord{\smash[b]{\underset{\raise.3ex\hbox{$\scriptstyle\sim$}}{y}}\vphantom{y}}\right\rVert\mathclose{}_k &gt; 0$</w:t>
        </w:r>
      </w:ins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ins w:id="1964" w:author="PR Preview" w:date="2026-01-01T00:00:00Z">
        <w:r>
          <w:t xml:space="preserve">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$\mathord{\smash[b]{\underset{\raise.3ex\hbox{$\scriptstyle\sim$}}{u}}\vphantom{u}} \stackrel{\text{def}}{=}\mathord{\smash[b]{\underset{\raise.3ex\hbox{$\scriptstyle\sim$}}{x}}\vphantom{x}}/ a$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and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$\mathord{\smash[b]{\underset{\raise.3ex\hbox{$\scriptstyle\sim$}}{v}}\vphantom{v}} \stackrel{\text{def}}{=}\mathord{\smash[b]{\underset{\raise.3ex\hbox{$\scriptstyle\sim$}}{y}}\vphantom{y}}/ b$</w:t>
        </w:r>
      </w:ins>
      <w:ins w:id="1971" w:author="PR Preview" w:date="2026-01-01T00:00:00Z">
        <w:r>
          <w:t xml:space="preserve">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By absolute homogeneity,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  </w:r>
      </w:ins>
      <w:ins w:id="1976" w:author="PR Preview" w:date="2026-01-01T00:00:00Z">
        <w:r>
          <w:t xml:space="preserve">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and</w:t>
        </w:r>
      </w:ins>
    </w:p>
    <w:p>
      <w:pPr>
        <w:pStyle w:val="BodyText"/>
      </w:pPr>
      <w:ins w:id="1979" w:author="PR Preview" w:date="2026-01-01T00:00:00Z">
        <w:r>
  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  </w:r>
      </w:ins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del w:id="1980" w:author="PR Preview" w:date="2026-01-01T00:00:00Z">
        <w:r>
          <w:delText xml:space="preserve">Summing over</w:delText>
        </w:r>
      </w:del>
      <w:del w:id="1981" w:author="PR Preview" w:date="2026-01-01T00:00:00Z">
        <w:r>
          <w:delText xml:space="preserve"> </w:delText>
        </w:r>
      </w:del>
      <m:oMath>
        <m:r>
          <m:t>i</m:t>
        </m:r>
      </m:oMath>
      <w:del w:id="1982" w:author="PR Preview" w:date="2026-01-01T00:00:00Z">
        <w:r>
          <w:delText xml:space="preserve">, and using</w:delText>
        </w:r>
      </w:del>
      <w:del w:id="19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and likewise for</w:delText>
        </w:r>
      </w:del>
      <w:del w:id="198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8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1988" w:author="PR Preview" w:date="2026-01-01T00:00:00Z">
        <w:r>
          <w:delText xml:space="preserve">So</w:delText>
        </w:r>
      </w:del>
      <w:del w:id="19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by absolute homogeneity, that is,</w:delText>
        </w:r>
      </w:del>
      <w:del w:id="19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del w:id="1993" w:author="PR Preview" w:date="2026-01-01T00:00:00Z">
        <w:r>
          <w:delText xml:space="preserve">.</w:delText>
        </w:r>
      </w:del>
    </w:p>
    <w:p>
      <w:pPr>
        <w:pStyle w:val="FirstParagraph"/>
      </w:pPr>
      <w:del w:id="1994" w:author="PR Preview" w:date="2026-01-01T00:00:00Z">
        <w:r>
          <w:rPr>
            <w:b/>
            <w:bCs/>
          </w:rPr>
          <w:delText xml:space="preserve">Part 3,</w:delText>
        </w:r>
      </w:del>
      <w:del w:id="1995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996" w:author="PR Preview" w:date="2026-01-01T00:00:00Z">
        <w:r>
          <w:rPr>
            <w:b/>
            <w:bCs/>
          </w:rPr>
          <w:delText xml:space="preserve">.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Every</w:delText>
        </w:r>
      </w:del>
      <w:del w:id="19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is at least</w:delText>
        </w:r>
      </w:del>
      <w:del w:id="2002" w:author="PR Preview" w:date="2026-01-01T00:00:00Z">
        <w:r>
          <w:delText xml:space="preserve"> </w:delText>
        </w:r>
      </w:del>
      <m:oMath>
        <m:r>
          <m:t>0</m:t>
        </m:r>
      </m:oMath>
      <w:del w:id="2003" w:author="PR Preview" w:date="2026-01-01T00:00:00Z">
        <w:r>
          <w:delText xml:space="preserve">, and the largest of them is</w:delText>
        </w:r>
      </w:del>
      <w:del w:id="2004" w:author="PR Preview" w:date="2026-01-01T00:00:00Z">
        <w:r>
          <w:delText xml:space="preserve"> </w:delText>
        </w:r>
      </w:del>
      <m:oMath>
        <m:r>
          <m:t>0</m:t>
        </m:r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exactly when</w:delText>
        </w:r>
      </w:del>
      <w:del w:id="20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8" w:author="PR Preview" w:date="2026-01-01T00:00:00Z">
        <w:r>
          <w:delText xml:space="preserve">.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For a number</w:delText>
        </w:r>
      </w:del>
      <w:del w:id="2011" w:author="PR Preview" w:date="2026-01-01T00:00:00Z">
        <w:r>
          <w:delText xml:space="preserve"> </w:delText>
        </w:r>
      </w:del>
      <m:oMath>
        <m:r>
          <m:t>c</m:t>
        </m:r>
      </m:oMath>
      <w:del w:id="2012" w:author="PR Preview" w:date="2026-01-01T00:00:00Z">
        <w:r>
          <w:delText xml:space="preserve">,</w:delText>
        </w:r>
      </w:del>
      <w:del w:id="201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014" w:author="PR Preview" w:date="2026-01-01T00:00:00Z">
        <w:r>
          <w:delText xml:space="preserve">.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For each</w:delText>
        </w:r>
      </w:del>
      <w:del w:id="2017" w:author="PR Preview" w:date="2026-01-01T00:00:00Z">
        <w:r>
          <w:delText xml:space="preserve"> </w:delText>
        </w:r>
      </w:del>
      <m:oMath>
        <m:r>
          <m:t>i</m:t>
        </m:r>
      </m:oMath>
      <w:del w:id="201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del w:id="2019" w:author="PR Preview" w:date="2026-01-01T00:00:00Z">
        <w:r>
          <w:delText xml:space="preserve">and taking the maximum over</w:delText>
        </w:r>
      </w:del>
      <w:del w:id="2020" w:author="PR Preview" w:date="2026-01-01T00:00:00Z">
        <w:r>
          <w:delText xml:space="preserve"> </w:delText>
        </w:r>
      </w:del>
      <m:oMath>
        <m:r>
          <m:t>i</m:t>
        </m:r>
      </m:oMath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on the left gives</w:delText>
        </w:r>
      </w:del>
      <w:del w:id="20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2024" w:author="PR Preview" w:date="2026-01-01T00:00:00Z">
        <w:r>
          <w:delText xml:space="preserve">.</w:delText>
        </w:r>
      </w:del>
    </w:p>
    <w:p>
      <w:pPr>
        <w:pStyle w:val="BodyText"/>
      </w:pPr>
      <w:del w:id="2025" w:author="PR Preview" w:date="2026-01-01T00:00:00Z">
        <w:r>
          <w:rPr>
            <w:b/>
            <w:bCs/>
          </w:rPr>
          <w:delText xml:space="preserve">Example 12 (The</w:delText>
        </w:r>
      </w:del>
      <w:del w:id="2026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k</m:t>
            </m:r>
          </m:sub>
        </m:sSub>
      </m:oMath>
      <w:del w:id="2027" w:author="PR Preview" w:date="2026-01-01T00:00:00Z">
        <w:r>
          <w:rPr>
            <w:b/>
            <w:bCs/>
          </w:rPr>
          <w:delText xml:space="preserve"> </w:delText>
        </w:r>
      </w:del>
      <w:del w:id="2028" w:author="PR Preview" w:date="2026-01-01T00:00:00Z">
        <w:r>
          <w:rPr>
            <w:b/>
            <w:bCs/>
          </w:rPr>
          <w:delText xml:space="preserve">norm approaches the maximum norm as</w:delText>
        </w:r>
      </w:del>
      <w:del w:id="2029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</m:oMath>
      <w:del w:id="2030" w:author="PR Preview" w:date="2026-01-01T00:00:00Z">
        <w:r>
          <w:rPr>
            <w:b/>
            <w:bCs/>
          </w:rPr>
          <w:delText xml:space="preserve"> </w:delText>
        </w:r>
      </w:del>
      <w:del w:id="2031" w:author="PR Preview" w:date="2026-01-01T00:00:00Z">
        <w:r>
          <w:rPr>
            <w:b/>
            <w:bCs/>
          </w:rPr>
          <w:delText xml:space="preserve">grows)</w:delText>
        </w:r>
      </w:del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Take</w:delText>
        </w:r>
      </w:del>
      <w:del w:id="20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and</w:delText>
        </w:r>
      </w:del>
      <w:del w:id="203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in</w:delText>
        </w:r>
      </w:del>
      <w:del w:id="204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041" w:author="PR Preview" w:date="2026-01-01T00:00:00Z">
        <w:r>
          <w:delText xml:space="preserve">.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The code computes</w:delText>
        </w:r>
      </w:del>
      <w:del w:id="20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for several values of</w:delText>
        </w:r>
      </w:del>
      <w:del w:id="2047" w:author="PR Preview" w:date="2026-01-01T00:00:00Z">
        <w:r>
          <w:delText xml:space="preserve"> </w:delText>
        </w:r>
      </w:del>
      <m:oMath>
        <m:r>
          <m:t>k</m:t>
        </m:r>
      </m:oMath>
      <w:del w:id="2048" w:author="PR Preview" w:date="2026-01-01T00:00:00Z">
        <w:r>
          <w:delText xml:space="preserve">, including</w:delText>
        </w:r>
      </w:del>
      <w:del w:id="20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as the maximum,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and checks the triangle inequality for</w:delText>
        </w:r>
      </w:del>
      <w:del w:id="2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and</w:delText>
        </w:r>
      </w:del>
      <w:del w:id="205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at each of them.</w:delText>
        </w:r>
      </w:del>
    </w:p>
    <w:p>
      <w:pPr>
        <w:numPr>
          <w:ilvl w:val="0"/>
          <w:numId w:val="1000"/>
        </w:numPr>
      </w:pPr>
      <w:ins w:id="2060" w:author="PR Preview" w:date="2026-01-01T00:00:00Z">
        <w:r>
          <w:t xml:space="preserve">Summing over</w:t>
        </w:r>
      </w:ins>
      <w:ins w:id="2061" w:author="PR Preview" w:date="2026-01-01T00:00:00Z">
        <w:r>
          <w:t xml:space="preserve"> </w:t>
        </w:r>
      </w:ins>
      <m:oMath>
        <m:r>
          <m:t>i</m:t>
        </m:r>
      </m:oMath>
      <w:ins w:id="2062" w:author="PR Preview" w:date="2026-01-01T00:00:00Z">
        <w:r>
          <w:t xml:space="preserve">, and using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$\sum_{i=1}^p\mathopen{}\left|u_i\right|\mathclose{}^k = \mathopen{}\left\lVert\mathord{\smash[b]{\underset{\raise.3ex\hbox{$\scriptstyle\sim$}}{u}}\vphantom{u}}\right\rVert\mathclose{}_k^k = 1$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and likewise for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$\mathord{\smash[b]{\underset{\raise.3ex\hbox{$\scriptstyle\sim$}}{v}}\vphantom{v}}$</w:t>
        </w:r>
      </w:ins>
      <w:ins w:id="2069" w:author="PR Preview" w:date="2026-01-01T00:00:00Z">
        <w:r>
          <w:t xml:space="preserve">,</w:t>
        </w:r>
      </w:ins>
    </w:p>
    <w:p>
      <w:pPr>
        <w:pStyle w:val="BodyText"/>
      </w:pPr>
      <w:ins w:id="2070" w:author="PR Preview" w:date="2026-01-01T00:00:00Z">
        <w:r>
  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  </w:r>
      </w:ins>
    </w:p>
    <w:p>
      <w:pPr>
        <w:numPr>
          <w:ilvl w:val="0"/>
          <w:numId w:val="1000"/>
        </w:numPr>
      </w:pPr>
      <w:ins w:id="2071" w:author="PR Preview" w:date="2026-01-01T00:00:00Z">
        <w:r>
          <w:t xml:space="preserve">So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\mathord{\smash[b]{\underset{\raise.3ex\hbox{$\scriptstyle\sim$}}{y}}\vphantom{y}}\right\rVert\mathclose{}_k / (a + b) \le 1$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by absolute homogeneity, that is,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\mathord{\smash[b]{\underset{\raise.3ex\hbox{$\scriptstyle\sim$}}{y}}\vphantom{y}}\right\rVert\mathclose{}_k \le a + b$</w:t>
        </w:r>
      </w:ins>
      <w:ins w:id="2078" w:author="PR Preview" w:date="2026-01-01T00:00:00Z">
        <w:r>
          <w:t xml:space="preserve">.</w:t>
        </w:r>
      </w:ins>
    </w:p>
    <w:p>
      <w:pPr>
        <w:pStyle w:val="FirstParagraph"/>
      </w:pPr>
      <w:ins w:id="2079" w:author="PR Preview" w:date="2026-01-01T00:00:00Z">
        <w:r>
          <w:rPr>
            <w:b/>
            <w:bCs/>
          </w:rPr>
          <w:t xml:space="preserve">Part 3,</w:t>
        </w:r>
      </w:ins>
      <w:ins w:id="2080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081" w:author="PR Preview" w:date="2026-01-01T00:00:00Z">
        <w:r>
          <w:rPr>
            <w:b/>
            <w:bCs/>
          </w:rPr>
          <w:t xml:space="preserve">.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Every</w:t>
        </w:r>
      </w:ins>
      <w:ins w:id="208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is at least</w:t>
        </w:r>
      </w:ins>
      <w:ins w:id="2087" w:author="PR Preview" w:date="2026-01-01T00:00:00Z">
        <w:r>
          <w:t xml:space="preserve"> </w:t>
        </w:r>
      </w:ins>
      <m:oMath>
        <m:r>
          <m:t>0</m:t>
        </m:r>
      </m:oMath>
      <w:ins w:id="2088" w:author="PR Preview" w:date="2026-01-01T00:00:00Z">
        <w:r>
          <w:t xml:space="preserve">, and the largest of them is</w:t>
        </w:r>
      </w:ins>
      <w:ins w:id="2089" w:author="PR Preview" w:date="2026-01-01T00:00:00Z">
        <w:r>
          <w:t xml:space="preserve"> </w:t>
        </w:r>
      </w:ins>
      <m:oMath>
        <m:r>
          <m:t>0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exactly when</w:t>
        </w:r>
      </w:ins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2094" w:author="PR Preview" w:date="2026-01-01T00:00:00Z">
        <w:r>
          <w:t xml:space="preserve">.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For a number</w:t>
        </w:r>
      </w:ins>
      <w:ins w:id="2097" w:author="PR Preview" w:date="2026-01-01T00:00:00Z">
        <w:r>
          <w:t xml:space="preserve"> </w:t>
        </w:r>
      </w:ins>
      <m:oMath>
        <m:r>
          <m:t>c</m:t>
        </m:r>
      </m:oMath>
      <w:ins w:id="2098" w:author="PR Preview" w:date="2026-01-01T00:00:00Z">
        <w:r>
          <w:t xml:space="preserve">,</w:t>
        </w:r>
      </w:ins>
      <w:ins w:id="209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100" w:author="PR Preview" w:date="2026-01-01T00:00:00Z">
        <w:r>
          <w:t xml:space="preserve">.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For each</w:t>
        </w:r>
      </w:ins>
      <w:ins w:id="2103" w:author="PR Preview" w:date="2026-01-01T00:00:00Z">
        <w:r>
          <w:t xml:space="preserve"> </w:t>
        </w:r>
      </w:ins>
      <m:oMath>
        <m:r>
          <m:t>i</m:t>
        </m:r>
      </m:oMath>
      <w:ins w:id="2104" w:author="PR Preview" w:date="2026-01-01T00:00:00Z">
        <w:r>
          <w:t xml:space="preserve">,</w:t>
        </w:r>
      </w:ins>
    </w:p>
    <w:p>
      <w:pPr>
        <w:pStyle w:val="BodyText"/>
      </w:pPr>
      <w:ins w:id="2105" w:author="PR Preview" w:date="2026-01-01T00:00:00Z">
        <w:r>
  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  </w:r>
      </w:ins>
    </w:p>
    <w:p>
      <w:pPr>
        <w:pStyle w:val="FirstParagraph"/>
      </w:pPr>
      <w:ins w:id="2106" w:author="PR Preview" w:date="2026-01-01T00:00:00Z">
        <w:r>
          <w:t xml:space="preserve">and taking the maximum over</w:t>
        </w:r>
      </w:ins>
      <w:ins w:id="2107" w:author="PR Preview" w:date="2026-01-01T00:00:00Z">
        <w:r>
          <w:t xml:space="preserve"> </w:t>
        </w:r>
      </w:ins>
      <m:oMath>
        <m:r>
          <m:t>i</m:t>
        </m:r>
      </m:oMath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on the left gives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  </w:r>
      </w:ins>
      <w:ins w:id="2112" w:author="PR Preview" w:date="2026-01-01T00:00:00Z">
        <w:r>
          <w:t xml:space="preserve">.</w:t>
        </w:r>
      </w:ins>
    </w:p>
    <w:bookmarkStart w:id="49" w:name="exm-vector-p-norm-limit"/>
    <w:p>
      <w:pPr>
        <w:pStyle w:val="BodyText"/>
      </w:pPr>
      <w:ins w:id="2113" w:author="PR Preview" w:date="2026-01-01T00:00:00Z">
        <w:r>
          <w:rPr>
            <w:b/>
            <w:bCs/>
          </w:rPr>
          <w:t xml:space="preserve">Example 12 (The</w:t>
        </w:r>
      </w:ins>
      <w:ins w:id="211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k</m:t>
            </m:r>
          </m:sub>
        </m:sSub>
      </m:oMath>
      <w:ins w:id="2115" w:author="PR Preview" w:date="2026-01-01T00:00:00Z">
        <w:r>
          <w:rPr>
            <w:b/>
            <w:bCs/>
          </w:rPr>
          <w:t xml:space="preserve"> </w:t>
        </w:r>
      </w:ins>
      <w:ins w:id="2116" w:author="PR Preview" w:date="2026-01-01T00:00:00Z">
        <w:r>
          <w:rPr>
            <w:b/>
            <w:bCs/>
          </w:rPr>
          <w:t xml:space="preserve">norm approaches the maximum norm as</w:t>
        </w:r>
      </w:ins>
      <w:ins w:id="2117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2118" w:author="PR Preview" w:date="2026-01-01T00:00:00Z">
        <w:r>
          <w:rPr>
            <w:b/>
            <w:bCs/>
          </w:rPr>
          <w:t xml:space="preserve"> </w:t>
        </w:r>
      </w:ins>
      <w:ins w:id="2119" w:author="PR Preview" w:date="2026-01-01T00:00:00Z">
        <w:r>
          <w:rPr>
            <w:b/>
            <w:bCs/>
          </w:rPr>
          <w:t xml:space="preserve">grows)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Take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$\mathord{\smash[b]{\underset{\raise.3ex\hbox{$\scriptstyle\sim$}}{x}}\vphantom{x}}= (3, -4)$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and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$\mathord{\smash[b]{\underset{\raise.3ex\hbox{$\scriptstyle\sim$}}{y}}\vphantom{y}}= (-1, 5)$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in</w:t>
        </w:r>
      </w:ins>
      <w:ins w:id="21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131" w:author="PR Preview" w:date="2026-01-01T00:00:00Z">
        <w:r>
          <w:t xml:space="preserve">.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The code computes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$\mathopen{}\left\lVert\mathord{\smash[b]{\underset{\raise.3ex\hbox{$\scriptstyle\sim$}}{x}}\vphantom{x}}\right\rVert\mathclose{}_k$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for several values of</w:t>
        </w:r>
      </w:ins>
      <w:ins w:id="2138" w:author="PR Preview" w:date="2026-01-01T00:00:00Z">
        <w:r>
          <w:t xml:space="preserve"> </w:t>
        </w:r>
      </w:ins>
      <m:oMath>
        <m:r>
          <m:t>k</m:t>
        </m:r>
      </m:oMath>
      <w:ins w:id="2139" w:author="PR Preview" w:date="2026-01-01T00:00:00Z">
        <w:r>
          <w:t xml:space="preserve">, including</w:t>
        </w:r>
      </w:ins>
      <w:ins w:id="214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as the maximum,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and checks the triangle inequality for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$\mathord{\smash[b]{\underset{\raise.3ex\hbox{$\scriptstyle\sim$}}{x}}\vphantom{x}}$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and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$\mathord{\smash[b]{\underset{\raise.3ex\hbox{$\scriptstyle\sim$}}{y}}\vphantom{y}}$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at each of them.</w:t>
        </w:r>
      </w:ins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del w:id="215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The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rPr>
            <w:b/>
            <w:bCs/>
          </w:rPr>
          <w:delText xml:space="preserve">angle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between two nonzero vectors</w:delText>
        </w:r>
      </w:del>
      <w:del w:id="21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is the unique number</w:delText>
        </w:r>
      </w:del>
      <w:del w:id="216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whose cosine (</w:delText>
        </w:r>
      </w:del>
      <w:hyperlink r:id="rId50">
        <w:del w:id="2166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2167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168" w:author="PR Preview" w:date="2026-01-01T00:00:00Z">
        <w:r>
          <w:rPr>
            <w:b/>
            <w:bCs/>
          </w:rPr>
          <w:t xml:space="preserve">Definition 7 (Angle between two vectors)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The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rPr>
            <w:b/>
            <w:bCs/>
          </w:rPr>
          <w:t xml:space="preserve">angle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between two nonzero vectors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is the unique number</w:t>
        </w:r>
      </w:ins>
      <w:ins w:id="217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whose cosine (</w:t>
        </w:r>
      </w:ins>
      <w:hyperlink r:id="rId50">
        <w:ins w:id="2182" w:author="PR Preview" w:date="2026-01-01T00:00:00Z">
          <w:r>
            <w:rPr>
              <w:rStyle w:val="Hyperlink"/>
            </w:rPr>
            <w:t xml:space="preserve">Definition 3 in Trigonometry</w:t>
          </w:r>
        </w:ins>
      </w:hyperlink>
      <w:ins w:id="2183" w:author="PR Preview" w:date="2026-01-01T00:00:00Z">
        <w:r>
          <w:t xml:space="preserve">) satisfies</w:t>
        </w:r>
      </w:ins>
    </w:p>
    <w:p>
      <w:pPr>
        <w:pStyle w:val="BodyText"/>
      </w:pPr>
      <w:ins w:id="2184" w:author="PR Preview" w:date="2026-01-01T00:00:00Z">
        <w:r>
  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del w:id="2185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For nonzero vectors</w:delText>
        </w:r>
      </w:del>
      <w:del w:id="21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with angle</w:delText>
        </w:r>
      </w:del>
      <w:del w:id="2191" w:author="PR Preview" w:date="2026-01-01T00:00:00Z">
        <w:r>
          <w:delText xml:space="preserve"> </w:delText>
        </w:r>
      </w:del>
      <m:oMath>
        <m:r>
          <m:t>θ</m:t>
        </m:r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(</w:delText>
        </w:r>
      </w:del>
      <w:hyperlink w:anchor="def-angle">
        <w:del w:id="219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195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2196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For nonzero vectors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with angle</w:t>
        </w:r>
      </w:ins>
      <w:ins w:id="2203" w:author="PR Preview" w:date="2026-01-01T00:00:00Z">
        <w:r>
          <w:t xml:space="preserve"> </w:t>
        </w:r>
      </w:ins>
      <m:oMath>
        <m:r>
          <m:t>θ</m:t>
        </m:r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(</w:t>
        </w:r>
      </w:ins>
      <w:hyperlink w:anchor="def-angle">
        <w:ins w:id="220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207" w:author="PR Preview" w:date="2026-01-01T00:00:00Z">
        <w:r>
          <w:t xml:space="preserve">),</w:t>
        </w:r>
      </w:ins>
    </w:p>
    <w:p>
      <w:pPr>
        <w:pStyle w:val="BodyText"/>
      </w:pPr>
      <w:ins w:id="2208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del w:id="2209" w:author="PR Preview" w:date="2026-01-01T00:00:00Z">
        <w:r>
          <w:rPr>
            <w:i/>
            <w:iCs/>
          </w:rPr>
          <w:delText xml:space="preserve">Proof</w:delText>
        </w:r>
      </w:del>
      <w:del w:id="2210" w:author="PR Preview" w:date="2026-01-01T00:00:00Z">
        <w:r>
          <w:delText xml:space="preserve">. </w:delText>
        </w:r>
      </w:del>
      <w:del w:id="2211" w:author="PR Preview" w:date="2026-01-01T00:00:00Z">
        <w:r>
          <w:delText xml:space="preserve">Since</w:delText>
        </w:r>
      </w:del>
      <w:del w:id="22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(</w:delText>
        </w:r>
      </w:del>
      <w:hyperlink w:anchor="thm-norm-properties">
        <w:del w:id="221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216" w:author="PR Preview" w:date="2026-01-01T00:00:00Z">
        <w:r>
          <w:delText xml:space="preserve">),</w:delText>
        </w:r>
      </w:del>
      <w:del w:id="221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exactly when</w:delText>
        </w:r>
      </w:del>
      <w:del w:id="22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221" w:author="PR Preview" w:date="2026-01-01T00:00:00Z">
        <w:r>
          <w:delText xml:space="preserve">.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On</w:delText>
        </w:r>
      </w:del>
      <w:del w:id="222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vanishes only at</w:delText>
        </w:r>
      </w:del>
      <w:del w:id="222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2230" w:author="PR Preview" w:date="2026-01-01T00:00:00Z">
        <w:r>
          <w:delText xml:space="preserve">.</w:delText>
        </w:r>
      </w:del>
    </w:p>
    <w:p>
      <w:pPr>
        <w:pStyle w:val="BodyText"/>
      </w:pPr>
      <w:ins w:id="2231" w:author="PR Preview" w:date="2026-01-01T00:00:00Z">
        <w:r>
          <w:rPr>
            <w:i/>
            <w:iCs/>
          </w:rPr>
          <w:t xml:space="preserve">Proof</w:t>
        </w:r>
      </w:ins>
      <w:ins w:id="2232" w:author="PR Preview" w:date="2026-01-01T00:00:00Z">
        <w:r>
          <w:t xml:space="preserve">. </w:t>
        </w:r>
      </w:ins>
      <w:ins w:id="2233" w:author="PR Preview" w:date="2026-01-01T00:00:00Z">
        <w:r>
          <w:t xml:space="preserve">Since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(</w:t>
        </w:r>
      </w:ins>
      <w:hyperlink w:anchor="thm-norm-properties">
        <w:ins w:id="223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239" w:author="PR Preview" w:date="2026-01-01T00:00:00Z">
        <w:r>
          <w:t xml:space="preserve">),</w:t>
        </w:r>
      </w:ins>
      <w:ins w:id="224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exactly when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245" w:author="PR Preview" w:date="2026-01-01T00:00:00Z">
        <w:r>
          <w:t xml:space="preserve">.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On</w:t>
        </w:r>
      </w:ins>
      <w:ins w:id="224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249" w:author="PR Preview" w:date="2026-01-01T00:00:00Z">
        <w:r>
          <w:t xml:space="preserve">,</w:t>
        </w:r>
      </w:ins>
      <w:ins w:id="225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vanishes only at</w:t>
        </w:r>
      </w:ins>
      <w:ins w:id="225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2254" w:author="PR Preview" w:date="2026-01-01T00:00:00Z">
        <w:r>
          <w:t xml:space="preserve">.</w:t>
        </w:r>
      </w:ins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</w:delText>
        </w:r>
      </w:del>
      <w:del w:id="225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8" w:author="PR Preview" w:date="2026-01-01T00:00:00Z">
        <w:r>
          <w:delText xml:space="preserve">: there is no angle,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because the ratio would divide by</w:delText>
        </w:r>
      </w:del>
      <w:del w:id="22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262" w:author="PR Preview" w:date="2026-01-01T00:00:00Z">
        <w:r>
          <w:delText xml:space="preserve">.</w:delText>
        </w:r>
      </w:del>
    </w:p>
    <w:p>
      <w:pPr>
        <w:pStyle w:val="FirstParagraph"/>
      </w:pPr>
      <w:del w:id="226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The</w:delText>
        </w:r>
      </w:del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rPr>
            <w:b/>
            <w:bCs/>
          </w:rPr>
          <w:delText xml:space="preserve">cosine similarity</w:delText>
        </w:r>
      </w:del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between two nonzero vectors</w:delText>
        </w:r>
      </w:del>
      <w:del w:id="22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is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and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$\mathord{\smash[b]{\underset{\raise.3ex\hbox{$\scriptstyle\sim$}}{0}}\vphantom{0}}$</w:t>
        </w:r>
      </w:ins>
      <w:ins w:id="2279" w:author="PR Preview" w:date="2026-01-01T00:00:00Z">
        <w:r>
          <w:t xml:space="preserve">: there is no angle,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because the ratio would divide by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2284" w:author="PR Preview" w:date="2026-01-01T00:00:00Z">
        <w:r>
          <w:t xml:space="preserve">.</w:t>
        </w:r>
      </w:ins>
    </w:p>
    <w:bookmarkEnd w:id="55"/>
    <w:bookmarkStart w:id="56" w:name="def-cosine-similarity"/>
    <w:p>
      <w:pPr>
        <w:pStyle w:val="FirstParagraph"/>
      </w:pPr>
      <w:ins w:id="2285" w:author="PR Preview" w:date="2026-01-01T00:00:00Z">
        <w:r>
          <w:rPr>
            <w:b/>
            <w:bCs/>
          </w:rPr>
          <w:t xml:space="preserve">Definition 8 (Cosine similarity)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The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rPr>
            <w:b/>
            <w:bCs/>
          </w:rPr>
          <w:t xml:space="preserve">cosine similarity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between two nonzero vectors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is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ins w:id="2298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del w:id="2299" w:author="PR Preview" w:date="2026-01-01T00:00:00Z">
        <w:r>
          <w:delText xml:space="preserve">Parallel vectors</w:delText>
        </w:r>
      </w:del>
      <w:del w:id="23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and</w:delText>
        </w:r>
      </w:del>
      <w:del w:id="23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3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del w:id="2305" w:author="PR Preview" w:date="2026-01-01T00:00:00Z">
        <w:r>
          <w:delText xml:space="preserve">Orthogonal vectors</w:delText>
        </w:r>
      </w:del>
      <w:del w:id="23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and</w:delText>
        </w:r>
      </w:del>
      <w:del w:id="230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1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del w:id="2311" w:author="PR Preview" w:date="2026-01-01T00:00:00Z">
        <w:r>
          <w:delText xml:space="preserve">Arbitrary vectors</w:delText>
        </w:r>
      </w:del>
      <w:del w:id="23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and</w:delText>
        </w:r>
      </w:del>
      <w:del w:id="231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17" w:author="PR Preview" w:date="2026-01-01T00:00:00Z">
        <w:r>
          <w:delText xml:space="preserve">When both vectors have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and</w:delText>
        </w:r>
      </w:del>
      <w:del w:id="23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321" w:author="PR Preview" w:date="2026-01-01T00:00:00Z">
        <w:r>
          <w:delText xml:space="preserve">),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cosine similarity equals their inner product:</w:delText>
        </w:r>
      </w:del>
      <w:del w:id="2324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325" w:author="PR Preview" w:date="2026-01-01T00:00:00Z">
        <w:r>
          <w:delText xml:space="preserve">.</w:delText>
        </w:r>
      </w:del>
    </w:p>
    <w:p>
      <w:pPr>
        <w:pStyle w:val="BodyText"/>
      </w:pPr>
      <w:del w:id="2326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For nonzero vectors</w:delText>
        </w:r>
      </w:del>
      <w:del w:id="23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with angle</w:delText>
        </w:r>
      </w:del>
      <w:del w:id="2332" w:author="PR Preview" w:date="2026-01-01T00:00:00Z">
        <w:r>
          <w:delText xml:space="preserve"> </w:delText>
        </w:r>
      </w:del>
      <m:oMath>
        <m:r>
          <m:t>θ</m:t>
        </m:r>
      </m:oMath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between them (</w:delText>
        </w:r>
      </w:del>
      <w:hyperlink w:anchor="def-angle">
        <w:del w:id="233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336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37" w:author="PR Preview" w:date="2026-01-01T00:00:00Z">
        <w:r>
          <w:rPr>
            <w:i/>
            <w:iCs/>
          </w:rPr>
          <w:delText xml:space="preserve">Proof</w:delText>
        </w:r>
      </w:del>
      <w:del w:id="2338" w:author="PR Preview" w:date="2026-01-01T00:00:00Z">
        <w:r>
          <w:delText xml:space="preserve">. </w:delText>
        </w:r>
      </w:del>
      <w:del w:id="2339" w:author="PR Preview" w:date="2026-01-01T00:00:00Z">
        <w:r>
          <w:delText xml:space="preserve">The ratio that</w:delText>
        </w:r>
      </w:del>
      <w:del w:id="2340" w:author="PR Preview" w:date="2026-01-01T00:00:00Z">
        <w:r>
          <w:delText xml:space="preserve"> </w:delText>
        </w:r>
      </w:del>
      <w:hyperlink w:anchor="def-angle">
        <w:del w:id="23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sets equal to</w:delText>
        </w:r>
      </w:del>
      <w:del w:id="234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is the ratio that</w:delText>
        </w:r>
      </w:del>
      <w:del w:id="2347" w:author="PR Preview" w:date="2026-01-01T00:00:00Z">
        <w:r>
          <w:delText xml:space="preserve"> </w:delText>
        </w:r>
      </w:del>
      <w:hyperlink w:anchor="def-cosine-similarity">
        <w:del w:id="234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defines as</w:delText>
        </w:r>
      </w:del>
      <w:del w:id="2351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352" w:author="PR Preview" w:date="2026-01-01T00:00:00Z">
        <w:r>
          <w:delText xml:space="preserve">.</w:delText>
        </w:r>
      </w:del>
    </w:p>
    <w:p>
      <w:pPr>
        <w:numPr>
          <w:ilvl w:val="0"/>
          <w:numId w:val="1017"/>
        </w:numPr>
      </w:pPr>
      <w:ins w:id="2353" w:author="PR Preview" w:date="2026-01-01T00:00:00Z">
        <w:r>
          <w:t xml:space="preserve">Parallel vectors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$\mathord{\smash[b]{\underset{\raise.3ex\hbox{$\scriptstyle\sim$}}{x}}\vphantom{x}}= (1, 2)$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and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$\mathord{\smash[b]{\underset{\raise.3ex\hbox{$\scriptstyle\sim$}}{y}}\vphantom{y}}= (2, 4)$</w:t>
        </w:r>
      </w:ins>
      <w:ins w:id="2360" w:author="PR Preview" w:date="2026-01-01T00:00:00Z">
        <w:r>
          <w:t xml:space="preserve">:</w:t>
        </w:r>
      </w:ins>
    </w:p>
    <w:p>
      <w:pPr>
        <w:pStyle w:val="BodyText"/>
      </w:pPr>
      <w:ins w:id="2361" w:author="PR Preview" w:date="2026-01-01T00:00:00Z">
        <w:r>
  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  </w:r>
      </w:ins>
    </w:p>
    <w:p>
      <w:pPr>
        <w:numPr>
          <w:ilvl w:val="0"/>
          <w:numId w:val="1017"/>
        </w:numPr>
      </w:pPr>
      <w:ins w:id="2362" w:author="PR Preview" w:date="2026-01-01T00:00:00Z">
        <w:r>
          <w:t xml:space="preserve">Orthogonal vectors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$\mathord{\smash[b]{\underset{\raise.3ex\hbox{$\scriptstyle\sim$}}{x}}\vphantom{x}}= (1, 2)$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and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$\mathord{\smash[b]{\underset{\raise.3ex\hbox{$\scriptstyle\sim$}}{y}}\vphantom{y}}= (-2, 1)$</w:t>
        </w:r>
      </w:ins>
      <w:ins w:id="2369" w:author="PR Preview" w:date="2026-01-01T00:00:00Z">
        <w:r>
          <w:t xml:space="preserve">:</w:t>
        </w:r>
      </w:ins>
    </w:p>
    <w:p>
      <w:pPr>
        <w:pStyle w:val="BodyText"/>
      </w:pPr>
      <w:ins w:id="2370" w:author="PR Preview" w:date="2026-01-01T00:00:00Z">
        <w:r>
  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  </w:r>
      </w:ins>
    </w:p>
    <w:p>
      <w:pPr>
        <w:numPr>
          <w:ilvl w:val="0"/>
          <w:numId w:val="1017"/>
        </w:numPr>
      </w:pPr>
      <w:ins w:id="2371" w:author="PR Preview" w:date="2026-01-01T00:00:00Z">
        <w:r>
          <w:t xml:space="preserve">Arbitrary vectors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$\mathord{\smash[b]{\underset{\raise.3ex\hbox{$\scriptstyle\sim$}}{x}}\vphantom{x}}= (1, 0)$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and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$\mathord{\smash[b]{\underset{\raise.3ex\hbox{$\scriptstyle\sim$}}{y}}\vphantom{y}}= (1, 1)$</w:t>
        </w:r>
      </w:ins>
      <w:ins w:id="2378" w:author="PR Preview" w:date="2026-01-01T00:00:00Z">
        <w:r>
          <w:t xml:space="preserve">:</w:t>
        </w:r>
      </w:ins>
    </w:p>
    <w:p>
      <w:pPr>
        <w:pStyle w:val="BodyText"/>
      </w:pPr>
      <w:ins w:id="2379" w:author="PR Preview" w:date="2026-01-01T00:00:00Z">
        <w:r>
  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  </w:r>
      </w:ins>
    </w:p>
    <w:p>
      <w:pPr>
        <w:pStyle w:val="FirstParagraph"/>
      </w:pPr>
      <w:ins w:id="2380" w:author="PR Preview" w:date="2026-01-01T00:00:00Z">
        <w:r>
          <w:t xml:space="preserve">When both vectors have unit Euclidean norm (</w:t>
        </w:r>
      </w:ins>
      <w:ins w:id="2381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and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386" w:author="PR Preview" w:date="2026-01-01T00:00:00Z">
        <w:r>
          <w:t xml:space="preserve">),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cosine similarity equals their inner product: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  </w:r>
      </w:ins>
      <w:ins w:id="2391" w:author="PR Preview" w:date="2026-01-01T00:00:00Z">
        <w:r>
          <w:t xml:space="preserve">.</w:t>
        </w:r>
      </w:ins>
    </w:p>
    <w:bookmarkEnd w:id="57"/>
    <w:bookmarkStart w:id="58" w:name="cor-cosine-similarity-angle"/>
    <w:p>
      <w:pPr>
        <w:pStyle w:val="BodyText"/>
      </w:pPr>
      <w:ins w:id="2392" w:author="PR Preview" w:date="2026-01-01T00:00:00Z">
        <w:r>
          <w:rPr>
            <w:b/>
            <w:bCs/>
          </w:rPr>
          <w:t xml:space="preserve">Corollary 2 (Cosine similarity is the cosine of the angle)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For nonzero vectors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with angle</w:t>
        </w:r>
      </w:ins>
      <w:ins w:id="2399" w:author="PR Preview" w:date="2026-01-01T00:00:00Z">
        <w:r>
          <w:t xml:space="preserve"> </w:t>
        </w:r>
      </w:ins>
      <m:oMath>
        <m:r>
          <m:t>θ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between them (</w:t>
        </w:r>
      </w:ins>
      <w:hyperlink w:anchor="def-angle">
        <w:ins w:id="240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403" w:author="PR Preview" w:date="2026-01-01T00:00:00Z">
        <w:r>
          <w:t xml:space="preserve">),</w:t>
        </w:r>
      </w:ins>
    </w:p>
    <w:p>
      <w:pPr>
        <w:pStyle w:val="BodyText"/>
      </w:pPr>
      <w:ins w:id="2404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\cos\theta.
    $$</w:t>
        </w:r>
      </w:ins>
    </w:p>
    <w:bookmarkEnd w:id="58"/>
    <w:p>
      <w:pPr>
        <w:pStyle w:val="FirstParagraph"/>
      </w:pPr>
      <w:ins w:id="2405" w:author="PR Preview" w:date="2026-01-01T00:00:00Z">
        <w:r>
          <w:rPr>
            <w:i/>
            <w:iCs/>
          </w:rPr>
          <w:t xml:space="preserve">Proof</w:t>
        </w:r>
      </w:ins>
      <w:ins w:id="2406" w:author="PR Preview" w:date="2026-01-01T00:00:00Z">
        <w:r>
          <w:t xml:space="preserve">. </w:t>
        </w:r>
      </w:ins>
      <w:ins w:id="2407" w:author="PR Preview" w:date="2026-01-01T00:00:00Z">
        <w:r>
          <w:t xml:space="preserve">The ratio that</w:t>
        </w:r>
      </w:ins>
      <w:ins w:id="2408" w:author="PR Preview" w:date="2026-01-01T00:00:00Z">
        <w:r>
          <w:t xml:space="preserve"> </w:t>
        </w:r>
      </w:ins>
      <w:hyperlink w:anchor="def-angle">
        <w:ins w:id="240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sets equal to</w:t>
        </w:r>
      </w:ins>
      <w:ins w:id="241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is the ratio that</w:t>
        </w:r>
      </w:ins>
      <w:ins w:id="2415" w:author="PR Preview" w:date="2026-01-01T00:00:00Z">
        <w:r>
          <w:t xml:space="preserve"> </w:t>
        </w:r>
      </w:ins>
      <w:hyperlink w:anchor="def-cosine-similarity">
        <w:ins w:id="241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defines as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\mathord{\smash[b]{\underset{\raise.3ex\hbox{$\scriptstyle\sim$}}{y}}\vphantom{y}})$</w:t>
        </w:r>
      </w:ins>
      <w:ins w:id="2421" w:author="PR Preview" w:date="2026-01-01T00:00:00Z">
        <w:r>
          <w:t xml:space="preserve">.</w:t>
        </w:r>
      </w:ins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22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In a real inner product space (</w:delText>
        </w:r>
      </w:del>
      <w:hyperlink w:anchor="def-inner-product-space">
        <w:del w:id="242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426" w:author="PR Preview" w:date="2026-01-01T00:00:00Z">
        <w:r>
          <w:delText xml:space="preserve">),</w:delText>
        </w:r>
      </w:del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for all vectors</w:delText>
        </w:r>
      </w:del>
      <w:del w:id="24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and</w:delText>
        </w:r>
      </w:del>
      <w:del w:id="24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with</w:delText>
        </w:r>
      </w:del>
      <w:del w:id="24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43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437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9"/>
    <w:bookmarkStart w:id="60" w:name="cor-cosine-similarity-unit-vectors"/>
    <w:p>
      <w:pPr>
        <w:pStyle w:val="FirstParagraph"/>
      </w:pPr>
      <w:ins w:id="2438" w:author="PR Preview" w:date="2026-01-01T00:00:00Z">
        <w:r>
          <w:rPr>
            <w:b/>
            <w:bCs/>
          </w:rPr>
          <w:t xml:space="preserve">Corollary 3 (Cosine similarity of unit vectors is their inner product)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In a real inner product space (</w:t>
        </w:r>
      </w:ins>
      <w:hyperlink w:anchor="def-inner-product-space">
        <w:ins w:id="244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442" w:author="PR Preview" w:date="2026-01-01T00:00:00Z">
        <w:r>
          <w:t xml:space="preserve">),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for all vectors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$\mathord{\smash[b]{\underset{\raise.3ex\hbox{$\scriptstyle\sim$}}{x}}\vphantom{x}}$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and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$\mathord{\smash[b]{\underset{\raise.3ex\hbox{$\scriptstyle\sim$}}{y}}\vphantom{y}}$</w:t>
        </w:r>
      </w:ins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with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2455" w:author="PR Preview" w:date="2026-01-01T00:00:00Z">
        <w:r>
          <w:t xml:space="preserve">,</w:t>
        </w:r>
      </w:ins>
    </w:p>
    <w:p>
      <w:pPr>
        <w:pStyle w:val="BodyText"/>
      </w:pPr>
      <w:ins w:id="2456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  </w:r>
      </w:ins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57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Let</w:delText>
        </w:r>
      </w:del>
      <w:del w:id="24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be two vectors that are not constant,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with means</w:delText>
        </w:r>
      </w:del>
      <w:del w:id="246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and</w:delText>
        </w:r>
      </w:del>
      <w:del w:id="246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469" w:author="PR Preview" w:date="2026-01-01T00:00:00Z">
        <w:r>
          <w:delText xml:space="preserve">.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Write</w:delText>
        </w:r>
      </w:del>
      <w:del w:id="24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and</w:delText>
        </w:r>
      </w:del>
      <w:del w:id="247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for the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rPr>
            <w:b/>
            <w:bCs/>
          </w:rPr>
          <w:delText xml:space="preserve">centered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vectors, whose means are zero.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Then the</w:delText>
        </w:r>
      </w:del>
      <w:del w:id="2484" w:author="PR Preview" w:date="2026-01-01T00:00:00Z">
        <w:r>
          <w:delText xml:space="preserve"> </w:delText>
        </w:r>
      </w:del>
      <w:hyperlink r:id="rId61">
        <w:del w:id="2485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2486" w:author="PR Preview" w:date="2026-01-01T00:00:00Z">
        <w:r>
          <w:delText xml:space="preserve"> </w:delText>
        </w:r>
      </w:del>
      <m:oMath>
        <m:r>
          <m:t>r</m:t>
        </m:r>
      </m:oMath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of the</w:delText>
        </w:r>
      </w:del>
      <w:del w:id="2489" w:author="PR Preview" w:date="2026-01-01T00:00:00Z">
        <w:r>
          <w:delText xml:space="preserve"> </w:delText>
        </w:r>
      </w:del>
      <m:oMath>
        <m:r>
          <m:t>n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pairs</w:delText>
        </w:r>
      </w:del>
      <w:del w:id="24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is the cosine similarity (</w:delText>
        </w:r>
      </w:del>
      <w:hyperlink w:anchor="def-cosine-similarity">
        <w:del w:id="249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496" w:author="PR Preview" w:date="2026-01-01T00:00:00Z">
        <w:r>
          <w:delText xml:space="preserve">) of the centered vectors: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97" w:author="PR Preview" w:date="2026-01-01T00:00:00Z">
        <w:r>
          <w:rPr>
            <w:i/>
            <w:iCs/>
          </w:rPr>
          <w:delText xml:space="preserve">Proof</w:delText>
        </w:r>
      </w:del>
      <w:del w:id="2498" w:author="PR Preview" w:date="2026-01-01T00:00:00Z">
        <w:r>
          <w:delText xml:space="preserve">. </w:delText>
        </w:r>
      </w:del>
      <w:del w:id="2499" w:author="PR Preview" w:date="2026-01-01T00:00:00Z">
        <w:r>
          <w:delText xml:space="preserve">Entry</w:delText>
        </w:r>
      </w:del>
      <w:del w:id="2500" w:author="PR Preview" w:date="2026-01-01T00:00:00Z">
        <w:r>
          <w:delText xml:space="preserve"> </w:delText>
        </w:r>
      </w:del>
      <m:oMath>
        <m:r>
          <m:t>i</m:t>
        </m:r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of</w:delText>
        </w:r>
      </w:del>
      <w:del w:id="250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is</w:delText>
        </w:r>
      </w:del>
      <w:del w:id="250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del w:id="2507" w:author="PR Preview" w:date="2026-01-01T00:00:00Z">
        <w:r>
          <w:delText xml:space="preserve">, and entry</w:delText>
        </w:r>
      </w:del>
      <w:del w:id="2508" w:author="PR Preview" w:date="2026-01-01T00:00:00Z">
        <w:r>
          <w:delText xml:space="preserve"> </w:delText>
        </w:r>
      </w:del>
      <m:oMath>
        <m:r>
          <m:t>i</m:t>
        </m:r>
      </m:oMath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of</w:delText>
        </w:r>
      </w:del>
      <w:del w:id="25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is</w:delText>
        </w:r>
      </w:del>
      <w:del w:id="25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del w:id="2515" w:author="PR Preview" w:date="2026-01-01T00:00:00Z">
        <w:r>
          <w:delText xml:space="preserve">.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Neither centered vector is zero, because neither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nor</w:delText>
        </w:r>
      </w:del>
      <w:del w:id="252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is constant, so the cosine similarity is defined.</w:delText>
        </w:r>
      </w:del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The three pieces of the cosine similarity are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526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  </w:r>
      </w:ins>
    </w:p>
    <w:bookmarkStart w:id="62" w:name="thm-pearson-cosine-centered"/>
    <w:p>
      <w:pPr>
        <w:pStyle w:val="FirstParagraph"/>
      </w:pPr>
      <w:ins w:id="2527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Let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be two vectors that are not constant,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with means</w:t>
        </w:r>
      </w:ins>
      <w:ins w:id="253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and</w:t>
        </w:r>
      </w:ins>
      <w:ins w:id="253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2540" w:author="PR Preview" w:date="2026-01-01T00:00:00Z">
        <w:r>
          <w:t xml:space="preserve">.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Write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and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for the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rPr>
            <w:b/>
            <w:bCs/>
          </w:rPr>
          <w:t xml:space="preserve">centered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vectors, whose means are zero.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Then the</w:t>
        </w:r>
      </w:ins>
      <w:ins w:id="2557" w:author="PR Preview" w:date="2026-01-01T00:00:00Z">
        <w:r>
          <w:t xml:space="preserve"> </w:t>
        </w:r>
      </w:ins>
      <w:hyperlink r:id="rId61">
        <w:ins w:id="2558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2559" w:author="PR Preview" w:date="2026-01-01T00:00:00Z">
        <w:r>
          <w:t xml:space="preserve"> </w:t>
        </w:r>
      </w:ins>
      <m:oMath>
        <m:r>
          <m:t>r</m:t>
        </m:r>
      </m:oMath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of the</w:t>
        </w:r>
      </w:ins>
      <w:ins w:id="2562" w:author="PR Preview" w:date="2026-01-01T00:00:00Z">
        <w:r>
          <w:t xml:space="preserve"> </w:t>
        </w:r>
      </w:ins>
      <m:oMath>
        <m:r>
          <m:t>n</m:t>
        </m:r>
      </m:oMath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pairs</w:t>
        </w:r>
      </w:ins>
      <w:ins w:id="25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is the cosine similarity (</w:t>
        </w:r>
      </w:ins>
      <w:hyperlink w:anchor="def-cosine-similarity">
        <w:ins w:id="25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569" w:author="PR Preview" w:date="2026-01-01T00:00:00Z">
        <w:r>
          <w:t xml:space="preserve">) of the centered vectors:</w:t>
        </w:r>
      </w:ins>
    </w:p>
    <w:p>
      <w:pPr>
        <w:pStyle w:val="BodyText"/>
      </w:pPr>
      <w:ins w:id="2570" w:author="PR Preview" w:date="2026-01-01T00:00:00Z">
        <w:r>
  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  </w:r>
      </w:ins>
    </w:p>
    <w:bookmarkEnd w:id="62"/>
    <w:p>
      <w:pPr>
        <w:pStyle w:val="FirstParagraph"/>
      </w:pPr>
      <w:ins w:id="2571" w:author="PR Preview" w:date="2026-01-01T00:00:00Z">
        <w:r>
          <w:rPr>
            <w:i/>
            <w:iCs/>
          </w:rPr>
          <w:t xml:space="preserve">Proof</w:t>
        </w:r>
      </w:ins>
      <w:ins w:id="2572" w:author="PR Preview" w:date="2026-01-01T00:00:00Z">
        <w:r>
          <w:t xml:space="preserve">. </w:t>
        </w:r>
      </w:ins>
      <w:ins w:id="2573" w:author="PR Preview" w:date="2026-01-01T00:00:00Z">
        <w:r>
          <w:t xml:space="preserve">Entry</w:t>
        </w:r>
      </w:ins>
      <w:ins w:id="2574" w:author="PR Preview" w:date="2026-01-01T00:00:00Z">
        <w:r>
          <w:t xml:space="preserve"> </w:t>
        </w:r>
      </w:ins>
      <m:oMath>
        <m:r>
          <m:t>i</m:t>
        </m:r>
      </m:oMath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of</w:t>
        </w:r>
      </w:ins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${\mathord{\smash[b]{\underset{\raise.3ex\hbox{$\scriptstyle\sim$}}{x}}\vphantom{x}}}^{\mathrm{c}}$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is</w:t>
        </w:r>
      </w:ins>
      <w:ins w:id="25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ins w:id="2582" w:author="PR Preview" w:date="2026-01-01T00:00:00Z">
        <w:r>
          <w:t xml:space="preserve">, and entry</w:t>
        </w:r>
      </w:ins>
      <w:ins w:id="2583" w:author="PR Preview" w:date="2026-01-01T00:00:00Z">
        <w:r>
          <w:t xml:space="preserve"> </w:t>
        </w:r>
      </w:ins>
      <m:oMath>
        <m:r>
          <m:t>i</m:t>
        </m:r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of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${\mathord{\smash[b]{\underset{\raise.3ex\hbox{$\scriptstyle\sim$}}{y}}\vphantom{y}}}^{\mathrm{c}}$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is</w:t>
        </w:r>
      </w:ins>
      <w:ins w:id="25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ins w:id="2591" w:author="PR Preview" w:date="2026-01-01T00:00:00Z">
        <w:r>
          <w:t xml:space="preserve">.</w:t>
        </w:r>
      </w:ins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Neither centered vector is zero, because neither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$\mathord{\smash[b]{\underset{\raise.3ex\hbox{$\scriptstyle\sim$}}{x}}\vphantom{x}}$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nor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$\mathord{\smash[b]{\underset{\raise.3ex\hbox{$\scriptstyle\sim$}}{y}}\vphantom{y}}$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is constant, so the cosine similarity is defined.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The three pieces of the cosine similarity are</w:t>
        </w:r>
      </w:ins>
    </w:p>
    <w:p>
      <w:pPr>
        <w:pStyle w:val="BodyText"/>
      </w:pPr>
      <w:ins w:id="2604" w:author="PR Preview" w:date="2026-01-01T00:00:00Z">
        <w:r>
  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  </w:r>
      </w:ins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del w:id="2605" w:author="PR Preview" w:date="2026-01-01T00:00:00Z">
        <w:r>
          <w:rPr>
            <w:b/>
            <w:bCs/>
          </w:rPr>
          <w:delText xml:space="preserve">Example 15 (Centering changes the cosine similarity)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Take</w:delText>
        </w:r>
      </w:del>
      <w:del w:id="26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delText xml:space="preserve">and</w:delText>
        </w:r>
      </w:del>
      <w:del w:id="26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612" w:author="PR Preview" w:date="2026-01-01T00:00:00Z">
        <w:r>
          <w:delText xml:space="preserve">.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Their means are</w:delText>
        </w:r>
      </w:del>
      <w:del w:id="26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del w:id="2616" w:author="PR Preview" w:date="2026-01-01T00:00:00Z">
        <w:r>
          <w:delText xml:space="preserve">, so</w:delText>
        </w:r>
      </w:del>
      <w:del w:id="261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and</w:delText>
        </w:r>
      </w:del>
      <w:del w:id="262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21" w:author="PR Preview" w:date="2026-01-01T00:00:00Z">
        <w:r>
          <w:delText xml:space="preserve">.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624" w:author="PR Preview" w:date="2026-01-01T00:00:00Z">
        <w:r>
          <w:delText xml:space="preserve">so</w:delText>
        </w:r>
      </w:del>
      <w:del w:id="262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626" w:author="PR Preview" w:date="2026-01-01T00:00:00Z">
        <w:r>
          <w:delText xml:space="preserve">.</w:delText>
        </w:r>
      </w:del>
    </w:p>
    <w:p>
      <w:pPr>
        <w:pStyle w:val="BodyText"/>
      </w:pPr>
      <w:del w:id="2627" w:author="PR Preview" w:date="2026-01-01T00:00:00Z">
        <w:r>
          <w:delText xml:space="preserve">Without centering,</w:delText>
        </w:r>
      </w:del>
      <w:del w:id="26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and</w:delText>
        </w:r>
      </w:del>
      <w:del w:id="26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del w:id="2632" w:author="PR Preview" w:date="2026-01-01T00:00:00Z">
        <w:r>
          <w:delText xml:space="preserve">,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so</w:delText>
        </w:r>
      </w:del>
      <w:del w:id="2635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del w:id="2636" w:author="PR Preview" w:date="2026-01-01T00:00:00Z">
        <w:r>
          <w:delText xml:space="preserve">.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The uncentered value is close to</w:delText>
        </w:r>
      </w:del>
      <w:del w:id="2639" w:author="PR Preview" w:date="2026-01-01T00:00:00Z">
        <w:r>
          <w:delText xml:space="preserve"> </w:delText>
        </w:r>
      </w:del>
      <m:oMath>
        <m:r>
          <m:t>1</m:t>
        </m:r>
      </m:oMath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mostly because both vectors have positive entries and the same mean, not because they move together.</w:delText>
        </w:r>
      </w:del>
    </w:p>
    <w:p>
      <w:pPr>
        <w:pStyle w:val="BodyText"/>
      </w:pPr>
      <w:ins w:id="2642" w:author="PR Preview" w:date="2026-01-01T00:00:00Z">
        <w:r>
          <w:rPr>
            <w:b/>
            <w:bCs/>
          </w:rPr>
          <w:t xml:space="preserve">Example 15 (Centering changes the cosine similarity)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Take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$\mathord{\smash[b]{\underset{\raise.3ex\hbox{$\scriptstyle\sim$}}{x}}\vphantom{x}}= (1, 2, 3)$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and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$\mathord{\smash[b]{\underset{\raise.3ex\hbox{$\scriptstyle\sim$}}{y}}\vphantom{y}}= (1, 3, 2)$</w:t>
        </w:r>
      </w:ins>
      <w:ins w:id="2651" w:author="PR Preview" w:date="2026-01-01T00:00:00Z">
        <w:r>
          <w:t xml:space="preserve">.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Their means are</w:t>
        </w:r>
      </w:ins>
      <w:ins w:id="265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ins w:id="2655" w:author="PR Preview" w:date="2026-01-01T00:00:00Z">
        <w:r>
          <w:t xml:space="preserve">, so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${\mathord{\smash[b]{\underset{\raise.3ex\hbox{$\scriptstyle\sim$}}{x}}\vphantom{x}}}^{\mathrm{c}} = (-1, 0, 1)$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and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${\mathord{\smash[b]{\underset{\raise.3ex\hbox{$\scriptstyle\sim$}}{y}}\vphantom{y}}}^{\mathrm{c}} = (-1, 1, 0)$</w:t>
        </w:r>
      </w:ins>
      <w:ins w:id="2662" w:author="PR Preview" w:date="2026-01-01T00:00:00Z">
        <w:r>
          <w:t xml:space="preserve">.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Then</w:t>
        </w:r>
      </w:ins>
    </w:p>
    <w:p>
      <w:pPr>
        <w:pStyle w:val="BodyText"/>
      </w:pPr>
      <w:ins w:id="2665" w:author="PR Preview" w:date="2026-01-01T00:00:00Z">
        <w:r>
  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  </w:r>
      </w:ins>
    </w:p>
    <w:p>
      <w:pPr>
        <w:pStyle w:val="FirstParagraph"/>
      </w:pPr>
      <w:ins w:id="2666" w:author="PR Preview" w:date="2026-01-01T00:00:00Z">
        <w:r>
          <w:t xml:space="preserve">so</w:t>
        </w:r>
      </w:ins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  </w:r>
      </w:ins>
      <w:ins w:id="2669" w:author="PR Preview" w:date="2026-01-01T00:00:00Z">
        <w:r>
          <w:t xml:space="preserve">.</w:t>
        </w:r>
      </w:ins>
    </w:p>
    <w:p>
      <w:pPr>
        <w:pStyle w:val="BodyText"/>
      </w:pPr>
      <w:ins w:id="2670" w:author="PR Preview" w:date="2026-01-01T00:00:00Z">
        <w:r>
          <w:t xml:space="preserve">Without centering,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$\mathord{\smash[b]{\underset{\raise.3ex\hbox{$\scriptstyle\sim$}}{x}}\vphantom{x}}\cdot \mathord{\smash[b]{\underset{\raise.3ex\hbox{$\scriptstyle\sim$}}{y}}\vphantom{y}}= 1 + 6 + 6 = 13$</w:t>
        </w:r>
      </w:ins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and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  </w:r>
      </w:ins>
      <w:ins w:id="2677" w:author="PR Preview" w:date="2026-01-01T00:00:00Z">
        <w:r>
          <w:t xml:space="preserve">,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so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13 / 14$</w:t>
        </w:r>
      </w:ins>
      <w:ins w:id="2682" w:author="PR Preview" w:date="2026-01-01T00:00:00Z">
        <w:r>
          <w:t xml:space="preserve">.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The uncentered value is close to</w:t>
        </w:r>
      </w:ins>
      <w:ins w:id="2685" w:author="PR Preview" w:date="2026-01-01T00:00:00Z">
        <w:r>
          <w:t xml:space="preserve"> </w:t>
        </w:r>
      </w:ins>
      <m:oMath>
        <m:r>
          <m:t>1</m:t>
        </m:r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mostly because both vectors have positive entries and the same mean, not because they move together.</w:t>
        </w:r>
      </w:ins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del w:id="2688" w:author="PR Preview" w:date="2026-01-01T00:00:00Z">
        <w:r>
          <w:rPr>
            <w:b/>
            <w:bCs/>
          </w:rPr>
          <w:delText xml:space="preserve">Theorem 7 (The dot product of a vector with a linear combination)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For vectors</w:delText>
        </w:r>
      </w:del>
      <w:del w:id="26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and numbers</w:delText>
        </w:r>
      </w:del>
      <w:del w:id="269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695" w:author="PR Preview" w:date="2026-01-01T00:00:00Z">
        <w:r>
          <w:delText xml:space="preserve">, with</w:delText>
        </w:r>
      </w:del>
      <w:del w:id="26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269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698" w:author="PR Preview" w:date="2026-01-01T00:00:00Z">
        <w:r>
          <w:rPr>
            <w:i/>
            <w:iCs/>
          </w:rPr>
          <w:delText xml:space="preserve">Proof</w:delText>
        </w:r>
      </w:del>
      <w:del w:id="2699" w:author="PR Preview" w:date="2026-01-01T00:00:00Z">
        <w:r>
          <w:delText xml:space="preserve">. </w:delText>
        </w:r>
      </w:del>
      <w:del w:id="2700" w:author="PR Preview" w:date="2026-01-01T00:00:00Z">
        <w:r>
          <w:delText xml:space="preserve">Write</w:delText>
        </w:r>
      </w:del>
      <w:del w:id="2701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for entry</w:delText>
        </w:r>
      </w:del>
      <w:del w:id="2704" w:author="PR Preview" w:date="2026-01-01T00:00:00Z">
        <w:r>
          <w:delText xml:space="preserve"> </w:delText>
        </w:r>
      </w:del>
      <m:oMath>
        <m:r>
          <m:t>i</m:t>
        </m:r>
      </m:oMath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of</w:delText>
        </w:r>
      </w:del>
      <w:del w:id="27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708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09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Let</w:delText>
        </w:r>
      </w:del>
      <w:del w:id="27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and take the combination</w:delText>
        </w:r>
      </w:del>
      <w:del w:id="2715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716" w:author="PR Preview" w:date="2026-01-01T00:00:00Z">
        <w:r>
          <w:delText xml:space="preserve">.</w:delText>
        </w:r>
      </w:del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delText xml:space="preserve">Directly,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2719" w:author="PR Preview" w:date="2026-01-01T00:00:00Z">
        <w:r>
          <w:rPr>
            <w:b/>
            <w:bCs/>
          </w:rPr>
          <w:t xml:space="preserve">Theorem 7 (The dot product of a vector with a linear combination)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For vectors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 numbers</w:t>
        </w:r>
      </w:ins>
      <w:ins w:id="27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727" w:author="PR Preview" w:date="2026-01-01T00:00:00Z">
        <w:r>
          <w:t xml:space="preserve">, with</w:t>
        </w:r>
      </w:ins>
      <w:ins w:id="27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729" w:author="PR Preview" w:date="2026-01-01T00:00:00Z">
        <w:r>
          <w:t xml:space="preserve">,</w:t>
        </w:r>
      </w:ins>
    </w:p>
    <w:p>
      <w:pPr>
        <w:pStyle w:val="BodyText"/>
      </w:pPr>
      <w:ins w:id="2730" w:author="PR Preview" w:date="2026-01-01T00:00:00Z">
        <w:r>
  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  </w:r>
      </w:ins>
    </w:p>
    <w:bookmarkEnd w:id="67"/>
    <w:p>
      <w:pPr>
        <w:pStyle w:val="FirstParagraph"/>
      </w:pPr>
      <w:ins w:id="2731" w:author="PR Preview" w:date="2026-01-01T00:00:00Z">
        <w:r>
          <w:rPr>
            <w:i/>
            <w:iCs/>
          </w:rPr>
          <w:t xml:space="preserve">Proof</w:t>
        </w:r>
      </w:ins>
      <w:ins w:id="2732" w:author="PR Preview" w:date="2026-01-01T00:00:00Z">
        <w:r>
          <w:t xml:space="preserve">. </w:t>
        </w:r>
      </w:ins>
      <w:ins w:id="2733" w:author="PR Preview" w:date="2026-01-01T00:00:00Z">
        <w:r>
          <w:t xml:space="preserve">Write</w:t>
        </w:r>
      </w:ins>
      <w:ins w:id="273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for entry</w:t>
        </w:r>
      </w:ins>
      <w:ins w:id="2737" w:author="PR Preview" w:date="2026-01-01T00:00:00Z">
        <w:r>
          <w:t xml:space="preserve"> </w:t>
        </w:r>
      </w:ins>
      <m:oMath>
        <m:r>
          <m:t>i</m:t>
        </m:r>
      </m:oMath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of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$\mathord{\smash[b]{\underset{\raise.3ex\hbox{$\scriptstyle\sim$}}{u}}\vphantom{u}}_j$</w:t>
        </w:r>
      </w:ins>
      <w:ins w:id="2742" w:author="PR Preview" w:date="2026-01-01T00:00:00Z">
        <w:r>
          <w:t xml:space="preserve">. Then</w:t>
        </w:r>
      </w:ins>
    </w:p>
    <w:p>
      <w:pPr>
        <w:pStyle w:val="BodyText"/>
      </w:pPr>
      <w:ins w:id="2743" w:author="PR Preview" w:date="2026-01-01T00:00:00Z">
        <w:r>
  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  </w:r>
      </w:ins>
    </w:p>
    <w:bookmarkStart w:id="68" w:name="exm-dot-linear-sum"/>
    <w:p>
      <w:pPr>
        <w:pStyle w:val="FirstParagraph"/>
      </w:pPr>
      <w:ins w:id="2744" w:author="PR Preview" w:date="2026-01-01T00:00:00Z">
        <w:r>
          <w:rPr>
            <w:b/>
            <w:bCs/>
          </w:rPr>
          <w:t xml:space="preserve">Example 16 (Dotting with a combination of three vectors)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Let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$\mathord{\smash[b]{\underset{\raise.3ex\hbox{$\scriptstyle\sim$}}{x}}\vphantom{x}} = (1, 2, 3)$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take the combination</w:t>
        </w:r>
      </w:ins>
      <w:ins w:id="2751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2752" w:author="PR Preview" w:date="2026-01-01T00:00:00Z">
        <w:r>
          <w:t xml:space="preserve">.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Directly,</w:t>
        </w:r>
      </w:ins>
    </w:p>
    <w:p>
      <w:pPr>
        <w:pStyle w:val="BodyText"/>
      </w:pPr>
      <w:ins w:id="2755" w:author="PR Preview" w:date="2026-01-01T00:00:00Z">
        <w:r>
          <w:t xml:space="preserve">$$
    \begin{aligned}
    \mathord{\smash[b]{\underset{\raise.3ex\hbox{$\scriptstyle\sim$}}{x}}\vphantom{x}} \cdot (2, -1, 4) &amp;= 2 - 2 + 12 \\
    &amp;= 12.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del w:id="2756" w:author="PR Preview" w:date="2026-01-01T00:00:00Z">
        <w:r>
          <w:rPr>
            <w:b/>
            <w:bCs/>
          </w:rPr>
          <w:delText xml:space="preserve">Theorem 8 (Orthonormal vectors are linearly independent)</w:delText>
        </w:r>
      </w:del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If</w:delText>
        </w:r>
      </w:del>
      <w:del w:id="275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are orthonormal (</w:delText>
        </w:r>
      </w:del>
      <w:hyperlink r:id="rId69">
        <w:del w:id="2762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2763" w:author="PR Preview" w:date="2026-01-01T00:00:00Z">
        <w:r>
          <w:delText xml:space="preserve">),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then they are linearly independent (</w:delText>
        </w:r>
      </w:del>
      <w:hyperlink r:id="rId35">
        <w:del w:id="2766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767" w:author="PR Preview" w:date="2026-01-01T00:00:00Z">
        <w:r>
          <w:delText xml:space="preserve">).</w:delText>
        </w:r>
      </w:del>
    </w:p>
    <w:p>
      <w:pPr>
        <w:pStyle w:val="BodyText"/>
      </w:pPr>
      <w:del w:id="2768" w:author="PR Preview" w:date="2026-01-01T00:00:00Z">
        <w:r>
          <w:rPr>
            <w:i/>
            <w:iCs/>
          </w:rPr>
          <w:delText xml:space="preserve">Proof</w:delText>
        </w:r>
      </w:del>
      <w:del w:id="2769" w:author="PR Preview" w:date="2026-01-01T00:00:00Z">
        <w:r>
          <w:delText xml:space="preserve">. </w:delText>
        </w:r>
      </w:del>
      <w:del w:id="2770" w:author="PR Preview" w:date="2026-01-01T00:00:00Z">
        <w:r>
          <w:delText xml:space="preserve">Suppose</w:delText>
        </w:r>
      </w:del>
      <w:del w:id="277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72" w:author="PR Preview" w:date="2026-01-01T00:00:00Z">
        <w:r>
          <w:delText xml:space="preserve">,</w:delText>
        </w:r>
      </w:del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and fix any</w:delText>
        </w:r>
      </w:del>
      <w:del w:id="2775" w:author="PR Preview" w:date="2026-01-01T00:00:00Z">
        <w:r>
          <w:delText xml:space="preserve"> </w:delText>
        </w:r>
      </w:del>
      <m:oMath>
        <m:r>
          <m:t>i</m:t>
        </m:r>
      </m:oMath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between</w:delText>
        </w:r>
      </w:del>
      <w:del w:id="2778" w:author="PR Preview" w:date="2026-01-01T00:00:00Z">
        <w:r>
          <w:delText xml:space="preserve"> </w:delText>
        </w:r>
      </w:del>
      <m:oMath>
        <m:r>
          <m:t>1</m:t>
        </m:r>
      </m:oMath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and</w:delText>
        </w:r>
      </w:del>
      <w:del w:id="2781" w:author="PR Preview" w:date="2026-01-01T00:00:00Z">
        <w:r>
          <w:delText xml:space="preserve"> </w:delText>
        </w:r>
      </w:del>
      <m:oMath>
        <m:r>
          <m:t>k</m:t>
        </m:r>
      </m:oMath>
      <w:del w:id="278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BodyText"/>
      </w:pPr>
      <w:ins w:id="2783" w:author="PR Preview" w:date="2026-01-01T00:00:00Z">
        <w:r>
          <w:rPr>
            <w:b/>
            <w:bCs/>
          </w:rPr>
          <w:t xml:space="preserve">Theorem 8 (Orthonormal vectors are linearly independent)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If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2788" w:author="PR Preview" w:date="2026-01-01T00:00:00Z">
        <w:r>
          <w:t xml:space="preserve"> </w:t>
        </w:r>
      </w:ins>
      <w:ins w:id="2789" w:author="PR Preview" w:date="2026-01-01T00:00:00Z">
        <w:r>
          <w:t xml:space="preserve">are orthonormal (</w:t>
        </w:r>
      </w:ins>
      <w:hyperlink r:id="rId69">
        <w:ins w:id="2790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2791" w:author="PR Preview" w:date="2026-01-01T00:00:00Z">
        <w:r>
          <w:t xml:space="preserve">),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then they are linearly independent (</w:t>
        </w:r>
      </w:ins>
      <w:hyperlink r:id="rId35">
        <w:ins w:id="2794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795" w:author="PR Preview" w:date="2026-01-01T00:00:00Z">
        <w:r>
          <w:t xml:space="preserve">).</w:t>
        </w:r>
      </w:ins>
    </w:p>
    <w:bookmarkEnd w:id="70"/>
    <w:p>
      <w:pPr>
        <w:pStyle w:val="BodyText"/>
      </w:pPr>
      <w:ins w:id="2796" w:author="PR Preview" w:date="2026-01-01T00:00:00Z">
        <w:r>
          <w:rPr>
            <w:i/>
            <w:iCs/>
          </w:rPr>
          <w:t xml:space="preserve">Proof</w:t>
        </w:r>
      </w:ins>
      <w:ins w:id="2797" w:author="PR Preview" w:date="2026-01-01T00:00:00Z">
        <w:r>
          <w:t xml:space="preserve">. </w:t>
        </w:r>
      </w:ins>
      <w:ins w:id="2798" w:author="PR Preview" w:date="2026-01-01T00:00:00Z">
        <w:r>
          <w:t xml:space="preserve">Suppose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$\sum_{j=1}^{k} c_j \mathord{\smash[b]{\underset{\raise.3ex\hbox{$\scriptstyle\sim$}}{q}}\vphantom{q}}_j = \mathord{\smash[b]{\underset{\raise.3ex\hbox{$\scriptstyle\sim$}}{0}}\vphantom{0}}$</w:t>
        </w:r>
      </w:ins>
      <w:ins w:id="2801" w:author="PR Preview" w:date="2026-01-01T00:00:00Z">
        <w:r>
          <w:t xml:space="preserve">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and fix any</w:t>
        </w:r>
      </w:ins>
      <w:ins w:id="2804" w:author="PR Preview" w:date="2026-01-01T00:00:00Z">
        <w:r>
          <w:t xml:space="preserve"> </w:t>
        </w:r>
      </w:ins>
      <m:oMath>
        <m:r>
          <m:t>i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between</w:t>
        </w:r>
      </w:ins>
      <w:ins w:id="2807" w:author="PR Preview" w:date="2026-01-01T00:00:00Z">
        <w:r>
          <w:t xml:space="preserve"> </w:t>
        </w:r>
      </w:ins>
      <m:oMath>
        <m:r>
          <m:t>1</m:t>
        </m:r>
      </m:oMath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and</w:t>
        </w:r>
      </w:ins>
      <w:ins w:id="2810" w:author="PR Preview" w:date="2026-01-01T00:00:00Z">
        <w:r>
          <w:t xml:space="preserve"> </w:t>
        </w:r>
      </w:ins>
      <m:oMath>
        <m:r>
          <m:t>k</m:t>
        </m:r>
      </m:oMath>
      <w:ins w:id="2811" w:author="PR Preview" w:date="2026-01-01T00:00:00Z">
        <w:r>
          <w:t xml:space="preserve">. Then</w:t>
        </w:r>
      </w:ins>
    </w:p>
    <w:p>
      <w:pPr>
        <w:pStyle w:val="BodyText"/>
      </w:pPr>
      <w:ins w:id="2812" w:author="PR Preview" w:date="2026-01-01T00:00:00Z">
        <w:r>
  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  </w:r>
      </w:ins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813" w:author="PR Preview" w:date="2026-01-01T00:00:00Z">
        <w:r>
  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  </w:r>
      </w:ins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814" w:author="PR Preview" w:date="2026-01-01T00:00:00Z">
        <w:r>
          <w:delText xml:space="preserve">and likewise for the others.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They are mutually orthogonal:</w:delText>
        </w:r>
      </w:del>
      <w:del w:id="28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delText xml:space="preserve">and</w:delText>
        </w:r>
      </w:del>
      <w:del w:id="282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2821" w:author="PR Preview" w:date="2026-01-01T00:00:00Z">
        <w:r>
          <w:delText xml:space="preserve">,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because</w:delText>
        </w:r>
      </w:del>
      <w:del w:id="28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has its only nonzero entry where the others have</w:delText>
        </w:r>
      </w:del>
      <w:del w:id="2827" w:author="PR Preview" w:date="2026-01-01T00:00:00Z">
        <w:r>
          <w:delText xml:space="preserve"> </w:delText>
        </w:r>
      </w:del>
      <m:oMath>
        <m:r>
          <m:t>0</m:t>
        </m:r>
      </m:oMath>
      <w:del w:id="2828" w:author="PR Preview" w:date="2026-01-01T00:00:00Z">
        <w:r>
          <w:delText xml:space="preserve">,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31" w:author="PR Preview" w:date="2026-01-01T00:00:00Z">
        <w:r>
          <w:delText xml:space="preserve">So by</w:delText>
        </w:r>
      </w:del>
      <w:del w:id="2832" w:author="PR Preview" w:date="2026-01-01T00:00:00Z">
        <w:r>
          <w:delText xml:space="preserve"> </w:delText>
        </w:r>
      </w:del>
      <w:hyperlink w:anchor="thm-orthonormal-independent">
        <w:del w:id="283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they are linearly independent,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with no need to solve</w:delText>
        </w:r>
      </w:del>
      <w:del w:id="283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39" w:author="PR Preview" w:date="2026-01-01T00:00:00Z">
        <w:r>
          <w:delText xml:space="preserve">.</w:delText>
        </w:r>
      </w:del>
    </w:p>
    <w:p>
      <w:pPr>
        <w:pStyle w:val="BodyText"/>
      </w:pPr>
      <w:del w:id="2840" w:author="PR Preview" w:date="2026-01-01T00:00:00Z">
        <w:r>
          <w:delText xml:space="preserve">The converse fails:</w:delText>
        </w:r>
      </w:del>
      <w:del w:id="28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and</w:delText>
        </w:r>
      </w:del>
      <w:del w:id="28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are linearly independent,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since</w:delText>
        </w:r>
      </w:del>
      <w:del w:id="28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is</w:delText>
        </w:r>
      </w:del>
      <w:del w:id="285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only if</w:delText>
        </w:r>
      </w:del>
      <w:del w:id="285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and then</w:delText>
        </w:r>
      </w:del>
      <w:del w:id="285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2859" w:author="PR Preview" w:date="2026-01-01T00:00:00Z">
        <w:r>
          <w:delText xml:space="preserve">,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but they are not orthonormal, since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2863" w:author="PR Preview" w:date="2026-01-01T00:00:00Z">
        <w:r>
          <w:delText xml:space="preserve">.</w:delText>
        </w:r>
      </w:del>
    </w:p>
    <w:p>
      <w:pPr>
        <w:pStyle w:val="BodyText"/>
      </w:pPr>
      <w:ins w:id="2864" w:author="PR Preview" w:date="2026-01-01T00:00:00Z">
        <w:r>
  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  </w:r>
      </w:ins>
    </w:p>
    <w:p>
      <w:pPr>
        <w:pStyle w:val="FirstParagraph"/>
      </w:pPr>
      <w:ins w:id="2865" w:author="PR Preview" w:date="2026-01-01T00:00:00Z">
        <w:r>
          <w:t xml:space="preserve">and likewise for the others.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They are mutually orthogonal: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$\mathord{\smash[b]{\underset{\raise.3ex\hbox{$\scriptstyle\sim$}}{q}}\vphantom{q}}_1 \cdot \mathord{\smash[b]{\underset{\raise.3ex\hbox{$\scriptstyle\sim$}}{q}}\vphantom{q}}_2 = 0$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and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$\mathord{\smash[b]{\underset{\raise.3ex\hbox{$\scriptstyle\sim$}}{q}}\vphantom{q}}_1 \cdot \mathord{\smash[b]{\underset{\raise.3ex\hbox{$\scriptstyle\sim$}}{q}}\vphantom{q}}_3 = 0$</w:t>
        </w:r>
      </w:ins>
      <w:ins w:id="2874" w:author="PR Preview" w:date="2026-01-01T00:00:00Z">
        <w:r>
          <w:t xml:space="preserve">,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because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$\mathord{\smash[b]{\underset{\raise.3ex\hbox{$\scriptstyle\sim$}}{q}}\vphantom{q}}_1$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has its only nonzero entry where the others have</w:t>
        </w:r>
      </w:ins>
      <w:ins w:id="2881" w:author="PR Preview" w:date="2026-01-01T00:00:00Z">
        <w:r>
          <w:t xml:space="preserve"> </w:t>
        </w:r>
      </w:ins>
      <m:oMath>
        <m:r>
          <m:t>0</m:t>
        </m:r>
      </m:oMath>
      <w:ins w:id="2882" w:author="PR Preview" w:date="2026-01-01T00:00:00Z">
        <w:r>
          <w:t xml:space="preserve">,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and</w:t>
        </w:r>
      </w:ins>
    </w:p>
    <w:p>
      <w:pPr>
        <w:pStyle w:val="BodyText"/>
      </w:pPr>
      <w:ins w:id="2885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  </w:r>
      </w:ins>
    </w:p>
    <w:p>
      <w:pPr>
        <w:pStyle w:val="FirstParagraph"/>
      </w:pPr>
      <w:ins w:id="2886" w:author="PR Preview" w:date="2026-01-01T00:00:00Z">
        <w:r>
          <w:t xml:space="preserve">So by</w:t>
        </w:r>
      </w:ins>
      <w:ins w:id="2887" w:author="PR Preview" w:date="2026-01-01T00:00:00Z">
        <w:r>
          <w:t xml:space="preserve"> </w:t>
        </w:r>
      </w:ins>
      <w:hyperlink w:anchor="thm-orthonormal-independent">
        <w:ins w:id="288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they are linearly independent,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with no need to solve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  </w:r>
      </w:ins>
      <w:ins w:id="2895" w:author="PR Preview" w:date="2026-01-01T00:00:00Z">
        <w:r>
          <w:t xml:space="preserve">.</w:t>
        </w:r>
      </w:ins>
    </w:p>
    <w:p>
      <w:pPr>
        <w:pStyle w:val="BodyText"/>
      </w:pPr>
      <w:ins w:id="2896" w:author="PR Preview" w:date="2026-01-01T00:00:00Z">
        <w:r>
          <w:t xml:space="preserve">The converse fails:</w:t>
        </w:r>
      </w:ins>
      <w:ins w:id="28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and</w:t>
        </w:r>
      </w:ins>
      <w:ins w:id="29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are linearly independent,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since</w:t>
        </w:r>
      </w:ins>
      <w:ins w:id="290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is</w:t>
        </w:r>
      </w:ins>
      <w:ins w:id="2908" w:author="PR Preview" w:date="2026-01-01T00:00:00Z">
        <w:r>
          <w:t xml:space="preserve"> </w:t>
        </w:r>
      </w:ins>
      <w:ins w:id="2909" w:author="PR Preview" w:date="2026-01-01T00:00:00Z">
        <w:r>
          <w:t xml:space="preserve">$\mathord{\smash[b]{\underset{\raise.3ex\hbox{$\scriptstyle\sim$}}{0}}\vphantom{0}}$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only if</w:t>
        </w:r>
      </w:ins>
      <w:ins w:id="291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and then</w:t>
        </w:r>
      </w:ins>
      <w:ins w:id="291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916" w:author="PR Preview" w:date="2026-01-01T00:00:00Z">
        <w:r>
          <w:t xml:space="preserve">,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but they are not orthonormal, since</w:t>
        </w:r>
      </w:ins>
      <w:ins w:id="29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2920" w:author="PR Preview" w:date="2026-01-01T00:00:00Z">
        <w:r>
          <w:t xml:space="preserve">.</w:t>
        </w:r>
      </w:ins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del w:id="2921" w:author="PR Preview" w:date="2026-01-01T00:00:00Z">
        <w:r>
          <w:delText xml:space="preserve">The indicator vectors</w:delText>
        </w:r>
      </w:del>
      <w:del w:id="29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are orthonormal</w:delText>
        </w:r>
      </w:del>
    </w:p>
    <w:p>
      <w:pPr>
        <w:pStyle w:val="Compact"/>
        <w:numPr>
          <w:ilvl w:val="0"/>
          <w:numId w:val="1018"/>
        </w:numPr>
      </w:pPr>
      <w:ins w:id="2925" w:author="PR Preview" w:date="2026-01-01T00:00:00Z">
        <w:r>
          <w:t xml:space="preserve">The indicator vectors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are orthonormal</w:t>
        </w:r>
      </w:ins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2930" w:author="PR Preview" w:date="2026-01-01T00:00:00Z">
        <w:r>
          <w:delText xml:space="preserve">The vectors</w:delText>
        </w:r>
      </w:del>
      <w:del w:id="29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of</w:delText>
        </w:r>
      </w:del>
      <w:del w:id="2934" w:author="PR Preview" w:date="2026-01-01T00:00:00Z">
        <w:r>
          <w:delText xml:space="preserve"> </w:delText>
        </w:r>
      </w:del>
      <w:hyperlink w:anchor="exm-orthonormal-independent">
        <w:del w:id="2935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are orthonormal and linearly independent,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so they are a basis of their span (</w:delText>
        </w:r>
      </w:del>
      <w:hyperlink r:id="rId72">
        <w:del w:id="2940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941" w:author="PR Preview" w:date="2026-01-01T00:00:00Z">
        <w:r>
          <w:delText xml:space="preserve">),</w:delText>
        </w:r>
      </w:del>
      <w:del w:id="2942" w:author="PR Preview" w:date="2026-01-01T00:00:00Z">
        <w:r>
          <w:delText xml:space="preserve"> </w:delText>
        </w:r>
      </w:del>
      <w:del w:id="2943" w:author="PR Preview" w:date="2026-01-01T00:00:00Z">
        <w:r>
          <w:delText xml:space="preserve">which therefore has dimension</w:delText>
        </w:r>
      </w:del>
      <w:del w:id="2944" w:author="PR Preview" w:date="2026-01-01T00:00:00Z">
        <w:r>
          <w:delText xml:space="preserve"> </w:delText>
        </w:r>
      </w:del>
      <m:oMath>
        <m:r>
          <m:t>3</m:t>
        </m:r>
      </m:oMath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(</w:delText>
        </w:r>
      </w:del>
      <w:hyperlink r:id="rId75">
        <w:del w:id="2947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948" w:author="PR Preview" w:date="2026-01-01T00:00:00Z">
        <w:r>
          <w:delText xml:space="preserve">)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and is all of</w:delText>
        </w:r>
      </w:del>
      <w:del w:id="295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(</w:delText>
        </w:r>
      </w:del>
      <w:hyperlink r:id="rId76">
        <w:del w:id="2954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955" w:author="PR Preview" w:date="2026-01-01T00:00:00Z">
        <w:r>
          <w:delText xml:space="preserve">,</w:delText>
        </w:r>
      </w:del>
      <w:del w:id="2956" w:author="PR Preview" w:date="2026-01-01T00:00:00Z">
        <w:r>
          <w:delText xml:space="preserve"> </w:delText>
        </w:r>
      </w:del>
      <w:hyperlink r:id="rId74">
        <w:del w:id="295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958" w:author="PR Preview" w:date="2026-01-01T00:00:00Z">
        <w:r>
          <w:delText xml:space="preserve">).</w:delText>
        </w:r>
      </w:del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So they are an orthonormal basis of</w:delText>
        </w:r>
      </w:del>
      <w:del w:id="29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too.</w:delText>
        </w:r>
      </w:del>
    </w:p>
    <w:p>
      <w:pPr>
        <w:pStyle w:val="Compact"/>
        <w:numPr>
          <w:ilvl w:val="0"/>
          <w:numId w:val="1018"/>
        </w:numPr>
      </w:pPr>
      <w:ins w:id="2964" w:author="PR Preview" w:date="2026-01-01T00:00:00Z">
        <w:r>
          <w:t xml:space="preserve">The vectors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of</w:t>
        </w:r>
      </w:ins>
      <w:ins w:id="2969" w:author="PR Preview" w:date="2026-01-01T00:00:00Z">
        <w:r>
          <w:t xml:space="preserve"> </w:t>
        </w:r>
      </w:ins>
      <w:hyperlink w:anchor="exm-orthonormal-independent">
        <w:ins w:id="2970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are orthonormal and linearly independent,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so they are a basis of their span (</w:t>
        </w:r>
      </w:ins>
      <w:hyperlink r:id="rId72">
        <w:ins w:id="2975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976" w:author="PR Preview" w:date="2026-01-01T00:00:00Z">
        <w:r>
          <w:t xml:space="preserve">),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which therefore has dimension</w:t>
        </w:r>
      </w:ins>
      <w:ins w:id="2979" w:author="PR Preview" w:date="2026-01-01T00:00:00Z">
        <w:r>
          <w:t xml:space="preserve"> </w:t>
        </w:r>
      </w:ins>
      <m:oMath>
        <m:r>
          <m:t>3</m:t>
        </m:r>
      </m:oMath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(</w:t>
        </w:r>
      </w:ins>
      <w:hyperlink r:id="rId75">
        <w:ins w:id="298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983" w:author="PR Preview" w:date="2026-01-01T00:00:00Z">
        <w:r>
          <w:t xml:space="preserve">)</w:t>
        </w:r>
      </w:ins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and is all of</w:t>
        </w:r>
      </w:ins>
      <w:ins w:id="29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(</w:t>
        </w:r>
      </w:ins>
      <w:hyperlink r:id="rId76">
        <w:ins w:id="2989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990" w:author="PR Preview" w:date="2026-01-01T00:00:00Z">
        <w:r>
          <w:t xml:space="preserve">,</w:t>
        </w:r>
      </w:ins>
      <w:ins w:id="2991" w:author="PR Preview" w:date="2026-01-01T00:00:00Z">
        <w:r>
          <w:t xml:space="preserve"> </w:t>
        </w:r>
      </w:ins>
      <w:hyperlink r:id="rId74">
        <w:ins w:id="299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993" w:author="PR Preview" w:date="2026-01-01T00:00:00Z">
        <w:r>
          <w:t xml:space="preserve">).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So they are an orthonormal basis of</w:t>
        </w:r>
      </w:ins>
      <w:ins w:id="299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too.</w:t>
        </w:r>
      </w:ins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del w:id="2999" w:author="PR Preview" w:date="2026-01-01T00:00:00Z">
        <w:r>
          <w:rPr>
            <w:b/>
            <w:bCs/>
          </w:rPr>
          <w:delText xml:space="preserve">Theorem 9 (Coordinates in an orthonormal basis are dot products)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If</w:delText>
        </w:r>
      </w:del>
      <w:del w:id="30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is an orthonormal basis of a subspace</w:delText>
        </w:r>
      </w:del>
      <w:del w:id="30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(</w:delText>
        </w:r>
      </w:del>
      <w:hyperlink w:anchor="def-orthonormal-basis">
        <w:del w:id="300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009" w:author="PR Preview" w:date="2026-01-01T00:00:00Z">
        <w:r>
          <w:delText xml:space="preserve">), then every</w:delText>
        </w:r>
      </w:del>
      <w:del w:id="30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13" w:author="PR Preview" w:date="2026-01-01T00:00:00Z">
        <w:r>
          <w:rPr>
            <w:i/>
            <w:iCs/>
          </w:rPr>
          <w:delText xml:space="preserve">Proof</w:delText>
        </w:r>
      </w:del>
      <w:del w:id="3014" w:author="PR Preview" w:date="2026-01-01T00:00:00Z">
        <w:r>
          <w:delText xml:space="preserve">. </w:delText>
        </w:r>
      </w:del>
      <w:del w:id="3015" w:author="PR Preview" w:date="2026-01-01T00:00:00Z">
        <w:r>
          <w:delText xml:space="preserve">The basis spans</w:delText>
        </w:r>
      </w:del>
      <w:del w:id="30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017" w:author="PR Preview" w:date="2026-01-01T00:00:00Z">
        <w:r>
          <w:delText xml:space="preserve">,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so</w:delText>
        </w:r>
      </w:del>
      <w:del w:id="30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for some numbers</w:delText>
        </w:r>
      </w:del>
      <w:del w:id="302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3024" w:author="PR Preview" w:date="2026-01-01T00:00:00Z">
        <w:r>
          <w:delText xml:space="preserve">.</w:delText>
        </w:r>
      </w:del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For each</w:delText>
        </w:r>
      </w:del>
      <w:del w:id="3027" w:author="PR Preview" w:date="2026-01-01T00:00:00Z">
        <w:r>
          <w:delText xml:space="preserve"> </w:delText>
        </w:r>
      </w:del>
      <m:oMath>
        <m:r>
          <m:t>i</m:t>
        </m:r>
      </m:oMath>
      <w:del w:id="302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029" w:author="PR Preview" w:date="2026-01-01T00:00:00Z">
        <w:r>
          <w:delText xml:space="preserve">so each coefficient</w:delText>
        </w:r>
      </w:del>
      <w:del w:id="303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</m:oMath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is</w:delText>
        </w:r>
      </w:del>
      <w:del w:id="303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4" w:author="PR Preview" w:date="2026-01-01T00:00:00Z">
        <w:r>
          <w:delText xml:space="preserve">.</w:delText>
        </w:r>
      </w:del>
    </w:p>
    <w:p>
      <w:pPr>
        <w:pStyle w:val="BodyText"/>
      </w:pPr>
      <w:del w:id="3035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delText xml:space="preserve">With the orthonormal basis</w:delText>
        </w:r>
      </w:del>
      <w:del w:id="303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of</w:delText>
        </w:r>
      </w:del>
      <w:del w:id="304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042" w:author="PR Preview" w:date="2026-01-01T00:00:00Z">
        <w:r>
          <w:delText xml:space="preserve"> </w:delText>
        </w:r>
      </w:del>
      <w:del w:id="3043" w:author="PR Preview" w:date="2026-01-01T00:00:00Z">
        <w:r>
          <w:delText xml:space="preserve">from</w:delText>
        </w:r>
      </w:del>
      <w:del w:id="3044" w:author="PR Preview" w:date="2026-01-01T00:00:00Z">
        <w:r>
          <w:delText xml:space="preserve"> </w:delText>
        </w:r>
      </w:del>
      <w:hyperlink w:anchor="exm-orthonormal-basis">
        <w:del w:id="3045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and</w:delText>
        </w:r>
      </w:del>
      <w:del w:id="30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049" w:author="PR Preview" w:date="2026-01-01T00:00:00Z">
        <w:r>
          <w:delText xml:space="preserve">:</w:delText>
        </w:r>
      </w:del>
      <w:del w:id="305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del w:id="305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del w:id="305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53" w:author="PR Preview" w:date="2026-01-01T00:00:00Z">
        <w:r>
          <w:rPr>
            <w:b/>
            <w:bCs/>
          </w:rPr>
          <w:t xml:space="preserve">Theorem 9 (Coordinates in an orthonormal basis are dot products)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If</w:t>
        </w:r>
      </w:ins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is an orthonormal basis of a subspace</w:t>
        </w:r>
      </w:ins>
      <w:ins w:id="30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(</w:t>
        </w:r>
      </w:ins>
      <w:hyperlink w:anchor="def-orthonormal-basis">
        <w:ins w:id="306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064" w:author="PR Preview" w:date="2026-01-01T00:00:00Z">
        <w:r>
          <w:t xml:space="preserve">), then every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$\mathord{\smash[b]{\underset{\raise.3ex\hbox{$\scriptstyle\sim$}}{x}}\vphantom{x}} \in \mathcal{S}$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satisfies</w:t>
        </w:r>
      </w:ins>
    </w:p>
    <w:p>
      <w:pPr>
        <w:pStyle w:val="BodyText"/>
      </w:pPr>
      <w:ins w:id="3069" w:author="PR Preview" w:date="2026-01-01T00:00:00Z">
        <w:r>
  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  </w:r>
      </w:ins>
    </w:p>
    <w:bookmarkEnd w:id="81"/>
    <w:p>
      <w:pPr>
        <w:pStyle w:val="FirstParagraph"/>
      </w:pPr>
      <w:ins w:id="3070" w:author="PR Preview" w:date="2026-01-01T00:00:00Z">
        <w:r>
          <w:rPr>
            <w:i/>
            <w:iCs/>
          </w:rPr>
          <w:t xml:space="preserve">Proof</w:t>
        </w:r>
      </w:ins>
      <w:ins w:id="3071" w:author="PR Preview" w:date="2026-01-01T00:00:00Z">
        <w:r>
          <w:t xml:space="preserve">. </w:t>
        </w:r>
      </w:ins>
      <w:ins w:id="3072" w:author="PR Preview" w:date="2026-01-01T00:00:00Z">
        <w:r>
          <w:t xml:space="preserve">The basis spans</w:t>
        </w:r>
      </w:ins>
      <w:ins w:id="30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074" w:author="PR Preview" w:date="2026-01-01T00:00:00Z">
        <w:r>
          <w:t xml:space="preserve">,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so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$\mathord{\smash[b]{\underset{\raise.3ex\hbox{$\scriptstyle\sim$}}{x}}\vphantom{x}} = \sum_{j=1}^{k} c_j \mathord{\smash[b]{\underset{\raise.3ex\hbox{$\scriptstyle\sim$}}{q}}\vphantom{q}}_j$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for some numbers</w:t>
        </w:r>
      </w:ins>
      <w:ins w:id="308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082" w:author="PR Preview" w:date="2026-01-01T00:00:00Z">
        <w:r>
          <w:t xml:space="preserve">.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For each</w:t>
        </w:r>
      </w:ins>
      <w:ins w:id="3085" w:author="PR Preview" w:date="2026-01-01T00:00:00Z">
        <w:r>
          <w:t xml:space="preserve"> </w:t>
        </w:r>
      </w:ins>
      <m:oMath>
        <m:r>
          <m:t>i</m:t>
        </m:r>
      </m:oMath>
      <w:ins w:id="3086" w:author="PR Preview" w:date="2026-01-01T00:00:00Z">
        <w:r>
          <w:t xml:space="preserve">,</w:t>
        </w:r>
      </w:ins>
    </w:p>
    <w:p>
      <w:pPr>
        <w:pStyle w:val="BodyText"/>
      </w:pPr>
      <w:ins w:id="3087" w:author="PR Preview" w:date="2026-01-01T00:00:00Z">
        <w:r>
  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  </w:r>
      </w:ins>
    </w:p>
    <w:p>
      <w:pPr>
        <w:pStyle w:val="FirstParagraph"/>
      </w:pPr>
      <w:ins w:id="3088" w:author="PR Preview" w:date="2026-01-01T00:00:00Z">
        <w:r>
          <w:t xml:space="preserve">so each coefficient</w:t>
        </w:r>
      </w:ins>
      <w:ins w:id="308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</m:oMath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is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$\mathord{\smash[b]{\underset{\raise.3ex\hbox{$\scriptstyle\sim$}}{q}}\vphantom{q}}_i \cdot \mathord{\smash[b]{\underset{\raise.3ex\hbox{$\scriptstyle\sim$}}{x}}\vphantom{x}}$</w:t>
        </w:r>
      </w:ins>
      <w:ins w:id="3094" w:author="PR Preview" w:date="2026-01-01T00:00:00Z">
        <w:r>
          <w:t xml:space="preserve">.</w:t>
        </w:r>
      </w:ins>
    </w:p>
    <w:bookmarkStart w:id="82" w:name="exm-orthonormal-expansion"/>
    <w:p>
      <w:pPr>
        <w:pStyle w:val="BodyText"/>
      </w:pPr>
      <w:ins w:id="3095" w:author="PR Preview" w:date="2026-01-01T00:00:00Z">
        <w:r>
          <w:rPr>
            <w:b/>
            <w:bCs/>
          </w:rPr>
          <w:t xml:space="preserve">Example 20 (Expanding a vector in an orthonormal basis)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With the orthonormal basis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of</w:t>
        </w:r>
      </w:ins>
      <w:ins w:id="31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from</w:t>
        </w:r>
      </w:ins>
      <w:ins w:id="3105" w:author="PR Preview" w:date="2026-01-01T00:00:00Z">
        <w:r>
          <w:t xml:space="preserve"> </w:t>
        </w:r>
      </w:ins>
      <w:hyperlink w:anchor="exm-orthonormal-basis">
        <w:ins w:id="310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and</w:t>
        </w:r>
      </w:ins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$\mathord{\smash[b]{\underset{\raise.3ex\hbox{$\scriptstyle\sim$}}{x}}\vphantom{x}} = (1, 2, 3)$</w:t>
        </w:r>
      </w:ins>
      <w:ins w:id="3111" w:author="PR Preview" w:date="2026-01-01T00:00:00Z">
        <w:r>
          <w:t xml:space="preserve">: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3114" w:author="PR Preview" w:date="2026-01-01T00:00:00Z">
        <w:r>
          <w:t xml:space="preserve">,</w:t>
        </w:r>
      </w:ins>
    </w:p>
    <w:p>
      <w:pPr>
        <w:pStyle w:val="BodyText"/>
      </w:pPr>
      <w:ins w:id="3115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  </w:r>
      </w:ins>
    </w:p>
    <w:p>
      <w:pPr>
        <w:pStyle w:val="FirstParagraph"/>
      </w:pPr>
      <w:ins w:id="3116" w:author="PR Preview" w:date="2026-01-01T00:00:00Z">
        <w:r>
          <w:t xml:space="preserve">and</w:t>
        </w:r>
      </w:ins>
    </w:p>
    <w:p>
      <w:pPr>
        <w:pStyle w:val="BodyText"/>
      </w:pPr>
      <w:ins w:id="3117" w:author="PR Preview" w:date="2026-01-01T00:00:00Z">
        <w:r>
  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del w:id="3118" w:author="PR Preview" w:date="2026-01-01T00:00:00Z">
        <w:r>
          <w:delText xml:space="preserve">which is</w:delText>
        </w:r>
      </w:del>
      <w:del w:id="31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0" w:author="PR Preview" w:date="2026-01-01T00:00:00Z">
        <w:r>
          <w:delText xml:space="preserve">, as</w:delText>
        </w:r>
      </w:del>
      <w:del w:id="3121" w:author="PR Preview" w:date="2026-01-01T00:00:00Z">
        <w:r>
          <w:delText xml:space="preserve"> </w:delText>
        </w:r>
      </w:del>
      <w:hyperlink w:anchor="thm-orthonormal-expansion">
        <w:del w:id="312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says.</w:delText>
        </w:r>
      </w:del>
    </w:p>
    <w:p>
      <w:pPr>
        <w:pStyle w:val="BodyText"/>
      </w:pPr>
      <w:del w:id="3125" w:author="PR Preview" w:date="2026-01-01T00:00:00Z">
        <w:r>
          <w:rPr>
            <w:b/>
            <w:bCs/>
          </w:rPr>
          <w:delText xml:space="preserve">Definition 11 (Gram-Schmidt process)</w:delText>
        </w:r>
      </w:del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The</w:delText>
        </w:r>
      </w:del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rPr>
            <w:b/>
            <w:bCs/>
          </w:rPr>
          <w:delText xml:space="preserve">Gram-Schmidt process</w:delText>
        </w:r>
      </w:del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takes vectors</w:delText>
        </w:r>
      </w:del>
      <w:del w:id="31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and, for</w:delText>
        </w:r>
      </w:del>
      <w:del w:id="31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in turn:</w:delText>
        </w:r>
      </w:del>
    </w:p>
    <w:p>
      <w:pPr>
        <w:pStyle w:val="Compact"/>
        <w:numPr>
          <w:ilvl w:val="0"/>
          <w:numId w:val="1020"/>
        </w:numPr>
      </w:pPr>
      <w:del w:id="3138" w:author="PR Preview" w:date="2026-01-01T00:00:00Z">
        <w:r>
          <w:rPr>
            <w:b/>
            <w:bCs/>
          </w:rPr>
          <w:delText xml:space="preserve">Orthogonalize:</w:delText>
        </w:r>
      </w:del>
      <w:del w:id="3139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(for</w:delText>
        </w:r>
      </w:del>
      <w:del w:id="31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</m:oMath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the sum is empty, so</w:delText>
        </w:r>
      </w:del>
      <w:del w:id="3145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146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20"/>
        </w:numPr>
      </w:pPr>
      <w:del w:id="3147" w:author="PR Preview" w:date="2026-01-01T00:00:00Z">
        <w:r>
          <w:rPr>
            <w:b/>
            <w:bCs/>
          </w:rPr>
          <w:delText xml:space="preserve">Test:</w:delText>
        </w:r>
      </w:del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delText xml:space="preserve">if</w:delText>
        </w:r>
      </w:del>
      <w:del w:id="315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51" w:author="PR Preview" w:date="2026-01-01T00:00:00Z">
        <w:r>
          <w:delText xml:space="preserve">, stop;</w:delText>
        </w:r>
      </w:del>
    </w:p>
    <w:p>
      <w:pPr>
        <w:pStyle w:val="Compact"/>
        <w:numPr>
          <w:ilvl w:val="0"/>
          <w:numId w:val="1020"/>
        </w:numPr>
      </w:pPr>
      <w:del w:id="3152" w:author="PR Preview" w:date="2026-01-01T00:00:00Z">
        <w:r>
          <w:rPr>
            <w:b/>
            <w:bCs/>
          </w:rPr>
          <w:delText xml:space="preserve">Normalize:</w:delText>
        </w:r>
      </w:del>
      <w:del w:id="315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del w:id="3154" w:author="PR Preview" w:date="2026-01-01T00:00:00Z">
        <w:r>
          <w:delText xml:space="preserve">.</w:delText>
        </w:r>
      </w:del>
    </w:p>
    <w:p>
      <w:pPr>
        <w:pStyle w:val="FirstParagraph"/>
      </w:pPr>
      <w:del w:id="3155" w:author="PR Preview" w:date="2026-01-01T00:00:00Z">
        <w:r>
          <w:delText xml:space="preserve">The output is the list</w:delText>
        </w:r>
      </w:del>
      <w:del w:id="31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produced before the process stops,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or all</w:delText>
        </w:r>
      </w:del>
      <w:del w:id="3161" w:author="PR Preview" w:date="2026-01-01T00:00:00Z">
        <w:r>
          <w:delText xml:space="preserve"> </w:delText>
        </w:r>
      </w:del>
      <m:oMath>
        <m:r>
          <m:t>k</m:t>
        </m:r>
      </m:oMath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of them if it never stops.</w:delText>
        </w:r>
      </w:del>
    </w:p>
    <w:p>
      <w:pPr>
        <w:pStyle w:val="BodyText"/>
      </w:pPr>
      <w:del w:id="3164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316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166" w:author="PR Preview" w:date="2026-01-01T00:00:00Z">
        <w:r>
          <w:rPr>
            <w:b/>
            <w:bCs/>
          </w:rPr>
          <w:delText xml:space="preserve">)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Let</w:delText>
        </w:r>
      </w:del>
      <w:del w:id="31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and</w:delText>
        </w:r>
      </w:del>
      <w:del w:id="317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173" w:author="PR Preview" w:date="2026-01-01T00:00:00Z">
        <w:r>
          <w:delText xml:space="preserve">.</w:delText>
        </w:r>
      </w:del>
    </w:p>
    <w:p>
      <w:pPr>
        <w:numPr>
          <w:ilvl w:val="0"/>
          <w:numId w:val="1021"/>
        </w:numPr>
      </w:pPr>
      <w:del w:id="3174" w:author="PR Preview" w:date="2026-01-01T00:00:00Z">
        <w:r>
          <w:rPr>
            <w:b/>
            <w:bCs/>
          </w:rPr>
          <w:delText xml:space="preserve">Step 1.</w:delText>
        </w:r>
      </w:del>
      <w:del w:id="3175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76" w:author="PR Preview" w:date="2026-01-01T00:00:00Z">
        <w:r>
          <w:delText xml:space="preserve">, with norm</w:delText>
        </w:r>
      </w:del>
      <w:del w:id="317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3178" w:author="PR Preview" w:date="2026-01-01T00:00:00Z">
        <w:r>
          <w:delText xml:space="preserve">,</w:delText>
        </w:r>
      </w:del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so</w:delText>
        </w:r>
      </w:del>
      <w:del w:id="31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82" w:author="PR Preview" w:date="2026-01-01T00:00:00Z">
        <w:r>
          <w:delText xml:space="preserve">.</w:delText>
        </w:r>
      </w:del>
    </w:p>
    <w:p>
      <w:pPr>
        <w:pStyle w:val="BodyText"/>
      </w:pPr>
      <w:ins w:id="3183" w:author="PR Preview" w:date="2026-01-01T00:00:00Z">
        <w:r>
  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  </w:r>
      </w:ins>
    </w:p>
    <w:p>
      <w:pPr>
        <w:pStyle w:val="FirstParagraph"/>
      </w:pPr>
      <w:ins w:id="3184" w:author="PR Preview" w:date="2026-01-01T00:00:00Z">
        <w:r>
          <w:t xml:space="preserve">which is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$\mathord{\smash[b]{\underset{\raise.3ex\hbox{$\scriptstyle\sim$}}{x}}\vphantom{x}}$</w:t>
        </w:r>
      </w:ins>
      <w:ins w:id="3187" w:author="PR Preview" w:date="2026-01-01T00:00:00Z">
        <w:r>
          <w:t xml:space="preserve">, as</w:t>
        </w:r>
      </w:ins>
      <w:ins w:id="3188" w:author="PR Preview" w:date="2026-01-01T00:00:00Z">
        <w:r>
          <w:t xml:space="preserve"> </w:t>
        </w:r>
      </w:ins>
      <w:hyperlink w:anchor="thm-orthonormal-expansion">
        <w:ins w:id="318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says.</w:t>
        </w:r>
      </w:ins>
    </w:p>
    <w:bookmarkEnd w:id="82"/>
    <w:bookmarkStart w:id="83" w:name="def-gram-schmidt"/>
    <w:p>
      <w:pPr>
        <w:pStyle w:val="BodyText"/>
      </w:pPr>
      <w:ins w:id="3192" w:author="PR Preview" w:date="2026-01-01T00:00:00Z">
        <w:r>
          <w:rPr>
            <w:b/>
            <w:bCs/>
          </w:rPr>
          <w:t xml:space="preserve">Definition 11 (Gram-Schmidt process)</w:t>
        </w:r>
      </w:ins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The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rPr>
            <w:b/>
            <w:bCs/>
          </w:rPr>
          <w:t xml:space="preserve">Gram-Schmidt process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takes vectors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 \in \mathbb{R}^p$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and, for</w:t>
        </w:r>
      </w:ins>
      <w:ins w:id="32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0"/>
        </w:numPr>
      </w:pPr>
      <w:ins w:id="3206" w:author="PR Preview" w:date="2026-01-01T00:00:00Z">
        <w:r>
          <w:rPr>
            <w:b/>
            <w:bCs/>
          </w:rPr>
          <w:t xml:space="preserve">Orthogonalize: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(for</w:t>
        </w:r>
      </w:ins>
      <w:ins w:id="32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the sum is empty, so</w:t>
        </w:r>
      </w:ins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$\mathord{\smash[b]{\underset{\raise.3ex\hbox{$\scriptstyle\sim$}}{q}}\vphantom{q}}'_1 = \mathord{\smash[b]{\underset{\raise.3ex\hbox{$\scriptstyle\sim$}}{a}}\vphantom{a}}_1$</w:t>
        </w:r>
      </w:ins>
      <w:ins w:id="3216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20"/>
        </w:numPr>
      </w:pPr>
      <w:ins w:id="3217" w:author="PR Preview" w:date="2026-01-01T00:00:00Z">
        <w:r>
          <w:rPr>
            <w:b/>
            <w:bCs/>
          </w:rPr>
          <w:t xml:space="preserve">Test: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if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$\mathord{\smash[b]{\underset{\raise.3ex\hbox{$\scriptstyle\sim$}}{q}}\vphantom{q}}'_i = \mathord{\smash[b]{\underset{\raise.3ex\hbox{$\scriptstyle\sim$}}{0}}\vphantom{0}}$</w:t>
        </w:r>
      </w:ins>
      <w:ins w:id="3222" w:author="PR Preview" w:date="2026-01-01T00:00:00Z">
        <w:r>
          <w:t xml:space="preserve">, stop;</w:t>
        </w:r>
      </w:ins>
    </w:p>
    <w:p>
      <w:pPr>
        <w:pStyle w:val="Compact"/>
        <w:numPr>
          <w:ilvl w:val="0"/>
          <w:numId w:val="1020"/>
        </w:numPr>
      </w:pPr>
      <w:ins w:id="3223" w:author="PR Preview" w:date="2026-01-01T00:00:00Z">
        <w:r>
          <w:rPr>
            <w:b/>
            <w:bCs/>
          </w:rPr>
          <w:t xml:space="preserve">Normalize: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  </w:r>
      </w:ins>
      <w:ins w:id="3226" w:author="PR Preview" w:date="2026-01-01T00:00:00Z">
        <w:r>
          <w:t xml:space="preserve">.</w:t>
        </w:r>
      </w:ins>
    </w:p>
    <w:p>
      <w:pPr>
        <w:pStyle w:val="FirstParagraph"/>
      </w:pPr>
      <w:ins w:id="3227" w:author="PR Preview" w:date="2026-01-01T00:00:00Z">
        <w:r>
          <w:t xml:space="preserve">The output is the list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$\mathord{\smash[b]{\underset{\raise.3ex\hbox{$\scriptstyle\sim$}}{q}}\vphantom{q}}_1, \mathord{\smash[b]{\underset{\raise.3ex\hbox{$\scriptstyle\sim$}}{q}}\vphantom{q}}_2, \ldots$</w:t>
        </w:r>
      </w:ins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produced before the process stops,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or all</w:t>
        </w:r>
      </w:ins>
      <w:ins w:id="3234" w:author="PR Preview" w:date="2026-01-01T00:00:00Z">
        <w:r>
          <w:t xml:space="preserve"> </w:t>
        </w:r>
      </w:ins>
      <m:oMath>
        <m:r>
          <m:t>k</m:t>
        </m:r>
      </m:oMath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of them if it never stops.</w:t>
        </w:r>
      </w:ins>
    </w:p>
    <w:bookmarkEnd w:id="83"/>
    <w:bookmarkStart w:id="84" w:name="exm-gram-schmidt"/>
    <w:p>
      <w:pPr>
        <w:pStyle w:val="BodyText"/>
      </w:pPr>
      <w:ins w:id="3237" w:author="PR Preview" w:date="2026-01-01T00:00:00Z">
        <w:r>
          <w:rPr>
            <w:b/>
            <w:bCs/>
          </w:rPr>
          <w:t xml:space="preserve">Example 21 (Two steps of Gram-Schmidt in</w:t>
        </w:r>
      </w:ins>
      <w:ins w:id="323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239" w:author="PR Preview" w:date="2026-01-01T00:00:00Z">
        <w:r>
          <w:rPr>
            <w:b/>
            <w:bCs/>
          </w:rPr>
          <w:t xml:space="preserve">)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Let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$\mathord{\smash[b]{\underset{\raise.3ex\hbox{$\scriptstyle\sim$}}{a}}\vphantom{a}}_1 = (1, 1, 0)$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and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$\mathord{\smash[b]{\underset{\raise.3ex\hbox{$\scriptstyle\sim$}}{a}}\vphantom{a}}_2 = (1, 0, 1)$</w:t>
        </w:r>
      </w:ins>
      <w:ins w:id="3248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ins w:id="3249" w:author="PR Preview" w:date="2026-01-01T00:00:00Z">
        <w:r>
          <w:rPr>
            <w:b/>
            <w:bCs/>
          </w:rPr>
          <w:t xml:space="preserve">Step 1.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$\mathord{\smash[b]{\underset{\raise.3ex\hbox{$\scriptstyle\sim$}}{q}}\vphantom{q}}'_1 = (1, 1, 0)$</w:t>
        </w:r>
      </w:ins>
      <w:ins w:id="3252" w:author="PR Preview" w:date="2026-01-01T00:00:00Z">
        <w:r>
          <w:t xml:space="preserve">, with norm</w:t>
        </w:r>
      </w:ins>
      <w:ins w:id="325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254" w:author="PR Preview" w:date="2026-01-01T00:00:00Z">
        <w:r>
          <w:t xml:space="preserve">,</w:t>
        </w:r>
      </w:ins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so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3259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26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  </w:r>
      </w:ins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pStyle w:val="BodyText"/>
      </w:pPr>
      <w:ins w:id="3261" w:author="PR Preview" w:date="2026-01-01T00:00:00Z">
        <w:r>
  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  </w:r>
      </w:ins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262" w:author="PR Preview" w:date="2026-01-01T00:00:00Z">
        <w:r>
  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  </w:r>
      </w:ins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263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3264" w:author="PR Preview" w:date="2026-01-01T00:00:00Z">
        <w:r>
          <w:delText xml:space="preserve"> </w:delText>
        </w:r>
      </w:del>
      <w:del w:id="3265" w:author="PR Preview" w:date="2026-01-01T00:00:00Z">
        <w:r>
          <w:delText xml:space="preserve">Let</w:delText>
        </w:r>
      </w:del>
      <w:del w:id="32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and</w:delText>
        </w:r>
      </w:del>
      <w:del w:id="32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270" w:author="PR Preview" w:date="2026-01-01T00:00:00Z">
        <w:r>
          <w:delText xml:space="preserve">.</w:delText>
        </w:r>
      </w:del>
      <w:del w:id="3271" w:author="PR Preview" w:date="2026-01-01T00:00:00Z">
        <w:r>
          <w:delText xml:space="preserve"> </w:delText>
        </w:r>
      </w:del>
      <w:del w:id="3272" w:author="PR Preview" w:date="2026-01-01T00:00:00Z">
        <w:r>
          <w:delText xml:space="preserve">Step 1 gives</w:delText>
        </w:r>
      </w:del>
      <w:del w:id="32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274" w:author="PR Preview" w:date="2026-01-01T00:00:00Z">
        <w:r>
          <w:delText xml:space="preserve">.</w:delText>
        </w:r>
      </w:del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In step 2,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27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278" w:author="PR Preview" w:date="2026-01-01T00:00:00Z">
        <w:r>
          <w:delText xml:space="preserve">so the process stops:</w:delText>
        </w:r>
      </w:del>
      <w:del w:id="32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is a multiple of</w:delText>
        </w:r>
      </w:del>
      <w:del w:id="32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283" w:author="PR Preview" w:date="2026-01-01T00:00:00Z">
        <w:r>
          <w:delText xml:space="preserve">.</w:delText>
        </w:r>
      </w:del>
    </w:p>
    <w:p>
      <w:pPr>
        <w:pStyle w:val="BodyText"/>
      </w:pPr>
      <w:del w:id="3284" w:author="PR Preview" w:date="2026-01-01T00:00:00Z">
        <w:r>
          <w:rPr>
            <w:b/>
            <w:bCs/>
          </w:rPr>
          <w:delText xml:space="preserve">Theorem 10 (What Gram-Schmidt produces)</w:delText>
        </w:r>
      </w:del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Run the Gram-Schmidt process (</w:delText>
        </w:r>
      </w:del>
      <w:hyperlink w:anchor="def-gram-schmidt">
        <w:del w:id="328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288" w:author="PR Preview" w:date="2026-01-01T00:00:00Z">
        <w:r>
          <w:delText xml:space="preserve">) on</w:delText>
        </w:r>
      </w:del>
      <w:del w:id="32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9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3291" w:author="PR Preview" w:date="2026-01-01T00:00:00Z">
        <w:r>
          <w:delText xml:space="preserve">If it has produced</w:delText>
        </w:r>
      </w:del>
      <w:del w:id="32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without stopping,</w:delText>
        </w:r>
      </w:del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then</w:delText>
        </w:r>
      </w:del>
      <w:del w:id="329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are orthonormal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and</w:delText>
        </w:r>
      </w:del>
      <w:del w:id="330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30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3304" w:author="PR Preview" w:date="2026-01-01T00:00:00Z">
        <w:r>
          <w:delText xml:space="preserve">If it reaches step</w:delText>
        </w:r>
      </w:del>
      <w:del w:id="3305" w:author="PR Preview" w:date="2026-01-01T00:00:00Z">
        <w:r>
          <w:delText xml:space="preserve"> </w:delText>
        </w:r>
      </w:del>
      <m:oMath>
        <m:r>
          <m:t>i</m:t>
        </m:r>
      </m:oMath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(that is, it did not stop at steps</w:delText>
        </w:r>
      </w:del>
      <w:del w:id="330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del w:id="3309" w:author="PR Preview" w:date="2026-01-01T00:00:00Z">
        <w:r>
          <w:delText xml:space="preserve">),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it stops there</w:delText>
        </w:r>
      </w:del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exactly when</w:delText>
        </w:r>
      </w:del>
      <w:del w:id="33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del w:id="331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3316" w:author="PR Preview" w:date="2026-01-01T00:00:00Z">
        <w:r>
          <w:delText xml:space="preserve">It completes all</w:delText>
        </w:r>
      </w:del>
      <w:del w:id="3317" w:author="PR Preview" w:date="2026-01-01T00:00:00Z">
        <w:r>
          <w:delText xml:space="preserve"> </w:delText>
        </w:r>
      </w:del>
      <m:oMath>
        <m:r>
          <m:t>k</m:t>
        </m:r>
      </m:oMath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steps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exactly when</w:delText>
        </w:r>
      </w:del>
      <w:del w:id="33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are linearly independent;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then</w:delText>
        </w:r>
      </w:del>
      <w:del w:id="332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is an orthonormal basis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of</w:delText>
        </w:r>
      </w:del>
      <w:del w:id="333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(</w:delText>
        </w:r>
      </w:del>
      <w:hyperlink w:anchor="def-orthonormal-basis">
        <w:del w:id="333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336" w:author="PR Preview" w:date="2026-01-01T00:00:00Z">
        <w:r>
          <w:delText xml:space="preserve">).</w:delText>
        </w:r>
      </w:del>
    </w:p>
    <w:p>
      <w:pPr>
        <w:pStyle w:val="FirstParagraph"/>
      </w:pPr>
      <w:del w:id="3337" w:author="PR Preview" w:date="2026-01-01T00:00:00Z">
        <w:r>
          <w:rPr>
            <w:i/>
            <w:iCs/>
          </w:rPr>
          <w:delText xml:space="preserve">Proof</w:delText>
        </w:r>
      </w:del>
      <w:del w:id="3338" w:author="PR Preview" w:date="2026-01-01T00:00:00Z">
        <w:r>
          <w:delText xml:space="preserve">. </w:delText>
        </w:r>
      </w:del>
      <w:del w:id="3339" w:author="PR Preview" w:date="2026-01-01T00:00:00Z">
        <w:r>
          <w:rPr>
            <w:b/>
            <w:bCs/>
          </w:rPr>
          <w:delText xml:space="preserve">Parts 1 and 2, by</w:delText>
        </w:r>
      </w:del>
      <w:del w:id="3340" w:author="PR Preview" w:date="2026-01-01T00:00:00Z">
        <w:r>
          <w:rPr>
            <w:b/>
            <w:bCs/>
          </w:rPr>
          <w:delText xml:space="preserve"> </w:delText>
        </w:r>
      </w:del>
      <w:hyperlink r:id="rId87">
        <w:del w:id="3341" w:author="PR Preview" w:date="2026-01-01T00:00:00Z">
          <w:r>
            <w:rPr>
              <w:rStyle w:val="Hyperlink"/>
              <w:b/>
              <w:bCs/>
            </w:rPr>
            <w:delText xml:space="preserve">induction</w:delText>
          </w:r>
        </w:del>
      </w:hyperlink>
      <w:del w:id="3342" w:author="PR Preview" w:date="2026-01-01T00:00:00Z">
        <w:r>
          <w:rPr>
            <w:b/>
            <w:bCs/>
          </w:rPr>
          <w:delText xml:space="preserve"> </w:delText>
        </w:r>
      </w:del>
      <w:del w:id="3343" w:author="PR Preview" w:date="2026-01-01T00:00:00Z">
        <w:r>
          <w:rPr>
            <w:b/>
            <w:bCs/>
          </w:rPr>
          <w:delText xml:space="preserve">on</w:delText>
        </w:r>
      </w:del>
      <w:del w:id="3344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3345" w:author="PR Preview" w:date="2026-01-01T00:00:00Z">
        <w:r>
          <w:rPr>
            <w:b/>
            <w:bCs/>
          </w:rPr>
          <w:delText xml:space="preserve">.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delText xml:space="preserve">Before step</w:delText>
        </w:r>
      </w:del>
      <w:del w:id="3348" w:author="PR Preview" w:date="2026-01-01T00:00:00Z">
        <w:r>
          <w:delText xml:space="preserve"> </w:delText>
        </w:r>
      </w:del>
      <m:oMath>
        <m:r>
          <m:t>1</m:t>
        </m:r>
      </m:oMath>
      <w:del w:id="3349" w:author="PR Preview" w:date="2026-01-01T00:00:00Z">
        <w:r>
          <w:delText xml:space="preserve">, the list of</w:delText>
        </w:r>
      </w:del>
      <w:del w:id="3350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1" w:author="PR Preview" w:date="2026-01-01T00:00:00Z">
        <w:r>
          <w:delText xml:space="preserve">’s is empty,</w:delText>
        </w:r>
      </w:del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which is orthonormal, and both spans are</w:delText>
        </w:r>
      </w:del>
      <w:del w:id="33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(</w:delText>
        </w:r>
      </w:del>
      <w:hyperlink r:id="rId88">
        <w:del w:id="3357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3358" w:author="PR Preview" w:date="2026-01-01T00:00:00Z">
        <w:r>
          <w:delText xml:space="preserve">).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Suppose part 1 holds after step</w:delText>
        </w:r>
      </w:del>
      <w:del w:id="33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−</m:t>
        </m:r>
        <m:r>
          <m:t>1</m:t>
        </m:r>
      </m:oMath>
      <w:del w:id="3362" w:author="PR Preview" w:date="2026-01-01T00:00:00Z">
        <w:r>
          <w:delText xml:space="preserve">,</w:delText>
        </w:r>
      </w:del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and write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365" w:author="PR Preview" w:date="2026-01-01T00:00:00Z">
        <w:r>
          <w:delText xml:space="preserve">The orthonormal vectors</w:delText>
        </w:r>
      </w:del>
      <w:del w:id="33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67" w:author="PR Preview" w:date="2026-01-01T00:00:00Z">
        <w:r>
          <w:delText xml:space="preserve"> </w:delText>
        </w:r>
      </w:del>
      <w:del w:id="3368" w:author="PR Preview" w:date="2026-01-01T00:00:00Z">
        <w:r>
          <w:delText xml:space="preserve">are linearly independent</w:delText>
        </w:r>
      </w:del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(</w:delText>
        </w:r>
      </w:del>
      <w:hyperlink w:anchor="thm-orthonormal-independent">
        <w:del w:id="337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372" w:author="PR Preview" w:date="2026-01-01T00:00:00Z">
        <w:r>
          <w:delText xml:space="preserve">) and span</w:delText>
        </w:r>
      </w:del>
      <w:del w:id="33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74" w:author="PR Preview" w:date="2026-01-01T00:00:00Z">
        <w:r>
          <w:delText xml:space="preserve">,</w:delText>
        </w:r>
      </w:del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so they are an orthonormal basis of it.</w:delText>
        </w:r>
      </w:del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del w:id="3377" w:author="PR Preview" w:date="2026-01-01T00:00:00Z">
        <w:r>
          <w:rPr>
            <w:i/>
            <w:iCs/>
          </w:rPr>
          <w:delText xml:space="preserve"> </w:delText>
        </w:r>
      </w:del>
      <w:del w:id="3378" w:author="PR Preview" w:date="2026-01-01T00:00:00Z">
        <w:r>
          <w:rPr>
            <w:i/>
            <w:iCs/>
          </w:rPr>
          <w:delText xml:space="preserve">is orthogonal to the earlier</w:delText>
        </w:r>
      </w:del>
      <w:del w:id="3379" w:author="PR Preview" w:date="2026-01-01T00:00:00Z">
        <w:r>
          <w:rPr>
            <w:i/>
            <w:iCs/>
          </w:rP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0" w:author="PR Preview" w:date="2026-01-01T00:00:00Z">
        <w:r>
          <w:rPr>
            <w:i/>
            <w:iCs/>
          </w:rPr>
          <w:delText xml:space="preserve">’s.</w:delText>
        </w:r>
      </w:del>
      <w:del w:id="3381" w:author="PR Preview" w:date="2026-01-01T00:00:00Z">
        <w:r>
          <w:delText xml:space="preserve"> </w:delText>
        </w:r>
      </w:del>
      <w:del w:id="3382" w:author="PR Preview" w:date="2026-01-01T00:00:00Z">
        <w:r>
          <w:delText xml:space="preserve">For each</w:delText>
        </w:r>
      </w:del>
      <w:del w:id="3383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&lt;</m:t>
        </m:r>
        <m:r>
          <m:t>i</m:t>
        </m:r>
      </m:oMath>
      <w:del w:id="338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385" w:author="PR Preview" w:date="2026-01-01T00:00:00Z">
        <w:r>
          <w:rPr>
            <w:i/>
            <w:iCs/>
          </w:rPr>
          <w:delText xml:space="preserve">Part 2 at step</w:delText>
        </w:r>
      </w:del>
      <w:del w:id="3386" w:author="PR Preview" w:date="2026-01-01T00:00:00Z">
        <w:r>
          <w:rPr>
            <w:i/>
            <w:iCs/>
          </w:rPr>
          <w:delText xml:space="preserve"> </w:delText>
        </w:r>
      </w:del>
      <m:oMath>
        <m:r>
          <m:t>i</m:t>
        </m:r>
      </m:oMath>
      <w:del w:id="3387" w:author="PR Preview" w:date="2026-01-01T00:00:00Z">
        <w:r>
          <w:rPr>
            <w:i/>
            <w:iCs/>
          </w:rPr>
          <w:delText xml:space="preserve">.</w:delText>
        </w:r>
      </w:del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If</w:delText>
        </w:r>
      </w:del>
      <w:del w:id="339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1" w:author="PR Preview" w:date="2026-01-01T00:00:00Z">
        <w:r>
          <w:delText xml:space="preserve">, then</w:delText>
        </w:r>
      </w:del>
      <w:del w:id="33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93" w:author="PR Preview" w:date="2026-01-01T00:00:00Z">
        <w:r>
          <w:delText xml:space="preserve">.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Conversely, if</w:delText>
        </w:r>
      </w:del>
      <w:del w:id="339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97" w:author="PR Preview" w:date="2026-01-01T00:00:00Z">
        <w:r>
          <w:delText xml:space="preserve">, then</w:delText>
        </w:r>
      </w:del>
      <w:del w:id="33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(</w:delText>
        </w:r>
      </w:del>
      <w:hyperlink w:anchor="thm-orthonormal-expansion">
        <w:del w:id="340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402" w:author="PR Preview" w:date="2026-01-01T00:00:00Z">
        <w:r>
          <w:delText xml:space="preserve">), so</w:delText>
        </w:r>
      </w:del>
      <w:del w:id="3403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4" w:author="PR Preview" w:date="2026-01-01T00:00:00Z">
        <w:r>
          <w:delText xml:space="preserve">.</w:delText>
        </w:r>
      </w:del>
    </w:p>
    <w:p>
      <w:pPr>
        <w:pStyle w:val="BodyText"/>
      </w:pPr>
      <w:del w:id="3405" w:author="PR Preview" w:date="2026-01-01T00:00:00Z">
        <w:r>
          <w:rPr>
            <w:i/>
            <w:iCs/>
          </w:rPr>
          <w:delText xml:space="preserve">Part 1 at step</w:delText>
        </w:r>
      </w:del>
      <w:del w:id="3406" w:author="PR Preview" w:date="2026-01-01T00:00:00Z">
        <w:r>
          <w:rPr>
            <w:i/>
            <w:iCs/>
          </w:rPr>
          <w:delText xml:space="preserve"> </w:delText>
        </w:r>
      </w:del>
      <m:oMath>
        <m:r>
          <m:t>i</m:t>
        </m:r>
      </m:oMath>
      <w:del w:id="3407" w:author="PR Preview" w:date="2026-01-01T00:00:00Z">
        <w:r>
          <w:rPr>
            <w:i/>
            <w:iCs/>
          </w:rPr>
          <w:delText xml:space="preserve">, if the process does not stop.</w:delText>
        </w:r>
      </w:del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Then</w:delText>
        </w:r>
      </w:del>
      <w:del w:id="341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11" w:author="PR Preview" w:date="2026-01-01T00:00:00Z">
        <w:r>
          <w:delText xml:space="preserve">, so</w:delText>
        </w:r>
      </w:del>
      <w:del w:id="34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3413" w:author="PR Preview" w:date="2026-01-01T00:00:00Z">
        <w:r>
          <w:delText xml:space="preserve">,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and</w:delText>
        </w:r>
      </w:del>
      <w:del w:id="341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has</w:delText>
        </w:r>
      </w:del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norm</w:delText>
        </w:r>
      </w:del>
      <w:del w:id="34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(</w:delText>
        </w:r>
      </w:del>
      <w:hyperlink w:anchor="thm-norm-properties">
        <w:del w:id="342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425" w:author="PR Preview" w:date="2026-01-01T00:00:00Z">
        <w:r>
          <w:delText xml:space="preserve">)</w:delText>
        </w:r>
      </w:del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and for</w:delText>
        </w:r>
      </w:del>
      <w:del w:id="3428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29" w:author="PR Preview" w:date="2026-01-01T00:00:00Z">
        <w:r>
          <w:delText xml:space="preserve">and</w:delText>
        </w:r>
      </w:del>
      <w:del w:id="34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too (</w:delText>
        </w:r>
      </w:del>
      <w:hyperlink r:id="rId12">
        <w:del w:id="3433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3434" w:author="PR Preview" w:date="2026-01-01T00:00:00Z">
        <w:r>
          <w:delText xml:space="preserve">).</w:delText>
        </w:r>
      </w:del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So</w:delText>
        </w:r>
      </w:del>
      <w:del w:id="34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are orthonormal.</w:delText>
        </w:r>
      </w:del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For the spans:</w:delText>
        </w:r>
      </w:del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is in</w:delText>
        </w:r>
      </w:del>
      <w:del w:id="344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445" w:author="PR Preview" w:date="2026-01-01T00:00:00Z">
        <w:r>
          <w:delText xml:space="preserve">,</w:delText>
        </w:r>
      </w:del>
      <w:del w:id="3446" w:author="PR Preview" w:date="2026-01-01T00:00:00Z">
        <w:r>
          <w:delText xml:space="preserve"> </w:delText>
        </w:r>
      </w:del>
      <w:del w:id="3447" w:author="PR Preview" w:date="2026-01-01T00:00:00Z">
        <w:r>
          <w:delText xml:space="preserve">and so is each of</w:delText>
        </w:r>
      </w:del>
      <w:del w:id="344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449" w:author="PR Preview" w:date="2026-01-01T00:00:00Z">
        <w:r>
          <w:delText xml:space="preserve">, which lie in</w:delText>
        </w:r>
      </w:del>
      <w:del w:id="34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45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del w:id="3452" w:author="PR Preview" w:date="2026-01-01T00:00:00Z">
        <w:r>
          <w:delText xml:space="preserve"> </w:delText>
        </w:r>
      </w:del>
      <w:del w:id="3453" w:author="PR Preview" w:date="2026-01-01T00:00:00Z">
        <w:r>
          <w:delText xml:space="preserve">is in</w:delText>
        </w:r>
      </w:del>
      <w:del w:id="345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455" w:author="PR Preview" w:date="2026-01-01T00:00:00Z">
        <w:r>
          <w:delText xml:space="preserve">,</w:delText>
        </w:r>
      </w:del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because each</w:delText>
        </w:r>
      </w:del>
      <w:del w:id="34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with</w:delText>
        </w:r>
      </w:del>
      <w:del w:id="346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&lt;</m:t>
        </m:r>
        <m:r>
          <m:t>i</m:t>
        </m:r>
      </m:oMath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lies in</w:delText>
        </w:r>
      </w:del>
      <w:del w:id="34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465" w:author="PR Preview" w:date="2026-01-01T00:00:00Z">
        <w:r>
          <w:delText xml:space="preserve">;</w:delText>
        </w:r>
      </w:del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and so is each of</w:delText>
        </w:r>
      </w:del>
      <w:del w:id="34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469" w:author="PR Preview" w:date="2026-01-01T00:00:00Z">
        <w:r>
          <w:delText xml:space="preserve">.</w:delText>
        </w:r>
      </w:del>
    </w:p>
    <w:p>
      <w:pPr>
        <w:pStyle w:val="BodyText"/>
      </w:pPr>
      <w:ins w:id="347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  </w:r>
      </w:ins>
    </w:p>
    <w:bookmarkEnd w:id="84"/>
    <w:bookmarkStart w:id="85" w:name="exm-gram-schmidt-stops"/>
    <w:p>
      <w:pPr>
        <w:pStyle w:val="FirstParagraph"/>
      </w:pPr>
      <w:ins w:id="3471" w:author="PR Preview" w:date="2026-01-01T00:00:00Z">
        <w:r>
          <w:rPr>
            <w:b/>
            <w:bCs/>
          </w:rPr>
          <w:t xml:space="preserve">Example 22 (Gram-Schmidt stops on dependent vectors)</w:t>
        </w:r>
      </w:ins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Let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$\mathord{\smash[b]{\underset{\raise.3ex\hbox{$\scriptstyle\sim$}}{a}}\vphantom{a}}_1 = (1, 2)$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and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$\mathord{\smash[b]{\underset{\raise.3ex\hbox{$\scriptstyle\sim$}}{a}}\vphantom{a}}_2 = (2, 4)$</w:t>
        </w:r>
      </w:ins>
      <w:ins w:id="3480" w:author="PR Preview" w:date="2026-01-01T00:00:00Z">
        <w:r>
          <w:t xml:space="preserve">.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Step 1 gives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$\mathord{\smash[b]{\underset{\raise.3ex\hbox{$\scriptstyle\sim$}}{q}}\vphantom{q}}_1 = \tfrac{1}{\sqrt{5}}\,(1, 2)$</w:t>
        </w:r>
      </w:ins>
      <w:ins w:id="3485" w:author="PR Preview" w:date="2026-01-01T00:00:00Z">
        <w:r>
          <w:t xml:space="preserve">.</w:t>
        </w:r>
      </w:ins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In step 2,</w:t>
        </w:r>
      </w:ins>
    </w:p>
    <w:p>
      <w:pPr>
        <w:pStyle w:val="BodyText"/>
      </w:pPr>
      <w:ins w:id="3488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  </w:r>
      </w:ins>
    </w:p>
    <w:p>
      <w:pPr>
        <w:pStyle w:val="FirstParagraph"/>
      </w:pPr>
      <w:ins w:id="3489" w:author="PR Preview" w:date="2026-01-01T00:00:00Z">
        <w:r>
          <w:t xml:space="preserve">and</w:t>
        </w:r>
      </w:ins>
    </w:p>
    <w:p>
      <w:pPr>
        <w:pStyle w:val="BodyText"/>
      </w:pPr>
      <w:ins w:id="3490" w:author="PR Preview" w:date="2026-01-01T00:00:00Z">
        <w:r>
  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  </w:r>
      </w:ins>
    </w:p>
    <w:p>
      <w:pPr>
        <w:pStyle w:val="FirstParagraph"/>
      </w:pPr>
      <w:ins w:id="3491" w:author="PR Preview" w:date="2026-01-01T00:00:00Z">
        <w:r>
          <w:t xml:space="preserve">so the process stops: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$\mathord{\smash[b]{\underset{\raise.3ex\hbox{$\scriptstyle\sim$}}{a}}\vphantom{a}}_2$</w:t>
        </w:r>
      </w:ins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is a multiple of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$\mathord{\smash[b]{\underset{\raise.3ex\hbox{$\scriptstyle\sim$}}{a}}\vphantom{a}}_1$</w:t>
        </w:r>
      </w:ins>
      <w:ins w:id="3498" w:author="PR Preview" w:date="2026-01-01T00:00:00Z">
        <w:r>
          <w:t xml:space="preserve">.</w:t>
        </w:r>
      </w:ins>
    </w:p>
    <w:bookmarkEnd w:id="85"/>
    <w:bookmarkStart w:id="86" w:name="thm-gram-schmidt"/>
    <w:p>
      <w:pPr>
        <w:pStyle w:val="BodyText"/>
      </w:pPr>
      <w:ins w:id="3499" w:author="PR Preview" w:date="2026-01-01T00:00:00Z">
        <w:r>
          <w:rPr>
            <w:b/>
            <w:bCs/>
          </w:rPr>
          <w:t xml:space="preserve">Theorem 10 (What Gram-Schmidt produces)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Run the Gram-Schmidt process (</w:t>
        </w:r>
      </w:ins>
      <w:hyperlink w:anchor="def-gram-schmidt">
        <w:ins w:id="350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503" w:author="PR Preview" w:date="2026-01-01T00:00:00Z">
        <w:r>
          <w:t xml:space="preserve">) on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 \in \mathbb{R}^p$</w:t>
        </w:r>
      </w:ins>
      <w:ins w:id="350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507" w:author="PR Preview" w:date="2026-01-01T00:00:00Z">
        <w:r>
          <w:t xml:space="preserve">If it has produced</w:t>
        </w:r>
      </w:ins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\mathord{\smash[b]{\underset{\raise.3ex\hbox{$\scriptstyle\sim$}}{q}}\vphantom{q}}_i$</w:t>
        </w:r>
      </w:ins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without stopping,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then</w:t>
        </w:r>
      </w:ins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\mathord{\smash[b]{\underset{\raise.3ex\hbox{$\scriptstyle\sim$}}{q}}\vphantom{q}}_i$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are orthonormal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and</w:t>
        </w:r>
      </w:ins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  </w:r>
      </w:ins>
      <w:ins w:id="35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523" w:author="PR Preview" w:date="2026-01-01T00:00:00Z">
        <w:r>
          <w:t xml:space="preserve">If it reaches step</w:t>
        </w:r>
      </w:ins>
      <w:ins w:id="3524" w:author="PR Preview" w:date="2026-01-01T00:00:00Z">
        <w:r>
          <w:t xml:space="preserve"> </w:t>
        </w:r>
      </w:ins>
      <m:oMath>
        <m:r>
          <m:t>i</m:t>
        </m:r>
      </m:oMath>
      <w:ins w:id="3525" w:author="PR Preview" w:date="2026-01-01T00:00:00Z">
        <w:r>
          <w:t xml:space="preserve"> </w:t>
        </w:r>
      </w:ins>
      <w:ins w:id="3526" w:author="PR Preview" w:date="2026-01-01T00:00:00Z">
        <w:r>
          <w:t xml:space="preserve">(that is, it did not stop at steps</w:t>
        </w:r>
      </w:ins>
      <w:ins w:id="35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ins w:id="3528" w:author="PR Preview" w:date="2026-01-01T00:00:00Z">
        <w:r>
          <w:t xml:space="preserve">),</w:t>
        </w:r>
      </w:ins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it stops there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exactly when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  </w:r>
      </w:ins>
      <w:ins w:id="35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536" w:author="PR Preview" w:date="2026-01-01T00:00:00Z">
        <w:r>
          <w:t xml:space="preserve">It completes all</w:t>
        </w:r>
      </w:ins>
      <w:ins w:id="3537" w:author="PR Preview" w:date="2026-01-01T00:00:00Z">
        <w:r>
          <w:t xml:space="preserve"> </w:t>
        </w:r>
      </w:ins>
      <m:oMath>
        <m:r>
          <m:t>k</m:t>
        </m:r>
      </m:oMath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steps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exactly when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are linearly independent;</w:t>
        </w:r>
      </w:ins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then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is an orthonormal basis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of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(</w:t>
        </w:r>
      </w:ins>
      <w:hyperlink w:anchor="def-orthonormal-basis">
        <w:ins w:id="355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559" w:author="PR Preview" w:date="2026-01-01T00:00:00Z">
        <w:r>
          <w:t xml:space="preserve">).</w:t>
        </w:r>
      </w:ins>
    </w:p>
    <w:bookmarkEnd w:id="86"/>
    <w:p>
      <w:pPr>
        <w:pStyle w:val="FirstParagraph"/>
      </w:pPr>
      <w:ins w:id="3560" w:author="PR Preview" w:date="2026-01-01T00:00:00Z">
        <w:r>
          <w:rPr>
            <w:i/>
            <w:iCs/>
          </w:rPr>
          <w:t xml:space="preserve">Proof</w:t>
        </w:r>
      </w:ins>
      <w:ins w:id="3561" w:author="PR Preview" w:date="2026-01-01T00:00:00Z">
        <w:r>
          <w:t xml:space="preserve">. </w:t>
        </w:r>
      </w:ins>
      <w:ins w:id="3562" w:author="PR Preview" w:date="2026-01-01T00:00:00Z">
        <w:r>
          <w:rPr>
            <w:b/>
            <w:bCs/>
          </w:rPr>
          <w:t xml:space="preserve">Parts 1 and 2, by</w:t>
        </w:r>
      </w:ins>
      <w:ins w:id="3563" w:author="PR Preview" w:date="2026-01-01T00:00:00Z">
        <w:r>
          <w:rPr>
            <w:b/>
            <w:bCs/>
          </w:rPr>
          <w:t xml:space="preserve"> </w:t>
        </w:r>
      </w:ins>
      <w:hyperlink r:id="rId87">
        <w:ins w:id="3564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3565" w:author="PR Preview" w:date="2026-01-01T00:00:00Z">
        <w:r>
          <w:rPr>
            <w:b/>
            <w:bCs/>
          </w:rPr>
          <w:t xml:space="preserve"> </w:t>
        </w:r>
      </w:ins>
      <w:ins w:id="3566" w:author="PR Preview" w:date="2026-01-01T00:00:00Z">
        <w:r>
          <w:rPr>
            <w:b/>
            <w:bCs/>
          </w:rPr>
          <w:t xml:space="preserve">on</w:t>
        </w:r>
      </w:ins>
      <w:ins w:id="3567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3568" w:author="PR Preview" w:date="2026-01-01T00:00:00Z">
        <w:r>
          <w:rPr>
            <w:b/>
            <w:bCs/>
          </w:rPr>
          <w:t xml:space="preserve">.</w:t>
        </w:r>
      </w:ins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Before step</w:t>
        </w:r>
      </w:ins>
      <w:ins w:id="3571" w:author="PR Preview" w:date="2026-01-01T00:00:00Z">
        <w:r>
          <w:t xml:space="preserve"> </w:t>
        </w:r>
      </w:ins>
      <m:oMath>
        <m:r>
          <m:t>1</m:t>
        </m:r>
      </m:oMath>
      <w:ins w:id="3572" w:author="PR Preview" w:date="2026-01-01T00:00:00Z">
        <w:r>
          <w:t xml:space="preserve">, the list of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$\mathord{\smash[b]{\underset{\raise.3ex\hbox{$\scriptstyle\sim$}}{q}}\vphantom{q}}$</w:t>
        </w:r>
      </w:ins>
      <w:ins w:id="3575" w:author="PR Preview" w:date="2026-01-01T00:00:00Z">
        <w:r>
          <w:t xml:space="preserve">’s is empty,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which is orthonormal, and both spans are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(</w:t>
        </w:r>
      </w:ins>
      <w:hyperlink r:id="rId88">
        <w:ins w:id="3582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3583" w:author="PR Preview" w:date="2026-01-01T00:00:00Z">
        <w:r>
          <w:t xml:space="preserve">).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t xml:space="preserve">Suppose part 1 holds after step</w:t>
        </w:r>
      </w:ins>
      <w:ins w:id="35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−</m:t>
        </m:r>
        <m:r>
          <m:t>1</m:t>
        </m:r>
      </m:oMath>
      <w:ins w:id="3587" w:author="PR Preview" w:date="2026-01-01T00:00:00Z">
        <w:r>
          <w:t xml:space="preserve">,</w:t>
        </w:r>
      </w:ins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and write</w:t>
        </w:r>
      </w:ins>
    </w:p>
    <w:p>
      <w:pPr>
        <w:pStyle w:val="BodyText"/>
      </w:pPr>
      <w:ins w:id="3590" w:author="PR Preview" w:date="2026-01-01T00:00:00Z">
        <w:r>
  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  </w:r>
      </w:ins>
    </w:p>
    <w:p>
      <w:pPr>
        <w:pStyle w:val="FirstParagraph"/>
      </w:pPr>
      <w:ins w:id="3591" w:author="PR Preview" w:date="2026-01-01T00:00:00Z">
        <w:r>
          <w:t xml:space="preserve">The orthonormal vectors</w:t>
        </w:r>
      </w:ins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\mathord{\smash[b]{\underset{\raise.3ex\hbox{$\scriptstyle\sim$}}{q}}\vphantom{q}}_{i-1}$</w:t>
        </w:r>
      </w:ins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are linearly independent</w:t>
        </w:r>
      </w:ins>
      <w:ins w:id="3596" w:author="PR Preview" w:date="2026-01-01T00:00:00Z">
        <w:r>
          <w:t xml:space="preserve"> </w:t>
        </w:r>
      </w:ins>
      <w:ins w:id="3597" w:author="PR Preview" w:date="2026-01-01T00:00:00Z">
        <w:r>
          <w:t xml:space="preserve">(</w:t>
        </w:r>
      </w:ins>
      <w:hyperlink w:anchor="thm-orthonormal-independent">
        <w:ins w:id="359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599" w:author="PR Preview" w:date="2026-01-01T00:00:00Z">
        <w:r>
          <w:t xml:space="preserve">) and span</w:t>
        </w:r>
      </w:ins>
      <w:ins w:id="36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3601" w:author="PR Preview" w:date="2026-01-01T00:00:00Z">
        <w:r>
          <w:t xml:space="preserve">,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so they are an orthonormal basis of it.</w:t>
        </w:r>
      </w:ins>
    </w:p>
    <w:p>
      <w:pPr>
        <w:pStyle w:val="BodyText"/>
      </w:pPr>
      <w:ins w:id="3604" w:author="PR Preview" w:date="2026-01-01T00:00:00Z">
        <w:r>
          <w:rPr>
            <w:i/>
            <w:iCs/>
          </w:rPr>
          <w:t xml:space="preserve">$\mathord{\smash[b]{\underset{\raise.3ex\hbox{$\scriptstyle\sim$}}{q}}\vphantom{q}}'_i$</w:t>
        </w:r>
      </w:ins>
      <w:ins w:id="3605" w:author="PR Preview" w:date="2026-01-01T00:00:00Z">
        <w:r>
          <w:rPr>
            <w:i/>
            <w:iCs/>
          </w:rPr>
          <w:t xml:space="preserve"> </w:t>
        </w:r>
      </w:ins>
      <w:ins w:id="3606" w:author="PR Preview" w:date="2026-01-01T00:00:00Z">
        <w:r>
          <w:rPr>
            <w:i/>
            <w:iCs/>
          </w:rPr>
          <w:t xml:space="preserve">is orthogonal to the earlier</w:t>
        </w:r>
      </w:ins>
      <w:ins w:id="3607" w:author="PR Preview" w:date="2026-01-01T00:00:00Z">
        <w:r>
          <w:rPr>
            <w:i/>
            <w:iCs/>
          </w:rPr>
          <w:t xml:space="preserve"> </w:t>
        </w:r>
      </w:ins>
      <w:ins w:id="3608" w:author="PR Preview" w:date="2026-01-01T00:00:00Z">
        <w:r>
          <w:rPr>
            <w:i/>
            <w:iCs/>
          </w:rPr>
          <w:t xml:space="preserve">$\mathord{\smash[b]{\underset{\raise.3ex\hbox{$\scriptstyle\sim$}}{q}}\vphantom{q}}$</w:t>
        </w:r>
      </w:ins>
      <w:ins w:id="3609" w:author="PR Preview" w:date="2026-01-01T00:00:00Z">
        <w:r>
          <w:rPr>
            <w:i/>
            <w:iCs/>
          </w:rPr>
          <w:t xml:space="preserve">’s.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For each</w:t>
        </w:r>
      </w:ins>
      <w:ins w:id="361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r>
          <m:t>i</m:t>
        </m:r>
      </m:oMath>
      <w:ins w:id="3613" w:author="PR Preview" w:date="2026-01-01T00:00:00Z">
        <w:r>
          <w:t xml:space="preserve">,</w:t>
        </w:r>
      </w:ins>
    </w:p>
    <w:p>
      <w:pPr>
        <w:pStyle w:val="BodyText"/>
      </w:pPr>
      <w:ins w:id="3614" w:author="PR Preview" w:date="2026-01-01T00:00:00Z">
        <w:r>
  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  </w:r>
      </w:ins>
    </w:p>
    <w:p>
      <w:pPr>
        <w:pStyle w:val="FirstParagraph"/>
      </w:pPr>
      <w:ins w:id="3615" w:author="PR Preview" w:date="2026-01-01T00:00:00Z">
        <w:r>
          <w:rPr>
            <w:i/>
            <w:iCs/>
          </w:rPr>
          <w:t xml:space="preserve">Part 2 at step</w:t>
        </w:r>
      </w:ins>
      <w:ins w:id="3616" w:author="PR Preview" w:date="2026-01-01T00:00:00Z">
        <w:r>
          <w:rPr>
            <w:i/>
            <w:iCs/>
          </w:rPr>
          <w:t xml:space="preserve"> </w:t>
        </w:r>
      </w:ins>
      <m:oMath>
        <m:r>
          <m:t>i</m:t>
        </m:r>
      </m:oMath>
      <w:ins w:id="3617" w:author="PR Preview" w:date="2026-01-01T00:00:00Z">
        <w:r>
          <w:rPr>
            <w:i/>
            <w:iCs/>
          </w:rPr>
          <w:t xml:space="preserve">.</w:t>
        </w:r>
      </w:ins>
      <w:ins w:id="3618" w:author="PR Preview" w:date="2026-01-01T00:00:00Z">
        <w:r>
          <w:t xml:space="preserve"> </w:t>
        </w:r>
      </w:ins>
      <w:ins w:id="3619" w:author="PR Preview" w:date="2026-01-01T00:00:00Z">
        <w:r>
          <w:t xml:space="preserve">If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$\mathord{\smash[b]{\underset{\raise.3ex\hbox{$\scriptstyle\sim$}}{q}}\vphantom{q}}'_i = \mathord{\smash[b]{\underset{\raise.3ex\hbox{$\scriptstyle\sim$}}{0}}\vphantom{0}}$</w:t>
        </w:r>
      </w:ins>
      <w:ins w:id="3622" w:author="PR Preview" w:date="2026-01-01T00:00:00Z">
        <w:r>
          <w:t xml:space="preserve">, then</w:t>
        </w:r>
      </w:ins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  </w:r>
      </w:ins>
      <w:ins w:id="3625" w:author="PR Preview" w:date="2026-01-01T00:00:00Z">
        <w:r>
          <w:t xml:space="preserve">.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Conversely, if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$\mathord{\smash[b]{\underset{\raise.3ex\hbox{$\scriptstyle\sim$}}{a}}\vphantom{a}}_i \in \mathcal{S}_{i-1}$</w:t>
        </w:r>
      </w:ins>
      <w:ins w:id="3630" w:author="PR Preview" w:date="2026-01-01T00:00:00Z">
        <w:r>
          <w:t xml:space="preserve">, then</w:t>
        </w:r>
      </w:ins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(</w:t>
        </w:r>
      </w:ins>
      <w:hyperlink w:anchor="thm-orthonormal-expansion">
        <w:ins w:id="363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636" w:author="PR Preview" w:date="2026-01-01T00:00:00Z">
        <w:r>
          <w:t xml:space="preserve">), so</w:t>
        </w:r>
      </w:ins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$\mathord{\smash[b]{\underset{\raise.3ex\hbox{$\scriptstyle\sim$}}{q}}\vphantom{q}}'_i = \mathord{\smash[b]{\underset{\raise.3ex\hbox{$\scriptstyle\sim$}}{0}}\vphantom{0}}$</w:t>
        </w:r>
      </w:ins>
      <w:ins w:id="3639" w:author="PR Preview" w:date="2026-01-01T00:00:00Z">
        <w:r>
          <w:t xml:space="preserve">.</w:t>
        </w:r>
      </w:ins>
    </w:p>
    <w:p>
      <w:pPr>
        <w:pStyle w:val="BodyText"/>
      </w:pPr>
      <w:ins w:id="3640" w:author="PR Preview" w:date="2026-01-01T00:00:00Z">
        <w:r>
          <w:rPr>
            <w:i/>
            <w:iCs/>
          </w:rPr>
          <w:t xml:space="preserve">Part 1 at step</w:t>
        </w:r>
      </w:ins>
      <w:ins w:id="3641" w:author="PR Preview" w:date="2026-01-01T00:00:00Z">
        <w:r>
          <w:rPr>
            <w:i/>
            <w:iCs/>
          </w:rPr>
          <w:t xml:space="preserve"> </w:t>
        </w:r>
      </w:ins>
      <m:oMath>
        <m:r>
          <m:t>i</m:t>
        </m:r>
      </m:oMath>
      <w:ins w:id="3642" w:author="PR Preview" w:date="2026-01-01T00:00:00Z">
        <w:r>
          <w:rPr>
            <w:i/>
            <w:iCs/>
          </w:rPr>
          <w:t xml:space="preserve">, if the process does not stop.</w:t>
        </w:r>
      </w:ins>
      <w:ins w:id="3643" w:author="PR Preview" w:date="2026-01-01T00:00:00Z">
        <w:r>
          <w:t xml:space="preserve"> </w:t>
        </w:r>
      </w:ins>
      <w:ins w:id="3644" w:author="PR Preview" w:date="2026-01-01T00:00:00Z">
        <w:r>
          <w:t xml:space="preserve">Then</w:t>
        </w:r>
      </w:ins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$\mathord{\smash[b]{\underset{\raise.3ex\hbox{$\scriptstyle\sim$}}{q}}\vphantom{q}}'_i \ne \mathord{\smash[b]{\underset{\raise.3ex\hbox{$\scriptstyle\sim$}}{0}}\vphantom{0}}$</w:t>
        </w:r>
      </w:ins>
      <w:ins w:id="3647" w:author="PR Preview" w:date="2026-01-01T00:00:00Z">
        <w:r>
          <w:t xml:space="preserve">, so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$\mathopen{}\left\lVert\mathord{\smash[b]{\underset{\raise.3ex\hbox{$\scriptstyle\sim$}}{q}}\vphantom{q}}'_i\right\rVert\mathclose{} &gt; 0$</w:t>
        </w:r>
      </w:ins>
      <w:ins w:id="3650" w:author="PR Preview" w:date="2026-01-01T00:00:00Z">
        <w:r>
          <w:t xml:space="preserve">,</w:t>
        </w:r>
      </w:ins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and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has</w:t>
        </w:r>
      </w:ins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norm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(</w:t>
        </w:r>
      </w:ins>
      <w:hyperlink w:anchor="thm-norm-properties">
        <w:ins w:id="366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664" w:author="PR Preview" w:date="2026-01-01T00:00:00Z">
        <w:r>
          <w:t xml:space="preserve">)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and for</w:t>
        </w:r>
      </w:ins>
      <w:ins w:id="366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ins w:id="3668" w:author="PR Preview" w:date="2026-01-01T00:00:00Z">
        <w:r>
  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  </w:r>
      </w:ins>
    </w:p>
    <w:p>
      <w:pPr>
        <w:pStyle w:val="FirstParagraph"/>
      </w:pPr>
      <w:ins w:id="3669" w:author="PR Preview" w:date="2026-01-01T00:00:00Z">
        <w:r>
          <w:t xml:space="preserve">and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$\mathord{\smash[b]{\underset{\raise.3ex\hbox{$\scriptstyle\sim$}}{q}}\vphantom{q}}_i \cdot \mathord{\smash[b]{\underset{\raise.3ex\hbox{$\scriptstyle\sim$}}{q}}\vphantom{q}}_l = 0$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too (</w:t>
        </w:r>
      </w:ins>
      <w:hyperlink r:id="rId12">
        <w:ins w:id="3674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3675" w:author="PR Preview" w:date="2026-01-01T00:00:00Z">
        <w:r>
          <w:t xml:space="preserve">).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So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\mathord{\smash[b]{\underset{\raise.3ex\hbox{$\scriptstyle\sim$}}{q}}\vphantom{q}}_i$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t xml:space="preserve">are orthonormal.</w:t>
        </w:r>
      </w:ins>
      <w:ins w:id="3682" w:author="PR Preview" w:date="2026-01-01T00:00:00Z">
        <w:r>
          <w:t xml:space="preserve"> </w:t>
        </w:r>
      </w:ins>
      <w:ins w:id="3683" w:author="PR Preview" w:date="2026-01-01T00:00:00Z">
        <w:r>
          <w:t xml:space="preserve">For the spans:</w:t>
        </w:r>
      </w:ins>
    </w:p>
    <w:p>
      <w:pPr>
        <w:pStyle w:val="Compact"/>
        <w:numPr>
          <w:ilvl w:val="0"/>
          <w:numId w:val="1023"/>
        </w:numPr>
      </w:pPr>
      <w:ins w:id="3684" w:author="PR Preview" w:date="2026-01-01T00:00:00Z">
        <w:r>
  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is in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  </w:r>
      </w:ins>
      <w:ins w:id="3689" w:author="PR Preview" w:date="2026-01-01T00:00:00Z">
        <w:r>
          <w:t xml:space="preserve">,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and so is each of</w:t>
        </w:r>
      </w:ins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\mathord{\smash[b]{\underset{\raise.3ex\hbox{$\scriptstyle\sim$}}{a}}\vphantom{a}}_{i-1}$</w:t>
        </w:r>
      </w:ins>
      <w:ins w:id="3694" w:author="PR Preview" w:date="2026-01-01T00:00:00Z">
        <w:r>
          <w:t xml:space="preserve">, which lie in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  </w:r>
      </w:ins>
      <w:ins w:id="36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3698" w:author="PR Preview" w:date="2026-01-01T00:00:00Z">
        <w:r>
  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  </w:r>
      </w:ins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is in</w:t>
        </w:r>
      </w:ins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  </w:r>
      </w:ins>
      <w:ins w:id="3703" w:author="PR Preview" w:date="2026-01-01T00:00:00Z">
        <w:r>
          <w:t xml:space="preserve">,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because each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$\mathord{\smash[b]{\underset{\raise.3ex\hbox{$\scriptstyle\sim$}}{q}}\vphantom{q}}_j$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with</w:t>
        </w:r>
      </w:ins>
      <w:ins w:id="371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i</m:t>
        </m:r>
      </m:oMath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lies in</w:t>
        </w:r>
      </w:ins>
      <w:ins w:id="37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3714" w:author="PR Preview" w:date="2026-01-01T00:00:00Z">
        <w:r>
          <w:t xml:space="preserve">;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and so is each of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\mathord{\smash[b]{\underset{\raise.3ex\hbox{$\scriptstyle\sim$}}{q}}\vphantom{q}}_{i-1}$</w:t>
        </w:r>
      </w:ins>
      <w:ins w:id="3719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del w:id="3720" w:author="PR Preview" w:date="2026-01-01T00:00:00Z">
        <w:r>
          <w:rPr>
            <w:b/>
            <w:bCs/>
          </w:rPr>
          <w:delText xml:space="preserve">Part 3.</w:delText>
        </w:r>
      </w:del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If the process completes, then</w:delText>
        </w:r>
      </w:del>
      <w:del w:id="372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of the empty list,</w:delText>
        </w:r>
      </w:del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and for each</w:delText>
        </w:r>
      </w:del>
      <w:del w:id="372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≥</m:t>
        </m:r>
        <m:r>
          <m:t>2</m:t>
        </m:r>
      </m:oMath>
      <w:del w:id="3729" w:author="PR Preview" w:date="2026-01-01T00:00:00Z">
        <w:r>
          <w:delText xml:space="preserve">,</w:delText>
        </w:r>
      </w:del>
      <w:del w:id="37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del w:id="3731" w:author="PR Preview" w:date="2026-01-01T00:00:00Z">
        <w:r>
          <w:delText xml:space="preserve"> </w:delText>
        </w:r>
      </w:del>
      <w:del w:id="3732" w:author="PR Preview" w:date="2026-01-01T00:00:00Z">
        <w:r>
          <w:delText xml:space="preserve">(part 2).</w:delText>
        </w:r>
      </w:del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Applying</w:delText>
        </w:r>
      </w:del>
      <w:del w:id="3735" w:author="PR Preview" w:date="2026-01-01T00:00:00Z">
        <w:r>
          <w:delText xml:space="preserve"> </w:delText>
        </w:r>
      </w:del>
      <w:hyperlink r:id="rId90">
        <w:del w:id="373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3737" w:author="PR Preview" w:date="2026-01-01T00:00:00Z">
        <w:r>
          <w:delText xml:space="preserve"> </w:delText>
        </w:r>
      </w:del>
      <m:oMath>
        <m:r>
          <m:t>k</m:t>
        </m:r>
      </m:oMath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times, starting from the empty list,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shows that</w:delText>
        </w:r>
      </w:del>
      <w:del w:id="374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743" w:author="PR Preview" w:date="2026-01-01T00:00:00Z">
        <w:r>
          <w:delText xml:space="preserve"> </w:delText>
        </w:r>
      </w:del>
      <w:del w:id="3744" w:author="PR Preview" w:date="2026-01-01T00:00:00Z">
        <w:r>
          <w:delText xml:space="preserve">are linearly independent.</w:delText>
        </w:r>
      </w:del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Conversely, if they are linearly independent,</w:delText>
        </w:r>
      </w:del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no</w:delText>
        </w:r>
      </w:del>
      <w:del w:id="37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is a linear combination</w:delText>
        </w:r>
      </w:del>
      <w:del w:id="375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753" w:author="PR Preview" w:date="2026-01-01T00:00:00Z">
        <w:r>
          <w:delText xml:space="preserve"> </w:delText>
        </w:r>
      </w:del>
      <w:del w:id="3754" w:author="PR Preview" w:date="2026-01-01T00:00:00Z">
        <w:r>
          <w:delText xml:space="preserve">of the earlier ones,</w:delText>
        </w:r>
      </w:del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because then</w:delText>
        </w:r>
      </w:del>
      <w:del w:id="375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would be a combination with a nonzero coefficient;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so by part 2 the process never stops.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When it completes,</w:delText>
        </w:r>
      </w:del>
      <w:del w:id="37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are orthonormal, hence linearly independent</w:delText>
        </w:r>
      </w:del>
      <w:del w:id="3767" w:author="PR Preview" w:date="2026-01-01T00:00:00Z">
        <w:r>
          <w:delText xml:space="preserve"> </w:delText>
        </w:r>
      </w:del>
      <w:del w:id="3768" w:author="PR Preview" w:date="2026-01-01T00:00:00Z">
        <w:r>
          <w:delText xml:space="preserve">(</w:delText>
        </w:r>
      </w:del>
      <w:hyperlink w:anchor="thm-orthonormal-independent">
        <w:del w:id="376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770" w:author="PR Preview" w:date="2026-01-01T00:00:00Z">
        <w:r>
          <w:delText xml:space="preserve">),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and span</w:delText>
        </w:r>
      </w:del>
      <w:del w:id="3773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(part 1),</w:delText>
        </w:r>
      </w:del>
      <w:del w:id="3776" w:author="PR Preview" w:date="2026-01-01T00:00:00Z">
        <w:r>
          <w:delText xml:space="preserve"> </w:delText>
        </w:r>
      </w:del>
      <w:del w:id="3777" w:author="PR Preview" w:date="2026-01-01T00:00:00Z">
        <w:r>
          <w:delText xml:space="preserve">so they are an orthonormal basis of it.</w:delText>
        </w:r>
      </w:del>
    </w:p>
    <w:p>
      <w:pPr>
        <w:pStyle w:val="BodyText"/>
      </w:pPr>
      <w:del w:id="3778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377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780" w:author="PR Preview" w:date="2026-01-01T00:00:00Z">
        <w:r>
          <w:rPr>
            <w:b/>
            <w:bCs/>
          </w:rPr>
          <w:delText xml:space="preserve">)</w:delText>
        </w:r>
      </w:del>
      <w:del w:id="3781" w:author="PR Preview" w:date="2026-01-01T00:00:00Z">
        <w:r>
          <w:delText xml:space="preserve"> </w:delText>
        </w:r>
      </w:del>
      <w:del w:id="3782" w:author="PR Preview" w:date="2026-01-01T00:00:00Z">
        <w:r>
          <w:delText xml:space="preserve">Continue</w:delText>
        </w:r>
      </w:del>
      <w:del w:id="3783" w:author="PR Preview" w:date="2026-01-01T00:00:00Z">
        <w:r>
          <w:delText xml:space="preserve"> </w:delText>
        </w:r>
      </w:del>
      <w:hyperlink w:anchor="exm-gram-schmidt">
        <w:del w:id="378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3785" w:author="PR Preview" w:date="2026-01-01T00:00:00Z">
        <w:r>
          <w:delText xml:space="preserve"> </w:delText>
        </w:r>
      </w:del>
      <w:del w:id="3786" w:author="PR Preview" w:date="2026-01-01T00:00:00Z">
        <w:r>
          <w:delText xml:space="preserve">with</w:delText>
        </w:r>
      </w:del>
      <w:del w:id="378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88" w:author="PR Preview" w:date="2026-01-01T00:00:00Z">
        <w:r>
          <w:delText xml:space="preserve">.</w:delText>
        </w:r>
      </w:del>
      <w:del w:id="37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792" w:author="PR Preview" w:date="2026-01-01T00:00:00Z">
        <w:r>
          <w:rPr>
            <w:b/>
            <w:bCs/>
          </w:rPr>
          <w:t xml:space="preserve">Part 3.</w:t>
        </w:r>
      </w:ins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If the process completes, then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$\mathord{\smash[b]{\underset{\raise.3ex\hbox{$\scriptstyle\sim$}}{a}}\vphantom{a}}_1 \notin \operatorname{span}$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of the empty list,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and for each</w:t>
        </w:r>
      </w:ins>
      <w:ins w:id="38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≥</m:t>
        </m:r>
        <m:r>
          <m:t>2</m:t>
        </m:r>
      </m:oMath>
      <w:ins w:id="3802" w:author="PR Preview" w:date="2026-01-01T00:00:00Z">
        <w:r>
          <w:t xml:space="preserve">,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  </w:r>
      </w:ins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(part 2).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Applying</w:t>
        </w:r>
      </w:ins>
      <w:ins w:id="3809" w:author="PR Preview" w:date="2026-01-01T00:00:00Z">
        <w:r>
          <w:t xml:space="preserve"> </w:t>
        </w:r>
      </w:ins>
      <w:hyperlink r:id="rId90">
        <w:ins w:id="3810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3811" w:author="PR Preview" w:date="2026-01-01T00:00:00Z">
        <w:r>
          <w:t xml:space="preserve"> </w:t>
        </w:r>
      </w:ins>
      <m:oMath>
        <m:r>
          <m:t>k</m:t>
        </m:r>
      </m:oMath>
      <w:ins w:id="3812" w:author="PR Preview" w:date="2026-01-01T00:00:00Z">
        <w:r>
          <w:t xml:space="preserve"> </w:t>
        </w:r>
      </w:ins>
      <w:ins w:id="3813" w:author="PR Preview" w:date="2026-01-01T00:00:00Z">
        <w:r>
          <w:t xml:space="preserve">times, starting from the empty list,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shows that</w:t>
        </w:r>
      </w:ins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are linearly independent.</w:t>
        </w:r>
      </w:ins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Conversely, if they are linearly independent,</w:t>
        </w:r>
      </w:ins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no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$\mathord{\smash[b]{\underset{\raise.3ex\hbox{$\scriptstyle\sim$}}{a}}\vphantom{a}}_i$</w:t>
        </w:r>
      </w:ins>
      <w:ins w:id="3826" w:author="PR Preview" w:date="2026-01-01T00:00:00Z">
        <w:r>
          <w:t xml:space="preserve"> </w:t>
        </w:r>
      </w:ins>
      <w:ins w:id="3827" w:author="PR Preview" w:date="2026-01-01T00:00:00Z">
        <w:r>
          <w:t xml:space="preserve">is a linear combination</w:t>
        </w:r>
      </w:ins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$\sum_{j&lt;i} c_j \mathord{\smash[b]{\underset{\raise.3ex\hbox{$\scriptstyle\sim$}}{a}}\vphantom{a}}_j$</w:t>
        </w:r>
      </w:ins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of the earlier ones,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because then</w:t>
        </w:r>
      </w:ins>
      <w:ins w:id="3834" w:author="PR Preview" w:date="2026-01-01T00:00:00Z">
        <w:r>
          <w:t xml:space="preserve"> </w:t>
        </w:r>
      </w:ins>
      <w:ins w:id="3835" w:author="PR Preview" w:date="2026-01-01T00:00:00Z">
        <w:r>
  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would be a combination with a nonzero coefficient;</w:t>
        </w:r>
      </w:ins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so by part 2 the process never stops.</w:t>
        </w:r>
      </w:ins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When it completes,</w:t>
        </w:r>
      </w:ins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are orthonormal, hence linearly independent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(</w:t>
        </w:r>
      </w:ins>
      <w:hyperlink w:anchor="thm-orthonormal-independent">
        <w:ins w:id="384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849" w:author="PR Preview" w:date="2026-01-01T00:00:00Z">
        <w:r>
          <w:t xml:space="preserve">),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and span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(part 1),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so they are an orthonormal basis of it.</w:t>
        </w:r>
      </w:ins>
    </w:p>
    <w:bookmarkStart w:id="91" w:name="exm-thm-gram-schmidt"/>
    <w:p>
      <w:pPr>
        <w:pStyle w:val="BodyText"/>
      </w:pPr>
      <w:ins w:id="3858" w:author="PR Preview" w:date="2026-01-01T00:00:00Z">
        <w:r>
          <w:rPr>
            <w:b/>
            <w:bCs/>
          </w:rPr>
          <w:t xml:space="preserve">Example 23 (Finishing an orthonormal basis of</w:t>
        </w:r>
      </w:ins>
      <w:ins w:id="385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60" w:author="PR Preview" w:date="2026-01-01T00:00:00Z">
        <w:r>
          <w:rPr>
            <w:b/>
            <w:bCs/>
          </w:rPr>
          <w:t xml:space="preserve">)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Continue</w:t>
        </w:r>
      </w:ins>
      <w:ins w:id="3863" w:author="PR Preview" w:date="2026-01-01T00:00:00Z">
        <w:r>
          <w:t xml:space="preserve"> </w:t>
        </w:r>
      </w:ins>
      <w:hyperlink w:anchor="exm-gram-schmidt">
        <w:ins w:id="3864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with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$\mathord{\smash[b]{\underset{\raise.3ex\hbox{$\scriptstyle\sim$}}{a}}\vphantom{a}}_3 = (0, 1, 1)$</w:t>
        </w:r>
      </w:ins>
      <w:ins w:id="3869" w:author="PR Preview" w:date="2026-01-01T00:00:00Z">
        <w:r>
          <w:t xml:space="preserve">.</w:t>
        </w:r>
      </w:ins>
      <w:ins w:id="3870" w:author="PR Preview" w:date="2026-01-01T00:00:00Z">
        <w:r>
          <w:t xml:space="preserve"> </w:t>
        </w:r>
      </w:ins>
      <w:ins w:id="3871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3872" w:author="PR Preview" w:date="2026-01-01T00:00:00Z">
        <w:r>
          <w:t xml:space="preserve"> </w:t>
        </w:r>
      </w:ins>
      <w:ins w:id="3873" w:author="PR Preview" w:date="2026-01-01T00:00:00Z">
        <w:r>
          <w:t xml:space="preserve">and</w:t>
        </w:r>
      </w:ins>
    </w:p>
    <w:p>
      <w:pPr>
        <w:pStyle w:val="BodyText"/>
      </w:pPr>
      <w:ins w:id="3874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875" w:author="PR Preview" w:date="2026-01-01T00:00:00Z">
        <w:r>
          <w:delText xml:space="preserve">with norm</w:delText>
        </w:r>
      </w:del>
      <w:del w:id="387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del w:id="3877" w:author="PR Preview" w:date="2026-01-01T00:00:00Z">
        <w:r>
          <w:delText xml:space="preserve">,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so</w:delText>
        </w:r>
      </w:del>
      <w:del w:id="388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81" w:author="PR Preview" w:date="2026-01-01T00:00:00Z">
        <w:r>
          <w:delText xml:space="preserve">.</w:delText>
        </w:r>
      </w:del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The process did not stop,</w:delText>
        </w:r>
      </w:del>
      <w:del w:id="3884" w:author="PR Preview" w:date="2026-01-01T00:00:00Z">
        <w:r>
          <w:delText xml:space="preserve"> </w:delText>
        </w:r>
      </w:del>
      <w:del w:id="3885" w:author="PR Preview" w:date="2026-01-01T00:00:00Z">
        <w:r>
          <w:delText xml:space="preserve">so by</w:delText>
        </w:r>
      </w:del>
      <w:del w:id="3886" w:author="PR Preview" w:date="2026-01-01T00:00:00Z">
        <w:r>
          <w:delText xml:space="preserve"> </w:delText>
        </w:r>
      </w:del>
      <w:hyperlink w:anchor="thm-gram-schmidt">
        <w:del w:id="388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88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are linearly independent</w:delText>
        </w:r>
      </w:del>
      <w:del w:id="3891" w:author="PR Preview" w:date="2026-01-01T00:00:00Z">
        <w:r>
          <w:delText xml:space="preserve"> </w:delText>
        </w:r>
      </w:del>
      <w:del w:id="3892" w:author="PR Preview" w:date="2026-01-01T00:00:00Z">
        <w:r>
          <w:delText xml:space="preserve">and</w:delText>
        </w:r>
      </w:del>
      <w:del w:id="389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894" w:author="PR Preview" w:date="2026-01-01T00:00:00Z">
        <w:r>
          <w:delText xml:space="preserve"> </w:delText>
        </w:r>
      </w:del>
      <w:del w:id="3895" w:author="PR Preview" w:date="2026-01-01T00:00:00Z">
        <w:r>
          <w:delText xml:space="preserve">is an orthonormal basis of their span.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That span therefore has dimension</w:delText>
        </w:r>
      </w:del>
      <w:del w:id="3898" w:author="PR Preview" w:date="2026-01-01T00:00:00Z">
        <w:r>
          <w:delText xml:space="preserve"> </w:delText>
        </w:r>
      </w:del>
      <m:oMath>
        <m:r>
          <m:t>3</m:t>
        </m:r>
      </m:oMath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(</w:delText>
        </w:r>
      </w:del>
      <w:hyperlink r:id="rId75">
        <w:del w:id="390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3902" w:author="PR Preview" w:date="2026-01-01T00:00:00Z">
        <w:r>
          <w:delText xml:space="preserve">),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so it is</w:delText>
        </w:r>
      </w:del>
      <w:del w:id="39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(</w:delText>
        </w:r>
      </w:del>
      <w:hyperlink r:id="rId76">
        <w:del w:id="3908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3909" w:author="PR Preview" w:date="2026-01-01T00:00:00Z">
        <w:r>
          <w:delText xml:space="preserve">,</w:delText>
        </w:r>
      </w:del>
      <w:del w:id="3910" w:author="PR Preview" w:date="2026-01-01T00:00:00Z">
        <w:r>
          <w:delText xml:space="preserve"> </w:delText>
        </w:r>
      </w:del>
      <w:hyperlink r:id="rId74">
        <w:del w:id="391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3912" w:author="PR Preview" w:date="2026-01-01T00:00:00Z">
        <w:r>
          <w:delText xml:space="preserve">).</w:delText>
        </w:r>
      </w:del>
      <w:del w:id="3913" w:author="PR Preview" w:date="2026-01-01T00:00:00Z">
        <w:r>
          <w:delText xml:space="preserve"> </w:delText>
        </w:r>
      </w:del>
      <w:del w:id="3914" w:author="PR Preview" w:date="2026-01-01T00:00:00Z">
        <w:r>
          <w:delText xml:space="preserve">As a check,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3915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916" w:author="PR Preview" w:date="2026-01-01T00:00:00Z">
        <w:r>
  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  </w:r>
      </w:ins>
    </w:p>
    <w:p>
      <w:pPr>
        <w:pStyle w:val="FirstParagraph"/>
      </w:pPr>
      <w:ins w:id="3917" w:author="PR Preview" w:date="2026-01-01T00:00:00Z">
        <w:r>
          <w:t xml:space="preserve">with norm</w:t>
        </w:r>
      </w:ins>
      <w:ins w:id="391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ins w:id="3919" w:author="PR Preview" w:date="2026-01-01T00:00:00Z">
        <w:r>
          <w:t xml:space="preserve">,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so</w:t>
        </w:r>
      </w:ins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3924" w:author="PR Preview" w:date="2026-01-01T00:00:00Z">
        <w:r>
          <w:t xml:space="preserve">.</w:t>
        </w:r>
      </w:ins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The process did not stop,</w:t>
        </w:r>
      </w:ins>
      <w:ins w:id="3927" w:author="PR Preview" w:date="2026-01-01T00:00:00Z">
        <w:r>
          <w:t xml:space="preserve"> </w:t>
        </w:r>
      </w:ins>
      <w:ins w:id="3928" w:author="PR Preview" w:date="2026-01-01T00:00:00Z">
        <w:r>
          <w:t xml:space="preserve">so by</w:t>
        </w:r>
      </w:ins>
      <w:ins w:id="3929" w:author="PR Preview" w:date="2026-01-01T00:00:00Z">
        <w:r>
          <w:t xml:space="preserve"> </w:t>
        </w:r>
      </w:ins>
      <w:hyperlink w:anchor="thm-gram-schmidt">
        <w:ins w:id="3930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  </w:r>
      </w:ins>
      <w:ins w:id="3933" w:author="PR Preview" w:date="2026-01-01T00:00:00Z">
        <w:r>
          <w:t xml:space="preserve"> </w:t>
        </w:r>
      </w:ins>
      <w:ins w:id="3934" w:author="PR Preview" w:date="2026-01-01T00:00:00Z">
        <w:r>
          <w:t xml:space="preserve">are linearly independent</w:t>
        </w:r>
      </w:ins>
      <w:ins w:id="3935" w:author="PR Preview" w:date="2026-01-01T00:00:00Z">
        <w:r>
          <w:t xml:space="preserve"> </w:t>
        </w:r>
      </w:ins>
      <w:ins w:id="3936" w:author="PR Preview" w:date="2026-01-01T00:00:00Z">
        <w:r>
          <w:t xml:space="preserve">and</w:t>
        </w:r>
      </w:ins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is an orthonormal basis of their span.</w:t>
        </w:r>
      </w:ins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That span therefore has dimension</w:t>
        </w:r>
      </w:ins>
      <w:ins w:id="3943" w:author="PR Preview" w:date="2026-01-01T00:00:00Z">
        <w:r>
          <w:t xml:space="preserve"> </w:t>
        </w:r>
      </w:ins>
      <m:oMath>
        <m:r>
          <m:t>3</m:t>
        </m:r>
      </m:oMath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(</w:t>
        </w:r>
      </w:ins>
      <w:hyperlink r:id="rId75">
        <w:ins w:id="394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947" w:author="PR Preview" w:date="2026-01-01T00:00:00Z">
        <w:r>
          <w:t xml:space="preserve">),</w:t>
        </w:r>
      </w:ins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so it is</w:t>
        </w:r>
      </w:ins>
      <w:ins w:id="39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(</w:t>
        </w:r>
      </w:ins>
      <w:hyperlink r:id="rId76">
        <w:ins w:id="395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954" w:author="PR Preview" w:date="2026-01-01T00:00:00Z">
        <w:r>
          <w:t xml:space="preserve">,</w:t>
        </w:r>
      </w:ins>
      <w:ins w:id="3955" w:author="PR Preview" w:date="2026-01-01T00:00:00Z">
        <w:r>
          <w:t xml:space="preserve"> </w:t>
        </w:r>
      </w:ins>
      <w:hyperlink r:id="rId74">
        <w:ins w:id="395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957" w:author="PR Preview" w:date="2026-01-01T00:00:00Z">
        <w:r>
          <w:t xml:space="preserve">).</w:t>
        </w:r>
      </w:ins>
      <w:ins w:id="3958" w:author="PR Preview" w:date="2026-01-01T00:00:00Z">
        <w:r>
          <w:t xml:space="preserve"> </w:t>
        </w:r>
      </w:ins>
      <w:ins w:id="3959" w:author="PR Preview" w:date="2026-01-01T00:00:00Z">
        <w:r>
          <w:t xml:space="preserve">As a check,</w:t>
        </w:r>
      </w:ins>
    </w:p>
    <w:p>
      <w:pPr>
        <w:pStyle w:val="BodyText"/>
      </w:pPr>
      <w:ins w:id="396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  </w:r>
      </w:ins>
    </w:p>
    <w:p>
      <w:pPr>
        <w:pStyle w:val="FirstParagraph"/>
      </w:pPr>
      <w:ins w:id="3961" w:author="PR Preview" w:date="2026-01-01T00:00:00Z">
        <w:r>
          <w:t xml:space="preserve">and</w:t>
        </w:r>
      </w:ins>
    </w:p>
    <w:p>
      <w:pPr>
        <w:pStyle w:val="BodyText"/>
      </w:pPr>
      <w:ins w:id="3962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  </w:r>
      </w:ins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del w:id="3963" w:author="PR Preview" w:date="2026-01-01T00:00:00Z">
        <w:r>
          <w:rPr>
            <w:i/>
            <w:iCs/>
          </w:rPr>
          <w:delText xml:space="preserve">Proof</w:delText>
        </w:r>
      </w:del>
      <w:del w:id="3964" w:author="PR Preview" w:date="2026-01-01T00:00:00Z">
        <w:r>
          <w:delText xml:space="preserve">. </w:delText>
        </w:r>
      </w:del>
      <w:del w:id="3965" w:author="PR Preview" w:date="2026-01-01T00:00:00Z">
        <w:r>
          <w:delText xml:space="preserve">Let</w:delText>
        </w:r>
      </w:del>
      <w:del w:id="39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be orthonormal.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They are linearly independent (</w:delText>
        </w:r>
      </w:del>
      <w:hyperlink w:anchor="thm-orthonormal-independent">
        <w:del w:id="397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972" w:author="PR Preview" w:date="2026-01-01T00:00:00Z">
        <w:r>
          <w:delText xml:space="preserve">),</w:delText>
        </w:r>
      </w:del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so they extend to a basis</w:delText>
        </w:r>
      </w:del>
      <w:del w:id="397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3976" w:author="PR Preview" w:date="2026-01-01T00:00:00Z">
        <w:r>
          <w:delText xml:space="preserve"> </w:delText>
        </w:r>
      </w:del>
      <w:del w:id="3977" w:author="PR Preview" w:date="2026-01-01T00:00:00Z">
        <w:r>
          <w:delText xml:space="preserve">of</w:delText>
        </w:r>
      </w:del>
      <w:del w:id="39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(</w:delText>
        </w:r>
      </w:del>
      <w:hyperlink r:id="rId93">
        <w:del w:id="398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3982" w:author="PR Preview" w:date="2026-01-01T00:00:00Z">
        <w:r>
          <w:delText xml:space="preserve">).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Run the Gram-Schmidt process on this basis.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It is linearly independent, so the process completes,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and the output is an orthonormal basis of its span, which is</w:delText>
        </w:r>
      </w:del>
      <w:del w:id="39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(</w:delText>
        </w:r>
      </w:del>
      <w:hyperlink w:anchor="thm-gram-schmidt">
        <w:del w:id="3992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993" w:author="PR Preview" w:date="2026-01-01T00:00:00Z">
        <w:r>
          <w:delText xml:space="preserve">, part 3).</w:delText>
        </w:r>
      </w:del>
    </w:p>
    <w:p>
      <w:pPr>
        <w:pStyle w:val="BodyText"/>
      </w:pPr>
      <w:del w:id="3994" w:author="PR Preview" w:date="2026-01-01T00:00:00Z">
        <w:r>
          <w:delText xml:space="preserve">The first</w:delText>
        </w:r>
      </w:del>
      <w:del w:id="3995" w:author="PR Preview" w:date="2026-01-01T00:00:00Z">
        <w:r>
          <w:delText xml:space="preserve"> </w:delText>
        </w:r>
      </w:del>
      <m:oMath>
        <m:r>
          <m:t>r</m:t>
        </m:r>
      </m:oMath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outputs are</w:delText>
        </w:r>
      </w:del>
      <w:del w:id="39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themselves,</w:delText>
        </w:r>
      </w:del>
      <w:del w:id="4001" w:author="PR Preview" w:date="2026-01-01T00:00:00Z">
        <w:r>
          <w:delText xml:space="preserve"> </w:delText>
        </w:r>
      </w:del>
      <w:del w:id="4002" w:author="PR Preview" w:date="2026-01-01T00:00:00Z">
        <w:r>
          <w:delText xml:space="preserve">by</w:delText>
        </w:r>
      </w:del>
      <w:del w:id="4003" w:author="PR Preview" w:date="2026-01-01T00:00:00Z">
        <w:r>
          <w:delText xml:space="preserve"> </w:delText>
        </w:r>
      </w:del>
      <w:hyperlink r:id="rId87">
        <w:del w:id="4004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on</w:delText>
        </w:r>
      </w:del>
      <w:del w:id="400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4008" w:author="PR Preview" w:date="2026-01-01T00:00:00Z">
        <w:r>
          <w:delText xml:space="preserve">.</w:delText>
        </w:r>
      </w:del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Suppose the outputs before step</w:delText>
        </w:r>
      </w:del>
      <w:del w:id="4011" w:author="PR Preview" w:date="2026-01-01T00:00:00Z">
        <w:r>
          <w:delText xml:space="preserve"> </w:delText>
        </w:r>
      </w:del>
      <m:oMath>
        <m:r>
          <m:t>i</m:t>
        </m:r>
      </m:oMath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are</w:delText>
        </w:r>
      </w:del>
      <w:del w:id="40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(for</w:delText>
        </w:r>
      </w:del>
      <w:del w:id="40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</m:oMath>
      <w:del w:id="4018" w:author="PR Preview" w:date="2026-01-01T00:00:00Z">
        <w:r>
          <w:delText xml:space="preserve"> </w:delText>
        </w:r>
      </w:del>
      <w:del w:id="4019" w:author="PR Preview" w:date="2026-01-01T00:00:00Z">
        <w:r>
          <w:delText xml:space="preserve">there are none, and the sum below is empty).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20" w:author="PR Preview" w:date="2026-01-01T00:00:00Z">
        <w:r>
          <w:delText xml:space="preserve">because each</w:delText>
        </w:r>
      </w:del>
      <w:del w:id="402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4022" w:author="PR Preview" w:date="2026-01-01T00:00:00Z">
        <w:r>
          <w:delText xml:space="preserve">;</w:delText>
        </w:r>
      </w:del>
      <w:del w:id="4023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24" w:author="PR Preview" w:date="2026-01-01T00:00:00Z">
        <w:r>
          <w:delText xml:space="preserve">, because</w:delText>
        </w:r>
      </w:del>
      <w:del w:id="40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26" w:author="PR Preview" w:date="2026-01-01T00:00:00Z">
        <w:r>
          <w:delText xml:space="preserve">,</w:delText>
        </w:r>
      </w:del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so the process does not stop;</w:delText>
        </w:r>
      </w:del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031" w:author="PR Preview" w:date="2026-01-01T00:00:00Z">
        <w:r>
          <w:rPr>
            <w:i/>
            <w:iCs/>
          </w:rPr>
          <w:t xml:space="preserve">Proof</w:t>
        </w:r>
      </w:ins>
      <w:ins w:id="4032" w:author="PR Preview" w:date="2026-01-01T00:00:00Z">
        <w:r>
          <w:t xml:space="preserve">. </w:t>
        </w:r>
      </w:ins>
      <w:ins w:id="4033" w:author="PR Preview" w:date="2026-01-01T00:00:00Z">
        <w:r>
          <w:t xml:space="preserve">Let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\mathord{\smash[b]{\underset{\raise.3ex\hbox{$\scriptstyle\sim$}}{u}}\vphantom{u}}_r \in \mathcal{S}$</w:t>
        </w:r>
      </w:ins>
      <w:ins w:id="4036" w:author="PR Preview" w:date="2026-01-01T00:00:00Z">
        <w:r>
          <w:t xml:space="preserve"> </w:t>
        </w:r>
      </w:ins>
      <w:ins w:id="4037" w:author="PR Preview" w:date="2026-01-01T00:00:00Z">
        <w:r>
          <w:t xml:space="preserve">be orthonormal.</w:t>
        </w:r>
      </w:ins>
      <w:ins w:id="4038" w:author="PR Preview" w:date="2026-01-01T00:00:00Z">
        <w:r>
          <w:t xml:space="preserve"> </w:t>
        </w:r>
      </w:ins>
      <w:ins w:id="4039" w:author="PR Preview" w:date="2026-01-01T00:00:00Z">
        <w:r>
          <w:t xml:space="preserve">They are linearly independent (</w:t>
        </w:r>
      </w:ins>
      <w:hyperlink w:anchor="thm-orthonormal-independent">
        <w:ins w:id="404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041" w:author="PR Preview" w:date="2026-01-01T00:00:00Z">
        <w:r>
          <w:t xml:space="preserve">),</w:t>
        </w:r>
      </w:ins>
      <w:ins w:id="4042" w:author="PR Preview" w:date="2026-01-01T00:00:00Z">
        <w:r>
          <w:t xml:space="preserve"> </w:t>
        </w:r>
      </w:ins>
      <w:ins w:id="4043" w:author="PR Preview" w:date="2026-01-01T00:00:00Z">
        <w:r>
          <w:t xml:space="preserve">so they extend to a basis</w:t>
        </w:r>
      </w:ins>
      <w:ins w:id="4044" w:author="PR Preview" w:date="2026-01-01T00:00:00Z">
        <w:r>
          <w:t xml:space="preserve"> </w:t>
        </w:r>
      </w:ins>
      <w:ins w:id="4045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  </w:r>
      </w:ins>
      <w:ins w:id="4046" w:author="PR Preview" w:date="2026-01-01T00:00:00Z">
        <w:r>
          <w:t xml:space="preserve"> </w:t>
        </w:r>
      </w:ins>
      <w:ins w:id="4047" w:author="PR Preview" w:date="2026-01-01T00:00:00Z">
        <w:r>
          <w:t xml:space="preserve">of</w:t>
        </w:r>
      </w:ins>
      <w:ins w:id="40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049" w:author="PR Preview" w:date="2026-01-01T00:00:00Z">
        <w:r>
          <w:t xml:space="preserve"> </w:t>
        </w:r>
      </w:ins>
      <w:ins w:id="4050" w:author="PR Preview" w:date="2026-01-01T00:00:00Z">
        <w:r>
          <w:t xml:space="preserve">(</w:t>
        </w:r>
      </w:ins>
      <w:hyperlink r:id="rId93">
        <w:ins w:id="4051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4052" w:author="PR Preview" w:date="2026-01-01T00:00:00Z">
        <w:r>
          <w:t xml:space="preserve">).</w:t>
        </w:r>
      </w:ins>
      <w:ins w:id="4053" w:author="PR Preview" w:date="2026-01-01T00:00:00Z">
        <w:r>
          <w:t xml:space="preserve"> </w:t>
        </w:r>
      </w:ins>
      <w:ins w:id="4054" w:author="PR Preview" w:date="2026-01-01T00:00:00Z">
        <w:r>
          <w:t xml:space="preserve">Run the Gram-Schmidt process on this basis.</w:t>
        </w:r>
      </w:ins>
      <w:ins w:id="4055" w:author="PR Preview" w:date="2026-01-01T00:00:00Z">
        <w:r>
          <w:t xml:space="preserve"> </w:t>
        </w:r>
      </w:ins>
      <w:ins w:id="4056" w:author="PR Preview" w:date="2026-01-01T00:00:00Z">
        <w:r>
          <w:t xml:space="preserve">It is linearly independent, so the process completes,</w:t>
        </w:r>
      </w:ins>
      <w:ins w:id="4057" w:author="PR Preview" w:date="2026-01-01T00:00:00Z">
        <w:r>
          <w:t xml:space="preserve"> </w:t>
        </w:r>
      </w:ins>
      <w:ins w:id="4058" w:author="PR Preview" w:date="2026-01-01T00:00:00Z">
        <w:r>
          <w:t xml:space="preserve">and the output is an orthonormal basis of its span, which is</w:t>
        </w:r>
      </w:ins>
      <w:ins w:id="40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060" w:author="PR Preview" w:date="2026-01-01T00:00:00Z">
        <w:r>
          <w:t xml:space="preserve"> </w:t>
        </w:r>
      </w:ins>
      <w:ins w:id="4061" w:author="PR Preview" w:date="2026-01-01T00:00:00Z">
        <w:r>
          <w:t xml:space="preserve">(</w:t>
        </w:r>
      </w:ins>
      <w:hyperlink w:anchor="thm-gram-schmidt">
        <w:ins w:id="406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4063" w:author="PR Preview" w:date="2026-01-01T00:00:00Z">
        <w:r>
          <w:t xml:space="preserve">, part 3).</w:t>
        </w:r>
      </w:ins>
    </w:p>
    <w:p>
      <w:pPr>
        <w:pStyle w:val="BodyText"/>
      </w:pPr>
      <w:ins w:id="4064" w:author="PR Preview" w:date="2026-01-01T00:00:00Z">
        <w:r>
          <w:t xml:space="preserve">The first</w:t>
        </w:r>
      </w:ins>
      <w:ins w:id="4065" w:author="PR Preview" w:date="2026-01-01T00:00:00Z">
        <w:r>
          <w:t xml:space="preserve"> </w:t>
        </w:r>
      </w:ins>
      <m:oMath>
        <m:r>
          <m:t>r</m:t>
        </m:r>
      </m:oMath>
      <w:ins w:id="4066" w:author="PR Preview" w:date="2026-01-01T00:00:00Z">
        <w:r>
          <w:t xml:space="preserve"> </w:t>
        </w:r>
      </w:ins>
      <w:ins w:id="4067" w:author="PR Preview" w:date="2026-01-01T00:00:00Z">
        <w:r>
          <w:t xml:space="preserve">outputs are</w:t>
        </w:r>
      </w:ins>
      <w:ins w:id="4068" w:author="PR Preview" w:date="2026-01-01T00:00:00Z">
        <w:r>
          <w:t xml:space="preserve"> </w:t>
        </w:r>
      </w:ins>
      <w:ins w:id="4069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\mathord{\smash[b]{\underset{\raise.3ex\hbox{$\scriptstyle\sim$}}{u}}\vphantom{u}}_r$</w:t>
        </w:r>
      </w:ins>
      <w:ins w:id="4070" w:author="PR Preview" w:date="2026-01-01T00:00:00Z">
        <w:r>
          <w:t xml:space="preserve"> </w:t>
        </w:r>
      </w:ins>
      <w:ins w:id="4071" w:author="PR Preview" w:date="2026-01-01T00:00:00Z">
        <w:r>
          <w:t xml:space="preserve">themselves,</w:t>
        </w:r>
      </w:ins>
      <w:ins w:id="4072" w:author="PR Preview" w:date="2026-01-01T00:00:00Z">
        <w:r>
          <w:t xml:space="preserve"> </w:t>
        </w:r>
      </w:ins>
      <w:ins w:id="4073" w:author="PR Preview" w:date="2026-01-01T00:00:00Z">
        <w:r>
          <w:t xml:space="preserve">by</w:t>
        </w:r>
      </w:ins>
      <w:ins w:id="4074" w:author="PR Preview" w:date="2026-01-01T00:00:00Z">
        <w:r>
          <w:t xml:space="preserve"> </w:t>
        </w:r>
      </w:ins>
      <w:hyperlink r:id="rId87">
        <w:ins w:id="4075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on</w:t>
        </w:r>
      </w:ins>
      <w:ins w:id="40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4079" w:author="PR Preview" w:date="2026-01-01T00:00:00Z">
        <w:r>
          <w:t xml:space="preserve">.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Suppose the outputs before step</w:t>
        </w:r>
      </w:ins>
      <w:ins w:id="4082" w:author="PR Preview" w:date="2026-01-01T00:00:00Z">
        <w:r>
          <w:t xml:space="preserve"> </w:t>
        </w:r>
      </w:ins>
      <m:oMath>
        <m:r>
          <m:t>i</m:t>
        </m:r>
      </m:oMath>
      <w:ins w:id="4083" w:author="PR Preview" w:date="2026-01-01T00:00:00Z">
        <w:r>
          <w:t xml:space="preserve"> </w:t>
        </w:r>
      </w:ins>
      <w:ins w:id="4084" w:author="PR Preview" w:date="2026-01-01T00:00:00Z">
        <w:r>
          <w:t xml:space="preserve">are</w:t>
        </w:r>
      </w:ins>
      <w:ins w:id="4085" w:author="PR Preview" w:date="2026-01-01T00:00:00Z">
        <w:r>
          <w:t xml:space="preserve"> </w:t>
        </w:r>
      </w:ins>
      <w:ins w:id="4086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\mathord{\smash[b]{\underset{\raise.3ex\hbox{$\scriptstyle\sim$}}{u}}\vphantom{u}}_{i-1}$</w:t>
        </w:r>
      </w:ins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(for</w:t>
        </w:r>
      </w:ins>
      <w:ins w:id="408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there are none, and the sum below is empty). Then</w:t>
        </w:r>
      </w:ins>
    </w:p>
    <w:p>
      <w:pPr>
        <w:pStyle w:val="BodyText"/>
      </w:pPr>
      <w:ins w:id="4092" w:author="PR Preview" w:date="2026-01-01T00:00:00Z">
        <w:r>
  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  </w:r>
      </w:ins>
    </w:p>
    <w:p>
      <w:pPr>
        <w:pStyle w:val="FirstParagraph"/>
      </w:pPr>
      <w:ins w:id="4093" w:author="PR Preview" w:date="2026-01-01T00:00:00Z">
        <w:r>
          <w:t xml:space="preserve">because each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$\mathord{\smash[b]{\underset{\raise.3ex\hbox{$\scriptstyle\sim$}}{u}}\vphantom{u}}_j \cdot \mathord{\smash[b]{\underset{\raise.3ex\hbox{$\scriptstyle\sim$}}{u}}\vphantom{u}}_i = 0$</w:t>
        </w:r>
      </w:ins>
      <w:ins w:id="4096" w:author="PR Preview" w:date="2026-01-01T00:00:00Z">
        <w:r>
          <w:t xml:space="preserve">;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  </w:r>
      </w:ins>
      <w:ins w:id="4099" w:author="PR Preview" w:date="2026-01-01T00:00:00Z">
        <w:r>
          <w:t xml:space="preserve">, because</w:t>
        </w:r>
      </w:ins>
      <w:ins w:id="4100" w:author="PR Preview" w:date="2026-01-01T00:00:00Z">
        <w:r>
          <w:t xml:space="preserve"> </w:t>
        </w:r>
      </w:ins>
      <w:ins w:id="4101" w:author="PR Preview" w:date="2026-01-01T00:00:00Z">
        <w:r>
          <w:t xml:space="preserve">$\mathopen{}\left\lVert\mathord{\smash[b]{\underset{\raise.3ex\hbox{$\scriptstyle\sim$}}{u}}\vphantom{u}}_i\right\rVert\mathclose{} = 1$</w:t>
        </w:r>
      </w:ins>
      <w:ins w:id="4102" w:author="PR Preview" w:date="2026-01-01T00:00:00Z">
        <w:r>
          <w:t xml:space="preserve">,</w:t>
        </w:r>
      </w:ins>
      <w:ins w:id="4103" w:author="PR Preview" w:date="2026-01-01T00:00:00Z">
        <w:r>
          <w:t xml:space="preserve"> </w:t>
        </w:r>
      </w:ins>
      <w:ins w:id="4104" w:author="PR Preview" w:date="2026-01-01T00:00:00Z">
        <w:r>
          <w:t xml:space="preserve">so the process does not stop;</w:t>
        </w:r>
      </w:ins>
      <w:ins w:id="4105" w:author="PR Preview" w:date="2026-01-01T00:00:00Z">
        <w:r>
          <w:t xml:space="preserve"> </w:t>
        </w:r>
      </w:ins>
      <w:ins w:id="4106" w:author="PR Preview" w:date="2026-01-01T00:00:00Z">
        <w:r>
          <w:t xml:space="preserve">and</w:t>
        </w:r>
      </w:ins>
    </w:p>
    <w:p>
      <w:pPr>
        <w:pStyle w:val="BodyText"/>
      </w:pPr>
      <w:ins w:id="4107" w:author="PR Preview" w:date="2026-01-01T00:00:00Z">
        <w:r>
  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  </w:r>
      </w:ins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del w:id="4108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41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10" w:author="PR Preview" w:date="2026-01-01T00:00:00Z">
        <w:r>
          <w:rPr>
            <w:b/>
            <w:bCs/>
          </w:rPr>
          <w:delText xml:space="preserve">)</w:delText>
        </w:r>
      </w:del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Start from the unit vector</w:delText>
        </w:r>
      </w:del>
      <w:del w:id="41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114" w:author="PR Preview" w:date="2026-01-01T00:00:00Z">
        <w:r>
          <w:delText xml:space="preserve">.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Extend it to a basis of</w:delText>
        </w:r>
      </w:del>
      <w:del w:id="41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as in</w:delText>
        </w:r>
      </w:del>
      <w:del w:id="4120" w:author="PR Preview" w:date="2026-01-01T00:00:00Z">
        <w:r>
          <w:delText xml:space="preserve"> </w:delText>
        </w:r>
      </w:del>
      <w:hyperlink r:id="rId94">
        <w:del w:id="4121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4122" w:author="PR Preview" w:date="2026-01-01T00:00:00Z">
        <w:r>
          <w:delText xml:space="preserve">,</w:delText>
        </w:r>
      </w:del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starting from the empty list:</w:delText>
        </w:r>
      </w:del>
      <w:del w:id="41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26" w:author="PR Preview" w:date="2026-01-01T00:00:00Z">
        <w:r>
          <w:delText xml:space="preserve"> </w:delText>
        </w:r>
      </w:del>
      <w:del w:id="4127" w:author="PR Preview" w:date="2026-01-01T00:00:00Z">
        <w:r>
          <w:delText xml:space="preserve">is not in the span of the empty list,</w:delText>
        </w:r>
      </w:del>
      <w:del w:id="41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129" w:author="PR Preview" w:date="2026-01-01T00:00:00Z">
        <w:r>
          <w:delText xml:space="preserve">, because</w:delText>
        </w:r>
      </w:del>
      <w:del w:id="41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131" w:author="PR Preview" w:date="2026-01-01T00:00:00Z">
        <w:r>
          <w:delText xml:space="preserve">;</w:delText>
        </w:r>
      </w:del>
      <w:del w:id="41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is not in</w:delText>
        </w:r>
      </w:del>
      <w:del w:id="413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4136" w:author="PR Preview" w:date="2026-01-01T00:00:00Z">
        <w:r>
          <w:delText xml:space="preserve">,</w:delText>
        </w:r>
      </w:del>
      <w:del w:id="4137" w:author="PR Preview" w:date="2026-01-01T00:00:00Z">
        <w:r>
          <w:delText xml:space="preserve"> </w:delText>
        </w:r>
      </w:del>
      <w:del w:id="4138" w:author="PR Preview" w:date="2026-01-01T00:00:00Z">
        <w:r>
          <w:delText xml:space="preserve">because every multiple of</w:delText>
        </w:r>
      </w:del>
      <w:del w:id="413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40" w:author="PR Preview" w:date="2026-01-01T00:00:00Z">
        <w:r>
          <w:delText xml:space="preserve"> </w:delText>
        </w:r>
      </w:del>
      <w:del w:id="4141" w:author="PR Preview" w:date="2026-01-01T00:00:00Z">
        <w:r>
          <w:delText xml:space="preserve">has equal first and second entries,</w:delText>
        </w:r>
      </w:del>
      <w:del w:id="4142" w:author="PR Preview" w:date="2026-01-01T00:00:00Z">
        <w:r>
          <w:delText xml:space="preserve"> </w:delText>
        </w:r>
      </w:del>
      <w:del w:id="4143" w:author="PR Preview" w:date="2026-01-01T00:00:00Z">
        <w:r>
          <w:delText xml:space="preserve">and</w:delText>
        </w:r>
      </w:del>
      <w:del w:id="41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45" w:author="PR Preview" w:date="2026-01-01T00:00:00Z">
        <w:r>
          <w:delText xml:space="preserve"> </w:delText>
        </w:r>
      </w:del>
      <w:del w:id="4146" w:author="PR Preview" w:date="2026-01-01T00:00:00Z">
        <w:r>
          <w:delText xml:space="preserve">is not in</w:delText>
        </w:r>
      </w:del>
      <w:del w:id="4147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148" w:author="PR Preview" w:date="2026-01-01T00:00:00Z">
        <w:r>
          <w:delText xml:space="preserve">,</w:delText>
        </w:r>
      </w:del>
      <w:del w:id="4149" w:author="PR Preview" w:date="2026-01-01T00:00:00Z">
        <w:r>
          <w:delText xml:space="preserve"> </w:delText>
        </w:r>
      </w:del>
      <w:del w:id="4150" w:author="PR Preview" w:date="2026-01-01T00:00:00Z">
        <w:r>
          <w:delText xml:space="preserve">because every combination of those two vectors has third entry</w:delText>
        </w:r>
      </w:del>
      <w:del w:id="4151" w:author="PR Preview" w:date="2026-01-01T00:00:00Z">
        <w:r>
          <w:delText xml:space="preserve"> </w:delText>
        </w:r>
      </w:del>
      <m:oMath>
        <m:r>
          <m:t>0</m:t>
        </m:r>
      </m:oMath>
      <w:del w:id="4152" w:author="PR Preview" w:date="2026-01-01T00:00:00Z">
        <w:r>
          <w:delText xml:space="preserve">.</w:delText>
        </w:r>
      </w:del>
      <w:del w:id="4153" w:author="PR Preview" w:date="2026-01-01T00:00:00Z">
        <w:r>
          <w:delText xml:space="preserve"> </w:delText>
        </w:r>
      </w:del>
      <w:del w:id="4154" w:author="PR Preview" w:date="2026-01-01T00:00:00Z">
        <w:r>
          <w:delText xml:space="preserve">So</w:delText>
        </w:r>
      </w:del>
      <w:del w:id="415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56" w:author="PR Preview" w:date="2026-01-01T00:00:00Z">
        <w:r>
          <w:delText xml:space="preserve"> </w:delText>
        </w:r>
      </w:del>
      <w:del w:id="4157" w:author="PR Preview" w:date="2026-01-01T00:00:00Z">
        <w:r>
          <w:delText xml:space="preserve">are linearly independent (</w:delText>
        </w:r>
      </w:del>
      <w:hyperlink r:id="rId90">
        <w:del w:id="4158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4159" w:author="PR Preview" w:date="2026-01-01T00:00:00Z">
        <w:r>
          <w:delText xml:space="preserve">),</w:delText>
        </w:r>
      </w:del>
      <w:del w:id="4160" w:author="PR Preview" w:date="2026-01-01T00:00:00Z">
        <w:r>
          <w:delText xml:space="preserve"> </w:delText>
        </w:r>
      </w:del>
      <w:del w:id="4161" w:author="PR Preview" w:date="2026-01-01T00:00:00Z">
        <w:r>
          <w:delText xml:space="preserve">and three linearly independent vectors in</w:delText>
        </w:r>
      </w:del>
      <w:del w:id="41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are a basis of it</w:delText>
        </w:r>
      </w:del>
      <w:del w:id="4165" w:author="PR Preview" w:date="2026-01-01T00:00:00Z">
        <w:r>
          <w:delText xml:space="preserve"> </w:delText>
        </w:r>
      </w:del>
      <w:del w:id="4166" w:author="PR Preview" w:date="2026-01-01T00:00:00Z">
        <w:r>
          <w:delText xml:space="preserve">(they are a basis of their span, which has dimension</w:delText>
        </w:r>
      </w:del>
      <w:del w:id="4167" w:author="PR Preview" w:date="2026-01-01T00:00:00Z">
        <w:r>
          <w:delText xml:space="preserve"> </w:delText>
        </w:r>
      </w:del>
      <m:oMath>
        <m:r>
          <m:t>3</m:t>
        </m:r>
      </m:oMath>
      <w:del w:id="4168" w:author="PR Preview" w:date="2026-01-01T00:00:00Z">
        <w:r>
          <w:delText xml:space="preserve"> </w:delText>
        </w:r>
      </w:del>
      <w:del w:id="4169" w:author="PR Preview" w:date="2026-01-01T00:00:00Z">
        <w:r>
          <w:delText xml:space="preserve">(</w:delText>
        </w:r>
      </w:del>
      <w:hyperlink r:id="rId75">
        <w:del w:id="417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4171" w:author="PR Preview" w:date="2026-01-01T00:00:00Z">
        <w:r>
          <w:delText xml:space="preserve">)</w:delText>
        </w:r>
      </w:del>
      <w:del w:id="4172" w:author="PR Preview" w:date="2026-01-01T00:00:00Z">
        <w:r>
          <w:delText xml:space="preserve"> </w:delText>
        </w:r>
      </w:del>
      <w:del w:id="4173" w:author="PR Preview" w:date="2026-01-01T00:00:00Z">
        <w:r>
          <w:delText xml:space="preserve">and so is</w:delText>
        </w:r>
      </w:del>
      <w:del w:id="41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75" w:author="PR Preview" w:date="2026-01-01T00:00:00Z">
        <w:r>
          <w:delText xml:space="preserve"> </w:delText>
        </w:r>
      </w:del>
      <w:del w:id="4176" w:author="PR Preview" w:date="2026-01-01T00:00:00Z">
        <w:r>
          <w:delText xml:space="preserve">(</w:delText>
        </w:r>
      </w:del>
      <w:hyperlink r:id="rId76">
        <w:del w:id="417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4178" w:author="PR Preview" w:date="2026-01-01T00:00:00Z">
        <w:r>
          <w:delText xml:space="preserve">,</w:delText>
        </w:r>
      </w:del>
      <w:del w:id="4179" w:author="PR Preview" w:date="2026-01-01T00:00:00Z">
        <w:r>
          <w:delText xml:space="preserve"> </w:delText>
        </w:r>
      </w:del>
      <w:hyperlink r:id="rId74">
        <w:del w:id="418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4181" w:author="PR Preview" w:date="2026-01-01T00:00:00Z">
        <w:r>
          <w:delText xml:space="preserve">)).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Gram-Schmidt on</w:delText>
        </w:r>
      </w:del>
      <w:del w:id="41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85" w:author="PR Preview" w:date="2026-01-01T00:00:00Z">
        <w:r>
          <w:delText xml:space="preserve">:</w:delText>
        </w:r>
      </w:del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86" w:author="PR Preview" w:date="2026-01-01T00:00:00Z">
        <w:r>
          <w:delText xml:space="preserve">.</w:delText>
        </w:r>
      </w:del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4187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188" w:author="PR Preview" w:date="2026-01-01T00:00:00Z">
        <w:r>
          <w:delText xml:space="preserve">with norm</w:delText>
        </w:r>
      </w:del>
      <w:del w:id="418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4190" w:author="PR Preview" w:date="2026-01-01T00:00:00Z">
        <w:r>
          <w:delText xml:space="preserve">, and</w:delText>
        </w:r>
      </w:del>
      <w:del w:id="419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192" w:author="PR Preview" w:date="2026-01-01T00:00:00Z">
        <w:r>
          <w:delText xml:space="preserve">.</w:delText>
        </w:r>
      </w:del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delText xml:space="preserve">is orthogonal to</w:delText>
        </w:r>
      </w:del>
      <w:del w:id="41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96" w:author="PR Preview" w:date="2026-01-01T00:00:00Z">
        <w:r>
          <w:delText xml:space="preserve"> </w:delText>
        </w:r>
      </w:del>
      <w:del w:id="4197" w:author="PR Preview" w:date="2026-01-01T00:00:00Z">
        <w:r>
          <w:delText xml:space="preserve">and</w:delText>
        </w:r>
      </w:del>
      <w:del w:id="41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4199" w:author="PR Preview" w:date="2026-01-01T00:00:00Z">
        <w:r>
          <w:delText xml:space="preserve">, so</w:delText>
        </w:r>
      </w:del>
      <w:del w:id="420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201" w:author="PR Preview" w:date="2026-01-01T00:00:00Z">
        <w:r>
          <w:delText xml:space="preserve">, which already has norm</w:delText>
        </w:r>
      </w:del>
      <w:del w:id="4202" w:author="PR Preview" w:date="2026-01-01T00:00:00Z">
        <w:r>
          <w:delText xml:space="preserve"> </w:delText>
        </w:r>
      </w:del>
      <m:oMath>
        <m:r>
          <m:t>1</m:t>
        </m:r>
      </m:oMath>
      <w:del w:id="4203" w:author="PR Preview" w:date="2026-01-01T00:00:00Z">
        <w:r>
          <w:delText xml:space="preserve">, and</w:delText>
        </w:r>
      </w:del>
      <w:del w:id="42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205" w:author="PR Preview" w:date="2026-01-01T00:00:00Z">
        <w:r>
          <w:delText xml:space="preserve">.</w:delText>
        </w:r>
      </w:del>
    </w:p>
    <w:p>
      <w:pPr>
        <w:pStyle w:val="BodyText"/>
      </w:pPr>
      <w:ins w:id="4206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420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08" w:author="PR Preview" w:date="2026-01-01T00:00:00Z">
        <w:r>
          <w:rPr>
            <w:b/>
            <w:bCs/>
          </w:rPr>
          <w:t xml:space="preserve">)</w:t>
        </w:r>
      </w:ins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Start from the unit vector</w:t>
        </w:r>
      </w:ins>
      <w:ins w:id="4211" w:author="PR Preview" w:date="2026-01-01T00:00:00Z">
        <w:r>
          <w:t xml:space="preserve"> </w:t>
        </w:r>
      </w:ins>
      <w:ins w:id="4212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4213" w:author="PR Preview" w:date="2026-01-01T00:00:00Z">
        <w:r>
          <w:t xml:space="preserve">.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Extend it to a basis of</w:t>
        </w:r>
      </w:ins>
      <w:ins w:id="42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17" w:author="PR Preview" w:date="2026-01-01T00:00:00Z">
        <w:r>
          <w:t xml:space="preserve"> </w:t>
        </w:r>
      </w:ins>
      <w:ins w:id="4218" w:author="PR Preview" w:date="2026-01-01T00:00:00Z">
        <w:r>
          <w:t xml:space="preserve">as in</w:t>
        </w:r>
      </w:ins>
      <w:ins w:id="4219" w:author="PR Preview" w:date="2026-01-01T00:00:00Z">
        <w:r>
          <w:t xml:space="preserve"> </w:t>
        </w:r>
      </w:ins>
      <w:hyperlink r:id="rId94">
        <w:ins w:id="4220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4221" w:author="PR Preview" w:date="2026-01-01T00:00:00Z">
        <w:r>
          <w:t xml:space="preserve">,</w:t>
        </w:r>
      </w:ins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starting from the empty list: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$\mathord{\smash[b]{\underset{\raise.3ex\hbox{$\scriptstyle\sim$}}{u}}\vphantom{u}}_1$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is not in the span of the empty list,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4230" w:author="PR Preview" w:date="2026-01-01T00:00:00Z">
        <w:r>
          <w:t xml:space="preserve">, because</w:t>
        </w:r>
      </w:ins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4233" w:author="PR Preview" w:date="2026-01-01T00:00:00Z">
        <w:r>
          <w:t xml:space="preserve">;</w:t>
        </w:r>
      </w:ins>
      <w:ins w:id="42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is not in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4239" w:author="PR Preview" w:date="2026-01-01T00:00:00Z">
        <w:r>
          <w:t xml:space="preserve">,</w:t>
        </w:r>
      </w:ins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because every multiple of</w:t>
        </w:r>
      </w:ins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$\mathord{\smash[b]{\underset{\raise.3ex\hbox{$\scriptstyle\sim$}}{u}}\vphantom{u}}_1$</w:t>
        </w:r>
      </w:ins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has equal first and second entries,</w:t>
        </w:r>
      </w:ins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and</w:t>
        </w:r>
      </w:ins>
      <w:ins w:id="4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is not in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4253" w:author="PR Preview" w:date="2026-01-01T00:00:00Z">
        <w:r>
          <w:t xml:space="preserve">,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because every combination of those two vectors has third entry</w:t>
        </w:r>
      </w:ins>
      <w:ins w:id="4256" w:author="PR Preview" w:date="2026-01-01T00:00:00Z">
        <w:r>
          <w:t xml:space="preserve"> </w:t>
        </w:r>
      </w:ins>
      <m:oMath>
        <m:r>
          <m:t>0</m:t>
        </m:r>
      </m:oMath>
      <w:ins w:id="4257" w:author="PR Preview" w:date="2026-01-01T00:00:00Z">
        <w:r>
          <w:t xml:space="preserve">.</w:t>
        </w:r>
      </w:ins>
      <w:ins w:id="4258" w:author="PR Preview" w:date="2026-01-01T00:00:00Z">
        <w:r>
          <w:t xml:space="preserve"> </w:t>
        </w:r>
      </w:ins>
      <w:ins w:id="4259" w:author="PR Preview" w:date="2026-01-01T00:00:00Z">
        <w:r>
          <w:t xml:space="preserve">So</w:t>
        </w:r>
      </w:ins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$\mathord{\smash[b]{\underset{\raise.3ex\hbox{$\scriptstyle\sim$}}{u}}\vphantom{u}}_1, (1, 0, 0), (0, 0, 1)$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are linearly independent (</w:t>
        </w:r>
      </w:ins>
      <w:hyperlink r:id="rId90">
        <w:ins w:id="4264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4265" w:author="PR Preview" w:date="2026-01-01T00:00:00Z">
        <w:r>
          <w:t xml:space="preserve">),</w:t>
        </w:r>
      </w:ins>
      <w:ins w:id="4266" w:author="PR Preview" w:date="2026-01-01T00:00:00Z">
        <w:r>
          <w:t xml:space="preserve"> </w:t>
        </w:r>
      </w:ins>
      <w:ins w:id="4267" w:author="PR Preview" w:date="2026-01-01T00:00:00Z">
        <w:r>
          <w:t xml:space="preserve">and three linearly independent vectors in</w:t>
        </w:r>
      </w:ins>
      <w:ins w:id="4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are a basis of it</w:t>
        </w:r>
      </w:ins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(they are a basis of their span, which has dimension</w:t>
        </w:r>
      </w:ins>
      <w:ins w:id="4273" w:author="PR Preview" w:date="2026-01-01T00:00:00Z">
        <w:r>
          <w:t xml:space="preserve"> </w:t>
        </w:r>
      </w:ins>
      <m:oMath>
        <m:r>
          <m:t>3</m:t>
        </m:r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(</w:t>
        </w:r>
      </w:ins>
      <w:hyperlink r:id="rId75">
        <w:ins w:id="427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4277" w:author="PR Preview" w:date="2026-01-01T00:00:00Z">
        <w:r>
          <w:t xml:space="preserve">)</w:t>
        </w:r>
      </w:ins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and so is</w:t>
        </w:r>
      </w:ins>
      <w:ins w:id="428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(</w:t>
        </w:r>
      </w:ins>
      <w:hyperlink r:id="rId76">
        <w:ins w:id="428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4284" w:author="PR Preview" w:date="2026-01-01T00:00:00Z">
        <w:r>
          <w:t xml:space="preserve">,</w:t>
        </w:r>
      </w:ins>
      <w:ins w:id="4285" w:author="PR Preview" w:date="2026-01-01T00:00:00Z">
        <w:r>
          <w:t xml:space="preserve"> </w:t>
        </w:r>
      </w:ins>
      <w:hyperlink r:id="rId74">
        <w:ins w:id="428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4287" w:author="PR Preview" w:date="2026-01-01T00:00:00Z">
        <w:r>
          <w:t xml:space="preserve">)).</w:t>
        </w:r>
      </w:ins>
      <w:ins w:id="4288" w:author="PR Preview" w:date="2026-01-01T00:00:00Z">
        <w:r>
          <w:t xml:space="preserve"> </w:t>
        </w:r>
      </w:ins>
      <w:ins w:id="4289" w:author="PR Preview" w:date="2026-01-01T00:00:00Z">
        <w:r>
          <w:t xml:space="preserve">Gram-Schmidt on</w:t>
        </w:r>
      </w:ins>
      <w:ins w:id="4290" w:author="PR Preview" w:date="2026-01-01T00:00:00Z">
        <w:r>
          <w:t xml:space="preserve"> </w:t>
        </w:r>
      </w:ins>
      <w:ins w:id="4291" w:author="PR Preview" w:date="2026-01-01T00:00:00Z">
        <w:r>
          <w:t xml:space="preserve">$\mathord{\smash[b]{\underset{\raise.3ex\hbox{$\scriptstyle\sim$}}{u}}\vphantom{u}}_1, (1, 0, 0), (0, 0, 1)$</w:t>
        </w:r>
      </w:ins>
      <w:ins w:id="4292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ins w:id="4293" w:author="PR Preview" w:date="2026-01-01T00:00:00Z">
        <w:r>
          <w:t xml:space="preserve">$\mathord{\smash[b]{\underset{\raise.3ex\hbox{$\scriptstyle\sim$}}{q}}\vphantom{q}}_1 = \mathord{\smash[b]{\underset{\raise.3ex\hbox{$\scriptstyle\sim$}}{u}}\vphantom{u}}_1$</w:t>
        </w:r>
      </w:ins>
      <w:ins w:id="4294" w:author="PR Preview" w:date="2026-01-01T00:00:00Z">
        <w:r>
          <w:t xml:space="preserve">.</w:t>
        </w:r>
      </w:ins>
    </w:p>
    <w:p>
      <w:pPr>
        <w:numPr>
          <w:ilvl w:val="0"/>
          <w:numId w:val="1024"/>
        </w:numPr>
      </w:pPr>
      <w:ins w:id="4295" w:author="PR Preview" w:date="2026-01-01T00:00:00Z">
        <w:r>
          <w:t xml:space="preserve">$\mathord{\smash[b]{\underset{\raise.3ex\hbox{$\scriptstyle\sim$}}{q}}\vphantom{q}}_1 \cdot (1, 0, 0) = \tfrac{1}{\sqrt{2}}$</w:t>
        </w:r>
      </w:ins>
      <w:ins w:id="4296" w:author="PR Preview" w:date="2026-01-01T00:00:00Z">
        <w:r>
          <w:t xml:space="preserve">, so</w:t>
        </w:r>
      </w:ins>
    </w:p>
    <w:p>
      <w:pPr>
        <w:pStyle w:val="BodyText"/>
      </w:pPr>
      <w:ins w:id="4297" w:author="PR Preview" w:date="2026-01-01T00:00:00Z">
        <w:r>
  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  </w:r>
      </w:ins>
    </w:p>
    <w:p>
      <w:pPr>
        <w:numPr>
          <w:ilvl w:val="0"/>
          <w:numId w:val="1000"/>
        </w:numPr>
      </w:pPr>
      <w:ins w:id="4298" w:author="PR Preview" w:date="2026-01-01T00:00:00Z">
        <w:r>
          <w:t xml:space="preserve">with norm</w:t>
        </w:r>
      </w:ins>
      <w:ins w:id="429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4300" w:author="PR Preview" w:date="2026-01-01T00:00:00Z">
        <w:r>
          <w:t xml:space="preserve">, and</w:t>
        </w:r>
      </w:ins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$\mathord{\smash[b]{\underset{\raise.3ex\hbox{$\scriptstyle\sim$}}{q}}\vphantom{q}}_2 = \tfrac{1}{\sqrt{2}}\,(1, -1, 0)$</w:t>
        </w:r>
      </w:ins>
      <w:ins w:id="4303" w:author="PR Preview" w:date="2026-01-01T00:00:00Z">
        <w:r>
          <w:t xml:space="preserve">.</w:t>
        </w:r>
      </w:ins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is orthogonal to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$\mathord{\smash[b]{\underset{\raise.3ex\hbox{$\scriptstyle\sim$}}{q}}\vphantom{q}}_1$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and</w:t>
        </w:r>
      </w:ins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$\mathord{\smash[b]{\underset{\raise.3ex\hbox{$\scriptstyle\sim$}}{q}}\vphantom{q}}_2$</w:t>
        </w:r>
      </w:ins>
      <w:ins w:id="4312" w:author="PR Preview" w:date="2026-01-01T00:00:00Z">
        <w:r>
          <w:t xml:space="preserve">, so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$\mathord{\smash[b]{\underset{\raise.3ex\hbox{$\scriptstyle\sim$}}{q}}\vphantom{q}}'_3 = (0, 0, 1)$</w:t>
        </w:r>
      </w:ins>
      <w:ins w:id="4315" w:author="PR Preview" w:date="2026-01-01T00:00:00Z">
        <w:r>
          <w:t xml:space="preserve">, which already has norm</w:t>
        </w:r>
      </w:ins>
      <w:ins w:id="4316" w:author="PR Preview" w:date="2026-01-01T00:00:00Z">
        <w:r>
          <w:t xml:space="preserve"> </w:t>
        </w:r>
      </w:ins>
      <m:oMath>
        <m:r>
          <m:t>1</m:t>
        </m:r>
      </m:oMath>
      <w:ins w:id="4317" w:author="PR Preview" w:date="2026-01-01T00:00:00Z">
        <w:r>
          <w:t xml:space="preserve">, and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$\mathord{\smash[b]{\underset{\raise.3ex\hbox{$\scriptstyle\sim$}}{q}}\vphantom{q}}_3 = (0, 0, 1)$</w:t>
        </w:r>
      </w:ins>
      <w:ins w:id="4320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del w:id="4321" w:author="PR Preview" w:date="2026-01-01T00:00:00Z">
        <w:r>
          <w:rPr>
            <w:b/>
            <w:bCs/>
          </w:rPr>
          <w:delText xml:space="preserve">Definition 12 (Outer product)</w:delText>
        </w:r>
      </w:del>
      <w:del w:id="4322" w:author="PR Preview" w:date="2026-01-01T00:00:00Z">
        <w:r>
          <w:delText xml:space="preserve"> </w:delText>
        </w:r>
      </w:del>
      <w:del w:id="4323" w:author="PR Preview" w:date="2026-01-01T00:00:00Z">
        <w:r>
          <w:delText xml:space="preserve">The</w:delText>
        </w:r>
      </w:del>
      <w:del w:id="4324" w:author="PR Preview" w:date="2026-01-01T00:00:00Z">
        <w:r>
          <w:delText xml:space="preserve"> </w:delText>
        </w:r>
      </w:del>
      <w:del w:id="4325" w:author="PR Preview" w:date="2026-01-01T00:00:00Z">
        <w:r>
          <w:rPr>
            <w:b/>
            <w:bCs/>
          </w:rPr>
          <w:delText xml:space="preserve">outer product</w:delText>
        </w:r>
      </w:del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of a vector</w:delText>
        </w:r>
      </w:del>
      <w:del w:id="432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29" w:author="PR Preview" w:date="2026-01-01T00:00:00Z">
        <w:r>
          <w:delText xml:space="preserve"> </w:delText>
        </w:r>
      </w:del>
      <w:del w:id="4330" w:author="PR Preview" w:date="2026-01-01T00:00:00Z">
        <w:r>
          <w:delText xml:space="preserve">of length</w:delText>
        </w:r>
      </w:del>
      <w:del w:id="4331" w:author="PR Preview" w:date="2026-01-01T00:00:00Z">
        <w:r>
          <w:delText xml:space="preserve"> </w:delText>
        </w:r>
      </w:del>
      <m:oMath>
        <m:r>
          <m:t>m</m:t>
        </m:r>
      </m:oMath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delText xml:space="preserve">and a vector</w:delText>
        </w:r>
      </w:del>
      <w:del w:id="433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35" w:author="PR Preview" w:date="2026-01-01T00:00:00Z">
        <w:r>
          <w:delText xml:space="preserve"> </w:delText>
        </w:r>
      </w:del>
      <w:del w:id="4336" w:author="PR Preview" w:date="2026-01-01T00:00:00Z">
        <w:r>
          <w:delText xml:space="preserve">of length</w:delText>
        </w:r>
      </w:del>
      <w:del w:id="4337" w:author="PR Preview" w:date="2026-01-01T00:00:00Z">
        <w:r>
          <w:delText xml:space="preserve"> </w:delText>
        </w:r>
      </w:del>
      <m:oMath>
        <m:r>
          <m:t>n</m:t>
        </m:r>
      </m:oMath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is the</w:delText>
        </w:r>
      </w:del>
      <w:del w:id="434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matrix product (</w:delText>
        </w:r>
      </w:del>
      <w:hyperlink r:id="rId97">
        <w:del w:id="4343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4344" w:author="PR Preview" w:date="2026-01-01T00:00:00Z">
        <w:r>
          <w:delText xml:space="preserve">)</w:delText>
        </w:r>
      </w:del>
      <w:del w:id="434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346" w:author="PR Preview" w:date="2026-01-01T00:00:00Z">
        <w:r>
          <w:delText xml:space="preserve"> </w:delText>
        </w:r>
      </w:del>
      <w:del w:id="4347" w:author="PR Preview" w:date="2026-01-01T00:00:00Z">
        <w:r>
          <w:delText xml:space="preserve">of the column vector</w:delText>
        </w:r>
      </w:del>
      <w:del w:id="434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delText xml:space="preserve">with the row vector</w:delText>
        </w:r>
      </w:del>
      <w:del w:id="435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352" w:author="PR Preview" w:date="2026-01-01T00:00:00Z">
        <w:r>
          <w:delText xml:space="preserve">.</w:delText>
        </w:r>
      </w:del>
      <w:del w:id="4353" w:author="PR Preview" w:date="2026-01-01T00:00:00Z">
        <w:r>
          <w:delText xml:space="preserve"> </w:delText>
        </w:r>
      </w:del>
      <w:del w:id="4354" w:author="PR Preview" w:date="2026-01-01T00:00:00Z">
        <w:r>
          <w:delText xml:space="preserve">Its entries are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p>
      <w:pPr>
        <w:pStyle w:val="FirstParagraph"/>
      </w:pPr>
      <w:del w:id="4355" w:author="PR Preview" w:date="2026-01-01T00:00:00Z">
        <w:r>
          <w:rPr>
            <w:b/>
            <w:bCs/>
          </w:rPr>
          <w:delText xml:space="preserve">Example 25 (An outer product)</w:delText>
        </w:r>
      </w:del>
      <w:del w:id="4356" w:author="PR Preview" w:date="2026-01-01T00:00:00Z">
        <w:r>
          <w:delText xml:space="preserve"> </w:delText>
        </w:r>
      </w:del>
      <w:del w:id="4357" w:author="PR Preview" w:date="2026-01-01T00:00:00Z">
        <w:r>
          <w:delText xml:space="preserve">For</w:delText>
        </w:r>
      </w:del>
      <w:del w:id="435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359" w:author="PR Preview" w:date="2026-01-01T00:00:00Z">
        <w:r>
          <w:delText xml:space="preserve"> </w:delText>
        </w:r>
      </w:del>
      <w:del w:id="4360" w:author="PR Preview" w:date="2026-01-01T00:00:00Z">
        <w:r>
          <w:delText xml:space="preserve">and</w:delText>
        </w:r>
      </w:del>
      <w:del w:id="436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43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4363" w:author="PR Preview" w:date="2026-01-01T00:00:00Z">
        <w:r>
          <w:rPr>
            <w:i/>
            <w:iCs/>
          </w:rPr>
          <w:delText xml:space="preserve">Remark 5</w:delText>
        </w:r>
      </w:del>
      <w:del w:id="4364" w:author="PR Preview" w:date="2026-01-01T00:00:00Z">
        <w:r>
          <w:delText xml:space="preserve"> (Outer product and dot product). </w:delText>
        </w:r>
      </w:del>
      <w:del w:id="4365" w:author="PR Preview" w:date="2026-01-01T00:00:00Z">
        <w:r>
          <w:delText xml:space="preserve">The dot product</w:delText>
        </w:r>
      </w:del>
      <w:del w:id="436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(</w:delText>
        </w:r>
      </w:del>
      <w:hyperlink r:id="rId100">
        <w:del w:id="4369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4370" w:author="PR Preview" w:date="2026-01-01T00:00:00Z">
        <w:r>
          <w:delText xml:space="preserve">)</w:delText>
        </w:r>
      </w:del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delText xml:space="preserve">needs two vectors of the same length and gives a number.</w:delText>
        </w:r>
      </w:del>
      <w:del w:id="4373" w:author="PR Preview" w:date="2026-01-01T00:00:00Z">
        <w:r>
          <w:delText xml:space="preserve"> </w:delText>
        </w:r>
      </w:del>
      <w:del w:id="4374" w:author="PR Preview" w:date="2026-01-01T00:00:00Z">
        <w:r>
          <w:delText xml:space="preserve">The outer product</w:delText>
        </w:r>
      </w:del>
      <w:del w:id="437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takes vectors of any two lengths and gives a matrix</w:delText>
        </w:r>
      </w:del>
      <w:del w:id="4378" w:author="PR Preview" w:date="2026-01-01T00:00:00Z">
        <w:r>
          <w:delText xml:space="preserve"> </w:delText>
        </w:r>
      </w:del>
      <w:del w:id="4379" w:author="PR Preview" w:date="2026-01-01T00:00:00Z">
        <w:r>
          <w:delText xml:space="preserve">(Banerjee and Roy 2014, chap. 1, p. 11)</w:delText>
        </w:r>
      </w:del>
      <w:del w:id="4380" w:author="PR Preview" w:date="2026-01-01T00:00:00Z">
        <w:r>
          <w:delText xml:space="preserve">.</w:delText>
        </w:r>
      </w:del>
    </w:p>
    <w:p>
      <w:pPr>
        <w:pStyle w:val="BodyText"/>
      </w:pPr>
      <w:del w:id="4381" w:author="PR Preview" w:date="2026-01-01T00:00:00Z">
        <w:r>
          <w:delText xml:space="preserve">For example,</w:delText>
        </w:r>
      </w:del>
      <w:del w:id="438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and</w:delText>
        </w:r>
      </w:del>
      <w:del w:id="438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in</w:delText>
        </w:r>
      </w:del>
      <w:del w:id="4388" w:author="PR Preview" w:date="2026-01-01T00:00:00Z">
        <w:r>
          <w:delText xml:space="preserve"> </w:delText>
        </w:r>
      </w:del>
      <w:hyperlink w:anchor="exm-outer-product">
        <w:del w:id="4389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have different lengths,</w:delText>
        </w:r>
      </w:del>
      <w:del w:id="4392" w:author="PR Preview" w:date="2026-01-01T00:00:00Z">
        <w:r>
          <w:delText xml:space="preserve"> </w:delText>
        </w:r>
      </w:del>
      <w:del w:id="4393" w:author="PR Preview" w:date="2026-01-01T00:00:00Z">
        <w:r>
          <w:delText xml:space="preserve">so they have no dot product,</w:delText>
        </w:r>
      </w:del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but their outer product is a</w:delText>
        </w:r>
      </w:del>
      <w:del w:id="439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matrix.</w:delText>
        </w:r>
      </w:del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For</w:delText>
        </w:r>
      </w:del>
      <w:del w:id="4401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and</w:delText>
        </w:r>
      </w:del>
      <w:del w:id="440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4405" w:author="PR Preview" w:date="2026-01-01T00:00:00Z">
        <w:r>
          <w:delText xml:space="preserve">,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delText xml:space="preserve">which have the same length, both products exist: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4408" w:author="PR Preview" w:date="2026-01-01T00:00:00Z">
        <w:r>
          <w:rPr>
            <w:b/>
            <w:bCs/>
          </w:rPr>
          <w:delText xml:space="preserve">Theorem 11 (An outer product has rank one)</w:delText>
        </w:r>
      </w:del>
      <w:del w:id="4409" w:author="PR Preview" w:date="2026-01-01T00:00:00Z">
        <w:r>
          <w:delText xml:space="preserve"> </w:delText>
        </w:r>
      </w:del>
      <w:del w:id="4410" w:author="PR Preview" w:date="2026-01-01T00:00:00Z">
        <w:r>
          <w:delText xml:space="preserve">If</w:delText>
        </w:r>
      </w:del>
      <w:del w:id="441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2" w:author="PR Preview" w:date="2026-01-01T00:00:00Z">
        <w:r>
          <w:delText xml:space="preserve"> </w:delText>
        </w:r>
      </w:del>
      <w:del w:id="4413" w:author="PR Preview" w:date="2026-01-01T00:00:00Z">
        <w:r>
          <w:delText xml:space="preserve">is a nonzero vector of length</w:delText>
        </w:r>
      </w:del>
      <w:del w:id="4414" w:author="PR Preview" w:date="2026-01-01T00:00:00Z">
        <w:r>
          <w:delText xml:space="preserve"> </w:delText>
        </w:r>
      </w:del>
      <m:oMath>
        <m:r>
          <m:t>m</m:t>
        </m:r>
      </m:oMath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and</w:delText>
        </w:r>
      </w:del>
      <w:del w:id="441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8" w:author="PR Preview" w:date="2026-01-01T00:00:00Z">
        <w:r>
          <w:delText xml:space="preserve"> </w:delText>
        </w:r>
      </w:del>
      <w:del w:id="4419" w:author="PR Preview" w:date="2026-01-01T00:00:00Z">
        <w:r>
          <w:delText xml:space="preserve">is a nonzero vector of length</w:delText>
        </w:r>
      </w:del>
      <w:del w:id="4420" w:author="PR Preview" w:date="2026-01-01T00:00:00Z">
        <w:r>
          <w:delText xml:space="preserve"> </w:delText>
        </w:r>
      </w:del>
      <m:oMath>
        <m:r>
          <m:t>n</m:t>
        </m:r>
      </m:oMath>
      <w:del w:id="4421" w:author="PR Preview" w:date="2026-01-01T00:00:00Z">
        <w:r>
          <w:delText xml:space="preserve">,</w:delText>
        </w:r>
      </w:del>
      <w:del w:id="4422" w:author="PR Preview" w:date="2026-01-01T00:00:00Z">
        <w:r>
          <w:delText xml:space="preserve"> </w:delText>
        </w:r>
      </w:del>
      <w:del w:id="4423" w:author="PR Preview" w:date="2026-01-01T00:00:00Z">
        <w:r>
          <w:delText xml:space="preserve">then</w:delText>
        </w:r>
      </w:del>
      <w:del w:id="442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(</w:delText>
        </w:r>
      </w:del>
      <w:hyperlink r:id="rId102">
        <w:del w:id="4427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4428" w:author="PR Preview" w:date="2026-01-01T00:00:00Z">
        <w:r>
          <w:delText xml:space="preserve">).</w:delText>
        </w:r>
      </w:del>
    </w:p>
    <w:p>
      <w:pPr>
        <w:pStyle w:val="BodyText"/>
      </w:pPr>
      <w:del w:id="4429" w:author="PR Preview" w:date="2026-01-01T00:00:00Z">
        <w:r>
          <w:rPr>
            <w:i/>
            <w:iCs/>
          </w:rPr>
          <w:delText xml:space="preserve">Proof</w:delText>
        </w:r>
      </w:del>
      <w:del w:id="4430" w:author="PR Preview" w:date="2026-01-01T00:00:00Z">
        <w:r>
          <w:delText xml:space="preserve">. </w:delText>
        </w:r>
      </w:del>
      <w:del w:id="4431" w:author="PR Preview" w:date="2026-01-01T00:00:00Z">
        <w:r>
          <w:delText xml:space="preserve">Column</w:delText>
        </w:r>
      </w:del>
      <w:del w:id="4432" w:author="PR Preview" w:date="2026-01-01T00:00:00Z">
        <w:r>
          <w:delText xml:space="preserve"> </w:delText>
        </w:r>
      </w:del>
      <m:oMath>
        <m:r>
          <m:t>j</m:t>
        </m:r>
      </m:oMath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of</w:delText>
        </w:r>
      </w:del>
      <w:del w:id="44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436" w:author="PR Preview" w:date="2026-01-01T00:00:00Z">
        <w:r>
          <w:delText xml:space="preserve"> </w:delText>
        </w:r>
      </w:del>
      <w:del w:id="4437" w:author="PR Preview" w:date="2026-01-01T00:00:00Z">
        <w:r>
          <w:delText xml:space="preserve">has entries</w:delText>
        </w:r>
      </w:del>
      <w:del w:id="4438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del w:id="4439" w:author="PR Preview" w:date="2026-01-01T00:00:00Z">
        <w:r>
          <w:delText xml:space="preserve">,</w:delText>
        </w:r>
      </w:del>
      <w:del w:id="4440" w:author="PR Preview" w:date="2026-01-01T00:00:00Z">
        <w:r>
          <w:delText xml:space="preserve"> </w:delText>
        </w:r>
      </w:del>
      <w:del w:id="4441" w:author="PR Preview" w:date="2026-01-01T00:00:00Z">
        <w:r>
          <w:delText xml:space="preserve">so it is the vector</w:delText>
        </w:r>
      </w:del>
      <w:del w:id="444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43" w:author="PR Preview" w:date="2026-01-01T00:00:00Z">
        <w:r>
          <w:delText xml:space="preserve">.</w:delText>
        </w:r>
      </w:del>
    </w:p>
    <w:p>
      <w:pPr>
        <w:pStyle w:val="BodyText"/>
      </w:pPr>
      <w:del w:id="4444" w:author="PR Preview" w:date="2026-01-01T00:00:00Z">
        <w:r>
          <w:rPr>
            <w:b/>
            <w:bCs/>
          </w:rPr>
          <w:delText xml:space="preserve">The rank is at least one.</w:delText>
        </w:r>
      </w:del>
      <w:del w:id="4445" w:author="PR Preview" w:date="2026-01-01T00:00:00Z">
        <w:r>
          <w:delText xml:space="preserve"> </w:delText>
        </w:r>
      </w:del>
      <w:del w:id="4446" w:author="PR Preview" w:date="2026-01-01T00:00:00Z">
        <w:r>
          <w:delText xml:space="preserve">Because</w:delText>
        </w:r>
      </w:del>
      <w:del w:id="444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48" w:author="PR Preview" w:date="2026-01-01T00:00:00Z">
        <w:r>
          <w:delText xml:space="preserve">, some entry</w:delText>
        </w:r>
      </w:del>
      <w:del w:id="444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</m:oMath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delText xml:space="preserve">is nonzero.</w:delText>
        </w:r>
      </w:del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Then column</w:delText>
        </w:r>
      </w:del>
      <w:del w:id="4454" w:author="PR Preview" w:date="2026-01-01T00:00:00Z">
        <w:r>
          <w:delText xml:space="preserve"> </w:delText>
        </w:r>
      </w:del>
      <m:oMath>
        <m:r>
          <m:t>j</m:t>
        </m:r>
      </m:oMath>
      <w:del w:id="4455" w:author="PR Preview" w:date="2026-01-01T00:00:00Z">
        <w:r>
          <w:delText xml:space="preserve">,</w:delText>
        </w:r>
      </w:del>
      <w:del w:id="4456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57" w:author="PR Preview" w:date="2026-01-01T00:00:00Z">
        <w:r>
          <w:delText xml:space="preserve">, is a nonzero vector,</w:delText>
        </w:r>
      </w:del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and a single nonzero vector is linearly independent (</w:delText>
        </w:r>
      </w:del>
      <w:hyperlink r:id="rId35">
        <w:del w:id="4460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4461" w:author="PR Preview" w:date="2026-01-01T00:00:00Z">
        <w:r>
          <w:delText xml:space="preserve">):</w:delText>
        </w:r>
      </w:del>
      <w:del w:id="4462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63" w:author="PR Preview" w:date="2026-01-01T00:00:00Z">
        <w:r>
          <w:delText xml:space="preserve"> </w:delText>
        </w:r>
      </w:del>
      <w:del w:id="4464" w:author="PR Preview" w:date="2026-01-01T00:00:00Z">
        <w:r>
          <w:delText xml:space="preserve">forces</w:delText>
        </w:r>
      </w:del>
      <w:del w:id="446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466" w:author="PR Preview" w:date="2026-01-01T00:00:00Z">
        <w:r>
          <w:delText xml:space="preserve">.</w:delText>
        </w:r>
      </w:del>
    </w:p>
    <w:p>
      <w:pPr>
        <w:pStyle w:val="FirstParagraph"/>
      </w:pPr>
      <w:ins w:id="4467" w:author="PR Preview" w:date="2026-01-01T00:00:00Z">
        <w:r>
          <w:rPr>
            <w:b/>
            <w:bCs/>
          </w:rPr>
          <w:t xml:space="preserve">Definition 12 (Outer product)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The</w:t>
        </w:r>
      </w:ins>
      <w:ins w:id="4470" w:author="PR Preview" w:date="2026-01-01T00:00:00Z">
        <w:r>
          <w:t xml:space="preserve"> </w:t>
        </w:r>
      </w:ins>
      <w:ins w:id="4471" w:author="PR Preview" w:date="2026-01-01T00:00:00Z">
        <w:r>
          <w:rPr>
            <w:b/>
            <w:bCs/>
          </w:rPr>
          <w:t xml:space="preserve">outer product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of a vector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$\mathord{\smash[b]{\underset{\raise.3ex\hbox{$\scriptstyle\sim$}}{u}}\vphantom{u}}$</w:t>
        </w:r>
      </w:ins>
      <w:ins w:id="4476" w:author="PR Preview" w:date="2026-01-01T00:00:00Z">
        <w:r>
          <w:t xml:space="preserve"> </w:t>
        </w:r>
      </w:ins>
      <w:ins w:id="4477" w:author="PR Preview" w:date="2026-01-01T00:00:00Z">
        <w:r>
          <w:t xml:space="preserve">of length</w:t>
        </w:r>
      </w:ins>
      <w:ins w:id="4478" w:author="PR Preview" w:date="2026-01-01T00:00:00Z">
        <w:r>
          <w:t xml:space="preserve"> </w:t>
        </w:r>
      </w:ins>
      <m:oMath>
        <m:r>
          <m:t>m</m:t>
        </m:r>
      </m:oMath>
      <w:ins w:id="4479" w:author="PR Preview" w:date="2026-01-01T00:00:00Z">
        <w:r>
          <w:t xml:space="preserve"> </w:t>
        </w:r>
      </w:ins>
      <w:ins w:id="4480" w:author="PR Preview" w:date="2026-01-01T00:00:00Z">
        <w:r>
          <w:t xml:space="preserve">and a vector</w:t>
        </w:r>
      </w:ins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$\mathord{\smash[b]{\underset{\raise.3ex\hbox{$\scriptstyle\sim$}}{v}}\vphantom{v}}$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of length</w:t>
        </w:r>
      </w:ins>
      <w:ins w:id="4485" w:author="PR Preview" w:date="2026-01-01T00:00:00Z">
        <w:r>
          <w:t xml:space="preserve"> </w:t>
        </w:r>
      </w:ins>
      <m:oMath>
        <m:r>
          <m:t>n</m:t>
        </m:r>
      </m:oMath>
      <w:ins w:id="4486" w:author="PR Preview" w:date="2026-01-01T00:00:00Z">
        <w:r>
          <w:t xml:space="preserve"> </w:t>
        </w:r>
      </w:ins>
      <w:ins w:id="4487" w:author="PR Preview" w:date="2026-01-01T00:00:00Z">
        <w:r>
          <w:t xml:space="preserve">is the</w:t>
        </w:r>
      </w:ins>
      <w:ins w:id="44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489" w:author="PR Preview" w:date="2026-01-01T00:00:00Z">
        <w:r>
          <w:t xml:space="preserve"> </w:t>
        </w:r>
      </w:ins>
      <w:ins w:id="4490" w:author="PR Preview" w:date="2026-01-01T00:00:00Z">
        <w:r>
          <w:t xml:space="preserve">matrix product (</w:t>
        </w:r>
      </w:ins>
      <w:hyperlink r:id="rId97">
        <w:ins w:id="4491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4492" w:author="PR Preview" w:date="2026-01-01T00:00:00Z">
        <w:r>
          <w:t xml:space="preserve">)</w:t>
        </w:r>
      </w:ins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495" w:author="PR Preview" w:date="2026-01-01T00:00:00Z">
        <w:r>
          <w:t xml:space="preserve"> </w:t>
        </w:r>
      </w:ins>
      <w:ins w:id="4496" w:author="PR Preview" w:date="2026-01-01T00:00:00Z">
        <w:r>
          <w:t xml:space="preserve">of the column vector</w:t>
        </w:r>
      </w:ins>
      <w:ins w:id="4497" w:author="PR Preview" w:date="2026-01-01T00:00:00Z">
        <w:r>
          <w:t xml:space="preserve"> </w:t>
        </w:r>
      </w:ins>
      <w:ins w:id="4498" w:author="PR Preview" w:date="2026-01-01T00:00:00Z">
        <w:r>
          <w:t xml:space="preserve">$\mathord{\smash[b]{\underset{\raise.3ex\hbox{$\scriptstyle\sim$}}{u}}\vphantom{u}}$</w:t>
        </w:r>
      </w:ins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with the row vector</w:t>
        </w:r>
      </w:ins>
      <w:ins w:id="4501" w:author="PR Preview" w:date="2026-01-01T00:00:00Z">
        <w:r>
          <w:t xml:space="preserve"> </w:t>
        </w:r>
      </w:ins>
      <w:ins w:id="4502" w:author="PR Preview" w:date="2026-01-01T00:00:00Z">
        <w:r>
          <w:t xml:space="preserve">${\mathord{\smash[b]{\underset{\raise.3ex\hbox{$\scriptstyle\sim$}}{v}}\vphantom{v}}}^{\top}$</w:t>
        </w:r>
      </w:ins>
      <w:ins w:id="4503" w:author="PR Preview" w:date="2026-01-01T00:00:00Z">
        <w:r>
          <w:t xml:space="preserve">.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Its entries are</w:t>
        </w:r>
      </w:ins>
    </w:p>
    <w:p>
      <w:pPr>
        <w:pStyle w:val="BodyText"/>
      </w:pPr>
      <w:ins w:id="4506" w:author="PR Preview" w:date="2026-01-01T00:00:00Z">
        <w:r>
  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  </w:r>
      </w:ins>
    </w:p>
    <w:bookmarkEnd w:id="98"/>
    <w:bookmarkStart w:id="99" w:name="exm-outer-product"/>
    <w:p>
      <w:pPr>
        <w:pStyle w:val="FirstParagraph"/>
      </w:pPr>
      <w:ins w:id="4507" w:author="PR Preview" w:date="2026-01-01T00:00:00Z">
        <w:r>
          <w:rPr>
            <w:b/>
            <w:bCs/>
          </w:rPr>
          <w:t xml:space="preserve">Example 25 (An outer product)</w:t>
        </w:r>
      </w:ins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For</w:t>
        </w:r>
      </w:ins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$\mathord{\smash[b]{\underset{\raise.3ex\hbox{$\scriptstyle\sim$}}{u}}\vphantom{u}} = (1, 2, 3)$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and</w:t>
        </w:r>
      </w:ins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$\mathord{\smash[b]{\underset{\raise.3ex\hbox{$\scriptstyle\sim$}}{v}}\vphantom{v}} = (4, 5)$</w:t>
        </w:r>
      </w:ins>
      <w:ins w:id="4516" w:author="PR Preview" w:date="2026-01-01T00:00:00Z">
        <w:r>
          <w:t xml:space="preserve">:</w:t>
        </w:r>
      </w:ins>
    </w:p>
    <w:p>
      <w:pPr>
        <w:pStyle w:val="BodyText"/>
      </w:pPr>
      <w:ins w:id="4517" w:author="PR Preview" w:date="2026-01-01T00:00:00Z">
        <w:r>
  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  </w:r>
      </w:ins>
    </w:p>
    <w:bookmarkEnd w:id="99"/>
    <w:bookmarkStart w:id="101" w:name="rem-outer-vs-dot-product"/>
    <w:p>
      <w:pPr>
        <w:pStyle w:val="FirstParagraph"/>
      </w:pPr>
      <w:ins w:id="4518" w:author="PR Preview" w:date="2026-01-01T00:00:00Z">
        <w:r>
          <w:rPr>
            <w:i/>
            <w:iCs/>
          </w:rPr>
          <w:t xml:space="preserve">Remark 5</w:t>
        </w:r>
      </w:ins>
      <w:ins w:id="4519" w:author="PR Preview" w:date="2026-01-01T00:00:00Z">
        <w:r>
          <w:t xml:space="preserve"> (Outer product and dot product). </w:t>
        </w:r>
      </w:ins>
      <w:ins w:id="4520" w:author="PR Preview" w:date="2026-01-01T00:00:00Z">
        <w:r>
          <w:t xml:space="preserve">The dot product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(</w:t>
        </w:r>
      </w:ins>
      <w:hyperlink r:id="rId100">
        <w:ins w:id="4525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4526" w:author="PR Preview" w:date="2026-01-01T00:00:00Z">
        <w:r>
          <w:t xml:space="preserve">)</w:t>
        </w:r>
      </w:ins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needs two vectors of the same length and gives a number.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The outer product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takes vectors of any two lengths and gives a matrix</w:t>
        </w:r>
      </w:ins>
      <w:ins w:id="4535" w:author="PR Preview" w:date="2026-01-01T00:00:00Z">
        <w:r>
          <w:t xml:space="preserve"> </w:t>
        </w:r>
      </w:ins>
      <w:ins w:id="4536" w:author="PR Preview" w:date="2026-01-01T00:00:00Z">
        <w:r>
          <w:t xml:space="preserve">(Banerjee and Roy 2014, chap. 1, p. 11)</w:t>
        </w:r>
      </w:ins>
      <w:ins w:id="4537" w:author="PR Preview" w:date="2026-01-01T00:00:00Z">
        <w:r>
          <w:t xml:space="preserve">.</w:t>
        </w:r>
      </w:ins>
    </w:p>
    <w:p>
      <w:pPr>
        <w:pStyle w:val="BodyText"/>
      </w:pPr>
      <w:ins w:id="4538" w:author="PR Preview" w:date="2026-01-01T00:00:00Z">
        <w:r>
          <w:t xml:space="preserve">For example,</w:t>
        </w:r>
      </w:ins>
      <w:ins w:id="4539" w:author="PR Preview" w:date="2026-01-01T00:00:00Z">
        <w:r>
          <w:t xml:space="preserve"> </w:t>
        </w:r>
      </w:ins>
      <w:ins w:id="4540" w:author="PR Preview" w:date="2026-01-01T00:00:00Z">
        <w:r>
          <w:t xml:space="preserve">$\mathord{\smash[b]{\underset{\raise.3ex\hbox{$\scriptstyle\sim$}}{u}}\vphantom{u}} = (1, 2, 3)$</w:t>
        </w:r>
      </w:ins>
      <w:ins w:id="4541" w:author="PR Preview" w:date="2026-01-01T00:00:00Z">
        <w:r>
          <w:t xml:space="preserve"> </w:t>
        </w:r>
      </w:ins>
      <w:ins w:id="4542" w:author="PR Preview" w:date="2026-01-01T00:00:00Z">
        <w:r>
          <w:t xml:space="preserve">and</w:t>
        </w:r>
      </w:ins>
      <w:ins w:id="4543" w:author="PR Preview" w:date="2026-01-01T00:00:00Z">
        <w:r>
          <w:t xml:space="preserve"> </w:t>
        </w:r>
      </w:ins>
      <w:ins w:id="4544" w:author="PR Preview" w:date="2026-01-01T00:00:00Z">
        <w:r>
          <w:t xml:space="preserve">$\mathord{\smash[b]{\underset{\raise.3ex\hbox{$\scriptstyle\sim$}}{v}}\vphantom{v}} = (4, 5)$</w:t>
        </w:r>
      </w:ins>
      <w:ins w:id="4545" w:author="PR Preview" w:date="2026-01-01T00:00:00Z">
        <w:r>
          <w:t xml:space="preserve"> </w:t>
        </w:r>
      </w:ins>
      <w:ins w:id="4546" w:author="PR Preview" w:date="2026-01-01T00:00:00Z">
        <w:r>
          <w:t xml:space="preserve">in</w:t>
        </w:r>
      </w:ins>
      <w:ins w:id="4547" w:author="PR Preview" w:date="2026-01-01T00:00:00Z">
        <w:r>
          <w:t xml:space="preserve"> </w:t>
        </w:r>
      </w:ins>
      <w:hyperlink w:anchor="exm-outer-product">
        <w:ins w:id="454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have different lengths,</w:t>
        </w:r>
      </w:ins>
      <w:ins w:id="4551" w:author="PR Preview" w:date="2026-01-01T00:00:00Z">
        <w:r>
          <w:t xml:space="preserve"> </w:t>
        </w:r>
      </w:ins>
      <w:ins w:id="4552" w:author="PR Preview" w:date="2026-01-01T00:00:00Z">
        <w:r>
          <w:t xml:space="preserve">so they have no dot product,</w:t>
        </w:r>
      </w:ins>
      <w:ins w:id="4553" w:author="PR Preview" w:date="2026-01-01T00:00:00Z">
        <w:r>
          <w:t xml:space="preserve"> </w:t>
        </w:r>
      </w:ins>
      <w:ins w:id="4554" w:author="PR Preview" w:date="2026-01-01T00:00:00Z">
        <w:r>
          <w:t xml:space="preserve">but their outer product is a</w:t>
        </w:r>
      </w:ins>
      <w:ins w:id="455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matrix.</w:t>
        </w:r>
      </w:ins>
      <w:ins w:id="4558" w:author="PR Preview" w:date="2026-01-01T00:00:00Z">
        <w:r>
          <w:t xml:space="preserve"> </w:t>
        </w:r>
      </w:ins>
      <w:ins w:id="4559" w:author="PR Preview" w:date="2026-01-01T00:00:00Z">
        <w:r>
          <w:t xml:space="preserve">For</w:t>
        </w:r>
      </w:ins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$\mathord{\smash[b]{\underset{\raise.3ex\hbox{$\scriptstyle\sim$}}{a}}\vphantom{a}} = (1, 2)$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and</w:t>
        </w:r>
      </w:ins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$\mathord{\smash[b]{\underset{\raise.3ex\hbox{$\scriptstyle\sim$}}{b}}\vphantom{b}} = (3, 4)$</w:t>
        </w:r>
      </w:ins>
      <w:ins w:id="4566" w:author="PR Preview" w:date="2026-01-01T00:00:00Z">
        <w:r>
          <w:t xml:space="preserve">,</w:t>
        </w:r>
      </w:ins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ins w:id="4569" w:author="PR Preview" w:date="2026-01-01T00:00:00Z">
        <w:r>
  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  </w:r>
      </w:ins>
    </w:p>
    <w:bookmarkEnd w:id="101"/>
    <w:bookmarkStart w:id="103" w:name="thm-outer-product-rank"/>
    <w:p>
      <w:pPr>
        <w:pStyle w:val="FirstParagraph"/>
      </w:pPr>
      <w:ins w:id="4570" w:author="PR Preview" w:date="2026-01-01T00:00:00Z">
        <w:r>
          <w:rPr>
            <w:b/>
            <w:bCs/>
          </w:rPr>
          <w:t xml:space="preserve">Theorem 11 (An outer product has rank one)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If</w:t>
        </w:r>
      </w:ins>
      <w:ins w:id="4573" w:author="PR Preview" w:date="2026-01-01T00:00:00Z">
        <w:r>
          <w:t xml:space="preserve"> </w:t>
        </w:r>
      </w:ins>
      <w:ins w:id="4574" w:author="PR Preview" w:date="2026-01-01T00:00:00Z">
        <w:r>
          <w:t xml:space="preserve">$\mathord{\smash[b]{\underset{\raise.3ex\hbox{$\scriptstyle\sim$}}{u}}\vphantom{u}}$</w:t>
        </w:r>
      </w:ins>
      <w:ins w:id="4575" w:author="PR Preview" w:date="2026-01-01T00:00:00Z">
        <w:r>
          <w:t xml:space="preserve"> </w:t>
        </w:r>
      </w:ins>
      <w:ins w:id="4576" w:author="PR Preview" w:date="2026-01-01T00:00:00Z">
        <w:r>
          <w:t xml:space="preserve">is a nonzero vector of length</w:t>
        </w:r>
      </w:ins>
      <w:ins w:id="4577" w:author="PR Preview" w:date="2026-01-01T00:00:00Z">
        <w:r>
          <w:t xml:space="preserve"> </w:t>
        </w:r>
      </w:ins>
      <m:oMath>
        <m:r>
          <m:t>m</m:t>
        </m:r>
      </m:oMath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and</w:t>
        </w:r>
      </w:ins>
      <w:ins w:id="4580" w:author="PR Preview" w:date="2026-01-01T00:00:00Z">
        <w:r>
          <w:t xml:space="preserve"> </w:t>
        </w:r>
      </w:ins>
      <w:ins w:id="4581" w:author="PR Preview" w:date="2026-01-01T00:00:00Z">
        <w:r>
          <w:t xml:space="preserve">$\mathord{\smash[b]{\underset{\raise.3ex\hbox{$\scriptstyle\sim$}}{v}}\vphantom{v}}$</w:t>
        </w:r>
      </w:ins>
      <w:ins w:id="4582" w:author="PR Preview" w:date="2026-01-01T00:00:00Z">
        <w:r>
          <w:t xml:space="preserve"> </w:t>
        </w:r>
      </w:ins>
      <w:ins w:id="4583" w:author="PR Preview" w:date="2026-01-01T00:00:00Z">
        <w:r>
          <w:t xml:space="preserve">is a nonzero vector of length</w:t>
        </w:r>
      </w:ins>
      <w:ins w:id="4584" w:author="PR Preview" w:date="2026-01-01T00:00:00Z">
        <w:r>
          <w:t xml:space="preserve"> </w:t>
        </w:r>
      </w:ins>
      <m:oMath>
        <m:r>
          <m:t>n</m:t>
        </m:r>
      </m:oMath>
      <w:ins w:id="4585" w:author="PR Preview" w:date="2026-01-01T00:00:00Z">
        <w:r>
          <w:t xml:space="preserve">,</w:t>
        </w:r>
      </w:ins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then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$\operatorname{rank}(\mathord{\smash[b]{\underset{\raise.3ex\hbox{$\scriptstyle\sim$}}{u}}\vphantom{u}}\,{\mathord{\smash[b]{\underset{\raise.3ex\hbox{$\scriptstyle\sim$}}{v}}\vphantom{v}}}^{\top}) = 1$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(</w:t>
        </w:r>
      </w:ins>
      <w:hyperlink r:id="rId102">
        <w:ins w:id="4592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4593" w:author="PR Preview" w:date="2026-01-01T00:00:00Z">
        <w:r>
          <w:t xml:space="preserve">).</w:t>
        </w:r>
      </w:ins>
    </w:p>
    <w:bookmarkEnd w:id="103"/>
    <w:p>
      <w:pPr>
        <w:pStyle w:val="BodyText"/>
      </w:pPr>
      <w:ins w:id="4594" w:author="PR Preview" w:date="2026-01-01T00:00:00Z">
        <w:r>
          <w:rPr>
            <w:i/>
            <w:iCs/>
          </w:rPr>
          <w:t xml:space="preserve">Proof</w:t>
        </w:r>
      </w:ins>
      <w:ins w:id="4595" w:author="PR Preview" w:date="2026-01-01T00:00:00Z">
        <w:r>
          <w:t xml:space="preserve">. </w:t>
        </w:r>
      </w:ins>
      <w:ins w:id="4596" w:author="PR Preview" w:date="2026-01-01T00:00:00Z">
        <w:r>
          <w:t xml:space="preserve">Column</w:t>
        </w:r>
      </w:ins>
      <w:ins w:id="4597" w:author="PR Preview" w:date="2026-01-01T00:00:00Z">
        <w:r>
          <w:t xml:space="preserve"> </w:t>
        </w:r>
      </w:ins>
      <m:oMath>
        <m:r>
          <m:t>j</m:t>
        </m:r>
      </m:oMath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of</w:t>
        </w:r>
      </w:ins>
      <w:ins w:id="4600" w:author="PR Preview" w:date="2026-01-01T00:00:00Z">
        <w:r>
          <w:t xml:space="preserve"> </w:t>
        </w:r>
      </w:ins>
      <w:ins w:id="4601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has entries</w:t>
        </w:r>
      </w:ins>
      <w:ins w:id="460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ins w:id="4605" w:author="PR Preview" w:date="2026-01-01T00:00:00Z">
        <w:r>
          <w:t xml:space="preserve">,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so it is the vector</w:t>
        </w:r>
      </w:ins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$v_j \mathord{\smash[b]{\underset{\raise.3ex\hbox{$\scriptstyle\sim$}}{u}}\vphantom{u}}$</w:t>
        </w:r>
      </w:ins>
      <w:ins w:id="4610" w:author="PR Preview" w:date="2026-01-01T00:00:00Z">
        <w:r>
          <w:t xml:space="preserve">.</w:t>
        </w:r>
      </w:ins>
    </w:p>
    <w:p>
      <w:pPr>
        <w:pStyle w:val="BodyText"/>
      </w:pPr>
      <w:ins w:id="4611" w:author="PR Preview" w:date="2026-01-01T00:00:00Z">
        <w:r>
          <w:rPr>
            <w:b/>
            <w:bCs/>
          </w:rPr>
          <w:t xml:space="preserve">The rank is at least one.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Because</w:t>
        </w:r>
      </w:ins>
      <w:ins w:id="4614" w:author="PR Preview" w:date="2026-01-01T00:00:00Z">
        <w:r>
          <w:t xml:space="preserve"> </w:t>
        </w:r>
      </w:ins>
      <w:ins w:id="4615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4616" w:author="PR Preview" w:date="2026-01-01T00:00:00Z">
        <w:r>
          <w:t xml:space="preserve">, some entry</w:t>
        </w:r>
      </w:ins>
      <w:ins w:id="461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</m:oMath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is nonzero.</w:t>
        </w:r>
      </w:ins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Then column</w:t>
        </w:r>
      </w:ins>
      <w:ins w:id="4622" w:author="PR Preview" w:date="2026-01-01T00:00:00Z">
        <w:r>
          <w:t xml:space="preserve"> </w:t>
        </w:r>
      </w:ins>
      <m:oMath>
        <m:r>
          <m:t>j</m:t>
        </m:r>
      </m:oMath>
      <w:ins w:id="4623" w:author="PR Preview" w:date="2026-01-01T00:00:00Z">
        <w:r>
          <w:t xml:space="preserve">,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$v_j \mathord{\smash[b]{\underset{\raise.3ex\hbox{$\scriptstyle\sim$}}{u}}\vphantom{u}}$</w:t>
        </w:r>
      </w:ins>
      <w:ins w:id="4626" w:author="PR Preview" w:date="2026-01-01T00:00:00Z">
        <w:r>
          <w:t xml:space="preserve">, is a nonzero vector,</w:t>
        </w:r>
      </w:ins>
      <w:ins w:id="4627" w:author="PR Preview" w:date="2026-01-01T00:00:00Z">
        <w:r>
          <w:t xml:space="preserve"> </w:t>
        </w:r>
      </w:ins>
      <w:ins w:id="4628" w:author="PR Preview" w:date="2026-01-01T00:00:00Z">
        <w:r>
          <w:t xml:space="preserve">and a single nonzero vector is linearly independent (</w:t>
        </w:r>
      </w:ins>
      <w:hyperlink r:id="rId35">
        <w:ins w:id="4629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4630" w:author="PR Preview" w:date="2026-01-01T00:00:00Z">
        <w:r>
          <w:t xml:space="preserve">):</w:t>
        </w:r>
      </w:ins>
      <w:ins w:id="4631" w:author="PR Preview" w:date="2026-01-01T00:00:00Z">
        <w:r>
          <w:t xml:space="preserve"> </w:t>
        </w:r>
      </w:ins>
      <w:ins w:id="4632" w:author="PR Preview" w:date="2026-01-01T00:00:00Z">
        <w:r>
          <w:t xml:space="preserve">$c\,(v_j \mathord{\smash[b]{\underset{\raise.3ex\hbox{$\scriptstyle\sim$}}{u}}\vphantom{u}}) = \mathord{\smash[b]{\underset{\raise.3ex\hbox{$\scriptstyle\sim$}}{0}}\vphantom{0}}$</w:t>
        </w:r>
      </w:ins>
      <w:ins w:id="4633" w:author="PR Preview" w:date="2026-01-01T00:00:00Z">
        <w:r>
          <w:t xml:space="preserve"> </w:t>
        </w:r>
      </w:ins>
      <w:ins w:id="4634" w:author="PR Preview" w:date="2026-01-01T00:00:00Z">
        <w:r>
          <w:t xml:space="preserve">forces</w:t>
        </w:r>
      </w:ins>
      <w:ins w:id="463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63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637" w:author="PR Preview" w:date="2026-01-01T00:00:00Z">
        <w:r>
          <w:delText xml:space="preserve">both columns are</w:delText>
        </w:r>
      </w:del>
      <w:del w:id="463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9" w:author="PR Preview" w:date="2026-01-01T00:00:00Z">
        <w:r>
          <w:delText xml:space="preserve">,</w:delText>
        </w:r>
      </w:del>
      <w:del w:id="4640" w:author="PR Preview" w:date="2026-01-01T00:00:00Z">
        <w:r>
          <w:delText xml:space="preserve"> </w:delText>
        </w:r>
      </w:del>
      <w:del w:id="4641" w:author="PR Preview" w:date="2026-01-01T00:00:00Z">
        <w:r>
          <w:delText xml:space="preserve">and</w:delText>
        </w:r>
      </w:del>
      <w:del w:id="464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43" w:author="PR Preview" w:date="2026-01-01T00:00:00Z">
        <w:r>
          <w:delText xml:space="preserve">.</w:delText>
        </w:r>
      </w:del>
      <w:del w:id="4644" w:author="PR Preview" w:date="2026-01-01T00:00:00Z">
        <w:r>
          <w:delText xml:space="preserve"> </w:delText>
        </w:r>
      </w:del>
      <w:del w:id="4645" w:author="PR Preview" w:date="2026-01-01T00:00:00Z">
        <w:r>
          <w:delText xml:space="preserve">Otherwise, use the coefficients</w:delText>
        </w:r>
      </w:del>
      <w:del w:id="464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and</w:delText>
        </w:r>
      </w:del>
      <w:del w:id="46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del w:id="4650" w:author="PR Preview" w:date="2026-01-01T00:00:00Z">
        <w:r>
          <w:delText xml:space="preserve">,</w:delText>
        </w:r>
      </w:del>
      <w:del w:id="4651" w:author="PR Preview" w:date="2026-01-01T00:00:00Z">
        <w:r>
          <w:delText xml:space="preserve"> </w:delText>
        </w:r>
      </w:del>
      <w:del w:id="4652" w:author="PR Preview" w:date="2026-01-01T00:00:00Z">
        <w:r>
          <w:delText xml:space="preserve">which are not both zero: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653" w:author="PR Preview" w:date="2026-01-01T00:00:00Z">
        <w:r>
          <w:delText xml:space="preserve">Either way, every pair of columns has a combination</w:delText>
        </w:r>
      </w:del>
      <w:del w:id="4654" w:author="PR Preview" w:date="2026-01-01T00:00:00Z">
        <w:r>
          <w:delText xml:space="preserve"> </w:delText>
        </w:r>
      </w:del>
      <w:del w:id="4655" w:author="PR Preview" w:date="2026-01-01T00:00:00Z">
        <w:r>
          <w:delText xml:space="preserve">with coefficients that are not all zero and that equals</w:delText>
        </w:r>
      </w:del>
      <w:del w:id="465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7" w:author="PR Preview" w:date="2026-01-01T00:00:00Z">
        <w:r>
          <w:delText xml:space="preserve">.</w:delText>
        </w:r>
      </w:del>
      <w:del w:id="4658" w:author="PR Preview" w:date="2026-01-01T00:00:00Z">
        <w:r>
          <w:delText xml:space="preserve"> </w:delText>
        </w:r>
      </w:del>
      <w:del w:id="4659" w:author="PR Preview" w:date="2026-01-01T00:00:00Z">
        <w:r>
          <w:delText xml:space="preserve">Now take any set of two or more columns.</w:delText>
        </w:r>
      </w:del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It contains a pair</w:delText>
        </w:r>
      </w:del>
      <w:del w:id="466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≠</m:t>
        </m:r>
        <m:r>
          <m:t>k</m:t>
        </m:r>
      </m:oMath>
      <w:del w:id="4663" w:author="PR Preview" w:date="2026-01-01T00:00:00Z">
        <w:r>
          <w:delText xml:space="preserve">.</w:delText>
        </w:r>
      </w:del>
      <w:del w:id="4664" w:author="PR Preview" w:date="2026-01-01T00:00:00Z">
        <w:r>
          <w:delText xml:space="preserve"> </w:delText>
        </w:r>
      </w:del>
      <w:del w:id="4665" w:author="PR Preview" w:date="2026-01-01T00:00:00Z">
        <w:r>
          <w:delText xml:space="preserve">Use that pair’s coefficients for columns</w:delText>
        </w:r>
      </w:del>
      <w:del w:id="4666" w:author="PR Preview" w:date="2026-01-01T00:00:00Z">
        <w:r>
          <w:delText xml:space="preserve"> </w:delText>
        </w:r>
      </w:del>
      <m:oMath>
        <m:r>
          <m:t>j</m:t>
        </m:r>
      </m:oMath>
      <w:del w:id="4667" w:author="PR Preview" w:date="2026-01-01T00:00:00Z">
        <w:r>
          <w:delText xml:space="preserve"> </w:delText>
        </w:r>
      </w:del>
      <w:del w:id="4668" w:author="PR Preview" w:date="2026-01-01T00:00:00Z">
        <w:r>
          <w:delText xml:space="preserve">and</w:delText>
        </w:r>
      </w:del>
      <w:del w:id="4669" w:author="PR Preview" w:date="2026-01-01T00:00:00Z">
        <w:r>
          <w:delText xml:space="preserve"> </w:delText>
        </w:r>
      </w:del>
      <m:oMath>
        <m:r>
          <m:t>k</m:t>
        </m:r>
      </m:oMath>
      <w:del w:id="4670" w:author="PR Preview" w:date="2026-01-01T00:00:00Z">
        <w:r>
          <w:delText xml:space="preserve">,</w:delText>
        </w:r>
      </w:del>
      <w:del w:id="4671" w:author="PR Preview" w:date="2026-01-01T00:00:00Z">
        <w:r>
          <w:delText xml:space="preserve"> </w:delText>
        </w:r>
      </w:del>
      <w:del w:id="4672" w:author="PR Preview" w:date="2026-01-01T00:00:00Z">
        <w:r>
          <w:delText xml:space="preserve">and the coefficient</w:delText>
        </w:r>
      </w:del>
      <w:del w:id="4673" w:author="PR Preview" w:date="2026-01-01T00:00:00Z">
        <w:r>
          <w:delText xml:space="preserve"> </w:delText>
        </w:r>
      </w:del>
      <m:oMath>
        <m:r>
          <m:t>0</m:t>
        </m:r>
      </m:oMath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for every other column in the set.</w:delText>
        </w:r>
      </w:del>
      <w:del w:id="4676" w:author="PR Preview" w:date="2026-01-01T00:00:00Z">
        <w:r>
          <w:delText xml:space="preserve"> </w:delText>
        </w:r>
      </w:del>
      <w:del w:id="4677" w:author="PR Preview" w:date="2026-01-01T00:00:00Z">
        <w:r>
          <w:delText xml:space="preserve">This combination equals</w:delText>
        </w:r>
      </w:del>
      <w:del w:id="467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79" w:author="PR Preview" w:date="2026-01-01T00:00:00Z">
        <w:r>
          <w:delText xml:space="preserve">,</w:delText>
        </w:r>
      </w:del>
      <w:del w:id="4680" w:author="PR Preview" w:date="2026-01-01T00:00:00Z">
        <w:r>
          <w:delText xml:space="preserve"> </w:delText>
        </w:r>
      </w:del>
      <w:del w:id="4681" w:author="PR Preview" w:date="2026-01-01T00:00:00Z">
        <w:r>
          <w:delText xml:space="preserve">and its coefficients are not all zero,</w:delText>
        </w:r>
      </w:del>
      <w:del w:id="4682" w:author="PR Preview" w:date="2026-01-01T00:00:00Z">
        <w:r>
          <w:delText xml:space="preserve"> </w:delText>
        </w:r>
      </w:del>
      <w:del w:id="4683" w:author="PR Preview" w:date="2026-01-01T00:00:00Z">
        <w:r>
          <w:delText xml:space="preserve">so the set is not linearly independent (</w:delText>
        </w:r>
      </w:del>
      <w:hyperlink r:id="rId35">
        <w:del w:id="4684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4685" w:author="PR Preview" w:date="2026-01-01T00:00:00Z">
        <w:r>
          <w:delText xml:space="preserve">).</w:delText>
        </w:r>
      </w:del>
      <w:del w:id="4686" w:author="PR Preview" w:date="2026-01-01T00:00:00Z">
        <w:r>
          <w:delText xml:space="preserve"> </w:delText>
        </w:r>
      </w:del>
      <w:del w:id="4687" w:author="PR Preview" w:date="2026-01-01T00:00:00Z">
        <w:r>
          <w:delText xml:space="preserve">The largest linearly independent set of columns therefore has one column.</w:delText>
        </w:r>
      </w:del>
    </w:p>
    <w:p>
      <w:pPr>
        <w:pStyle w:val="BodyText"/>
      </w:pPr>
      <w:del w:id="4688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In</w:delText>
        </w:r>
      </w:del>
      <w:del w:id="4691" w:author="PR Preview" w:date="2026-01-01T00:00:00Z">
        <w:r>
          <w:delText xml:space="preserve"> </w:delText>
        </w:r>
      </w:del>
      <w:hyperlink w:anchor="exm-outer-product">
        <w:del w:id="4692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693" w:author="PR Preview" w:date="2026-01-01T00:00:00Z">
        <w:r>
          <w:delText xml:space="preserve">,</w:delText>
        </w:r>
      </w:del>
      <w:del w:id="4694" w:author="PR Preview" w:date="2026-01-01T00:00:00Z">
        <w:r>
          <w:delText xml:space="preserve"> </w:delText>
        </w:r>
      </w:del>
      <w:del w:id="4695" w:author="PR Preview" w:date="2026-01-01T00:00:00Z">
        <w:r>
          <w:delText xml:space="preserve">the second column</w:delText>
        </w:r>
      </w:del>
      <w:del w:id="46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of</w:delText>
        </w:r>
      </w:del>
      <w:del w:id="469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700" w:author="PR Preview" w:date="2026-01-01T00:00:00Z">
        <w:r>
          <w:delText xml:space="preserve"> </w:delText>
        </w:r>
      </w:del>
      <w:del w:id="4701" w:author="PR Preview" w:date="2026-01-01T00:00:00Z">
        <w:r>
          <w:delText xml:space="preserve">is</w:delText>
        </w:r>
      </w:del>
      <w:del w:id="47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times the first column</w:delText>
        </w:r>
      </w:del>
      <w:del w:id="47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4706" w:author="PR Preview" w:date="2026-01-01T00:00:00Z">
        <w:r>
          <w:delText xml:space="preserve">,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because the columns are</w:delText>
        </w:r>
      </w:del>
      <w:del w:id="470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and</w:delText>
        </w:r>
      </w:del>
      <w:del w:id="471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13" w:author="PR Preview" w:date="2026-01-01T00:00:00Z">
        <w:r>
          <w:delText xml:space="preserve">.</w:delText>
        </w:r>
      </w:del>
      <w:del w:id="4714" w:author="PR Preview" w:date="2026-01-01T00:00:00Z">
        <w:r>
          <w:delText xml:space="preserve"> </w:delText>
        </w:r>
      </w:del>
      <w:del w:id="4715" w:author="PR Preview" w:date="2026-01-01T00:00:00Z">
        <w:r>
          <w:delText xml:space="preserve">So the two columns are not linearly independent,</w:delText>
        </w:r>
      </w:del>
      <w:del w:id="4716" w:author="PR Preview" w:date="2026-01-01T00:00:00Z">
        <w:r>
          <w:delText xml:space="preserve"> </w:delText>
        </w:r>
      </w:del>
      <w:del w:id="4717" w:author="PR Preview" w:date="2026-01-01T00:00:00Z">
        <w:r>
          <w:delText xml:space="preserve">and the</w:delText>
        </w:r>
      </w:del>
      <w:del w:id="471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matrix has rank</w:delText>
        </w:r>
      </w:del>
      <w:del w:id="4721" w:author="PR Preview" w:date="2026-01-01T00:00:00Z">
        <w:r>
          <w:delText xml:space="preserve"> </w:delText>
        </w:r>
      </w:del>
      <m:oMath>
        <m:r>
          <m:t>1</m:t>
        </m:r>
      </m:oMath>
      <w:del w:id="4722" w:author="PR Preview" w:date="2026-01-01T00:00:00Z">
        <w:r>
          <w:delText xml:space="preserve">.</w:delText>
        </w:r>
      </w:del>
    </w:p>
    <w:p>
      <w:pPr>
        <w:pStyle w:val="FirstParagraph"/>
      </w:pPr>
      <w:ins w:id="4723" w:author="PR Preview" w:date="2026-01-01T00:00:00Z">
        <w:r>
          <w:t xml:space="preserve">both columns are</w:t>
        </w:r>
      </w:ins>
      <w:ins w:id="4724" w:author="PR Preview" w:date="2026-01-01T00:00:00Z">
        <w:r>
          <w:t xml:space="preserve"> </w:t>
        </w:r>
      </w:ins>
      <w:ins w:id="4725" w:author="PR Preview" w:date="2026-01-01T00:00:00Z">
        <w:r>
          <w:t xml:space="preserve">$\mathord{\smash[b]{\underset{\raise.3ex\hbox{$\scriptstyle\sim$}}{0}}\vphantom{0}}$</w:t>
        </w:r>
      </w:ins>
      <w:ins w:id="4726" w:author="PR Preview" w:date="2026-01-01T00:00:00Z">
        <w:r>
          <w:t xml:space="preserve">,</w:t>
        </w:r>
      </w:ins>
      <w:ins w:id="4727" w:author="PR Preview" w:date="2026-01-01T00:00:00Z">
        <w:r>
          <w:t xml:space="preserve"> </w:t>
        </w:r>
      </w:ins>
      <w:ins w:id="4728" w:author="PR Preview" w:date="2026-01-01T00:00:00Z">
        <w:r>
          <w:t xml:space="preserve">and</w:t>
        </w:r>
      </w:ins>
      <w:ins w:id="4729" w:author="PR Preview" w:date="2026-01-01T00:00:00Z">
        <w:r>
          <w:t xml:space="preserve"> </w:t>
        </w:r>
      </w:ins>
      <w:ins w:id="4730" w:author="PR Preview" w:date="2026-01-01T00:00:00Z">
        <w:r>
  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  </w:r>
      </w:ins>
      <w:ins w:id="4731" w:author="PR Preview" w:date="2026-01-01T00:00:00Z">
        <w:r>
          <w:t xml:space="preserve">.</w:t>
        </w:r>
      </w:ins>
      <w:ins w:id="4732" w:author="PR Preview" w:date="2026-01-01T00:00:00Z">
        <w:r>
          <w:t xml:space="preserve"> </w:t>
        </w:r>
      </w:ins>
      <w:ins w:id="4733" w:author="PR Preview" w:date="2026-01-01T00:00:00Z">
        <w:r>
          <w:t xml:space="preserve">Otherwise, use the coefficients</w:t>
        </w:r>
      </w:ins>
      <w:ins w:id="473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and</w:t>
        </w:r>
      </w:ins>
      <w:ins w:id="473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ins w:id="4738" w:author="PR Preview" w:date="2026-01-01T00:00:00Z">
        <w:r>
          <w:t xml:space="preserve">,</w:t>
        </w:r>
      </w:ins>
      <w:ins w:id="4739" w:author="PR Preview" w:date="2026-01-01T00:00:00Z">
        <w:r>
          <w:t xml:space="preserve"> </w:t>
        </w:r>
      </w:ins>
      <w:ins w:id="4740" w:author="PR Preview" w:date="2026-01-01T00:00:00Z">
        <w:r>
          <w:t xml:space="preserve">which are not both zero:</w:t>
        </w:r>
      </w:ins>
    </w:p>
    <w:p>
      <w:pPr>
        <w:pStyle w:val="BodyText"/>
      </w:pPr>
      <w:ins w:id="4741" w:author="PR Preview" w:date="2026-01-01T00:00:00Z">
        <w:r>
  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  </w:r>
      </w:ins>
    </w:p>
    <w:p>
      <w:pPr>
        <w:pStyle w:val="FirstParagraph"/>
      </w:pPr>
      <w:ins w:id="4742" w:author="PR Preview" w:date="2026-01-01T00:00:00Z">
        <w:r>
          <w:t xml:space="preserve">Either way, every pair of columns has a combination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with coefficients that are not all zero and that equals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$\mathord{\smash[b]{\underset{\raise.3ex\hbox{$\scriptstyle\sim$}}{0}}\vphantom{0}}$</w:t>
        </w:r>
      </w:ins>
      <w:ins w:id="4747" w:author="PR Preview" w:date="2026-01-01T00:00:00Z">
        <w:r>
          <w:t xml:space="preserve">.</w:t>
        </w:r>
      </w:ins>
      <w:ins w:id="4748" w:author="PR Preview" w:date="2026-01-01T00:00:00Z">
        <w:r>
          <w:t xml:space="preserve"> </w:t>
        </w:r>
      </w:ins>
      <w:ins w:id="4749" w:author="PR Preview" w:date="2026-01-01T00:00:00Z">
        <w:r>
          <w:t xml:space="preserve">Now take any set of two or more columns.</w:t>
        </w:r>
      </w:ins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It contains a pair</w:t>
        </w:r>
      </w:ins>
      <w:ins w:id="475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≠</m:t>
        </m:r>
        <m:r>
          <m:t>k</m:t>
        </m:r>
      </m:oMath>
      <w:ins w:id="4753" w:author="PR Preview" w:date="2026-01-01T00:00:00Z">
        <w:r>
          <w:t xml:space="preserve">.</w:t>
        </w:r>
      </w:ins>
      <w:ins w:id="4754" w:author="PR Preview" w:date="2026-01-01T00:00:00Z">
        <w:r>
          <w:t xml:space="preserve"> </w:t>
        </w:r>
      </w:ins>
      <w:ins w:id="4755" w:author="PR Preview" w:date="2026-01-01T00:00:00Z">
        <w:r>
          <w:t xml:space="preserve">Use that pair’s coefficients for columns</w:t>
        </w:r>
      </w:ins>
      <w:ins w:id="4756" w:author="PR Preview" w:date="2026-01-01T00:00:00Z">
        <w:r>
          <w:t xml:space="preserve"> </w:t>
        </w:r>
      </w:ins>
      <m:oMath>
        <m:r>
          <m:t>j</m:t>
        </m:r>
      </m:oMath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and</w:t>
        </w:r>
      </w:ins>
      <w:ins w:id="4759" w:author="PR Preview" w:date="2026-01-01T00:00:00Z">
        <w:r>
          <w:t xml:space="preserve"> </w:t>
        </w:r>
      </w:ins>
      <m:oMath>
        <m:r>
          <m:t>k</m:t>
        </m:r>
      </m:oMath>
      <w:ins w:id="4760" w:author="PR Preview" w:date="2026-01-01T00:00:00Z">
        <w:r>
          <w:t xml:space="preserve">,</w:t>
        </w:r>
      </w:ins>
      <w:ins w:id="4761" w:author="PR Preview" w:date="2026-01-01T00:00:00Z">
        <w:r>
          <w:t xml:space="preserve"> </w:t>
        </w:r>
      </w:ins>
      <w:ins w:id="4762" w:author="PR Preview" w:date="2026-01-01T00:00:00Z">
        <w:r>
          <w:t xml:space="preserve">and the coefficient</w:t>
        </w:r>
      </w:ins>
      <w:ins w:id="4763" w:author="PR Preview" w:date="2026-01-01T00:00:00Z">
        <w:r>
          <w:t xml:space="preserve"> </w:t>
        </w:r>
      </w:ins>
      <m:oMath>
        <m:r>
          <m:t>0</m:t>
        </m:r>
      </m:oMath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for every other column in the set.</w:t>
        </w:r>
      </w:ins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This combination equals</w:t>
        </w:r>
      </w:ins>
      <w:ins w:id="4768" w:author="PR Preview" w:date="2026-01-01T00:00:00Z">
        <w:r>
          <w:t xml:space="preserve"> </w:t>
        </w:r>
      </w:ins>
      <w:ins w:id="4769" w:author="PR Preview" w:date="2026-01-01T00:00:00Z">
        <w:r>
          <w:t xml:space="preserve">$\mathord{\smash[b]{\underset{\raise.3ex\hbox{$\scriptstyle\sim$}}{0}}\vphantom{0}}$</w:t>
        </w:r>
      </w:ins>
      <w:ins w:id="4770" w:author="PR Preview" w:date="2026-01-01T00:00:00Z">
        <w:r>
          <w:t xml:space="preserve">,</w:t>
        </w:r>
      </w:ins>
      <w:ins w:id="4771" w:author="PR Preview" w:date="2026-01-01T00:00:00Z">
        <w:r>
          <w:t xml:space="preserve"> </w:t>
        </w:r>
      </w:ins>
      <w:ins w:id="4772" w:author="PR Preview" w:date="2026-01-01T00:00:00Z">
        <w:r>
          <w:t xml:space="preserve">and its coefficients are not all zero,</w:t>
        </w:r>
      </w:ins>
      <w:ins w:id="4773" w:author="PR Preview" w:date="2026-01-01T00:00:00Z">
        <w:r>
          <w:t xml:space="preserve"> </w:t>
        </w:r>
      </w:ins>
      <w:ins w:id="4774" w:author="PR Preview" w:date="2026-01-01T00:00:00Z">
        <w:r>
          <w:t xml:space="preserve">so the set is not linearly independent (</w:t>
        </w:r>
      </w:ins>
      <w:hyperlink r:id="rId35">
        <w:ins w:id="477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4776" w:author="PR Preview" w:date="2026-01-01T00:00:00Z">
        <w:r>
          <w:t xml:space="preserve">).</w:t>
        </w:r>
      </w:ins>
      <w:ins w:id="4777" w:author="PR Preview" w:date="2026-01-01T00:00:00Z">
        <w:r>
          <w:t xml:space="preserve"> </w:t>
        </w:r>
      </w:ins>
      <w:ins w:id="4778" w:author="PR Preview" w:date="2026-01-01T00:00:00Z">
        <w:r>
          <w:t xml:space="preserve">The largest linearly independent set of columns therefore has one column.</w:t>
        </w:r>
      </w:ins>
    </w:p>
    <w:bookmarkStart w:id="104" w:name="exm-outer-product-rank"/>
    <w:p>
      <w:pPr>
        <w:pStyle w:val="BodyText"/>
      </w:pPr>
      <w:ins w:id="4779" w:author="PR Preview" w:date="2026-01-01T00:00:00Z">
        <w:r>
          <w:rPr>
            <w:b/>
            <w:bCs/>
          </w:rPr>
          <w:t xml:space="preserve">Example 26 (The rank of an outer product)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In</w:t>
        </w:r>
      </w:ins>
      <w:ins w:id="4782" w:author="PR Preview" w:date="2026-01-01T00:00:00Z">
        <w:r>
          <w:t xml:space="preserve"> </w:t>
        </w:r>
      </w:ins>
      <w:hyperlink w:anchor="exm-outer-product">
        <w:ins w:id="478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784" w:author="PR Preview" w:date="2026-01-01T00:00:00Z">
        <w:r>
          <w:t xml:space="preserve">,</w:t>
        </w:r>
      </w:ins>
      <w:ins w:id="4785" w:author="PR Preview" w:date="2026-01-01T00:00:00Z">
        <w:r>
          <w:t xml:space="preserve"> </w:t>
        </w:r>
      </w:ins>
      <w:ins w:id="4786" w:author="PR Preview" w:date="2026-01-01T00:00:00Z">
        <w:r>
          <w:t xml:space="preserve">the second column</w:t>
        </w:r>
      </w:ins>
      <w:ins w:id="47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of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t xml:space="preserve">is</w:t>
        </w:r>
      </w:ins>
      <w:ins w:id="47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4795" w:author="PR Preview" w:date="2026-01-01T00:00:00Z">
        <w:r>
          <w:t xml:space="preserve"> </w:t>
        </w:r>
      </w:ins>
      <w:ins w:id="4796" w:author="PR Preview" w:date="2026-01-01T00:00:00Z">
        <w:r>
          <w:t xml:space="preserve">times the first column</w:t>
        </w:r>
      </w:ins>
      <w:ins w:id="47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4798" w:author="PR Preview" w:date="2026-01-01T00:00:00Z">
        <w:r>
          <w:t xml:space="preserve">,</w:t>
        </w:r>
      </w:ins>
      <w:ins w:id="4799" w:author="PR Preview" w:date="2026-01-01T00:00:00Z">
        <w:r>
          <w:t xml:space="preserve"> </w:t>
        </w:r>
      </w:ins>
      <w:ins w:id="4800" w:author="PR Preview" w:date="2026-01-01T00:00:00Z">
        <w:r>
          <w:t xml:space="preserve">because the columns are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and</w:t>
        </w:r>
      </w:ins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4807" w:author="PR Preview" w:date="2026-01-01T00:00:00Z">
        <w:r>
          <w:t xml:space="preserve">.</w:t>
        </w:r>
      </w:ins>
      <w:ins w:id="4808" w:author="PR Preview" w:date="2026-01-01T00:00:00Z">
        <w:r>
          <w:t xml:space="preserve"> </w:t>
        </w:r>
      </w:ins>
      <w:ins w:id="4809" w:author="PR Preview" w:date="2026-01-01T00:00:00Z">
        <w:r>
          <w:t xml:space="preserve">So the two columns are not linearly independent,</w:t>
        </w:r>
      </w:ins>
      <w:ins w:id="4810" w:author="PR Preview" w:date="2026-01-01T00:00:00Z">
        <w:r>
          <w:t xml:space="preserve"> </w:t>
        </w:r>
      </w:ins>
      <w:ins w:id="4811" w:author="PR Preview" w:date="2026-01-01T00:00:00Z">
        <w:r>
          <w:t xml:space="preserve">and the</w:t>
        </w:r>
      </w:ins>
      <w:ins w:id="481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matrix has rank</w:t>
        </w:r>
      </w:ins>
      <w:ins w:id="4815" w:author="PR Preview" w:date="2026-01-01T00:00:00Z">
        <w:r>
          <w:t xml:space="preserve"> </w:t>
        </w:r>
      </w:ins>
      <m:oMath>
        <m:r>
          <m:t>1</m:t>
        </m:r>
      </m:oMath>
      <w:ins w:id="4816" w:author="PR Preview" w:date="2026-01-01T00:00:00Z">
        <w:r>
          <w:t xml:space="preserve">.</w:t>
        </w:r>
      </w:ins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2026-10-17T11:52:32Z</dcterms:created>
  <dcterms:modified xsi:type="dcterms:W3CDTF">2026-10-17T11:52:32Z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