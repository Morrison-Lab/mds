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the set of all vectors</w:delText>
        </w:r>
      </w:del>
      <w:del w:id="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in</w:delText>
        </w:r>
      </w:del>
      <w:del w:id="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8" w:author="PR Preview" w:date="2026-01-01T00:00:00Z">
        <w:r>
          <w:delText xml:space="preserve">.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It is also called the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range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or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b/>
            <w:bCs/>
          </w:rPr>
          <w:delText xml:space="preserve">image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of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" w:author="PR Preview" w:date="2026-01-01T00:00:00Z">
        <w:r>
          <w:delText xml:space="preserve">.</w:delText>
        </w:r>
      </w:del>
    </w:p>
    <w:p>
      <w:pPr>
        <w:pStyle w:val="BodyText"/>
      </w:pPr>
      <w:ins w:id="21" w:author="PR Preview" w:date="2026-01-01T00:00:00Z">
        <w:r>
  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  </w:r>
      </w:ins>
    </w:p>
    <w:p>
      <w:pPr>
        <w:pStyle w:val="FirstParagraph"/>
      </w:pPr>
      <w:ins w:id="22" w:author="PR Preview" w:date="2026-01-01T00:00:00Z">
        <w:r>
          <w:t xml:space="preserve">the set of all vectors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$\mathbf{A} \mathord{\smash[b]{\underset{\raise.3ex\hbox{$\scriptstyle\sim$}}{x}}\vphantom{x}}$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in</w:t>
        </w:r>
      </w:ins>
      <w:ins w:id="2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8" w:author="PR Preview" w:date="2026-01-01T00:00:00Z">
        <w:r>
          <w:t xml:space="preserve">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It is also called the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b/>
            <w:bCs/>
          </w:rPr>
          <w:t xml:space="preserve">range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or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b/>
            <w:bCs/>
          </w:rPr>
          <w:t xml:space="preserve">image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of</w:t>
        </w:r>
      </w:ins>
      <w:ins w:id="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0" w:author="PR Preview" w:date="2026-01-01T00:00:00Z">
        <w:r>
          <w:t xml:space="preserve">.</w:t>
        </w:r>
      </w:ins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1" w:author="PR Preview" w:date="2026-01-01T00:00:00Z">
        <w:r>
          <w:delText xml:space="preserve">For any</w:delText>
        </w:r>
      </w:del>
      <w:del w:id="4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4" w:author="PR Preview" w:date="2026-01-01T00:00:00Z">
        <w:r>
          <w:t xml:space="preserve">For any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$\mathord{\smash[b]{\underset{\raise.3ex\hbox{$\scriptstyle\sim$}}{x}}\vphantom{x}} \in \mathbb{R}^3$</w:t>
        </w:r>
      </w:ins>
      <w:ins w:id="47" w:author="PR Preview" w:date="2026-01-01T00:00:00Z">
        <w:r>
          <w:t xml:space="preserve">,</w:t>
        </w:r>
      </w:ins>
    </w:p>
    <w:p>
      <w:pPr>
        <w:pStyle w:val="BodyText"/>
      </w:pPr>
      <w:ins w:id="48" w:author="PR Preview" w:date="2026-01-01T00:00:00Z">
        <w:r>
  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  </w:r>
      </w:ins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del w:id="49" w:author="PR Preview" w:date="2026-01-01T00:00:00Z">
        <w:r>
          <w:rPr>
            <w:b/>
            <w:bCs/>
          </w:rPr>
          <w:delText xml:space="preserve">Theorem 1 (The column space is the span of the columns)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If</w:delText>
        </w:r>
      </w:del>
      <w:del w:id="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is an</w:delText>
        </w:r>
      </w:del>
      <w:del w:id="5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matrix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with columns</w:delText>
        </w:r>
      </w:del>
      <w:del w:id="6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61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62" w:author="PR Preview" w:date="2026-01-01T00:00:00Z">
        <w:r>
          <w:rPr>
            <w:b/>
            <w:bCs/>
          </w:rPr>
          <w:t xml:space="preserve">Theorem 1 (The column space is the span of the columns)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If</w:t>
        </w:r>
      </w:ins>
      <w:ins w:id="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an</w:t>
        </w:r>
      </w:ins>
      <w:ins w:id="6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matrix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with columns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\mathord{\smash[b]{\underset{\raise.3ex\hbox{$\scriptstyle\sim$}}{a}}\vphantom{a}}_n$</w:t>
        </w:r>
      </w:ins>
      <w:ins w:id="75" w:author="PR Preview" w:date="2026-01-01T00:00:00Z">
        <w:r>
          <w:t xml:space="preserve">, then</w:t>
        </w:r>
      </w:ins>
    </w:p>
    <w:p>
      <w:pPr>
        <w:pStyle w:val="BodyText"/>
      </w:pPr>
      <w:ins w:id="76" w:author="PR Preview" w:date="2026-01-01T00:00:00Z">
        <w:r>
  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del w:id="77" w:author="PR Preview" w:date="2026-01-01T00:00:00Z">
        <w:r>
          <w:rPr>
            <w:i/>
            <w:iCs/>
          </w:rPr>
          <w:delText xml:space="preserve">Proof</w:delText>
        </w:r>
      </w:del>
      <w:del w:id="78" w:author="PR Preview" w:date="2026-01-01T00:00:00Z">
        <w:r>
          <w:delText xml:space="preserve">. </w:delText>
        </w:r>
      </w:del>
      <w:del w:id="79" w:author="PR Preview" w:date="2026-01-01T00:00:00Z">
        <w:r>
          <w:delText xml:space="preserve">By</w:delText>
        </w:r>
      </w:del>
      <w:del w:id="80" w:author="PR Preview" w:date="2026-01-01T00:00:00Z">
        <w:r>
          <w:delText xml:space="preserve"> </w:delText>
        </w:r>
      </w:del>
      <w:hyperlink r:id="rId14">
        <w:del w:id="81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82" w:author="PR Preview" w:date="2026-01-01T00:00:00Z">
        <w:r>
          <w:delText xml:space="preserve">,</w:delText>
        </w:r>
      </w:del>
      <w:del w:id="8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84" w:author="PR Preview" w:date="2026-01-01T00:00:00Z">
        <w:r>
          <w:delText xml:space="preserve">,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and as</w:delText>
        </w:r>
      </w:del>
      <w:del w:id="8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ranges over</w:delText>
        </w:r>
      </w:del>
      <w:del w:id="9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91" w:author="PR Preview" w:date="2026-01-01T00:00:00Z">
        <w:r>
          <w:delText xml:space="preserve">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the coefficients</w:delText>
        </w:r>
      </w:del>
      <w:del w:id="9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range over all lists of</w:delText>
        </w:r>
      </w:del>
      <w:del w:id="97" w:author="PR Preview" w:date="2026-01-01T00:00:00Z">
        <w:r>
          <w:delText xml:space="preserve"> </w:delText>
        </w:r>
      </w:del>
      <m:oMath>
        <m:r>
          <m:t>n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numbers.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So the set of all</w:delText>
        </w:r>
      </w:del>
      <w:del w:id="10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(</w:delText>
        </w:r>
      </w:del>
      <w:hyperlink w:anchor="def-column-space">
        <w:del w:id="105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06" w:author="PR Preview" w:date="2026-01-01T00:00:00Z">
        <w:r>
          <w:delText xml:space="preserve">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is the set of all linear combinations of the columns,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which is their span (</w:delText>
        </w:r>
      </w:del>
      <w:hyperlink r:id="rId15">
        <w:del w:id="111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112" w:author="PR Preview" w:date="2026-01-01T00:00:00Z">
        <w:r>
          <w:delText xml:space="preserve">).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A span is a subspace (</w:delText>
        </w:r>
      </w:del>
      <w:hyperlink r:id="rId16">
        <w:del w:id="115" w:author="PR Preview" w:date="2026-01-01T00:00:00Z">
          <w:r>
            <w:rPr>
              <w:rStyle w:val="Hyperlink"/>
            </w:rPr>
            <w:delText xml:space="preserve">Theorem 2 in Subspaces and Rank</w:delText>
          </w:r>
        </w:del>
      </w:hyperlink>
      <w:del w:id="116" w:author="PR Preview" w:date="2026-01-01T00:00:00Z">
        <w:r>
          <w:delText xml:space="preserve">).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Applying the same argument to</w:delText>
        </w:r>
      </w:del>
      <w:del w:id="11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0" w:author="PR Preview" w:date="2026-01-01T00:00:00Z">
        <w:r>
          <w:delText xml:space="preserve">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whose columns are the rows of</w:delText>
        </w:r>
      </w:del>
      <w:del w:id="1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4" w:author="PR Preview" w:date="2026-01-01T00:00:00Z">
        <w:r>
          <w:delText xml:space="preserve">,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shows the row space is a subspace of</w:delText>
        </w:r>
      </w:del>
      <w:del w:id="12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28" w:author="PR Preview" w:date="2026-01-01T00:00:00Z">
        <w:r>
          <w:delText xml:space="preserve">.</w:delText>
        </w:r>
      </w:del>
    </w:p>
    <w:p>
      <w:pPr>
        <w:pStyle w:val="BodyText"/>
      </w:pPr>
      <w:ins w:id="129" w:author="PR Preview" w:date="2026-01-01T00:00:00Z">
        <w:r>
          <w:rPr>
            <w:i/>
            <w:iCs/>
          </w:rPr>
          <w:t xml:space="preserve">Proof</w:t>
        </w:r>
      </w:ins>
      <w:ins w:id="130" w:author="PR Preview" w:date="2026-01-01T00:00:00Z">
        <w:r>
          <w:t xml:space="preserve">. </w:t>
        </w:r>
      </w:ins>
      <w:ins w:id="131" w:author="PR Preview" w:date="2026-01-01T00:00:00Z">
        <w:r>
          <w:t xml:space="preserve">By</w:t>
        </w:r>
      </w:ins>
      <w:ins w:id="132" w:author="PR Preview" w:date="2026-01-01T00:00:00Z">
        <w:r>
          <w:t xml:space="preserve"> </w:t>
        </w:r>
      </w:ins>
      <w:hyperlink r:id="rId14">
        <w:ins w:id="133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134" w:author="PR Preview" w:date="2026-01-01T00:00:00Z">
        <w:r>
          <w:t xml:space="preserve">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  </w:r>
      </w:ins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and as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$\mathord{\smash[b]{\underset{\raise.3ex\hbox{$\scriptstyle\sim$}}{x}}\vphantom{x}}$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ranges over</w:t>
        </w:r>
      </w:ins>
      <w:ins w:id="14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45" w:author="PR Preview" w:date="2026-01-01T00:00:00Z">
        <w:r>
          <w:t xml:space="preserve">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the coefficients</w:t>
        </w:r>
      </w:ins>
      <w:ins w:id="1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range over all lists of</w:t>
        </w:r>
      </w:ins>
      <w:ins w:id="151" w:author="PR Preview" w:date="2026-01-01T00:00:00Z">
        <w:r>
          <w:t xml:space="preserve"> </w:t>
        </w:r>
      </w:ins>
      <m:oMath>
        <m:r>
          <m:t>n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numbers.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So the set of all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$\mathbf{A} \mathord{\smash[b]{\underset{\raise.3ex\hbox{$\scriptstyle\sim$}}{x}}\vphantom{x}}$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(</w:t>
        </w:r>
      </w:ins>
      <w:hyperlink w:anchor="def-column-space">
        <w:ins w:id="16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61" w:author="PR Preview" w:date="2026-01-01T00:00:00Z">
        <w:r>
          <w:t xml:space="preserve">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is the set of all linear combinations of the columns,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which is their span (</w:t>
        </w:r>
      </w:ins>
      <w:hyperlink r:id="rId15">
        <w:ins w:id="166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67" w:author="PR Preview" w:date="2026-01-01T00:00:00Z">
        <w:r>
          <w:t xml:space="preserve">).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A span is a subspace (</w:t>
        </w:r>
      </w:ins>
      <w:hyperlink r:id="rId16">
        <w:ins w:id="170" w:author="PR Preview" w:date="2026-01-01T00:00:00Z">
          <w:r>
            <w:rPr>
              <w:rStyle w:val="Hyperlink"/>
            </w:rPr>
            <w:t xml:space="preserve">Theorem 2 in Subspaces and Rank</w:t>
          </w:r>
        </w:ins>
      </w:hyperlink>
      <w:ins w:id="171" w:author="PR Preview" w:date="2026-01-01T00:00:00Z">
        <w:r>
          <w:t xml:space="preserve">).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Applying the same argument to</w:t>
        </w:r>
      </w:ins>
      <w:ins w:id="17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75" w:author="PR Preview" w:date="2026-01-01T00:00:00Z">
        <w:r>
          <w:t xml:space="preserve">,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whose columns are the rows of</w:t>
        </w:r>
      </w:ins>
      <w:ins w:id="17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shows the row space is a subspace of</w:t>
        </w:r>
      </w:ins>
      <w:ins w:id="18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83" w:author="PR Preview" w:date="2026-01-01T00:00:00Z">
        <w:r>
          <w:t xml:space="preserve">.</w:t>
        </w:r>
      </w:ins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84" w:author="PR Preview" w:date="2026-01-01T00:00:00Z">
        <w:r>
          <w:delText xml:space="preserve">the set of</w:delText>
        </w:r>
      </w:del>
      <w:del w:id="185" w:author="PR Preview" w:date="2026-01-01T00:00:00Z">
        <w:r>
          <w:delText xml:space="preserve"> </w:delText>
        </w:r>
      </w:del>
      <w:hyperlink r:id="rId18">
        <w:del w:id="186" w:author="PR Preview" w:date="2026-01-01T00:00:00Z">
          <w:r>
            <w:rPr>
              <w:rStyle w:val="Hyperlink"/>
            </w:rPr>
            <w:delText xml:space="preserve">solutions</w:delText>
          </w:r>
        </w:del>
      </w:hyperlink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of the linear system</w:delText>
        </w:r>
      </w:del>
      <w:del w:id="1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190" w:author="PR Preview" w:date="2026-01-01T00:00:00Z">
        <w:r>
          <w:delText xml:space="preserve">.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It is also called the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rPr>
            <w:b/>
            <w:bCs/>
          </w:rPr>
          <w:delText xml:space="preserve">kernel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of</w:delText>
        </w:r>
      </w:del>
      <w:del w:id="1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8" w:author="PR Preview" w:date="2026-01-01T00:00:00Z">
        <w:r>
          <w:delText xml:space="preserve">.</w:delText>
        </w:r>
      </w:del>
    </w:p>
    <w:p>
      <w:pPr>
        <w:pStyle w:val="BodyText"/>
      </w:pPr>
      <w:ins w:id="199" w:author="PR Preview" w:date="2026-01-01T00:00:00Z">
        <w:r>
  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  </w:r>
      </w:ins>
    </w:p>
    <w:p>
      <w:pPr>
        <w:pStyle w:val="FirstParagraph"/>
      </w:pPr>
      <w:ins w:id="200" w:author="PR Preview" w:date="2026-01-01T00:00:00Z">
        <w:r>
          <w:t xml:space="preserve">the set of</w:t>
        </w:r>
      </w:ins>
      <w:ins w:id="201" w:author="PR Preview" w:date="2026-01-01T00:00:00Z">
        <w:r>
          <w:t xml:space="preserve"> </w:t>
        </w:r>
      </w:ins>
      <w:hyperlink r:id="rId18">
        <w:ins w:id="202" w:author="PR Preview" w:date="2026-01-01T00:00:00Z">
          <w:r>
            <w:rPr>
              <w:rStyle w:val="Hyperlink"/>
            </w:rPr>
            <w:t xml:space="preserve">solutions</w:t>
          </w:r>
        </w:ins>
      </w:hyperlink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of the linear system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\mathord{\smash[b]{\underset{\raise.3ex\hbox{$\scriptstyle\sim$}}{0}}\vphantom{0}}_m$</w:t>
        </w:r>
      </w:ins>
      <w:ins w:id="207" w:author="PR Preview" w:date="2026-01-01T00:00:00Z">
        <w:r>
          <w:t xml:space="preserve">.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It is also called the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rPr>
            <w:b/>
            <w:bCs/>
          </w:rPr>
          <w:t xml:space="preserve">kernel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of</w:t>
        </w:r>
      </w:ins>
      <w:ins w:id="2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5" w:author="PR Preview" w:date="2026-01-01T00:00:00Z">
        <w:r>
          <w:t xml:space="preserve">.</w:t>
        </w:r>
      </w:ins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del w:id="216" w:author="PR Preview" w:date="2026-01-01T00:00:00Z">
        <w:r>
          <w:rPr>
            <w:b/>
            <w:bCs/>
          </w:rPr>
          <w:delText xml:space="preserve">Example 3 (The null space and left null space of a rank-one matrix)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For</w:delText>
        </w:r>
      </w:del>
      <w:del w:id="21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in</w:delText>
        </w:r>
      </w:del>
      <w:del w:id="222" w:author="PR Preview" w:date="2026-01-01T00:00:00Z">
        <w:r>
          <w:delText xml:space="preserve"> </w:delText>
        </w:r>
      </w:del>
      <w:hyperlink w:anchor="exm-column-space">
        <w:del w:id="223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224" w:author="PR Preview" w:date="2026-01-01T00:00:00Z">
        <w:r>
          <w:delText xml:space="preserve">,</w:delText>
        </w:r>
      </w:del>
      <w:del w:id="22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del w:id="226" w:author="PR Preview" w:date="2026-01-01T00:00:00Z">
        <w:r>
          <w:delText xml:space="preserve">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so</w:delText>
        </w:r>
      </w:del>
      <w:del w:id="22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exactly when</w:delText>
        </w:r>
      </w:del>
      <w:del w:id="23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del w:id="233" w:author="PR Preview" w:date="2026-01-01T00:00:00Z">
        <w:r>
          <w:delText xml:space="preserve">.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Writing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236" w:author="PR Preview" w:date="2026-01-01T00:00:00Z">
        <w:r>
          <w:rPr>
            <w:b/>
            <w:bCs/>
          </w:rPr>
          <w:t xml:space="preserve">Example 3 (The null space and left null space of a rank-one matrix)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For</w:t>
        </w:r>
      </w:ins>
      <w:ins w:id="2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in</w:t>
        </w:r>
      </w:ins>
      <w:ins w:id="242" w:author="PR Preview" w:date="2026-01-01T00:00:00Z">
        <w:r>
          <w:t xml:space="preserve"> </w:t>
        </w:r>
      </w:ins>
      <w:hyperlink w:anchor="exm-column-space">
        <w:ins w:id="243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44" w:author="PR Preview" w:date="2026-01-01T00:00:00Z">
        <w:r>
          <w:t xml:space="preserve">,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$\mathbf{A} \mathord{\smash[b]{\underset{\raise.3ex\hbox{$\scriptstyle\sim$}}{x}}\vphantom{x}} = (x_1 - 2x_2 - 2x_3,\; 3\,(x_1 - 2x_2 - 2x_3))$</w:t>
        </w:r>
      </w:ins>
      <w:ins w:id="247" w:author="PR Preview" w:date="2026-01-01T00:00:00Z">
        <w:r>
          <w:t xml:space="preserve">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so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\mathord{\smash[b]{\underset{\raise.3ex\hbox{$\scriptstyle\sim$}}{0}}\vphantom{0}}_2$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exactly when</w:t>
        </w:r>
      </w:ins>
      <w:ins w:id="25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ins w:id="255" w:author="PR Preview" w:date="2026-01-01T00:00:00Z">
        <w:r>
          <w:t xml:space="preserve">.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Writing</w:t>
        </w:r>
      </w:ins>
    </w:p>
    <w:p>
      <w:pPr>
        <w:pStyle w:val="BodyText"/>
      </w:pPr>
      <w:ins w:id="258" w:author="PR Preview" w:date="2026-01-01T00:00:00Z">
        <w:r>
          <w:t xml:space="preserve">$$
    \begin{aligned}
    \mathord{\smash[b]{\underset{\raise.3ex\hbox{$\scriptstyle\sim$}}{x}}\vphantom{x}} &amp;= (2x_2 + 2x_3, x_2, x_3) \\
    &amp;= x_2\,(2, 1, 0) + x_3\,(2, 0, 1)
    \end{aligned}
    $$</w:t>
        </w:r>
      </w:ins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del w:id="259" w:author="PR Preview" w:date="2026-01-01T00:00:00Z">
        <w:r>
          <w:delText xml:space="preserve">For the left null space,</w:delText>
        </w:r>
      </w:del>
      <w:del w:id="26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del w:id="261" w:author="PR Preview" w:date="2026-01-01T00:00:00Z">
        <w:r>
          <w:delText xml:space="preserve">,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which is</w:delText>
        </w:r>
      </w:del>
      <w:del w:id="26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exactly when</w:delText>
        </w:r>
      </w:del>
      <w:del w:id="26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del w:id="268" w:author="PR Preview" w:date="2026-01-01T00:00:00Z">
        <w:r>
          <w:delText xml:space="preserve">,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so</w:delText>
        </w:r>
      </w:del>
      <w:del w:id="27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72" w:author="PR Preview" w:date="2026-01-01T00:00:00Z">
        <w:r>
          <w:delText xml:space="preserve">,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a line in</w:delText>
        </w:r>
      </w:del>
      <w:del w:id="27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76" w:author="PR Preview" w:date="2026-01-01T00:00:00Z">
        <w:r>
          <w:delText xml:space="preserve">.</w:delText>
        </w:r>
      </w:del>
    </w:p>
    <w:p>
      <w:pPr>
        <w:pStyle w:val="BodyText"/>
      </w:pPr>
      <w:ins w:id="277" w:author="PR Preview" w:date="2026-01-01T00:00:00Z">
        <w:r>
          <w:t xml:space="preserve">For the left null space,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${\mathbf{A}}^{\top} \mathord{\smash[b]{\underset{\raise.3ex\hbox{$\scriptstyle\sim$}}{y}}\vphantom{y}} = (y_1 + 3y_2,\; -2\,(y_1 + 3y_2),\; -2\,(y_1 + 3y_2))$</w:t>
        </w:r>
      </w:ins>
      <w:ins w:id="280" w:author="PR Preview" w:date="2026-01-01T00:00:00Z">
        <w:r>
          <w:t xml:space="preserve">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which is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$\mathord{\smash[b]{\underset{\raise.3ex\hbox{$\scriptstyle\sim$}}{0}}\vphantom{0}}_3$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exactly when</w:t>
        </w:r>
      </w:ins>
      <w:ins w:id="28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ins w:id="288" w:author="PR Preview" w:date="2026-01-01T00:00:00Z">
        <w:r>
          <w:t xml:space="preserve">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so</w:t>
        </w:r>
      </w:ins>
      <w:ins w:id="2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92" w:author="PR Preview" w:date="2026-01-01T00:00:00Z">
        <w:r>
          <w:t xml:space="preserve">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 line in</w:t>
        </w:r>
      </w:ins>
      <w:ins w:id="2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96" w:author="PR Preview" w:date="2026-01-01T00:00:00Z">
        <w:r>
          <w:t xml:space="preserve">.</w:t>
        </w:r>
      </w:ins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del w:id="297" w:author="PR Preview" w:date="2026-01-01T00:00:00Z">
        <w:r>
          <w:rPr>
            <w:i/>
            <w:iCs/>
          </w:rPr>
          <w:delText xml:space="preserve">Proof</w:delText>
        </w:r>
      </w:del>
      <w:del w:id="298" w:author="PR Preview" w:date="2026-01-01T00:00:00Z">
        <w:r>
          <w:delText xml:space="preserve">.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299" w:author="PR Preview" w:date="2026-01-01T00:00:00Z">
        <w:r>
          <w:delText xml:space="preserve">, so</w:delText>
        </w:r>
      </w:del>
      <w:del w:id="30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01" w:author="PR Preview" w:date="2026-01-01T00:00:00Z">
        <w:r>
          <w:delText xml:space="preserve">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and the null space is not empty.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If</w:delText>
        </w:r>
      </w:del>
      <w:del w:id="30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and</w:delText>
        </w:r>
      </w:del>
      <w:del w:id="309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310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BodyText"/>
      </w:pPr>
      <w:ins w:id="311" w:author="PR Preview" w:date="2026-01-01T00:00:00Z">
        <w:r>
          <w:rPr>
            <w:i/>
            <w:iCs/>
          </w:rPr>
          <w:t xml:space="preserve">Proof</w:t>
        </w:r>
      </w:ins>
      <w:ins w:id="312" w:author="PR Preview" w:date="2026-01-01T00:00:00Z">
        <w:r>
          <w:t xml:space="preserve">. </w:t>
        </w:r>
      </w:ins>
      <w:ins w:id="313" w:author="PR Preview" w:date="2026-01-01T00:00:00Z">
        <w:r>
          <w:t xml:space="preserve">$\mathbf{A} \mathord{\smash[b]{\underset{\raise.3ex\hbox{$\scriptstyle\sim$}}{0}}\vphantom{0}}_n = \mathord{\smash[b]{\underset{\raise.3ex\hbox{$\scriptstyle\sim$}}{0}}\vphantom{0}}_m$</w:t>
        </w:r>
      </w:ins>
      <w:ins w:id="314" w:author="PR Preview" w:date="2026-01-01T00:00:00Z">
        <w:r>
          <w:t xml:space="preserve">, so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$\mathord{\smash[b]{\underset{\raise.3ex\hbox{$\scriptstyle\sim$}}{0}}\vphantom{0}}_n \in \mathcal{N}(\mathbf{A})$</w:t>
        </w:r>
      </w:ins>
      <w:ins w:id="317" w:author="PR Preview" w:date="2026-01-01T00:00:00Z">
        <w:r>
          <w:t xml:space="preserve">,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and the null space is not empty.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If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$\mathord{\smash[b]{\underset{\raise.3ex\hbox{$\scriptstyle\sim$}}{u}}\vphantom{u}}, \mathord{\smash[b]{\underset{\raise.3ex\hbox{$\scriptstyle\sim$}}{w}}\vphantom{w}} \in \mathcal{N}(\mathbf{A})$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and</w:t>
        </w:r>
      </w:ins>
      <w:ins w:id="32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327" w:author="PR Preview" w:date="2026-01-01T00:00:00Z">
        <w:r>
          <w:t xml:space="preserve">, then</w:t>
        </w:r>
      </w:ins>
    </w:p>
    <w:p>
      <w:pPr>
        <w:pStyle w:val="BodyText"/>
      </w:pPr>
      <w:ins w:id="328" w:author="PR Preview" w:date="2026-01-01T00:00:00Z">
        <w:r>
  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  </w:r>
      </w:ins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329" w:author="PR Preview" w:date="2026-01-01T00:00:00Z">
        <w:r>
          <w:delText xml:space="preserve">so</w:delText>
        </w:r>
      </w:del>
      <w:del w:id="33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331" w:author="PR Preview" w:date="2026-01-01T00:00:00Z">
        <w:r>
          <w:delText xml:space="preserve">.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Therefore</w:delText>
        </w:r>
      </w:del>
      <w:del w:id="334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and</w:delText>
        </w:r>
      </w:del>
      <w:del w:id="337" w:author="PR Preview" w:date="2026-01-01T00:00:00Z">
        <w:r>
          <w:delText xml:space="preserve"> </w:delText>
        </w:r>
      </w:del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are in</w:delText>
        </w:r>
      </w:del>
      <w:del w:id="34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41" w:author="PR Preview" w:date="2026-01-01T00:00:00Z">
        <w:r>
          <w:delText xml:space="preserve">.</w:delText>
        </w:r>
      </w:del>
    </w:p>
    <w:p>
      <w:pPr>
        <w:pStyle w:val="BodyText"/>
      </w:pPr>
      <w:del w:id="342" w:author="PR Preview" w:date="2026-01-01T00:00:00Z">
        <w:r>
          <w:rPr>
            <w:b/>
            <w:bCs/>
          </w:rPr>
          <w:delText xml:space="preserve">Example 4 (The solutions of</w:delText>
        </w:r>
      </w:del>
      <w:del w:id="34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4" w:author="PR Preview" w:date="2026-01-01T00:00:00Z">
        <w:r>
          <w:rPr>
            <w:b/>
            <w:bCs/>
          </w:rPr>
          <w:delText xml:space="preserve"> </w:delText>
        </w:r>
      </w:del>
      <w:del w:id="345" w:author="PR Preview" w:date="2026-01-01T00:00:00Z">
        <w:r>
          <w:rPr>
            <w:b/>
            <w:bCs/>
          </w:rPr>
          <w:delText xml:space="preserve">with</w:delText>
        </w:r>
      </w:del>
      <w:del w:id="346" w:author="PR Preview" w:date="2026-01-01T00:00:00Z">
        <w:r>
          <w:rPr>
            <w:b/>
            <w:bCs/>
          </w:rP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7" w:author="PR Preview" w:date="2026-01-01T00:00:00Z">
        <w:r>
          <w:rPr>
            <w:b/>
            <w:bCs/>
          </w:rPr>
          <w:delText xml:space="preserve"> </w:delText>
        </w:r>
      </w:del>
      <w:del w:id="348" w:author="PR Preview" w:date="2026-01-01T00:00:00Z">
        <w:r>
          <w:rPr>
            <w:b/>
            <w:bCs/>
          </w:rPr>
          <w:delText xml:space="preserve">are not a subspace)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In</w:delText>
        </w:r>
      </w:del>
      <w:del w:id="351" w:author="PR Preview" w:date="2026-01-01T00:00:00Z">
        <w:r>
          <w:delText xml:space="preserve"> </w:delText>
        </w:r>
      </w:del>
      <w:hyperlink w:anchor="exm-null-space">
        <w:del w:id="352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53" w:author="PR Preview" w:date="2026-01-01T00:00:00Z">
        <w:r>
          <w:delText xml:space="preserve">,</w:delText>
        </w:r>
      </w:del>
      <w:del w:id="35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and</w:delText>
        </w:r>
      </w:del>
      <w:del w:id="3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are in</w:delText>
        </w:r>
      </w:del>
      <w:del w:id="3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61" w:author="PR Preview" w:date="2026-01-01T00:00:00Z">
        <w:r>
          <w:delText xml:space="preserve">,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and so is their sum</w:delText>
        </w:r>
      </w:del>
      <w:del w:id="3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65" w:author="PR Preview" w:date="2026-01-01T00:00:00Z">
        <w:r>
          <w:delText xml:space="preserve">,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since</w:delText>
        </w:r>
      </w:del>
      <w:del w:id="368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369" w:author="PR Preview" w:date="2026-01-01T00:00:00Z">
        <w:r>
          <w:delText xml:space="preserve">.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By contrast, the solutions of</w:delText>
        </w:r>
      </w:del>
      <w:del w:id="37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for the same</w:delText>
        </w:r>
      </w:del>
      <w:del w:id="3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are the vectors with</w:delText>
        </w:r>
      </w:del>
      <w:del w:id="37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del w:id="379" w:author="PR Preview" w:date="2026-01-01T00:00:00Z">
        <w:r>
          <w:delText xml:space="preserve">.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That set does not contain</w:delText>
        </w:r>
      </w:del>
      <w:del w:id="38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383" w:author="PR Preview" w:date="2026-01-01T00:00:00Z">
        <w:r>
          <w:delText xml:space="preserve">,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so by</w:delText>
        </w:r>
      </w:del>
      <w:del w:id="386" w:author="PR Preview" w:date="2026-01-01T00:00:00Z">
        <w:r>
          <w:delText xml:space="preserve"> </w:delText>
        </w:r>
      </w:del>
      <w:hyperlink r:id="rId24">
        <w:del w:id="387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it is not a subspace.</w:delText>
        </w:r>
      </w:del>
    </w:p>
    <w:p>
      <w:pPr>
        <w:pStyle w:val="BodyText"/>
      </w:pPr>
      <w:ins w:id="390" w:author="PR Preview" w:date="2026-01-01T00:00:00Z">
        <w:r>
  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  </w:r>
      </w:ins>
    </w:p>
    <w:p>
      <w:pPr>
        <w:pStyle w:val="FirstParagraph"/>
      </w:pPr>
      <w:ins w:id="391" w:author="PR Preview" w:date="2026-01-01T00:00:00Z">
        <w:r>
          <w:t xml:space="preserve">so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$\mathbf{A}\,(c \mathord{\smash[b]{\underset{\raise.3ex\hbox{$\scriptstyle\sim$}}{u}}\vphantom{u}}) = \mathord{\smash[b]{\underset{\raise.3ex\hbox{$\scriptstyle\sim$}}{0}}\vphantom{0}}_m$</w:t>
        </w:r>
      </w:ins>
      <w:ins w:id="394" w:author="PR Preview" w:date="2026-01-01T00:00:00Z">
        <w:r>
          <w:t xml:space="preserve">.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Therefore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$\mathord{\smash[b]{\underset{\raise.3ex\hbox{$\scriptstyle\sim$}}{u}}\vphantom{u}} + \mathord{\smash[b]{\underset{\raise.3ex\hbox{$\scriptstyle\sim$}}{w}}\vphantom{w}}$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and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$c \mathord{\smash[b]{\underset{\raise.3ex\hbox{$\scriptstyle\sim$}}{u}}\vphantom{u}}$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are in</w:t>
        </w:r>
      </w:ins>
      <w:ins w:id="4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06" w:author="PR Preview" w:date="2026-01-01T00:00:00Z">
        <w:r>
          <w:t xml:space="preserve">.</w:t>
        </w:r>
      </w:ins>
    </w:p>
    <w:bookmarkStart w:id="25" w:name="exm-null-space-subspace"/>
    <w:p>
      <w:pPr>
        <w:pStyle w:val="BodyText"/>
      </w:pPr>
      <w:ins w:id="407" w:author="PR Preview" w:date="2026-01-01T00:00:00Z">
        <w:r>
          <w:rPr>
            <w:b/>
            <w:bCs/>
          </w:rPr>
          <w:t xml:space="preserve">Example 4 (The solutions of</w:t>
        </w:r>
      </w:ins>
      <w:ins w:id="408" w:author="PR Preview" w:date="2026-01-01T00:00:00Z">
        <w:r>
          <w:rPr>
            <w:b/>
            <w:bCs/>
          </w:rPr>
          <w:t xml:space="preserve"> </w:t>
        </w:r>
      </w:ins>
      <w:ins w:id="409" w:author="PR Preview" w:date="2026-01-01T00:00:00Z">
        <w:r>
          <w:rPr>
            <w:b/>
            <w:bCs/>
          </w:rPr>
          <w:t xml:space="preserve">$\mathbf{A} \mathord{\smash[b]{\underset{\raise.3ex\hbox{$\scriptstyle\sim$}}{x}}\vphantom{x}} = \mathord{\smash[b]{\underset{\raise.3ex\hbox{$\scriptstyle\sim$}}{b}}\vphantom{b}}$</w:t>
        </w:r>
      </w:ins>
      <w:ins w:id="410" w:author="PR Preview" w:date="2026-01-01T00:00:00Z">
        <w:r>
          <w:rPr>
            <w:b/>
            <w:bCs/>
          </w:rPr>
          <w:t xml:space="preserve"> </w:t>
        </w:r>
      </w:ins>
      <w:ins w:id="411" w:author="PR Preview" w:date="2026-01-01T00:00:00Z">
        <w:r>
          <w:rPr>
            <w:b/>
            <w:bCs/>
          </w:rPr>
          <w:t xml:space="preserve">with</w:t>
        </w:r>
      </w:ins>
      <w:ins w:id="412" w:author="PR Preview" w:date="2026-01-01T00:00:00Z">
        <w:r>
          <w:rPr>
            <w:b/>
            <w:bCs/>
          </w:rPr>
          <w:t xml:space="preserve"> </w:t>
        </w:r>
      </w:ins>
      <w:ins w:id="413" w:author="PR Preview" w:date="2026-01-01T00:00:00Z">
        <w:r>
          <w:rPr>
            <w:b/>
            <w:bCs/>
          </w:rPr>
          <w:t xml:space="preserve">$\mathord{\smash[b]{\underset{\raise.3ex\hbox{$\scriptstyle\sim$}}{b}}\vphantom{b}} \neq \mathord{\smash[b]{\underset{\raise.3ex\hbox{$\scriptstyle\sim$}}{0}}\vphantom{0}}$</w:t>
        </w:r>
      </w:ins>
      <w:ins w:id="414" w:author="PR Preview" w:date="2026-01-01T00:00:00Z">
        <w:r>
          <w:rPr>
            <w:b/>
            <w:bCs/>
          </w:rPr>
          <w:t xml:space="preserve"> </w:t>
        </w:r>
      </w:ins>
      <w:ins w:id="415" w:author="PR Preview" w:date="2026-01-01T00:00:00Z">
        <w:r>
          <w:rPr>
            <w:b/>
            <w:bCs/>
          </w:rPr>
          <w:t xml:space="preserve">are not a subspace)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In</w:t>
        </w:r>
      </w:ins>
      <w:ins w:id="418" w:author="PR Preview" w:date="2026-01-01T00:00:00Z">
        <w:r>
          <w:t xml:space="preserve"> </w:t>
        </w:r>
      </w:ins>
      <w:hyperlink w:anchor="exm-null-space">
        <w:ins w:id="419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20" w:author="PR Preview" w:date="2026-01-01T00:00:00Z">
        <w:r>
          <w:t xml:space="preserve">,</w:t>
        </w:r>
      </w:ins>
      <w:ins w:id="4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and</w:t>
        </w:r>
      </w:ins>
      <w:ins w:id="4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are in</w:t>
        </w:r>
      </w:ins>
      <w:ins w:id="4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28" w:author="PR Preview" w:date="2026-01-01T00:00:00Z">
        <w:r>
          <w:t xml:space="preserve">,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and so is their sum</w:t>
        </w:r>
      </w:ins>
      <w:ins w:id="4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since</w:t>
        </w:r>
      </w:ins>
      <w:ins w:id="435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436" w:author="PR Preview" w:date="2026-01-01T00:00:00Z">
        <w:r>
          <w:t xml:space="preserve">.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By contrast, the solutions of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$\mathbf{A} \mathord{\smash[b]{\underset{\raise.3ex\hbox{$\scriptstyle\sim$}}{x}}\vphantom{x}} = (1, 3)$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for the same</w:t>
        </w:r>
      </w:ins>
      <w:ins w:id="4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are the vectors with</w:t>
        </w:r>
      </w:ins>
      <w:ins w:id="4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ins w:id="447" w:author="PR Preview" w:date="2026-01-01T00:00:00Z">
        <w:r>
          <w:t xml:space="preserve">.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That set does not contain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$\mathord{\smash[b]{\underset{\raise.3ex\hbox{$\scriptstyle\sim$}}{0}}\vphantom{0}}_3$</w:t>
        </w:r>
      </w:ins>
      <w:ins w:id="452" w:author="PR Preview" w:date="2026-01-01T00:00:00Z">
        <w:r>
          <w:t xml:space="preserve">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so by</w:t>
        </w:r>
      </w:ins>
      <w:ins w:id="455" w:author="PR Preview" w:date="2026-01-01T00:00:00Z">
        <w:r>
          <w:t xml:space="preserve"> </w:t>
        </w:r>
      </w:ins>
      <w:hyperlink r:id="rId24">
        <w:ins w:id="456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it is not a subspace.</w:t>
        </w:r>
      </w:ins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only for</w:delText>
        </w:r>
      </w:del>
      <w:del w:id="46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46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(</w:delText>
        </w:r>
      </w:del>
      <w:hyperlink w:anchor="def-null-space">
        <w:del w:id="465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466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1"/>
        </w:numPr>
      </w:pPr>
      <w:ins w:id="467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\mathord{\smash[b]{\underset{\raise.3ex\hbox{$\scriptstyle\sim$}}{0}}\vphantom{0}}_m$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only for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$\mathord{\smash[b]{\underset{\raise.3ex\hbox{$\scriptstyle\sim$}}{x}}\vphantom{x}} = \mathord{\smash[b]{\underset{\raise.3ex\hbox{$\scriptstyle\sim$}}{0}}\vphantom{0}}_n$</w:t>
        </w:r>
      </w:ins>
      <w:ins w:id="47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473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(</w:t>
        </w:r>
      </w:ins>
      <w:hyperlink w:anchor="def-null-space">
        <w:ins w:id="47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77" w:author="PR Preview" w:date="2026-01-01T00:00:00Z">
        <w:r>
          <w:t xml:space="preserve">).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del w:id="478" w:author="PR Preview" w:date="2026-01-01T00:00:00Z">
        <w:r>
          <w:rPr>
            <w:i/>
            <w:iCs/>
          </w:rPr>
          <w:delText xml:space="preserve">Proof</w:delText>
        </w:r>
      </w:del>
      <w:del w:id="479" w:author="PR Preview" w:date="2026-01-01T00:00:00Z">
        <w:r>
          <w:delText xml:space="preserve">. </w:delText>
        </w:r>
      </w:del>
      <w:del w:id="480" w:author="PR Preview" w:date="2026-01-01T00:00:00Z">
        <w:r>
          <w:delText xml:space="preserve">Write</w:delText>
        </w:r>
      </w:del>
      <w:del w:id="48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for the columns of</w:delText>
        </w:r>
      </w:del>
      <w:del w:id="48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85" w:author="PR Preview" w:date="2026-01-01T00:00:00Z">
        <w:r>
          <w:delText xml:space="preserve">.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For</w:delText>
        </w:r>
      </w:del>
      <w:del w:id="48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89" w:author="PR Preview" w:date="2026-01-01T00:00:00Z">
        <w:r>
          <w:delText xml:space="preserve">, the matrix-vector product is the combination of the columns with weights</w:delText>
        </w:r>
      </w:del>
      <w:del w:id="49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9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92" w:author="PR Preview" w:date="2026-01-01T00:00:00Z">
        <w:r>
          <w:delText xml:space="preserve">So</w:delText>
        </w:r>
      </w:del>
      <w:del w:id="4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says exactly that</w:delText>
        </w:r>
      </w:del>
      <w:del w:id="49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497" w:author="PR Preview" w:date="2026-01-01T00:00:00Z">
        <w:r>
          <w:delText xml:space="preserve">.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By</w:delText>
        </w:r>
      </w:del>
      <w:del w:id="500" w:author="PR Preview" w:date="2026-01-01T00:00:00Z">
        <w:r>
          <w:delText xml:space="preserve"> </w:delText>
        </w:r>
      </w:del>
      <w:hyperlink r:id="rId26">
        <w:del w:id="501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502" w:author="PR Preview" w:date="2026-01-01T00:00:00Z">
        <w:r>
          <w:delText xml:space="preserve">, the columns are linearly independent exactly when the only weights with this property are</w:delText>
        </w:r>
      </w:del>
      <w:del w:id="50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del w:id="504" w:author="PR Preview" w:date="2026-01-01T00:00:00Z">
        <w:r>
          <w:delText xml:space="preserve">.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That is statement 2, so statements 1 and 2 are equivalent.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Statement 2 says that the only vector in</w:delText>
        </w:r>
      </w:del>
      <w:del w:id="5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is</w:delText>
        </w:r>
      </w:del>
      <w:del w:id="51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513" w:author="PR Preview" w:date="2026-01-01T00:00:00Z">
        <w:r>
          <w:delText xml:space="preserve">, which is statement 3.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The last sentence is the definition of full column rank (</w:delText>
        </w:r>
      </w:del>
      <w:hyperlink r:id="rId27">
        <w:del w:id="516" w:author="PR Preview" w:date="2026-01-01T00:00:00Z">
          <w:r>
            <w:rPr>
              <w:rStyle w:val="Hyperlink"/>
            </w:rPr>
            <w:delText xml:space="preserve">Definition 3 in Subspaces and Rank</w:delText>
          </w:r>
        </w:del>
      </w:hyperlink>
      <w:del w:id="517" w:author="PR Preview" w:date="2026-01-01T00:00:00Z">
        <w:r>
          <w:delText xml:space="preserve">).</w:delText>
        </w:r>
      </w:del>
    </w:p>
    <w:p>
      <w:pPr>
        <w:pStyle w:val="BodyText"/>
      </w:pPr>
      <w:ins w:id="518" w:author="PR Preview" w:date="2026-01-01T00:00:00Z">
        <w:r>
          <w:rPr>
            <w:i/>
            <w:iCs/>
          </w:rPr>
          <w:t xml:space="preserve">Proof</w:t>
        </w:r>
      </w:ins>
      <w:ins w:id="519" w:author="PR Preview" w:date="2026-01-01T00:00:00Z">
        <w:r>
          <w:t xml:space="preserve">. </w:t>
        </w:r>
      </w:ins>
      <w:ins w:id="520" w:author="PR Preview" w:date="2026-01-01T00:00:00Z">
        <w:r>
          <w:t xml:space="preserve">Write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\mathord{\smash[b]{\underset{\raise.3ex\hbox{$\scriptstyle\sim$}}{a}}\vphantom{a}}_n$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for the columns of</w:t>
        </w:r>
      </w:ins>
      <w:ins w:id="5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26" w:author="PR Preview" w:date="2026-01-01T00:00:00Z">
        <w:r>
          <w:t xml:space="preserve">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For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$\mathord{\smash[b]{\underset{\raise.3ex\hbox{$\scriptstyle\sim$}}{x}}\vphantom{x}} = (x_1, \ldots, x_n)$</w:t>
        </w:r>
      </w:ins>
      <w:ins w:id="531" w:author="PR Preview" w:date="2026-01-01T00:00:00Z">
        <w:r>
          <w:t xml:space="preserve">, the matrix-vector product is the combination of the columns with weights</w:t>
        </w:r>
      </w:ins>
      <w:ins w:id="5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33" w:author="PR Preview" w:date="2026-01-01T00:00:00Z">
        <w:r>
          <w:t xml:space="preserve">:</w:t>
        </w:r>
      </w:ins>
    </w:p>
    <w:p>
      <w:pPr>
        <w:pStyle w:val="BodyText"/>
      </w:pPr>
      <w:ins w:id="534" w:author="PR Preview" w:date="2026-01-01T00:00:00Z">
        <w:r>
  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  </w:r>
      </w:ins>
    </w:p>
    <w:p>
      <w:pPr>
        <w:pStyle w:val="FirstParagraph"/>
      </w:pPr>
      <w:ins w:id="535" w:author="PR Preview" w:date="2026-01-01T00:00:00Z">
        <w:r>
          <w:t xml:space="preserve">So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\mathord{\smash[b]{\underset{\raise.3ex\hbox{$\scriptstyle\sim$}}{0}}\vphantom{0}}_m$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says exactly that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  </w:r>
      </w:ins>
      <w:ins w:id="542" w:author="PR Preview" w:date="2026-01-01T00:00:00Z">
        <w:r>
          <w:t xml:space="preserve">.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By</w:t>
        </w:r>
      </w:ins>
      <w:ins w:id="545" w:author="PR Preview" w:date="2026-01-01T00:00:00Z">
        <w:r>
          <w:t xml:space="preserve"> </w:t>
        </w:r>
      </w:ins>
      <w:hyperlink r:id="rId26">
        <w:ins w:id="546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547" w:author="PR Preview" w:date="2026-01-01T00:00:00Z">
        <w:r>
          <w:t xml:space="preserve">, the columns are linearly independent exactly when the only weights with this property are</w:t>
        </w:r>
      </w:ins>
      <w:ins w:id="5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ins w:id="549" w:author="PR Preview" w:date="2026-01-01T00:00:00Z">
        <w:r>
          <w:t xml:space="preserve">.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That is statement 2, so statements 1 and 2 are equivalent.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Statement 2 says that the only vector in</w:t>
        </w:r>
      </w:ins>
      <w:ins w:id="5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is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$\mathord{\smash[b]{\underset{\raise.3ex\hbox{$\scriptstyle\sim$}}{0}}\vphantom{0}}_n$</w:t>
        </w:r>
      </w:ins>
      <w:ins w:id="559" w:author="PR Preview" w:date="2026-01-01T00:00:00Z">
        <w:r>
          <w:t xml:space="preserve">, which is statement 3.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The last sentence is the definition of full column rank (</w:t>
        </w:r>
      </w:ins>
      <w:hyperlink r:id="rId27">
        <w:ins w:id="562" w:author="PR Preview" w:date="2026-01-01T00:00:00Z">
          <w:r>
            <w:rPr>
              <w:rStyle w:val="Hyperlink"/>
            </w:rPr>
            <w:t xml:space="preserve">Definition 3 in Subspaces and Rank</w:t>
          </w:r>
        </w:ins>
      </w:hyperlink>
      <w:ins w:id="563" w:author="PR Preview" w:date="2026-01-01T00:00:00Z">
        <w:r>
          <w:t xml:space="preserve">).</w:t>
        </w:r>
      </w:ins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564" w:author="PR Preview" w:date="2026-01-01T00:00:00Z">
        <w:r>
          <w:delText xml:space="preserve">This is</w:delText>
        </w:r>
      </w:del>
      <w:del w:id="56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only if</w:delText>
        </w:r>
      </w:del>
      <w:del w:id="5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(subtract the first entry from the second), and then</w:delText>
        </w:r>
      </w:del>
      <w:del w:id="57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572" w:author="PR Preview" w:date="2026-01-01T00:00:00Z">
        <w:r>
          <w:delText xml:space="preserve">.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So</w:delText>
        </w:r>
      </w:del>
      <w:del w:id="57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and the two columns are linearly independent.</w:delText>
        </w:r>
      </w:del>
    </w:p>
    <w:p>
      <w:pPr>
        <w:pStyle w:val="BodyText"/>
      </w:pPr>
      <w:del w:id="578" w:author="PR Preview" w:date="2026-01-01T00:00:00Z">
        <w:r>
          <w:delText xml:space="preserve">For</w:delText>
        </w:r>
      </w:del>
      <w:del w:id="57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580" w:author="PR Preview" w:date="2026-01-01T00:00:00Z">
        <w:r>
          <w:delText xml:space="preserve">,</w:delText>
        </w:r>
      </w:del>
      <w:del w:id="58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582" w:author="PR Preview" w:date="2026-01-01T00:00:00Z">
        <w:r>
          <w:delText xml:space="preserve">, so</w:delText>
        </w:r>
      </w:del>
      <w:del w:id="58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contains a nonzero vector and the columns of</w:delText>
        </w:r>
      </w:del>
      <w:del w:id="58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are linearly dependent.</w:delText>
        </w:r>
      </w:del>
    </w:p>
    <w:p>
      <w:pPr>
        <w:pStyle w:val="BodyText"/>
      </w:pPr>
      <w:ins w:id="589" w:author="PR Preview" w:date="2026-01-01T00:00:00Z">
        <w:r>
          <w:t xml:space="preserve">$$
    \mathbf{A} \mathord{\smash[b]{\underset{\raise.3ex\hbox{$\scriptstyle\sim$}}{x}}\vphantom{x}}
    = \begin{bmatrix} x_1 + x_2 \\ x_1 + 2 x_2 \\ x_1 + 3 x_2 \end{bmatrix}.
    $$</w:t>
        </w:r>
      </w:ins>
    </w:p>
    <w:p>
      <w:pPr>
        <w:pStyle w:val="FirstParagraph"/>
      </w:pPr>
      <w:ins w:id="590" w:author="PR Preview" w:date="2026-01-01T00:00:00Z">
        <w:r>
          <w:t xml:space="preserve">This is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$\mathord{\smash[b]{\underset{\raise.3ex\hbox{$\scriptstyle\sim$}}{0}}\vphantom{0}}_3$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only if</w:t>
        </w:r>
      </w:ins>
      <w:ins w:id="5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(subtract the first entry from the second), and then</w:t>
        </w:r>
      </w:ins>
      <w:ins w:id="59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599" w:author="PR Preview" w:date="2026-01-01T00:00:00Z">
        <w:r>
          <w:t xml:space="preserve">.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So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$\mathcal{N}(\mathbf{A}) = \mathopen{}\left\{\mathord{\smash[b]{\underset{\raise.3ex\hbox{$\scriptstyle\sim$}}{0}}\vphantom{0}}_2\right\}\mathclose{}$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and the two columns are linearly independent.</w:t>
        </w:r>
      </w:ins>
    </w:p>
    <w:p>
      <w:pPr>
        <w:pStyle w:val="BodyText"/>
      </w:pPr>
      <w:ins w:id="606" w:author="PR Preview" w:date="2026-01-01T00:00:00Z">
        <w:r>
          <w:t xml:space="preserve">For</w:t>
        </w:r>
      </w:ins>
      <w:ins w:id="60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608" w:author="PR Preview" w:date="2026-01-01T00:00:00Z">
        <w:r>
          <w:t xml:space="preserve">,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$\mathbf{B} (2, -1) = \mathord{\smash[b]{\underset{\raise.3ex\hbox{$\scriptstyle\sim$}}{0}}\vphantom{0}}_3$</w:t>
        </w:r>
      </w:ins>
      <w:ins w:id="611" w:author="PR Preview" w:date="2026-01-01T00:00:00Z">
        <w:r>
          <w:t xml:space="preserve">, so</w:t>
        </w:r>
      </w:ins>
      <w:ins w:id="6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contains a nonzero vector and the columns of</w:t>
        </w:r>
      </w:ins>
      <w:ins w:id="61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are linearly dependent.</w:t>
        </w:r>
      </w:ins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618" w:author="PR Preview" w:date="2026-01-01T00:00:00Z">
        <w:r>
          <w:rPr>
            <w:i/>
            <w:iCs/>
          </w:rPr>
          <w:delText xml:space="preserve">Proof</w:delText>
        </w:r>
      </w:del>
      <w:del w:id="619" w:author="PR Preview" w:date="2026-01-01T00:00:00Z">
        <w:r>
          <w:delText xml:space="preserve">. </w:delText>
        </w:r>
      </w:del>
      <w:del w:id="620" w:author="PR Preview" w:date="2026-01-01T00:00:00Z">
        <w:r>
          <w:delText xml:space="preserve">Both sets are subspaces,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by</w:delText>
        </w:r>
      </w:del>
      <w:del w:id="623" w:author="PR Preview" w:date="2026-01-01T00:00:00Z">
        <w:r>
          <w:delText xml:space="preserve"> </w:delText>
        </w:r>
      </w:del>
      <w:hyperlink w:anchor="thm-column-space-span">
        <w:del w:id="62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and</w:delText>
        </w:r>
      </w:del>
      <w:del w:id="627" w:author="PR Preview" w:date="2026-01-01T00:00:00Z">
        <w:r>
          <w:delText xml:space="preserve"> </w:delText>
        </w:r>
      </w:del>
      <w:hyperlink w:anchor="thm-null-space-subspace">
        <w:del w:id="628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629" w:author="PR Preview" w:date="2026-01-01T00:00:00Z">
        <w:r>
          <w:delText xml:space="preserve">,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so both contain</w:delText>
        </w:r>
      </w:del>
      <w:del w:id="63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(</w:delText>
        </w:r>
      </w:del>
      <w:hyperlink r:id="rId24">
        <w:del w:id="635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636" w:author="PR Preview" w:date="2026-01-01T00:00:00Z">
        <w:r>
          <w:delText xml:space="preserve">).</w:delText>
        </w:r>
      </w:del>
    </w:p>
    <w:p>
      <w:pPr>
        <w:pStyle w:val="BodyText"/>
      </w:pPr>
      <w:del w:id="637" w:author="PR Preview" w:date="2026-01-01T00:00:00Z">
        <w:r>
          <w:delText xml:space="preserve">Now take any</w:delText>
        </w:r>
      </w:del>
      <w:del w:id="63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in both sets.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Being in the row space means</w:delText>
        </w:r>
      </w:del>
      <w:del w:id="64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for some</w:delText>
        </w:r>
      </w:del>
      <w:del w:id="64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(</w:delText>
        </w:r>
      </w:del>
      <w:hyperlink w:anchor="def-column-space">
        <w:del w:id="649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650" w:author="PR Preview" w:date="2026-01-01T00:00:00Z">
        <w:r>
          <w:delText xml:space="preserve">),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and being in the null space means</w:delText>
        </w:r>
      </w:del>
      <w:del w:id="6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(</w:delText>
        </w:r>
      </w:del>
      <w:hyperlink w:anchor="def-null-space">
        <w:del w:id="656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657" w:author="PR Preview" w:date="2026-01-01T00:00:00Z">
        <w:r>
          <w:delText xml:space="preserve">).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60" w:author="PR Preview" w:date="2026-01-01T00:00:00Z">
        <w:r>
          <w:delText xml:space="preserve">But</w:delText>
        </w:r>
      </w:del>
      <w:del w:id="66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del w:id="662" w:author="PR Preview" w:date="2026-01-01T00:00:00Z">
        <w:r>
          <w:delText xml:space="preserve">,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which is</w:delText>
        </w:r>
      </w:del>
      <w:del w:id="665" w:author="PR Preview" w:date="2026-01-01T00:00:00Z">
        <w:r>
          <w:delText xml:space="preserve"> </w:delText>
        </w:r>
      </w:del>
      <m:oMath>
        <m:r>
          <m:t>0</m:t>
        </m:r>
      </m:oMath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only when every</w:delText>
        </w:r>
      </w:del>
      <w:del w:id="6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669" w:author="PR Preview" w:date="2026-01-01T00:00:00Z">
        <w:r>
          <w:delText xml:space="preserve">.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So</w:delText>
        </w:r>
      </w:del>
      <w:del w:id="6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673" w:author="PR Preview" w:date="2026-01-01T00:00:00Z">
        <w:r>
          <w:delText xml:space="preserve">.</w:delText>
        </w:r>
      </w:del>
    </w:p>
    <w:p>
      <w:pPr>
        <w:pStyle w:val="BodyText"/>
      </w:pPr>
      <w:ins w:id="674" w:author="PR Preview" w:date="2026-01-01T00:00:00Z">
        <w:r>
          <w:t xml:space="preserve">$$
    \mathcal{C}({\mathbf{A}}^{\top}) \cap \mathcal{N}(\mathbf{A}) = \mathopen{}\left\{\mathord{\smash[b]{\underset{\raise.3ex\hbox{$\scriptstyle\sim$}}{0}}\vphantom{0}}_n\right\}\mathclose{}.
    $$</w:t>
        </w:r>
      </w:ins>
    </w:p>
    <w:bookmarkEnd w:id="30"/>
    <w:p>
      <w:pPr>
        <w:pStyle w:val="FirstParagraph"/>
      </w:pPr>
      <w:ins w:id="675" w:author="PR Preview" w:date="2026-01-01T00:00:00Z">
        <w:r>
          <w:rPr>
            <w:i/>
            <w:iCs/>
          </w:rPr>
          <w:t xml:space="preserve">Proof</w:t>
        </w:r>
      </w:ins>
      <w:ins w:id="676" w:author="PR Preview" w:date="2026-01-01T00:00:00Z">
        <w:r>
          <w:t xml:space="preserve">. </w:t>
        </w:r>
      </w:ins>
      <w:ins w:id="677" w:author="PR Preview" w:date="2026-01-01T00:00:00Z">
        <w:r>
          <w:t xml:space="preserve">Both sets are subspaces,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by</w:t>
        </w:r>
      </w:ins>
      <w:ins w:id="680" w:author="PR Preview" w:date="2026-01-01T00:00:00Z">
        <w:r>
          <w:t xml:space="preserve"> </w:t>
        </w:r>
      </w:ins>
      <w:hyperlink w:anchor="thm-column-space-span">
        <w:ins w:id="68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and</w:t>
        </w:r>
      </w:ins>
      <w:ins w:id="684" w:author="PR Preview" w:date="2026-01-01T00:00:00Z">
        <w:r>
          <w:t xml:space="preserve"> </w:t>
        </w:r>
      </w:ins>
      <w:hyperlink w:anchor="thm-null-space-subspace">
        <w:ins w:id="68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86" w:author="PR Preview" w:date="2026-01-01T00:00:00Z">
        <w:r>
          <w:t xml:space="preserve">,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so both contain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$\mathord{\smash[b]{\underset{\raise.3ex\hbox{$\scriptstyle\sim$}}{0}}\vphantom{0}}_n$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(</w:t>
        </w:r>
      </w:ins>
      <w:hyperlink r:id="rId24">
        <w:ins w:id="693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694" w:author="PR Preview" w:date="2026-01-01T00:00:00Z">
        <w:r>
          <w:t xml:space="preserve">).</w:t>
        </w:r>
      </w:ins>
    </w:p>
    <w:p>
      <w:pPr>
        <w:pStyle w:val="BodyText"/>
      </w:pPr>
      <w:ins w:id="695" w:author="PR Preview" w:date="2026-01-01T00:00:00Z">
        <w:r>
          <w:t xml:space="preserve">Now take any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$\mathord{\smash[b]{\underset{\raise.3ex\hbox{$\scriptstyle\sim$}}{x}}\vphantom{x}}$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in both sets.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Being in the row space means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$\mathord{\smash[b]{\underset{\raise.3ex\hbox{$\scriptstyle\sim$}}{x}}\vphantom{x}} = {\mathbf{A}}^{\top} \mathord{\smash[b]{\underset{\raise.3ex\hbox{$\scriptstyle\sim$}}{u}}\vphantom{u}}$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for some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$\mathord{\smash[b]{\underset{\raise.3ex\hbox{$\scriptstyle\sim$}}{u}}\vphantom{u}} \in \mathbb{R}^m$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(</w:t>
        </w:r>
      </w:ins>
      <w:hyperlink w:anchor="def-column-space">
        <w:ins w:id="71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11" w:author="PR Preview" w:date="2026-01-01T00:00:00Z">
        <w:r>
          <w:t xml:space="preserve">),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and being in the null space means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\mathord{\smash[b]{\underset{\raise.3ex\hbox{$\scriptstyle\sim$}}{0}}\vphantom{0}}_m$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(</w:t>
        </w:r>
      </w:ins>
      <w:hyperlink w:anchor="def-null-space">
        <w:ins w:id="718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719" w:author="PR Preview" w:date="2026-01-01T00:00:00Z">
        <w:r>
          <w:t xml:space="preserve">).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Then</w:t>
        </w:r>
      </w:ins>
    </w:p>
    <w:p>
      <w:pPr>
        <w:pStyle w:val="BodyText"/>
      </w:pPr>
      <w:ins w:id="722" w:author="PR Preview" w:date="2026-01-01T00:00:00Z">
        <w:r>
  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  </w:r>
      </w:ins>
    </w:p>
    <w:p>
      <w:pPr>
        <w:pStyle w:val="FirstParagraph"/>
      </w:pPr>
      <w:ins w:id="723" w:author="PR Preview" w:date="2026-01-01T00:00:00Z">
        <w:r>
          <w:t xml:space="preserve">But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${\mathord{\smash[b]{\underset{\raise.3ex\hbox{$\scriptstyle\sim$}}{x}}\vphantom{x}}}^{\top} \mathord{\smash[b]{\underset{\raise.3ex\hbox{$\scriptstyle\sim$}}{x}}\vphantom{x}} = x_1^2 + \cdots + x_n^2$</w:t>
        </w:r>
      </w:ins>
      <w:ins w:id="726" w:author="PR Preview" w:date="2026-01-01T00:00:00Z">
        <w:r>
          <w:t xml:space="preserve">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which is</w:t>
        </w:r>
      </w:ins>
      <w:ins w:id="729" w:author="PR Preview" w:date="2026-01-01T00:00:00Z">
        <w:r>
          <w:t xml:space="preserve"> </w:t>
        </w:r>
      </w:ins>
      <m:oMath>
        <m:r>
          <m:t>0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only when every</w:t>
        </w:r>
      </w:ins>
      <w:ins w:id="7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733" w:author="PR Preview" w:date="2026-01-01T00:00:00Z">
        <w:r>
          <w:t xml:space="preserve">.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So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$\mathord{\smash[b]{\underset{\raise.3ex\hbox{$\scriptstyle\sim$}}{x}}\vphantom{x}} = \mathord{\smash[b]{\underset{\raise.3ex\hbox{$\scriptstyle\sim$}}{0}}\vphantom{0}}_n$</w:t>
        </w:r>
      </w:ins>
      <w:ins w:id="738" w:author="PR Preview" w:date="2026-01-01T00:00:00Z">
        <w:r>
          <w:t xml:space="preserve">.</w:t>
        </w:r>
      </w:ins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739" w:author="PR Preview" w:date="2026-01-01T00:00:00Z">
        <w:r>
          <w:delText xml:space="preserve">is</w:delText>
        </w:r>
      </w:del>
      <w:del w:id="74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741" w:author="PR Preview" w:date="2026-01-01T00:00:00Z">
        <w:r>
          <w:delText xml:space="preserve">, that is, only if</w:delText>
        </w:r>
      </w:del>
      <w:del w:id="74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743" w:author="PR Preview" w:date="2026-01-01T00:00:00Z">
        <w:r>
          <w:delText xml:space="preserve">.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So the two subspaces share only</w:delText>
        </w:r>
      </w:del>
      <w:del w:id="74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747" w:author="PR Preview" w:date="2026-01-01T00:00:00Z">
        <w:r>
          <w:delText xml:space="preserve">.</w:delText>
        </w:r>
      </w:del>
    </w:p>
    <w:p>
      <w:pPr>
        <w:pStyle w:val="BodyText"/>
      </w:pPr>
      <w:del w:id="748" w:author="PR Preview" w:date="2026-01-01T00:00:00Z">
        <w:r>
          <w:rPr>
            <w:b/>
            <w:bCs/>
          </w:rPr>
          <w:delText xml:space="preserve">Definition 5 (Cross-product matrix)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Let</w:delText>
        </w:r>
      </w:del>
      <w:del w:id="7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be an</w:delText>
        </w:r>
      </w:del>
      <w:del w:id="75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matrix with columns</w:delText>
        </w:r>
      </w:del>
      <w:del w:id="75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and</w:delText>
        </w:r>
      </w:del>
      <w:del w:id="76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an</w:delText>
        </w:r>
      </w:del>
      <w:del w:id="76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q</m:t>
        </m:r>
      </m:oMath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matrix with columns</w:delText>
        </w:r>
      </w:del>
      <w:del w:id="76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del w:id="767" w:author="PR Preview" w:date="2026-01-01T00:00:00Z">
        <w:r>
          <w:delText xml:space="preserve">.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The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rPr>
            <w:b/>
            <w:bCs/>
          </w:rPr>
          <w:delText xml:space="preserve">cross-product matrix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of</w:delText>
        </w:r>
      </w:del>
      <w:del w:id="7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and</w:delText>
        </w:r>
      </w:del>
      <w:del w:id="77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is the</w:delText>
        </w:r>
      </w:del>
      <w:del w:id="78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q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matrix</w:delText>
        </w:r>
      </w:del>
      <w:del w:id="78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del w:id="784" w:author="PR Preview" w:date="2026-01-01T00:00:00Z">
        <w:r>
          <w:delText xml:space="preserve">,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whose entry</w:delText>
        </w:r>
      </w:del>
      <w:del w:id="78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is the dot product</w:delText>
        </w:r>
      </w:del>
      <w:del w:id="79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791" w:author="PR Preview" w:date="2026-01-01T00:00:00Z">
        <w:r>
          <w:delText xml:space="preserve">.</w:delText>
        </w:r>
      </w:del>
    </w:p>
    <w:p>
      <w:pPr>
        <w:pStyle w:val="BodyText"/>
      </w:pPr>
      <w:ins w:id="792" w:author="PR Preview" w:date="2026-01-01T00:00:00Z">
        <w:r>
  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  </w:r>
      </w:ins>
    </w:p>
    <w:p>
      <w:pPr>
        <w:pStyle w:val="FirstParagraph"/>
      </w:pPr>
      <w:ins w:id="793" w:author="PR Preview" w:date="2026-01-01T00:00:00Z">
        <w:r>
          <w:t xml:space="preserve">is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$\mathord{\smash[b]{\underset{\raise.3ex\hbox{$\scriptstyle\sim$}}{0}}\vphantom{0}}_2$</w:t>
        </w:r>
      </w:ins>
      <w:ins w:id="796" w:author="PR Preview" w:date="2026-01-01T00:00:00Z">
        <w:r>
          <w:t xml:space="preserve">, that is, only if</w:t>
        </w:r>
      </w:ins>
      <w:ins w:id="79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798" w:author="PR Preview" w:date="2026-01-01T00:00:00Z">
        <w:r>
          <w:t xml:space="preserve">.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So the two subspaces share only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$\mathord{\smash[b]{\underset{\raise.3ex\hbox{$\scriptstyle\sim$}}{0}}\vphantom{0}}_3$</w:t>
        </w:r>
      </w:ins>
      <w:ins w:id="803" w:author="PR Preview" w:date="2026-01-01T00:00:00Z">
        <w:r>
          <w:t xml:space="preserve">.</w:t>
        </w:r>
      </w:ins>
    </w:p>
    <w:bookmarkEnd w:id="31"/>
    <w:bookmarkStart w:id="32" w:name="def-cross-product-matrix"/>
    <w:p>
      <w:pPr>
        <w:pStyle w:val="BodyText"/>
      </w:pPr>
      <w:ins w:id="804" w:author="PR Preview" w:date="2026-01-01T00:00:00Z">
        <w:r>
          <w:rPr>
            <w:b/>
            <w:bCs/>
          </w:rPr>
          <w:t xml:space="preserve">Definition 5 (Cross-product matrix)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Let</w:t>
        </w:r>
      </w:ins>
      <w:ins w:id="8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be an</w:t>
        </w:r>
      </w:ins>
      <w:ins w:id="81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matrix with columns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\mathord{\smash[b]{\underset{\raise.3ex\hbox{$\scriptstyle\sim$}}{a}}\vphantom{a}}_n$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and</w:t>
        </w:r>
      </w:ins>
      <w:ins w:id="81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an</w:t>
        </w:r>
      </w:ins>
      <w:ins w:id="82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q</m:t>
        </m:r>
      </m:oMath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matrix with columns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$\mathord{\smash[b]{\underset{\raise.3ex\hbox{$\scriptstyle\sim$}}{b}}\vphantom{b}}_1, \ldots, \mathord{\smash[b]{\underset{\raise.3ex\hbox{$\scriptstyle\sim$}}{b}}\vphantom{b}}_q$</w:t>
        </w:r>
      </w:ins>
      <w:ins w:id="825" w:author="PR Preview" w:date="2026-01-01T00:00:00Z">
        <w:r>
          <w:t xml:space="preserve">.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The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rPr>
            <w:b/>
            <w:bCs/>
          </w:rPr>
          <w:t xml:space="preserve">cross-product matrix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of</w:t>
        </w:r>
      </w:ins>
      <w:ins w:id="8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and</w:t>
        </w:r>
      </w:ins>
      <w:ins w:id="83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is the</w:t>
        </w:r>
      </w:ins>
      <w:ins w:id="83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q</m:t>
        </m:r>
      </m:oMath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matrix</w:t>
        </w:r>
      </w:ins>
      <w:ins w:id="84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842" w:author="PR Preview" w:date="2026-01-01T00:00:00Z">
        <w:r>
          <w:t xml:space="preserve">,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whose entry</w:t>
        </w:r>
      </w:ins>
      <w:ins w:id="8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is the dot product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$\mathord{\smash[b]{\underset{\raise.3ex\hbox{$\scriptstyle\sim$}}{a}}\vphantom{a}}_i \cdot \mathord{\smash[b]{\underset{\raise.3ex\hbox{$\scriptstyle\sim$}}{b}}\vphantom{b}}_j$</w:t>
        </w:r>
      </w:ins>
      <w:ins w:id="850" w:author="PR Preview" w:date="2026-01-01T00:00:00Z">
        <w:r>
          <w:t xml:space="preserve">.</w:t>
        </w:r>
      </w:ins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del w:id="851" w:author="PR Preview" w:date="2026-01-01T00:00:00Z">
        <w:r>
          <w:delText xml:space="preserve">For two column vectors it is the</w:delText>
        </w:r>
      </w:del>
      <w:del w:id="85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matrix holding their</w:delText>
        </w:r>
      </w:del>
      <w:del w:id="855" w:author="PR Preview" w:date="2026-01-01T00:00:00Z">
        <w:r>
          <w:delText xml:space="preserve"> </w:delText>
        </w:r>
      </w:del>
      <w:hyperlink r:id="rId33">
        <w:del w:id="856" w:author="PR Preview" w:date="2026-01-01T00:00:00Z">
          <w:r>
            <w:rPr>
              <w:rStyle w:val="Hyperlink"/>
            </w:rPr>
            <w:delText xml:space="preserve">dot product</w:delText>
          </w:r>
        </w:del>
      </w:hyperlink>
      <w:del w:id="857" w:author="PR Preview" w:date="2026-01-01T00:00:00Z">
        <w:r>
          <w:delText xml:space="preserve">.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It is unrelated to the cross product</w:delText>
        </w:r>
      </w:del>
      <w:del w:id="860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of two vectors in</w:delText>
        </w:r>
      </w:del>
      <w:del w:id="86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64" w:author="PR Preview" w:date="2026-01-01T00:00:00Z">
        <w:r>
          <w:delText xml:space="preserve">,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and differs from the Frobenius inner product</w:delText>
        </w:r>
      </w:del>
      <w:del w:id="867" w:author="PR Preview" w:date="2026-01-01T00:00:00Z">
        <w:r>
          <w:delText xml:space="preserve"> </w:delText>
        </w:r>
      </w:del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del w:id="868" w:author="PR Preview" w:date="2026-01-01T00:00:00Z">
        <w:r>
          <w:delText xml:space="preserve">,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which sums the diagonal of this matrix into a single number.</w:delText>
        </w:r>
      </w:del>
    </w:p>
    <w:p>
      <w:pPr>
        <w:pStyle w:val="BodyText"/>
      </w:pPr>
      <w:ins w:id="871" w:author="PR Preview" w:date="2026-01-01T00:00:00Z">
        <w:r>
          <w:t xml:space="preserve">For two column vectors it is the</w:t>
        </w:r>
      </w:ins>
      <w:ins w:id="87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matrix holding their</w:t>
        </w:r>
      </w:ins>
      <w:ins w:id="875" w:author="PR Preview" w:date="2026-01-01T00:00:00Z">
        <w:r>
          <w:t xml:space="preserve"> </w:t>
        </w:r>
      </w:ins>
      <w:hyperlink r:id="rId33">
        <w:ins w:id="876" w:author="PR Preview" w:date="2026-01-01T00:00:00Z">
          <w:r>
            <w:rPr>
              <w:rStyle w:val="Hyperlink"/>
            </w:rPr>
            <w:t xml:space="preserve">dot product</w:t>
          </w:r>
        </w:ins>
      </w:hyperlink>
      <w:ins w:id="877" w:author="PR Preview" w:date="2026-01-01T00:00:00Z">
        <w:r>
          <w:t xml:space="preserve">.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It is unrelated to the cross product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$\mathord{\smash[b]{\underset{\raise.3ex\hbox{$\scriptstyle\sim$}}{u}}\vphantom{u}} \times \mathord{\smash[b]{\underset{\raise.3ex\hbox{$\scriptstyle\sim$}}{v}}\vphantom{v}}$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of two vectors in</w:t>
        </w:r>
      </w:ins>
      <w:ins w:id="88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885" w:author="PR Preview" w:date="2026-01-01T00:00:00Z">
        <w:r>
          <w:t xml:space="preserve">,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and differs from the Frobenius inner product</w:t>
        </w:r>
      </w:ins>
      <w:ins w:id="888" w:author="PR Preview" w:date="2026-01-01T00:00:00Z">
        <w:r>
          <w:t xml:space="preserve"> </w:t>
        </w:r>
      </w:ins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ins w:id="889" w:author="PR Preview" w:date="2026-01-01T00:00:00Z">
        <w:r>
          <w:t xml:space="preserve">,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which sums the diagonal of this matrix into a single number.</w:t>
        </w:r>
      </w:ins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BodyText"/>
      </w:pPr>
      <w:ins w:id="892" w:author="PR Preview" w:date="2026-01-01T00:00:00Z">
        <w:r>
  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  </w:r>
      </w:ins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del w:id="893" w:author="PR Preview" w:date="2026-01-01T00:00:00Z">
        <w:r>
          <w:rPr>
            <w:b/>
            <w:bCs/>
          </w:rPr>
          <w:delText xml:space="preserve">Example 8 (A Gram matrix and its entries)</w:delText>
        </w:r>
      </w:del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Let</w:delText>
        </w:r>
      </w:del>
      <w:del w:id="89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897" w:author="PR Preview" w:date="2026-01-01T00:00:00Z">
        <w:r>
          <w:delText xml:space="preserve">,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with columns</w:delText>
        </w:r>
      </w:del>
      <w:del w:id="90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and</w:delText>
        </w:r>
      </w:del>
      <w:del w:id="90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04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del w:id="905" w:author="PR Preview" w:date="2026-01-01T00:00:00Z">
        <w:r>
          <w:delText xml:space="preserve">Row</w:delText>
        </w:r>
      </w:del>
      <w:del w:id="906" w:author="PR Preview" w:date="2026-01-01T00:00:00Z">
        <w:r>
          <w:delText xml:space="preserve"> </w:delText>
        </w:r>
      </w:del>
      <m:oMath>
        <m:r>
          <m:t>i</m:t>
        </m:r>
      </m:oMath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of</w:delText>
        </w:r>
      </w:del>
      <w:del w:id="90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is column</w:delText>
        </w:r>
      </w:del>
      <w:del w:id="912" w:author="PR Preview" w:date="2026-01-01T00:00:00Z">
        <w:r>
          <w:delText xml:space="preserve"> </w:delText>
        </w:r>
      </w:del>
      <m:oMath>
        <m:r>
          <m:t>i</m:t>
        </m:r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of</w:delText>
        </w:r>
      </w:del>
      <w:del w:id="91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16" w:author="PR Preview" w:date="2026-01-01T00:00:00Z">
        <w:r>
          <w:delText xml:space="preserve">,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so entry</w:delText>
        </w:r>
      </w:del>
      <w:del w:id="9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of the Gram matrix is the dot product</w:delText>
        </w:r>
      </w:del>
      <w:del w:id="9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923" w:author="PR Preview" w:date="2026-01-01T00:00:00Z">
        <w:r>
          <w:delText xml:space="preserve">: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for instance,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BodyText"/>
      </w:pPr>
      <w:ins w:id="926" w:author="PR Preview" w:date="2026-01-01T00:00:00Z">
        <w:r>
          <w:rPr>
            <w:b/>
            <w:bCs/>
          </w:rPr>
          <w:t xml:space="preserve">Example 8 (A Gram matrix and its entries)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Let</w:t>
        </w:r>
      </w:ins>
      <w:ins w:id="9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with columns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$\mathord{\smash[b]{\underset{\raise.3ex\hbox{$\scriptstyle\sim$}}{a}}\vphantom{a}}_1 = (1, 1, 0)$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and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$\mathord{\smash[b]{\underset{\raise.3ex\hbox{$\scriptstyle\sim$}}{a}}\vphantom{a}}_2 = (0, 1, 1)$</w:t>
        </w:r>
      </w:ins>
      <w:ins w:id="939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ins w:id="940" w:author="PR Preview" w:date="2026-01-01T00:00:00Z">
        <w:r>
          <w:t xml:space="preserve">Row</w:t>
        </w:r>
      </w:ins>
      <w:ins w:id="941" w:author="PR Preview" w:date="2026-01-01T00:00:00Z">
        <w:r>
          <w:t xml:space="preserve"> </w:t>
        </w:r>
      </w:ins>
      <m:oMath>
        <m:r>
          <m:t>i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of</w:t>
        </w:r>
      </w:ins>
      <w:ins w:id="94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is column</w:t>
        </w:r>
      </w:ins>
      <w:ins w:id="947" w:author="PR Preview" w:date="2026-01-01T00:00:00Z">
        <w:r>
          <w:t xml:space="preserve"> </w:t>
        </w:r>
      </w:ins>
      <m:oMath>
        <m:r>
          <m:t>i</m:t>
        </m:r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of</w:t>
        </w:r>
      </w:ins>
      <w:ins w:id="9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51" w:author="PR Preview" w:date="2026-01-01T00:00:00Z">
        <w:r>
          <w:t xml:space="preserve">,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so entry</w:t>
        </w:r>
      </w:ins>
      <w:ins w:id="9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of the Gram matrix is the dot product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$\mathord{\smash[b]{\underset{\raise.3ex\hbox{$\scriptstyle\sim$}}{a}}\vphantom{a}}_i \cdot \mathord{\smash[b]{\underset{\raise.3ex\hbox{$\scriptstyle\sim$}}{a}}\vphantom{a}}_j$</w:t>
        </w:r>
      </w:ins>
      <w:ins w:id="959" w:author="PR Preview" w:date="2026-01-01T00:00:00Z">
        <w:r>
          <w:t xml:space="preserve">: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for instance,</w:t>
        </w:r>
      </w:ins>
    </w:p>
    <w:p>
      <w:pPr>
        <w:pStyle w:val="BodyText"/>
      </w:pPr>
      <w:ins w:id="962" w:author="PR Preview" w:date="2026-01-01T00:00:00Z">
        <w:r>
  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  </w:r>
      </w:ins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del w:id="963" w:author="PR Preview" w:date="2026-01-01T00:00:00Z">
        <w:r>
          <w:rPr>
            <w:b/>
            <w:bCs/>
          </w:rPr>
          <w:delText xml:space="preserve">Theorem 5 (Entries and symmetry of a Gram matrix)</w:delText>
        </w:r>
      </w:del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Let</w:delText>
        </w:r>
      </w:del>
      <w:del w:id="96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be an</w:delText>
        </w:r>
      </w:del>
      <w:del w:id="96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matrix with columns</w:delText>
        </w:r>
      </w:del>
      <w:del w:id="97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973" w:author="PR Preview" w:date="2026-01-01T00:00:00Z">
        <w:r>
          <w:delText xml:space="preserve">,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and let</w:delText>
        </w:r>
      </w:del>
      <w:del w:id="976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(</w:delText>
        </w:r>
      </w:del>
      <w:hyperlink w:anchor="def-gram-matrix">
        <w:del w:id="979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980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2"/>
        </w:numPr>
      </w:pPr>
      <w:del w:id="981" w:author="PR Preview" w:date="2026-01-01T00:00:00Z">
        <w:r>
          <w:delText xml:space="preserve">Entry</w:delText>
        </w:r>
      </w:del>
      <w:del w:id="9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of</w:delText>
        </w:r>
      </w:del>
      <w:del w:id="985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is</w:delText>
        </w:r>
      </w:del>
      <w:del w:id="98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989" w:author="PR Preview" w:date="2026-01-01T00:00:00Z">
        <w:r>
          <w:delText xml:space="preserve">.</w:delText>
        </w:r>
      </w:del>
    </w:p>
    <w:p>
      <w:pPr>
        <w:pStyle w:val="BodyText"/>
      </w:pPr>
      <w:ins w:id="990" w:author="PR Preview" w:date="2026-01-01T00:00:00Z">
        <w:r>
          <w:rPr>
            <w:b/>
            <w:bCs/>
          </w:rPr>
          <w:t xml:space="preserve">Theorem 5 (Entries and symmetry of a Gram matrix)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Let</w:t>
        </w:r>
      </w:ins>
      <w:ins w:id="9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be an</w:t>
        </w:r>
      </w:ins>
      <w:ins w:id="99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matrix with columns</w:t>
        </w:r>
      </w:ins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\mathord{\smash[b]{\underset{\raise.3ex\hbox{$\scriptstyle\sim$}}{a}}\vphantom{a}}_n$</w:t>
        </w:r>
      </w:ins>
      <w:ins w:id="1001" w:author="PR Preview" w:date="2026-01-01T00:00:00Z">
        <w:r>
          <w:t xml:space="preserve">,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and let</w:t>
        </w:r>
      </w:ins>
      <w:ins w:id="1004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(</w:t>
        </w:r>
      </w:ins>
      <w:hyperlink w:anchor="def-gram-matrix">
        <w:ins w:id="100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00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ins w:id="1009" w:author="PR Preview" w:date="2026-01-01T00:00:00Z">
        <w:r>
          <w:t xml:space="preserve">Entry</w:t>
        </w:r>
      </w:ins>
      <w:ins w:id="10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of</w:t>
        </w:r>
      </w:ins>
      <w:ins w:id="1013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is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$\mathord{\smash[b]{\underset{\raise.3ex\hbox{$\scriptstyle\sim$}}{a}}\vphantom{a}}_i \cdot \mathord{\smash[b]{\underset{\raise.3ex\hbox{$\scriptstyle\sim$}}{a}}\vphantom{a}}_j$</w:t>
        </w:r>
      </w:ins>
      <w:ins w:id="101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for every</w:delText>
        </w:r>
      </w:del>
      <w:del w:id="102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022" w:author="PR Preview" w:date="2026-01-01T00:00:00Z">
        <w:r>
          <w:delText xml:space="preserve">,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so</w:delText>
        </w:r>
      </w:del>
      <w:del w:id="1025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is</w:delText>
        </w:r>
      </w:del>
      <w:del w:id="1028" w:author="PR Preview" w:date="2026-01-01T00:00:00Z">
        <w:r>
          <w:delText xml:space="preserve"> </w:delText>
        </w:r>
      </w:del>
      <w:hyperlink r:id="rId38">
        <w:del w:id="1029" w:author="PR Preview" w:date="2026-01-01T00:00:00Z">
          <w:r>
            <w:rPr>
              <w:rStyle w:val="Hyperlink"/>
            </w:rPr>
            <w:delText xml:space="preserve">positive semidefinite</w:delText>
          </w:r>
        </w:del>
      </w:hyperlink>
      <w:del w:id="1030" w:author="PR Preview" w:date="2026-01-01T00:00:00Z">
        <w:r>
          <w:delText xml:space="preserve">.</w:delText>
        </w:r>
      </w:del>
    </w:p>
    <w:p>
      <w:pPr>
        <w:pStyle w:val="FirstParagraph"/>
      </w:pPr>
      <w:del w:id="1031" w:author="PR Preview" w:date="2026-01-01T00:00:00Z">
        <w:r>
          <w:rPr>
            <w:i/>
            <w:iCs/>
          </w:rPr>
          <w:delText xml:space="preserve">Proof</w:delText>
        </w:r>
      </w:del>
      <w:del w:id="1032" w:author="PR Preview" w:date="2026-01-01T00:00:00Z">
        <w:r>
          <w:delText xml:space="preserve">. </w:delText>
        </w:r>
      </w:del>
      <w:del w:id="1033" w:author="PR Preview" w:date="2026-01-01T00:00:00Z">
        <w:r>
          <w:rPr>
            <w:b/>
            <w:bCs/>
          </w:rPr>
          <w:delText xml:space="preserve">Entries.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Row</w:delText>
        </w:r>
      </w:del>
      <w:del w:id="1036" w:author="PR Preview" w:date="2026-01-01T00:00:00Z">
        <w:r>
          <w:delText xml:space="preserve"> </w:delText>
        </w:r>
      </w:del>
      <m:oMath>
        <m:r>
          <m:t>i</m:t>
        </m:r>
      </m:oMath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of</w:delText>
        </w:r>
      </w:del>
      <w:del w:id="103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is</w:delText>
        </w:r>
      </w:del>
      <w:del w:id="1042" w:author="PR Preview" w:date="2026-01-01T00:00:00Z">
        <w:r>
          <w:delText xml:space="preserve"> </w:delText>
        </w:r>
      </w:del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1043" w:author="PR Preview" w:date="2026-01-01T00:00:00Z">
        <w:r>
          <w:delText xml:space="preserve">,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so entry</w:delText>
        </w:r>
      </w:del>
      <w:del w:id="10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of</w:delText>
        </w:r>
      </w:del>
      <w:del w:id="104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is the dot product of that row with column</w:delText>
        </w:r>
      </w:del>
      <w:del w:id="1052" w:author="PR Preview" w:date="2026-01-01T00:00:00Z">
        <w:r>
          <w:delText xml:space="preserve"> </w:delText>
        </w:r>
      </w:del>
      <m:oMath>
        <m:r>
          <m:t>j</m:t>
        </m:r>
      </m:oMath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of</w:delText>
        </w:r>
      </w:del>
      <w:del w:id="105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56" w:author="PR Preview" w:date="2026-01-01T00:00:00Z">
        <w:r>
          <w:delText xml:space="preserve">,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namely</w:delText>
        </w:r>
      </w:del>
      <w:del w:id="1059" w:author="PR Preview" w:date="2026-01-01T00:00:00Z">
        <w:r>
          <w:delText xml:space="preserve"> </w:delText>
        </w:r>
      </w:del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06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w:ins w:id="1061" w:author="PR Preview" w:date="2026-01-01T00:00:00Z">
        <w:r>
  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for every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$\mathord{\smash[b]{\underset{\raise.3ex\hbox{$\scriptstyle\sim$}}{x}}\vphantom{x}}\in \mathbb{R}^n$</w:t>
        </w:r>
      </w:ins>
      <w:ins w:id="1066" w:author="PR Preview" w:date="2026-01-01T00:00:00Z">
        <w:r>
          <w:t xml:space="preserve">,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so</w:t>
        </w:r>
      </w:ins>
      <w:ins w:id="1069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is</w:t>
        </w:r>
      </w:ins>
      <w:ins w:id="1072" w:author="PR Preview" w:date="2026-01-01T00:00:00Z">
        <w:r>
          <w:t xml:space="preserve"> </w:t>
        </w:r>
      </w:ins>
      <w:hyperlink r:id="rId38">
        <w:ins w:id="1073" w:author="PR Preview" w:date="2026-01-01T00:00:00Z">
          <w:r>
            <w:rPr>
              <w:rStyle w:val="Hyperlink"/>
            </w:rPr>
            <w:t xml:space="preserve">positive semidefinite</w:t>
          </w:r>
        </w:ins>
      </w:hyperlink>
      <w:ins w:id="1074" w:author="PR Preview" w:date="2026-01-01T00:00:00Z">
        <w:r>
          <w:t xml:space="preserve">.</w:t>
        </w:r>
      </w:ins>
    </w:p>
    <w:bookmarkEnd w:id="39"/>
    <w:p>
      <w:pPr>
        <w:pStyle w:val="FirstParagraph"/>
      </w:pPr>
      <w:ins w:id="1075" w:author="PR Preview" w:date="2026-01-01T00:00:00Z">
        <w:r>
          <w:rPr>
            <w:i/>
            <w:iCs/>
          </w:rPr>
          <w:t xml:space="preserve">Proof</w:t>
        </w:r>
      </w:ins>
      <w:ins w:id="1076" w:author="PR Preview" w:date="2026-01-01T00:00:00Z">
        <w:r>
          <w:t xml:space="preserve">. </w:t>
        </w:r>
      </w:ins>
      <w:ins w:id="1077" w:author="PR Preview" w:date="2026-01-01T00:00:00Z">
        <w:r>
          <w:rPr>
            <w:b/>
            <w:bCs/>
          </w:rPr>
          <w:t xml:space="preserve">Entries.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Row</w:t>
        </w:r>
      </w:ins>
      <w:ins w:id="1080" w:author="PR Preview" w:date="2026-01-01T00:00:00Z">
        <w:r>
          <w:t xml:space="preserve"> </w:t>
        </w:r>
      </w:ins>
      <m:oMath>
        <m:r>
          <m:t>i</m:t>
        </m:r>
      </m:oMath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of</w:t>
        </w:r>
      </w:ins>
      <w:ins w:id="108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is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${\mathord{\smash[b]{\underset{\raise.3ex\hbox{$\scriptstyle\sim$}}{a}}\vphantom{a}}_i}^{\top}$</w:t>
        </w:r>
      </w:ins>
      <w:ins w:id="1088" w:author="PR Preview" w:date="2026-01-01T00:00:00Z">
        <w:r>
          <w:t xml:space="preserve">,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so entry</w:t>
        </w:r>
      </w:ins>
      <w:ins w:id="10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of</w:t>
        </w:r>
      </w:ins>
      <w:ins w:id="109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is the dot product of that row with column</w:t>
        </w:r>
      </w:ins>
      <w:ins w:id="1097" w:author="PR Preview" w:date="2026-01-01T00:00:00Z">
        <w:r>
          <w:t xml:space="preserve"> </w:t>
        </w:r>
      </w:ins>
      <m:oMath>
        <m:r>
          <m:t>j</m:t>
        </m:r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of</w:t>
        </w:r>
      </w:ins>
      <w:ins w:id="11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01" w:author="PR Preview" w:date="2026-01-01T00:00:00Z">
        <w:r>
          <w:t xml:space="preserve">,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namely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  </w:r>
      </w:ins>
      <w:ins w:id="110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107" w:author="PR Preview" w:date="2026-01-01T00:00:00Z">
        <w:r>
          <w:rPr>
            <w:b/>
            <w:bCs/>
          </w:rPr>
          <w:delText xml:space="preserve">Positive semidefiniteness.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For any</w:delText>
        </w:r>
      </w:del>
      <w:del w:id="111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1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p>
      <w:pPr>
        <w:pStyle w:val="FirstParagraph"/>
      </w:pPr>
      <w:del w:id="1112" w:author="PR Preview" w:date="2026-01-01T00:00:00Z">
        <w:r>
          <w:rPr>
            <w:b/>
            <w:bCs/>
          </w:rPr>
          <w:delText xml:space="preserve">Example 9 (Checking the properties on a small Gram matrix)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For</w:delText>
        </w:r>
      </w:del>
      <w:del w:id="111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in</w:delText>
        </w:r>
      </w:del>
      <w:del w:id="1118" w:author="PR Preview" w:date="2026-01-01T00:00:00Z">
        <w:r>
          <w:delText xml:space="preserve"> </w:delText>
        </w:r>
      </w:del>
      <w:hyperlink w:anchor="exm-gram-matrix">
        <w:del w:id="1119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120" w:author="PR Preview" w:date="2026-01-01T00:00:00Z">
        <w:r>
          <w:delText xml:space="preserve">,</w:delText>
        </w:r>
      </w:del>
      <w:del w:id="1121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122" w:author="PR Preview" w:date="2026-01-01T00:00:00Z">
        <w:r>
          <w:delText xml:space="preserve">.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It is symmetric:</w:delText>
        </w:r>
      </w:del>
      <w:del w:id="112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del w:id="1126" w:author="PR Preview" w:date="2026-01-01T00:00:00Z">
        <w:r>
          <w:delText xml:space="preserve">.</w:delText>
        </w:r>
      </w:del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Take</w:delText>
        </w:r>
      </w:del>
      <w:del w:id="112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130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del w:id="1131" w:author="PR Preview" w:date="2026-01-01T00:00:00Z">
        <w:r>
          <w:delText xml:space="preserve">and</w:delText>
        </w:r>
      </w:del>
      <w:del w:id="113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has</w:delText>
        </w:r>
      </w:del>
      <w:del w:id="11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1136" w:author="PR Preview" w:date="2026-01-01T00:00:00Z">
        <w:r>
          <w:delText xml:space="preserve">,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as the theorem says.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The converse (every positive semidefinite matrix is a Gram matrix) is</w:delText>
        </w:r>
      </w:del>
      <w:del w:id="1141" w:author="PR Preview" w:date="2026-01-01T00:00:00Z">
        <w:r>
          <w:delText xml:space="preserve"> </w:delText>
        </w:r>
      </w:del>
      <w:hyperlink r:id="rId40">
        <w:del w:id="1142" w:author="PR Preview" w:date="2026-01-01T00:00:00Z">
          <w:r>
            <w:rPr>
              <w:rStyle w:val="Hyperlink"/>
            </w:rPr>
            <w:delText xml:space="preserve">this theorem</w:delText>
          </w:r>
        </w:del>
      </w:hyperlink>
      <w:del w:id="1143" w:author="PR Preview" w:date="2026-01-01T00:00:00Z">
        <w:r>
          <w:delText xml:space="preserve">.</w:delText>
        </w:r>
      </w:del>
    </w:p>
    <w:p>
      <w:pPr>
        <w:pStyle w:val="BodyText"/>
      </w:pPr>
      <w:ins w:id="1144" w:author="PR Preview" w:date="2026-01-01T00:00:00Z">
        <w:r>
  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  </w:r>
      </w:ins>
    </w:p>
    <w:p>
      <w:pPr>
        <w:pStyle w:val="FirstParagraph"/>
      </w:pPr>
      <w:ins w:id="1145" w:author="PR Preview" w:date="2026-01-01T00:00:00Z">
        <w:r>
          <w:rPr>
            <w:b/>
            <w:bCs/>
          </w:rPr>
          <w:t xml:space="preserve">Positive semidefiniteness.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For any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$\mathord{\smash[b]{\underset{\raise.3ex\hbox{$\scriptstyle\sim$}}{x}}\vphantom{x}}$</w:t>
        </w:r>
      </w:ins>
      <w:ins w:id="1150" w:author="PR Preview" w:date="2026-01-01T00:00:00Z">
        <w:r>
          <w:t xml:space="preserve">,</w:t>
        </w:r>
      </w:ins>
    </w:p>
    <w:p>
      <w:pPr>
        <w:pStyle w:val="BodyText"/>
      </w:pPr>
      <w:ins w:id="1151" w:author="PR Preview" w:date="2026-01-01T00:00:00Z">
        <w:r>
  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  </w:r>
      </w:ins>
    </w:p>
    <w:bookmarkStart w:id="41" w:name="exm-gram-properties"/>
    <w:p>
      <w:pPr>
        <w:pStyle w:val="FirstParagraph"/>
      </w:pPr>
      <w:ins w:id="1152" w:author="PR Preview" w:date="2026-01-01T00:00:00Z">
        <w:r>
          <w:rPr>
            <w:b/>
            <w:bCs/>
          </w:rPr>
          <w:t xml:space="preserve">Example 9 (Checking the properties on a small Gram matrix)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For</w:t>
        </w:r>
      </w:ins>
      <w:ins w:id="11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in</w:t>
        </w:r>
      </w:ins>
      <w:ins w:id="1158" w:author="PR Preview" w:date="2026-01-01T00:00:00Z">
        <w:r>
          <w:t xml:space="preserve"> </w:t>
        </w:r>
      </w:ins>
      <w:hyperlink w:anchor="exm-gram-matrix">
        <w:ins w:id="1159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160" w:author="PR Preview" w:date="2026-01-01T00:00:00Z">
        <w:r>
          <w:t xml:space="preserve">,</w:t>
        </w:r>
      </w:ins>
      <w:ins w:id="1161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162" w:author="PR Preview" w:date="2026-01-01T00:00:00Z">
        <w:r>
          <w:t xml:space="preserve">.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It is symmetric:</w:t>
        </w:r>
      </w:ins>
      <w:ins w:id="116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ins w:id="1166" w:author="PR Preview" w:date="2026-01-01T00:00:00Z">
        <w:r>
          <w:t xml:space="preserve">.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Take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$\mathord{\smash[b]{\underset{\raise.3ex\hbox{$\scriptstyle\sim$}}{x}}\vphantom{x}}= (1, -1)$</w:t>
        </w:r>
      </w:ins>
      <w:ins w:id="1171" w:author="PR Preview" w:date="2026-01-01T00:00:00Z">
        <w:r>
          <w:t xml:space="preserve">. Then</w:t>
        </w:r>
      </w:ins>
    </w:p>
    <w:p>
      <w:pPr>
        <w:pStyle w:val="BodyText"/>
      </w:pPr>
      <w:ins w:id="1172" w:author="PR Preview" w:date="2026-01-01T00:00:00Z">
        <w:r>
  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  </w:r>
      </w:ins>
    </w:p>
    <w:p>
      <w:pPr>
        <w:pStyle w:val="FirstParagraph"/>
      </w:pPr>
      <w:ins w:id="1173" w:author="PR Preview" w:date="2026-01-01T00:00:00Z">
        <w:r>
          <w:t xml:space="preserve">and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$\mathbf{A} \mathord{\smash[b]{\underset{\raise.3ex\hbox{$\scriptstyle\sim$}}{x}}\vphantom{x}}= (1, 0, -1)$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has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$\mathopen{}\left\lVert\mathbf{A} \mathord{\smash[b]{\underset{\raise.3ex\hbox{$\scriptstyle\sim$}}{x}}\vphantom{x}}\right\rVert\mathclose{}^2 = 1 + 0 + 1 = 2$</w:t>
        </w:r>
      </w:ins>
      <w:ins w:id="1180" w:author="PR Preview" w:date="2026-01-01T00:00:00Z">
        <w:r>
          <w:t xml:space="preserve">,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as the theorem says.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The converse (every positive semidefinite matrix is a Gram matrix) is</w:t>
        </w:r>
      </w:ins>
      <w:ins w:id="1185" w:author="PR Preview" w:date="2026-01-01T00:00:00Z">
        <w:r>
          <w:t xml:space="preserve"> </w:t>
        </w:r>
      </w:ins>
      <w:hyperlink r:id="rId40">
        <w:ins w:id="1186" w:author="PR Preview" w:date="2026-01-01T00:00:00Z">
          <w:r>
            <w:rPr>
              <w:rStyle w:val="Hyperlink"/>
            </w:rPr>
            <w:t xml:space="preserve">this theorem</w:t>
          </w:r>
        </w:ins>
      </w:hyperlink>
      <w:ins w:id="1187" w:author="PR Preview" w:date="2026-01-01T00:00:00Z">
        <w:r>
          <w:t xml:space="preserve">.</w:t>
        </w:r>
      </w:ins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del w:id="1188" w:author="PR Preview" w:date="2026-01-01T00:00:00Z">
        <w:r>
          <w:rPr>
            <w:i/>
            <w:iCs/>
          </w:rPr>
          <w:delText xml:space="preserve">Proof</w:delText>
        </w:r>
      </w:del>
      <w:del w:id="1189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190" w:author="PR Preview" w:date="2026-01-01T00:00:00Z">
        <w:r>
          <w:rPr>
            <w:b/>
            <w:bCs/>
          </w:rPr>
          <w:delText xml:space="preserve">.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If</w:delText>
        </w:r>
      </w:del>
      <w:del w:id="11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1194" w:author="PR Preview" w:date="2026-01-01T00:00:00Z">
        <w:r>
          <w:delText xml:space="preserve">,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197" w:author="PR Preview" w:date="2026-01-01T00:00:00Z">
        <w:r>
          <w:rPr>
            <w:b/>
            <w:bCs/>
          </w:rPr>
          <w:delText xml:space="preserve">.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If</w:delText>
        </w:r>
      </w:del>
      <w:del w:id="120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1201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202" w:author="PR Preview" w:date="2026-01-01T00:00:00Z">
        <w:r>
          <w:delText xml:space="preserve">A vector whose Euclidean norm is</w:delText>
        </w:r>
      </w:del>
      <w:del w:id="1203" w:author="PR Preview" w:date="2026-01-01T00:00:00Z">
        <w:r>
          <w:delText xml:space="preserve"> </w:delText>
        </w:r>
      </w:del>
      <m:oMath>
        <m:r>
          <m:t>0</m:t>
        </m:r>
      </m:oMath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has every entry</w:delText>
        </w:r>
      </w:del>
      <w:del w:id="1206" w:author="PR Preview" w:date="2026-01-01T00:00:00Z">
        <w:r>
          <w:delText xml:space="preserve"> </w:delText>
        </w:r>
      </w:del>
      <m:oMath>
        <m:r>
          <m:t>0</m:t>
        </m:r>
      </m:oMath>
      <w:del w:id="1207" w:author="PR Preview" w:date="2026-01-01T00:00:00Z">
        <w:r>
          <w:delText xml:space="preserve">,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so</w:delText>
        </w:r>
      </w:del>
      <w:del w:id="121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1211" w:author="PR Preview" w:date="2026-01-01T00:00:00Z">
        <w:r>
          <w:delText xml:space="preserve">.</w:delText>
        </w:r>
      </w:del>
    </w:p>
    <w:p>
      <w:pPr>
        <w:pStyle w:val="FirstParagraph"/>
      </w:pPr>
      <w:ins w:id="1212" w:author="PR Preview" w:date="2026-01-01T00:00:00Z">
        <w:r>
          <w:rPr>
            <w:i/>
            <w:iCs/>
          </w:rPr>
          <w:t xml:space="preserve">Proof</w:t>
        </w:r>
      </w:ins>
      <w:ins w:id="1213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214" w:author="PR Preview" w:date="2026-01-01T00:00:00Z">
        <w:r>
          <w:rPr>
            <w:b/>
            <w:bCs/>
          </w:rPr>
          <w:t xml:space="preserve">.</w:t>
        </w:r>
      </w:ins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If</w:t>
        </w:r>
      </w:ins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\mathord{\smash[b]{\underset{\raise.3ex\hbox{$\scriptstyle\sim$}}{0}}\vphantom{0}}_m$</w:t>
        </w:r>
      </w:ins>
      <w:ins w:id="1219" w:author="PR Preview" w:date="2026-01-01T00:00:00Z">
        <w:r>
          <w:t xml:space="preserve">,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then</w:t>
        </w:r>
      </w:ins>
    </w:p>
    <w:p>
      <w:pPr>
        <w:pStyle w:val="BodyText"/>
      </w:pPr>
      <w:ins w:id="1222" w:author="PR Preview" w:date="2026-01-01T00:00:00Z">
        <w:r>
  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  </w:r>
      </w:ins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223" w:author="PR Preview" w:date="2026-01-01T00:00:00Z">
        <w:r>
          <w:rPr>
            <w:b/>
            <w:bCs/>
          </w:rPr>
          <w:t xml:space="preserve">.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If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${\mathbf{A}}^{\top} \mathbf{A} \mathord{\smash[b]{\underset{\raise.3ex\hbox{$\scriptstyle\sim$}}{x}}\vphantom{x}} = \mathord{\smash[b]{\underset{\raise.3ex\hbox{$\scriptstyle\sim$}}{0}}\vphantom{0}}_n$</w:t>
        </w:r>
      </w:ins>
      <w:ins w:id="1228" w:author="PR Preview" w:date="2026-01-01T00:00:00Z">
        <w:r>
          <w:t xml:space="preserve">, then</w:t>
        </w:r>
      </w:ins>
    </w:p>
    <w:p>
      <w:pPr>
        <w:pStyle w:val="BodyText"/>
      </w:pPr>
      <w:ins w:id="1229" w:author="PR Preview" w:date="2026-01-01T00:00:00Z">
        <w:r>
  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  </w:r>
      </w:ins>
    </w:p>
    <w:p>
      <w:pPr>
        <w:pStyle w:val="FirstParagraph"/>
      </w:pPr>
      <w:ins w:id="1230" w:author="PR Preview" w:date="2026-01-01T00:00:00Z">
        <w:r>
          <w:t xml:space="preserve">A vector whose Euclidean norm is</w:t>
        </w:r>
      </w:ins>
      <w:ins w:id="1231" w:author="PR Preview" w:date="2026-01-01T00:00:00Z">
        <w:r>
          <w:t xml:space="preserve"> </w:t>
        </w:r>
      </w:ins>
      <m:oMath>
        <m:r>
          <m:t>0</m:t>
        </m:r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has every entry</w:t>
        </w:r>
      </w:ins>
      <w:ins w:id="1234" w:author="PR Preview" w:date="2026-01-01T00:00:00Z">
        <w:r>
          <w:t xml:space="preserve"> </w:t>
        </w:r>
      </w:ins>
      <m:oMath>
        <m:r>
          <m:t>0</m:t>
        </m:r>
      </m:oMath>
      <w:ins w:id="1235" w:author="PR Preview" w:date="2026-01-01T00:00:00Z">
        <w:r>
          <w:t xml:space="preserve">,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so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\mathord{\smash[b]{\underset{\raise.3ex\hbox{$\scriptstyle\sim$}}{0}}\vphantom{0}}_m$</w:t>
        </w:r>
      </w:ins>
      <w:ins w:id="1240" w:author="PR Preview" w:date="2026-01-01T00:00:00Z">
        <w:r>
          <w:t xml:space="preserve">.</w:t>
        </w:r>
      </w:ins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241" w:author="PR Preview" w:date="2026-01-01T00:00:00Z">
        <w:r>
          <w:delText xml:space="preserve">Every row is a multiple of</w:delText>
        </w:r>
      </w:del>
      <w:del w:id="12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1243" w:author="PR Preview" w:date="2026-01-01T00:00:00Z">
        <w:r>
          <w:delText xml:space="preserve">,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so</w:delText>
        </w:r>
      </w:del>
      <w:del w:id="124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exactly when</w:delText>
        </w:r>
      </w:del>
      <w:del w:id="124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del w:id="1250" w:author="PR Preview" w:date="2026-01-01T00:00:00Z">
        <w:r>
          <w:delText xml:space="preserve">,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the same condition as for</w:delText>
        </w:r>
      </w:del>
      <w:del w:id="12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in</w:delText>
        </w:r>
      </w:del>
      <w:del w:id="1256" w:author="PR Preview" w:date="2026-01-01T00:00:00Z">
        <w:r>
          <w:delText xml:space="preserve"> </w:delText>
        </w:r>
      </w:del>
      <w:hyperlink w:anchor="exm-null-space">
        <w:del w:id="1257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258" w:author="PR Preview" w:date="2026-01-01T00:00:00Z">
        <w:r>
          <w:delText xml:space="preserve">.</w:delText>
        </w:r>
      </w:del>
    </w:p>
    <w:p>
      <w:pPr>
        <w:pStyle w:val="FirstParagraph"/>
      </w:pPr>
      <w:ins w:id="1259" w:author="PR Preview" w:date="2026-01-01T00:00:00Z">
        <w:r>
          <w:t xml:space="preserve">Every row is a multiple of</w:t>
        </w:r>
      </w:ins>
      <w:ins w:id="12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1261" w:author="PR Preview" w:date="2026-01-01T00:00:00Z">
        <w:r>
          <w:t xml:space="preserve">,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so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${\mathbf{A}}^{\top} \mathbf{A} \mathord{\smash[b]{\underset{\raise.3ex\hbox{$\scriptstyle\sim$}}{x}}\vphantom{x}} = \mathord{\smash[b]{\underset{\raise.3ex\hbox{$\scriptstyle\sim$}}{0}}\vphantom{0}}_3$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exactly when</w:t>
        </w:r>
      </w:ins>
      <w:ins w:id="12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1269" w:author="PR Preview" w:date="2026-01-01T00:00:00Z">
        <w:r>
          <w:t xml:space="preserve">,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the same condition as for</w:t>
        </w:r>
      </w:ins>
      <w:ins w:id="127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in</w:t>
        </w:r>
      </w:ins>
      <w:ins w:id="1275" w:author="PR Preview" w:date="2026-01-01T00:00:00Z">
        <w:r>
          <w:t xml:space="preserve"> </w:t>
        </w:r>
      </w:ins>
      <w:hyperlink w:anchor="exm-null-space">
        <w:ins w:id="1276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277" w:author="PR Preview" w:date="2026-01-01T00:00:00Z">
        <w:r>
          <w:t xml:space="preserve">.</w:t>
        </w:r>
      </w:ins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del w:id="1278" w:author="PR Preview" w:date="2026-01-01T00:00:00Z">
        <w:r>
          <w:rPr>
            <w:b/>
            <w:bCs/>
          </w:rPr>
          <w:delText xml:space="preserve">Every column is in the span of the chosen columns.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A chosen column is in that span trivially.</w:delText>
        </w:r>
      </w:del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If some unchosen column</w:delText>
        </w:r>
      </w:del>
      <w:del w:id="128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were not in the span,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then adding it to the chosen columns would give</w:delText>
        </w:r>
      </w:del>
      <w:del w:id="1288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+</m:t>
        </m:r>
        <m:r>
          <m:t>1</m:t>
        </m:r>
      </m:oMath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linearly independent columns</w:delText>
        </w:r>
      </w:del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(</w:delText>
        </w:r>
      </w:del>
      <w:hyperlink r:id="rId52">
        <w:del w:id="1293" w:author="PR Preview" w:date="2026-01-01T00:00:00Z">
          <w:r>
            <w:rPr>
              <w:rStyle w:val="Hyperlink"/>
            </w:rPr>
            <w:delText xml:space="preserve">Theorem 8 in Subspaces and Rank</w:delText>
          </w:r>
        </w:del>
      </w:hyperlink>
      <w:del w:id="1294" w:author="PR Preview" w:date="2026-01-01T00:00:00Z">
        <w:r>
          <w:delText xml:space="preserve">),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more than</w:delText>
        </w:r>
      </w:del>
      <w:del w:id="1297" w:author="PR Preview" w:date="2026-01-01T00:00:00Z">
        <w:r>
          <w:delText xml:space="preserve"> </w:delText>
        </w:r>
      </w:del>
      <m:oMath>
        <m:r>
          <m:t>r</m:t>
        </m:r>
      </m:oMath>
      <w:del w:id="1298" w:author="PR Preview" w:date="2026-01-01T00:00:00Z">
        <w:r>
          <w:delText xml:space="preserve">.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So every column of</w:delText>
        </w:r>
      </w:del>
      <w:del w:id="130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is in the span of the chosen columns.</w:delText>
        </w:r>
      </w:del>
    </w:p>
    <w:p>
      <w:pPr>
        <w:pStyle w:val="BodyText"/>
      </w:pPr>
      <w:ins w:id="1304" w:author="PR Preview" w:date="2026-01-01T00:00:00Z">
        <w:r>
          <w:rPr>
            <w:b/>
            <w:bCs/>
          </w:rPr>
          <w:t xml:space="preserve">Every column is in the span of the chosen columns.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A chosen column is in that span trivially.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If some unchosen column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$\mathord{\smash[b]{\underset{\raise.3ex\hbox{$\scriptstyle\sim$}}{a}}\vphantom{a}}_j$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were not in the span,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then adding it to the chosen columns would give</w:t>
        </w:r>
      </w:ins>
      <w:ins w:id="1315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+</m:t>
        </m:r>
        <m:r>
          <m:t>1</m:t>
        </m:r>
      </m:oMath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linearly independent columns</w:t>
        </w:r>
      </w:ins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(</w:t>
        </w:r>
      </w:ins>
      <w:hyperlink r:id="rId52">
        <w:ins w:id="1320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1321" w:author="PR Preview" w:date="2026-01-01T00:00:00Z">
        <w:r>
          <w:t xml:space="preserve">),</w:t>
        </w:r>
      </w:ins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more than</w:t>
        </w:r>
      </w:ins>
      <w:ins w:id="1324" w:author="PR Preview" w:date="2026-01-01T00:00:00Z">
        <w:r>
          <w:t xml:space="preserve"> </w:t>
        </w:r>
      </w:ins>
      <m:oMath>
        <m:r>
          <m:t>r</m:t>
        </m:r>
      </m:oMath>
      <w:ins w:id="1325" w:author="PR Preview" w:date="2026-01-01T00:00:00Z">
        <w:r>
          <w:t xml:space="preserve">.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So every column of</w:t>
        </w:r>
      </w:ins>
      <w:ins w:id="13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is in the span of the chosen columns.</w:t>
        </w:r>
      </w:ins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del w:id="1331" w:author="PR Preview" w:date="2026-01-01T00:00:00Z">
        <w:r>
          <w:delText xml:space="preserve">The chosen columns are linearly independent and span</w:delText>
        </w:r>
      </w:del>
      <w:del w:id="133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333" w:author="PR Preview" w:date="2026-01-01T00:00:00Z">
        <w:r>
          <w:delText xml:space="preserve">,</w:delText>
        </w:r>
      </w:del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so they are a basis of it,</w:delText>
        </w:r>
      </w:del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delText xml:space="preserve">and</w:delText>
        </w:r>
      </w:del>
      <w:del w:id="1338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(</w:delText>
        </w:r>
      </w:del>
      <w:hyperlink r:id="rId53">
        <w:del w:id="1341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1342" w:author="PR Preview" w:date="2026-01-01T00:00:00Z">
        <w:r>
          <w:delText xml:space="preserve">).</w:delText>
        </w:r>
      </w:del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If</w:delText>
        </w:r>
      </w:del>
      <w:del w:id="1345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0</m:t>
        </m:r>
      </m:oMath>
      <w:del w:id="1346" w:author="PR Preview" w:date="2026-01-01T00:00:00Z">
        <w:r>
          <w:delText xml:space="preserve">, every column is</w:delText>
        </w:r>
      </w:del>
      <w:del w:id="134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1348" w:author="PR Preview" w:date="2026-01-01T00:00:00Z">
        <w:r>
          <w:delText xml:space="preserve">,</w:delText>
        </w:r>
      </w:del>
      <w:del w:id="134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del w:id="1350" w:author="PR Preview" w:date="2026-01-01T00:00:00Z">
        <w:r>
          <w:delText xml:space="preserve">, and both sides are</w:delText>
        </w:r>
      </w:del>
      <w:del w:id="1351" w:author="PR Preview" w:date="2026-01-01T00:00:00Z">
        <w:r>
          <w:delText xml:space="preserve"> </w:delText>
        </w:r>
      </w:del>
      <m:oMath>
        <m:r>
          <m:t>0</m:t>
        </m:r>
      </m:oMath>
      <w:del w:id="1352" w:author="PR Preview" w:date="2026-01-01T00:00:00Z">
        <w:r>
          <w:delText xml:space="preserve">.</w:delText>
        </w:r>
      </w:del>
    </w:p>
    <w:p>
      <w:pPr>
        <w:pStyle w:val="BodyText"/>
      </w:pPr>
      <w:ins w:id="1353" w:author="PR Preview" w:date="2026-01-01T00:00:00Z">
        <w:r>
          <w:t xml:space="preserve">The chosen columns are linearly independent and span</w:t>
        </w:r>
      </w:ins>
      <w:ins w:id="13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355" w:author="PR Preview" w:date="2026-01-01T00:00:00Z">
        <w:r>
          <w:t xml:space="preserve">,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so they are a basis of it,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and</w:t>
        </w:r>
      </w:ins>
      <w:ins w:id="1360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(</w:t>
        </w:r>
      </w:ins>
      <w:hyperlink r:id="rId53">
        <w:ins w:id="1363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1364" w:author="PR Preview" w:date="2026-01-01T00:00:00Z">
        <w:r>
          <w:t xml:space="preserve">).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If</w:t>
        </w:r>
      </w:ins>
      <w:ins w:id="1367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0</m:t>
        </m:r>
      </m:oMath>
      <w:ins w:id="1368" w:author="PR Preview" w:date="2026-01-01T00:00:00Z">
        <w:r>
          <w:t xml:space="preserve">, every column is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$\mathord{\smash[b]{\underset{\raise.3ex\hbox{$\scriptstyle\sim$}}{0}}\vphantom{0}}_m$</w:t>
        </w:r>
      </w:ins>
      <w:ins w:id="1371" w:author="PR Preview" w:date="2026-01-01T00:00:00Z">
        <w:r>
          <w:t xml:space="preserve">,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$\mathcal{C}(\mathbf{A}) = \mathopen{}\left\{\mathord{\smash[b]{\underset{\raise.3ex\hbox{$\scriptstyle\sim$}}{0}}\vphantom{0}}_m\right\}\mathclose{}$</w:t>
        </w:r>
      </w:ins>
      <w:ins w:id="1374" w:author="PR Preview" w:date="2026-01-01T00:00:00Z">
        <w:r>
          <w:t xml:space="preserve">, and both sides are</w:t>
        </w:r>
      </w:ins>
      <w:ins w:id="1375" w:author="PR Preview" w:date="2026-01-01T00:00:00Z">
        <w:r>
          <w:t xml:space="preserve"> </w:t>
        </w:r>
      </w:ins>
      <m:oMath>
        <m:r>
          <m:t>0</m:t>
        </m:r>
      </m:oMath>
      <w:ins w:id="1376" w:author="PR Preview" w:date="2026-01-01T00:00:00Z">
        <w:r>
          <w:t xml:space="preserve">.</w:t>
        </w:r>
      </w:ins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del w:id="1377" w:author="PR Preview" w:date="2026-01-01T00:00:00Z">
        <w:r>
          <w:rPr>
            <w:b/>
            <w:bCs/>
          </w:rPr>
          <w:delText xml:space="preserve">Example 12 (The nullity of the matrix in</w:delText>
        </w:r>
      </w:del>
      <w:del w:id="1378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1379" w:author="PR Preview" w:date="2026-01-01T00:00:00Z">
          <w:r>
            <w:rPr>
              <w:rStyle w:val="Hyperlink"/>
              <w:b/>
              <w:bCs/>
            </w:rPr>
            <w:delText xml:space="preserve">Example 1</w:delText>
          </w:r>
        </w:del>
      </w:hyperlink>
      <w:del w:id="1380" w:author="PR Preview" w:date="2026-01-01T00:00:00Z">
        <w:r>
          <w:rPr>
            <w:b/>
            <w:bCs/>
          </w:rPr>
          <w:delText xml:space="preserve">)</w:delText>
        </w:r>
      </w:del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For</w:delText>
        </w:r>
      </w:del>
      <w:del w:id="138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in</w:delText>
        </w:r>
      </w:del>
      <w:del w:id="1386" w:author="PR Preview" w:date="2026-01-01T00:00:00Z">
        <w:r>
          <w:delText xml:space="preserve"> </w:delText>
        </w:r>
      </w:del>
      <w:hyperlink w:anchor="exm-column-space">
        <w:del w:id="1387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388" w:author="PR Preview" w:date="2026-01-01T00:00:00Z">
        <w:r>
          <w:delText xml:space="preserve">,</w:delText>
        </w:r>
      </w:del>
      <w:del w:id="13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(</w:delText>
        </w:r>
      </w:del>
      <w:hyperlink w:anchor="exm-null-space">
        <w:del w:id="1392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393" w:author="PR Preview" w:date="2026-01-01T00:00:00Z">
        <w:r>
          <w:delText xml:space="preserve">).</w:delText>
        </w:r>
      </w:del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Those two vectors are linearly independent:</w:delText>
        </w:r>
      </w:del>
      <w:del w:id="139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397" w:author="PR Preview" w:date="2026-01-01T00:00:00Z">
        <w:r>
          <w:delText xml:space="preserve">,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which is</w:delText>
        </w:r>
      </w:del>
      <w:del w:id="140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only if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403" w:author="PR Preview" w:date="2026-01-01T00:00:00Z">
        <w:r>
          <w:delText xml:space="preserve">So they are a basis of</w:delText>
        </w:r>
      </w:del>
      <w:del w:id="140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405" w:author="PR Preview" w:date="2026-01-01T00:00:00Z">
        <w:r>
          <w:delText xml:space="preserve">,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and</w:delText>
        </w:r>
      </w:del>
      <w:del w:id="1408" w:author="PR Preview" w:date="2026-01-01T00:00:00Z">
        <w:r>
          <w:delText xml:space="preserve"> </w:delText>
        </w:r>
      </w:del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1409" w:author="PR Preview" w:date="2026-01-01T00:00:00Z">
        <w:r>
          <w:delText xml:space="preserve">.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The</w:delText>
        </w:r>
      </w:del>
      <w:del w:id="141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identity matrix has nullity</w:delText>
        </w:r>
      </w:del>
      <w:del w:id="1415" w:author="PR Preview" w:date="2026-01-01T00:00:00Z">
        <w:r>
          <w:delText xml:space="preserve"> </w:delText>
        </w:r>
      </w:del>
      <m:oMath>
        <m:r>
          <m:t>0</m:t>
        </m:r>
      </m:oMath>
      <w:del w:id="1416" w:author="PR Preview" w:date="2026-01-01T00:00:00Z">
        <w:r>
          <w:delText xml:space="preserve">,</w:delText>
        </w:r>
      </w:del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because</w:delText>
        </w:r>
      </w:del>
      <w:del w:id="1419" w:author="PR Preview" w:date="2026-01-01T00:00:00Z">
        <w:r>
          <w:delText xml:space="preserve"> </w:delText>
        </w:r>
      </w:del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is</w:delText>
        </w:r>
      </w:del>
      <w:del w:id="14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only when</w:delText>
        </w:r>
      </w:del>
      <w:del w:id="14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426" w:author="PR Preview" w:date="2026-01-01T00:00:00Z">
        <w:r>
          <w:delText xml:space="preserve">.</w:delText>
        </w:r>
      </w:del>
    </w:p>
    <w:p>
      <w:pPr>
        <w:pStyle w:val="FirstParagraph"/>
      </w:pPr>
      <w:ins w:id="1427" w:author="PR Preview" w:date="2026-01-01T00:00:00Z">
        <w:r>
          <w:rPr>
            <w:b/>
            <w:bCs/>
          </w:rPr>
          <w:t xml:space="preserve">Example 12 (The nullity of the matrix in</w:t>
        </w:r>
      </w:ins>
      <w:ins w:id="1428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1429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1430" w:author="PR Preview" w:date="2026-01-01T00:00:00Z">
        <w:r>
          <w:rPr>
            <w:b/>
            <w:bCs/>
          </w:rPr>
          <w:t xml:space="preserve">)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For</w:t>
        </w:r>
      </w:ins>
      <w:ins w:id="14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in</w:t>
        </w:r>
      </w:ins>
      <w:ins w:id="1436" w:author="PR Preview" w:date="2026-01-01T00:00:00Z">
        <w:r>
          <w:t xml:space="preserve"> </w:t>
        </w:r>
      </w:ins>
      <w:hyperlink w:anchor="exm-column-space">
        <w:ins w:id="143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438" w:author="PR Preview" w:date="2026-01-01T00:00:00Z">
        <w:r>
          <w:t xml:space="preserve">,</w:t>
        </w:r>
      </w:ins>
      <w:ins w:id="143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(</w:t>
        </w:r>
      </w:ins>
      <w:hyperlink w:anchor="exm-null-space">
        <w:ins w:id="144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443" w:author="PR Preview" w:date="2026-01-01T00:00:00Z">
        <w:r>
          <w:t xml:space="preserve">).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Those two vectors are linearly independent:</w:t>
        </w:r>
      </w:ins>
      <w:ins w:id="144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447" w:author="PR Preview" w:date="2026-01-01T00:00:00Z">
        <w:r>
          <w:t xml:space="preserve">,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which is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$\mathord{\smash[b]{\underset{\raise.3ex\hbox{$\scriptstyle\sim$}}{0}}\vphantom{0}}_3$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454" w:author="PR Preview" w:date="2026-01-01T00:00:00Z">
        <w:r>
          <w:t xml:space="preserve">So they are a basis of</w:t>
        </w:r>
      </w:ins>
      <w:ins w:id="14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456" w:author="PR Preview" w:date="2026-01-01T00:00:00Z">
        <w:r>
          <w:t xml:space="preserve">,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and</w:t>
        </w:r>
      </w:ins>
      <w:ins w:id="1459" w:author="PR Preview" w:date="2026-01-01T00:00:00Z">
        <w:r>
          <w:t xml:space="preserve"> </w:t>
        </w:r>
      </w:ins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1460" w:author="PR Preview" w:date="2026-01-01T00:00:00Z">
        <w:r>
          <w:t xml:space="preserve">.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The</w:t>
        </w:r>
      </w:ins>
      <w:ins w:id="146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identity matrix has nullity</w:t>
        </w:r>
      </w:ins>
      <w:ins w:id="1466" w:author="PR Preview" w:date="2026-01-01T00:00:00Z">
        <w:r>
          <w:t xml:space="preserve"> </w:t>
        </w:r>
      </w:ins>
      <m:oMath>
        <m:r>
          <m:t>0</m:t>
        </m:r>
      </m:oMath>
      <w:ins w:id="1467" w:author="PR Preview" w:date="2026-01-01T00:00:00Z">
        <w:r>
          <w:t xml:space="preserve">,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because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$\mathbf{I} \mathord{\smash[b]{\underset{\raise.3ex\hbox{$\scriptstyle\sim$}}{x}}\vphantom{x}} = \mathord{\smash[b]{\underset{\raise.3ex\hbox{$\scriptstyle\sim$}}{x}}\vphantom{x}}$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is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$\mathord{\smash[b]{\underset{\raise.3ex\hbox{$\scriptstyle\sim$}}{0}}\vphantom{0}}_2$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only when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$\mathord{\smash[b]{\underset{\raise.3ex\hbox{$\scriptstyle\sim$}}{x}}\vphantom{x}} = \mathord{\smash[b]{\underset{\raise.3ex\hbox{$\scriptstyle\sim$}}{0}}\vphantom{0}}_2$</w:t>
        </w:r>
      </w:ins>
      <w:ins w:id="1480" w:author="PR Preview" w:date="2026-01-01T00:00:00Z">
        <w:r>
          <w:t xml:space="preserve">.</w:t>
        </w:r>
      </w:ins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del w:id="1481" w:author="PR Preview" w:date="2026-01-01T00:00:00Z">
        <w:r>
          <w:rPr>
            <w:i/>
            <w:iCs/>
          </w:rPr>
          <w:delText xml:space="preserve">Proof</w:delText>
        </w:r>
      </w:del>
      <w:del w:id="1482" w:author="PR Preview" w:date="2026-01-01T00:00:00Z">
        <w:r>
          <w:delText xml:space="preserve">. </w:delText>
        </w:r>
      </w:del>
      <w:del w:id="1483" w:author="PR Preview" w:date="2026-01-01T00:00:00Z">
        <w:r>
          <w:delText xml:space="preserve">Let</w:delText>
        </w:r>
      </w:del>
      <w:del w:id="1484" w:author="PR Preview" w:date="2026-01-01T00:00:00Z">
        <w:r>
          <w:delText xml:space="preserve"> </w:delText>
        </w:r>
      </w:del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485" w:author="PR Preview" w:date="2026-01-01T00:00:00Z">
        <w:r>
          <w:delText xml:space="preserve">.</w:delText>
        </w:r>
      </w:del>
      <w:del w:id="1486" w:author="PR Preview" w:date="2026-01-01T00:00:00Z">
        <w:r>
          <w:delText xml:space="preserve"> </w:delText>
        </w:r>
      </w:del>
      <w:del w:id="1487" w:author="PR Preview" w:date="2026-01-01T00:00:00Z">
        <w:r>
          <w:delText xml:space="preserve">Choose a basis</w:delText>
        </w:r>
      </w:del>
      <w:del w:id="148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del w:id="1489" w:author="PR Preview" w:date="2026-01-01T00:00:00Z">
        <w:r>
          <w:delText xml:space="preserve"> </w:delText>
        </w:r>
      </w:del>
      <w:del w:id="1490" w:author="PR Preview" w:date="2026-01-01T00:00:00Z">
        <w:r>
          <w:delText xml:space="preserve">of</w:delText>
        </w:r>
      </w:del>
      <w:del w:id="149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492" w:author="PR Preview" w:date="2026-01-01T00:00:00Z">
        <w:r>
          <w:delText xml:space="preserve">,</w:delText>
        </w:r>
      </w:del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and extend it to a basis</w:delText>
        </w:r>
      </w:del>
      <w:del w:id="149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of</w:delText>
        </w:r>
      </w:del>
      <w:del w:id="149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(</w:delText>
        </w:r>
      </w:del>
      <w:hyperlink r:id="rId58">
        <w:del w:id="1501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1502" w:author="PR Preview" w:date="2026-01-01T00:00:00Z">
        <w:r>
          <w:delText xml:space="preserve">);</w:delText>
        </w:r>
      </w:del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it has</w:delText>
        </w:r>
      </w:del>
      <w:del w:id="1505" w:author="PR Preview" w:date="2026-01-01T00:00:00Z">
        <w:r>
          <w:delText xml:space="preserve"> </w:delText>
        </w:r>
      </w:del>
      <m:oMath>
        <m:r>
          <m:t>n</m:t>
        </m:r>
      </m:oMath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vectors,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because every basis of</w:delText>
        </w:r>
      </w:del>
      <w:del w:id="151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has</w:delText>
        </w:r>
      </w:del>
      <w:del w:id="1513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vectors</w:delText>
        </w:r>
      </w:del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(</w:delText>
        </w:r>
      </w:del>
      <w:hyperlink r:id="rId59">
        <w:del w:id="1518" w:author="PR Preview" w:date="2026-01-01T00:00:00Z">
          <w:r>
            <w:rPr>
              <w:rStyle w:val="Hyperlink"/>
            </w:rPr>
            <w:delText xml:space="preserve">Theorem 7 in Subspaces and Rank</w:delText>
          </w:r>
        </w:del>
      </w:hyperlink>
      <w:del w:id="1519" w:author="PR Preview" w:date="2026-01-01T00:00:00Z">
        <w:r>
          <w:delText xml:space="preserve">,</w:delText>
        </w:r>
      </w:del>
      <w:del w:id="1520" w:author="PR Preview" w:date="2026-01-01T00:00:00Z">
        <w:r>
          <w:delText xml:space="preserve"> </w:delText>
        </w:r>
      </w:del>
      <w:hyperlink r:id="rId60">
        <w:del w:id="1521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1522" w:author="PR Preview" w:date="2026-01-01T00:00:00Z">
        <w:r>
          <w:delText xml:space="preserve">).</w:delText>
        </w:r>
      </w:del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We show that</w:delText>
        </w:r>
      </w:del>
      <w:del w:id="152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are a basis of</w:delText>
        </w:r>
      </w:del>
      <w:del w:id="152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529" w:author="PR Preview" w:date="2026-01-01T00:00:00Z">
        <w:r>
          <w:delText xml:space="preserve">,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using</w:delText>
        </w:r>
      </w:del>
      <w:del w:id="1532" w:author="PR Preview" w:date="2026-01-01T00:00:00Z">
        <w:r>
          <w:delText xml:space="preserve"> </w:delText>
        </w:r>
      </w:del>
      <w:hyperlink r:id="rId61">
        <w:del w:id="1533" w:author="PR Preview" w:date="2026-01-01T00:00:00Z">
          <w:r>
            <w:rPr>
              <w:rStyle w:val="Hyperlink"/>
            </w:rPr>
            <w:delText xml:space="preserve">Theorem 4 in Subspaces and Rank</w:delText>
          </w:r>
        </w:del>
      </w:hyperlink>
      <w:del w:id="1534" w:author="PR Preview" w:date="2026-01-01T00:00:00Z">
        <w:r>
          <w:delText xml:space="preserve"> </w:delText>
        </w:r>
      </w:del>
      <w:del w:id="1535" w:author="PR Preview" w:date="2026-01-01T00:00:00Z">
        <w:r>
          <w:delText xml:space="preserve">to apply</w:delText>
        </w:r>
      </w:del>
      <w:del w:id="153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to linear combinations.</w:delText>
        </w:r>
      </w:del>
    </w:p>
    <w:p>
      <w:pPr>
        <w:pStyle w:val="BodyText"/>
      </w:pPr>
      <w:del w:id="1539" w:author="PR Preview" w:date="2026-01-01T00:00:00Z">
        <w:r>
          <w:rPr>
            <w:b/>
            <w:bCs/>
          </w:rPr>
          <w:delText xml:space="preserve">They are linearly independent.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Suppose</w:delText>
        </w:r>
      </w:del>
      <w:del w:id="154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1543" w:author="PR Preview" w:date="2026-01-01T00:00:00Z">
        <w:r>
          <w:delText xml:space="preserve">.</w:delText>
        </w:r>
      </w:del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Then</w:delText>
        </w:r>
      </w:del>
      <w:del w:id="15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(</w:delText>
        </w:r>
      </w:del>
      <w:hyperlink r:id="rId61">
        <w:del w:id="1549" w:author="PR Preview" w:date="2026-01-01T00:00:00Z">
          <w:r>
            <w:rPr>
              <w:rStyle w:val="Hyperlink"/>
            </w:rPr>
            <w:delText xml:space="preserve">Theorem 4 in Subspaces and Rank</w:delText>
          </w:r>
        </w:del>
      </w:hyperlink>
      <w:del w:id="1550" w:author="PR Preview" w:date="2026-01-01T00:00:00Z">
        <w:r>
          <w:delText xml:space="preserve">),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so</w:delText>
        </w:r>
      </w:del>
      <w:del w:id="155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554" w:author="PR Preview" w:date="2026-01-01T00:00:00Z">
        <w:r>
          <w:delText xml:space="preserve">,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and it equals</w:delText>
        </w:r>
      </w:del>
      <w:del w:id="155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for some numbers</w:delText>
        </w:r>
      </w:del>
      <w:del w:id="1560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j</m:t>
            </m:r>
          </m:sub>
        </m:sSub>
      </m:oMath>
      <w:del w:id="1561" w:author="PR Preview" w:date="2026-01-01T00:00:00Z">
        <w:r>
          <w:delText xml:space="preserve">,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since the</w:delText>
        </w:r>
      </w:del>
      <w:del w:id="156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span</w:delText>
        </w:r>
      </w:del>
      <w:del w:id="156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568" w:author="PR Preview" w:date="2026-01-01T00:00:00Z">
        <w:r>
          <w:delText xml:space="preserve">.</w:delText>
        </w:r>
      </w:del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Moving everything to one side,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571" w:author="PR Preview" w:date="2026-01-01T00:00:00Z">
        <w:r>
          <w:delText xml:space="preserve">and because the</w:delText>
        </w:r>
      </w:del>
      <w:del w:id="15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73" w:author="PR Preview" w:date="2026-01-01T00:00:00Z">
        <w:r>
          <w:delText xml:space="preserve">’s and</w:delText>
        </w:r>
      </w:del>
      <w:del w:id="157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75" w:author="PR Preview" w:date="2026-01-01T00:00:00Z">
        <w:r>
          <w:delText xml:space="preserve">’s together form a basis of</w:delText>
        </w:r>
      </w:del>
      <w:del w:id="157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577" w:author="PR Preview" w:date="2026-01-01T00:00:00Z">
        <w:r>
          <w:delText xml:space="preserve">,</w:delText>
        </w:r>
      </w:del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which is linearly independent,</w:delText>
        </w:r>
      </w:del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every coefficient is</w:delText>
        </w:r>
      </w:del>
      <w:del w:id="1582" w:author="PR Preview" w:date="2026-01-01T00:00:00Z">
        <w:r>
          <w:delText xml:space="preserve"> </w:delText>
        </w:r>
      </w:del>
      <m:oMath>
        <m:r>
          <m:t>0</m:t>
        </m:r>
      </m:oMath>
      <w:del w:id="1583" w:author="PR Preview" w:date="2026-01-01T00:00:00Z">
        <w:r>
          <w:delText xml:space="preserve">; in particular every</w:delText>
        </w:r>
      </w:del>
      <w:del w:id="1584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585" w:author="PR Preview" w:date="2026-01-01T00:00:00Z">
        <w:r>
          <w:delText xml:space="preserve">.</w:delText>
        </w:r>
      </w:del>
    </w:p>
    <w:p>
      <w:pPr>
        <w:pStyle w:val="BodyText"/>
      </w:pPr>
      <w:del w:id="1586" w:author="PR Preview" w:date="2026-01-01T00:00:00Z">
        <w:r>
          <w:rPr>
            <w:b/>
            <w:bCs/>
          </w:rPr>
          <w:delText xml:space="preserve">They span</w:delText>
        </w:r>
      </w:del>
      <w:del w:id="1587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588" w:author="PR Preview" w:date="2026-01-01T00:00:00Z">
        <w:r>
          <w:rPr>
            <w:b/>
            <w:bCs/>
          </w:rPr>
          <w:delText xml:space="preserve">.</w:delText>
        </w:r>
      </w:del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Take any</w:delText>
        </w:r>
      </w:del>
      <w:del w:id="159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592" w:author="PR Preview" w:date="2026-01-01T00:00:00Z">
        <w:r>
          <w:delText xml:space="preserve">,</w:delText>
        </w:r>
      </w:del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so</w:delText>
        </w:r>
      </w:del>
      <w:del w:id="159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for some</w:delText>
        </w:r>
      </w:del>
      <w:del w:id="1598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(</w:delText>
        </w:r>
      </w:del>
      <w:hyperlink w:anchor="def-column-space">
        <w:del w:id="160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602" w:author="PR Preview" w:date="2026-01-01T00:00:00Z">
        <w:r>
          <w:delText xml:space="preserve">).</w:delText>
        </w:r>
      </w:del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Write</w:delText>
        </w:r>
      </w:del>
      <w:del w:id="1605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1606" w:author="PR Preview" w:date="2026-01-01T00:00:00Z">
        <w:r>
          <w:delText xml:space="preserve"> </w:delText>
        </w:r>
      </w:del>
      <w:del w:id="1607" w:author="PR Preview" w:date="2026-01-01T00:00:00Z">
        <w:r>
          <w:delText xml:space="preserve">in the basis of</w:delText>
        </w:r>
      </w:del>
      <w:del w:id="160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609" w:author="PR Preview" w:date="2026-01-01T00:00:00Z">
        <w:r>
          <w:delText xml:space="preserve">.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del w:id="1612" w:author="PR Preview" w:date="2026-01-01T00:00:00Z">
        <w:r>
          <w:delText xml:space="preserve">a linear combination of</w:delText>
        </w:r>
      </w:del>
      <w:del w:id="16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del w:id="1614" w:author="PR Preview" w:date="2026-01-01T00:00:00Z">
        <w:r>
          <w:delText xml:space="preserve">.</w:delText>
        </w:r>
      </w:del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These vectors are in</w:delText>
        </w:r>
      </w:del>
      <w:del w:id="16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618" w:author="PR Preview" w:date="2026-01-01T00:00:00Z">
        <w:r>
          <w:delText xml:space="preserve">,</w:delText>
        </w:r>
      </w:del>
      <w:del w:id="1619" w:author="PR Preview" w:date="2026-01-01T00:00:00Z">
        <w:r>
          <w:delText xml:space="preserve"> </w:delText>
        </w:r>
      </w:del>
      <w:del w:id="1620" w:author="PR Preview" w:date="2026-01-01T00:00:00Z">
        <w:r>
          <w:delText xml:space="preserve">so their span is exactly</w:delText>
        </w:r>
      </w:del>
      <w:del w:id="16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622" w:author="PR Preview" w:date="2026-01-01T00:00:00Z">
        <w:r>
          <w:delText xml:space="preserve">.</w:delText>
        </w:r>
      </w:del>
    </w:p>
    <w:p>
      <w:pPr>
        <w:pStyle w:val="FirstParagraph"/>
      </w:pPr>
      <w:ins w:id="1623" w:author="PR Preview" w:date="2026-01-01T00:00:00Z">
        <w:r>
          <w:rPr>
            <w:i/>
            <w:iCs/>
          </w:rPr>
          <w:t xml:space="preserve">Proof</w:t>
        </w:r>
      </w:ins>
      <w:ins w:id="1624" w:author="PR Preview" w:date="2026-01-01T00:00:00Z">
        <w:r>
          <w:t xml:space="preserve">. </w:t>
        </w:r>
      </w:ins>
      <w:ins w:id="1625" w:author="PR Preview" w:date="2026-01-01T00:00:00Z">
        <w:r>
          <w:t xml:space="preserve">Let</w:t>
        </w:r>
      </w:ins>
      <w:ins w:id="1626" w:author="PR Preview" w:date="2026-01-01T00:00:00Z">
        <w:r>
          <w:t xml:space="preserve"> </w:t>
        </w:r>
      </w:ins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627" w:author="PR Preview" w:date="2026-01-01T00:00:00Z">
        <w:r>
          <w:t xml:space="preserve">.</w:t>
        </w:r>
      </w:ins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Choose a basis</w:t>
        </w:r>
      </w:ins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$\mathord{\smash[b]{\underset{\raise.3ex\hbox{$\scriptstyle\sim$}}{x}}\vphantom{x}}_1, \ldots, \mathord{\smash[b]{\underset{\raise.3ex\hbox{$\scriptstyle\sim$}}{x}}\vphantom{x}}_\nu$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of</w:t>
        </w:r>
      </w:ins>
      <w:ins w:id="16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635" w:author="PR Preview" w:date="2026-01-01T00:00:00Z">
        <w:r>
          <w:t xml:space="preserve">,</w:t>
        </w:r>
      </w:ins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and extend it to a basis</w:t>
        </w:r>
      </w:ins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of</w:t>
        </w:r>
      </w:ins>
      <w:ins w:id="164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(</w:t>
        </w:r>
      </w:ins>
      <w:hyperlink r:id="rId58">
        <w:ins w:id="1645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1646" w:author="PR Preview" w:date="2026-01-01T00:00:00Z">
        <w:r>
          <w:t xml:space="preserve">);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it has</w:t>
        </w:r>
      </w:ins>
      <w:ins w:id="1649" w:author="PR Preview" w:date="2026-01-01T00:00:00Z">
        <w:r>
          <w:t xml:space="preserve"> </w:t>
        </w:r>
      </w:ins>
      <m:oMath>
        <m:r>
          <m:t>n</m:t>
        </m:r>
      </m:oMath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vectors,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because every basis of</w:t>
        </w:r>
      </w:ins>
      <w:ins w:id="165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has</w:t>
        </w:r>
      </w:ins>
      <w:ins w:id="1657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vectors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(</w:t>
        </w:r>
      </w:ins>
      <w:hyperlink r:id="rId59">
        <w:ins w:id="1662" w:author="PR Preview" w:date="2026-01-01T00:00:00Z">
          <w:r>
            <w:rPr>
              <w:rStyle w:val="Hyperlink"/>
            </w:rPr>
            <w:t xml:space="preserve">Theorem 7 in Subspaces and Rank</w:t>
          </w:r>
        </w:ins>
      </w:hyperlink>
      <w:ins w:id="1663" w:author="PR Preview" w:date="2026-01-01T00:00:00Z">
        <w:r>
          <w:t xml:space="preserve">,</w:t>
        </w:r>
      </w:ins>
      <w:ins w:id="1664" w:author="PR Preview" w:date="2026-01-01T00:00:00Z">
        <w:r>
          <w:t xml:space="preserve"> </w:t>
        </w:r>
      </w:ins>
      <w:hyperlink r:id="rId60">
        <w:ins w:id="1665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666" w:author="PR Preview" w:date="2026-01-01T00:00:00Z">
        <w:r>
          <w:t xml:space="preserve">).</w:t>
        </w:r>
      </w:ins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We show that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$\mathbf{A} \mathord{\smash[b]{\underset{\raise.3ex\hbox{$\scriptstyle\sim$}}{y}}\vphantom{y}}_1, \ldots, \mathbf{A} \mathord{\smash[b]{\underset{\raise.3ex\hbox{$\scriptstyle\sim$}}{y}}\vphantom{y}}_{n - \nu}$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are a basis of</w:t>
        </w:r>
      </w:ins>
      <w:ins w:id="16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674" w:author="PR Preview" w:date="2026-01-01T00:00:00Z">
        <w:r>
          <w:t xml:space="preserve">,</w:t>
        </w:r>
      </w:ins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using</w:t>
        </w:r>
      </w:ins>
      <w:ins w:id="1677" w:author="PR Preview" w:date="2026-01-01T00:00:00Z">
        <w:r>
          <w:t xml:space="preserve"> </w:t>
        </w:r>
      </w:ins>
      <w:hyperlink r:id="rId61">
        <w:ins w:id="1678" w:author="PR Preview" w:date="2026-01-01T00:00:00Z">
          <w:r>
            <w:rPr>
              <w:rStyle w:val="Hyperlink"/>
            </w:rPr>
            <w:t xml:space="preserve">Theorem 4 in Subspaces and Rank</w:t>
          </w:r>
        </w:ins>
      </w:hyperlink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to apply</w:t>
        </w:r>
      </w:ins>
      <w:ins w:id="168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to linear combinations.</w:t>
        </w:r>
      </w:ins>
    </w:p>
    <w:p>
      <w:pPr>
        <w:pStyle w:val="BodyText"/>
      </w:pPr>
      <w:ins w:id="1684" w:author="PR Preview" w:date="2026-01-01T00:00:00Z">
        <w:r>
          <w:rPr>
            <w:b/>
            <w:bCs/>
          </w:rPr>
          <w:t xml:space="preserve">They are linearly independent.</w:t>
        </w:r>
      </w:ins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Suppose</w:t>
        </w:r>
      </w:ins>
      <w:ins w:id="1687" w:author="PR Preview" w:date="2026-01-01T00:00:00Z">
        <w:r>
          <w:t xml:space="preserve"> </w:t>
        </w:r>
      </w:ins>
      <w:ins w:id="1688" w:author="PR Preview" w:date="2026-01-01T00:00:00Z">
        <w:r>
          <w:t xml:space="preserve">$\sum_{i=1}^{n-\nu} v_i\,\mathbf{A} \mathord{\smash[b]{\underset{\raise.3ex\hbox{$\scriptstyle\sim$}}{y}}\vphantom{y}}_i = \mathord{\smash[b]{\underset{\raise.3ex\hbox{$\scriptstyle\sim$}}{0}}\vphantom{0}}_m$</w:t>
        </w:r>
      </w:ins>
      <w:ins w:id="1689" w:author="PR Preview" w:date="2026-01-01T00:00:00Z">
        <w:r>
          <w:t xml:space="preserve">.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Then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$\mathbf{A}\,\mathopen{}\left(\sum_i v_i \mathord{\smash[b]{\underset{\raise.3ex\hbox{$\scriptstyle\sim$}}{y}}\vphantom{y}}_i\right)\mathclose{} = \mathord{\smash[b]{\underset{\raise.3ex\hbox{$\scriptstyle\sim$}}{0}}\vphantom{0}}_m$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(</w:t>
        </w:r>
      </w:ins>
      <w:hyperlink r:id="rId61">
        <w:ins w:id="1696" w:author="PR Preview" w:date="2026-01-01T00:00:00Z">
          <w:r>
            <w:rPr>
              <w:rStyle w:val="Hyperlink"/>
            </w:rPr>
            <w:t xml:space="preserve">Theorem 4 in Subspaces and Rank</w:t>
          </w:r>
        </w:ins>
      </w:hyperlink>
      <w:ins w:id="1697" w:author="PR Preview" w:date="2026-01-01T00:00:00Z">
        <w:r>
          <w:t xml:space="preserve">),</w:t>
        </w:r>
      </w:ins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so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$\sum_i v_i \mathord{\smash[b]{\underset{\raise.3ex\hbox{$\scriptstyle\sim$}}{y}}\vphantom{y}}_i \in \mathcal{N}(\mathbf{A})$</w:t>
        </w:r>
      </w:ins>
      <w:ins w:id="1702" w:author="PR Preview" w:date="2026-01-01T00:00:00Z">
        <w:r>
          <w:t xml:space="preserve">,</w:t>
        </w:r>
      </w:ins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and it equals</w:t>
        </w:r>
      </w:ins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$\sum_{j=1}^{\nu} u_j \mathord{\smash[b]{\underset{\raise.3ex\hbox{$\scriptstyle\sim$}}{x}}\vphantom{x}}_j$</w:t>
        </w:r>
      </w:ins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for some numbers</w:t>
        </w:r>
      </w:ins>
      <w:ins w:id="1709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j</m:t>
            </m:r>
          </m:sub>
        </m:sSub>
      </m:oMath>
      <w:ins w:id="1710" w:author="PR Preview" w:date="2026-01-01T00:00:00Z">
        <w:r>
          <w:t xml:space="preserve">,</w:t>
        </w:r>
      </w:ins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since the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$\mathord{\smash[b]{\underset{\raise.3ex\hbox{$\scriptstyle\sim$}}{x}}\vphantom{x}}_j$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span</w:t>
        </w:r>
      </w:ins>
      <w:ins w:id="17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718" w:author="PR Preview" w:date="2026-01-01T00:00:00Z">
        <w:r>
          <w:t xml:space="preserve">.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Moving everything to one side,</w:t>
        </w:r>
      </w:ins>
    </w:p>
    <w:p>
      <w:pPr>
        <w:pStyle w:val="BodyText"/>
      </w:pPr>
      <w:ins w:id="1721" w:author="PR Preview" w:date="2026-01-01T00:00:00Z">
        <w:r>
  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  </w:r>
      </w:ins>
    </w:p>
    <w:p>
      <w:pPr>
        <w:pStyle w:val="FirstParagraph"/>
      </w:pPr>
      <w:ins w:id="1722" w:author="PR Preview" w:date="2026-01-01T00:00:00Z">
        <w:r>
          <w:t xml:space="preserve">and because the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$\mathord{\smash[b]{\underset{\raise.3ex\hbox{$\scriptstyle\sim$}}{x}}\vphantom{x}}$</w:t>
        </w:r>
      </w:ins>
      <w:ins w:id="1725" w:author="PR Preview" w:date="2026-01-01T00:00:00Z">
        <w:r>
          <w:t xml:space="preserve">’s and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$\mathord{\smash[b]{\underset{\raise.3ex\hbox{$\scriptstyle\sim$}}{y}}\vphantom{y}}$</w:t>
        </w:r>
      </w:ins>
      <w:ins w:id="1728" w:author="PR Preview" w:date="2026-01-01T00:00:00Z">
        <w:r>
          <w:t xml:space="preserve">’s together form a basis of</w:t>
        </w:r>
      </w:ins>
      <w:ins w:id="172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730" w:author="PR Preview" w:date="2026-01-01T00:00:00Z">
        <w:r>
          <w:t xml:space="preserve">,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which is linearly independent,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every coefficient is</w:t>
        </w:r>
      </w:ins>
      <w:ins w:id="1735" w:author="PR Preview" w:date="2026-01-01T00:00:00Z">
        <w:r>
          <w:t xml:space="preserve"> </w:t>
        </w:r>
      </w:ins>
      <m:oMath>
        <m:r>
          <m:t>0</m:t>
        </m:r>
      </m:oMath>
      <w:ins w:id="1736" w:author="PR Preview" w:date="2026-01-01T00:00:00Z">
        <w:r>
          <w:t xml:space="preserve">; in particular every</w:t>
        </w:r>
      </w:ins>
      <w:ins w:id="173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738" w:author="PR Preview" w:date="2026-01-01T00:00:00Z">
        <w:r>
          <w:t xml:space="preserve">.</w:t>
        </w:r>
      </w:ins>
    </w:p>
    <w:p>
      <w:pPr>
        <w:pStyle w:val="BodyText"/>
      </w:pPr>
      <w:ins w:id="1739" w:author="PR Preview" w:date="2026-01-01T00:00:00Z">
        <w:r>
          <w:rPr>
            <w:b/>
            <w:bCs/>
          </w:rPr>
          <w:t xml:space="preserve">They span</w:t>
        </w:r>
      </w:ins>
      <w:ins w:id="174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741" w:author="PR Preview" w:date="2026-01-01T00:00:00Z">
        <w:r>
          <w:rPr>
            <w:b/>
            <w:bCs/>
          </w:rPr>
          <w:t xml:space="preserve">.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Take any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$\mathord{\smash[b]{\underset{\raise.3ex\hbox{$\scriptstyle\sim$}}{w}}\vphantom{w}} \in \mathcal{C}(\mathbf{A})$</w:t>
        </w:r>
      </w:ins>
      <w:ins w:id="1746" w:author="PR Preview" w:date="2026-01-01T00:00:00Z">
        <w:r>
          <w:t xml:space="preserve">,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so</w:t>
        </w:r>
      </w:ins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$\mathord{\smash[b]{\underset{\raise.3ex\hbox{$\scriptstyle\sim$}}{w}}\vphantom{w}} = \mathbf{A} \mathord{\smash[b]{\underset{\raise.3ex\hbox{$\scriptstyle\sim$}}{z}}\vphantom{z}}$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for some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$\mathord{\smash[b]{\underset{\raise.3ex\hbox{$\scriptstyle\sim$}}{z}}\vphantom{z}} \in \mathbb{R}^n$</w:t>
        </w:r>
      </w:ins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(</w:t>
        </w:r>
      </w:ins>
      <w:hyperlink w:anchor="def-column-space">
        <w:ins w:id="175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758" w:author="PR Preview" w:date="2026-01-01T00:00:00Z">
        <w:r>
          <w:t xml:space="preserve">).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Write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in the basis of</w:t>
        </w:r>
      </w:ins>
      <w:ins w:id="17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766" w:author="PR Preview" w:date="2026-01-01T00:00:00Z">
        <w:r>
          <w:t xml:space="preserve">.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Then</w:t>
        </w:r>
      </w:ins>
    </w:p>
    <w:p>
      <w:pPr>
        <w:pStyle w:val="BodyText"/>
      </w:pPr>
      <w:ins w:id="1769" w:author="PR Preview" w:date="2026-01-01T00:00:00Z">
        <w:r>
  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  </w:r>
      </w:ins>
    </w:p>
    <w:p>
      <w:pPr>
        <w:pStyle w:val="FirstParagraph"/>
      </w:pPr>
      <w:ins w:id="1770" w:author="PR Preview" w:date="2026-01-01T00:00:00Z">
        <w:r>
          <w:t xml:space="preserve">a linear combination of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$\mathbf{A} \mathord{\smash[b]{\underset{\raise.3ex\hbox{$\scriptstyle\sim$}}{y}}\vphantom{y}}_1, \ldots, \mathbf{A} \mathord{\smash[b]{\underset{\raise.3ex\hbox{$\scriptstyle\sim$}}{y}}\vphantom{y}}_{n-\nu}$</w:t>
        </w:r>
      </w:ins>
      <w:ins w:id="1773" w:author="PR Preview" w:date="2026-01-01T00:00:00Z">
        <w:r>
          <w:t xml:space="preserve">.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These vectors are in</w:t>
        </w:r>
      </w:ins>
      <w:ins w:id="177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777" w:author="PR Preview" w:date="2026-01-01T00:00:00Z">
        <w:r>
          <w:t xml:space="preserve">,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so their span is exactly</w:t>
        </w:r>
      </w:ins>
      <w:ins w:id="17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781" w:author="PR Preview" w:date="2026-01-01T00:00:00Z">
        <w:r>
          <w:t xml:space="preserve">.</w:t>
        </w:r>
      </w:ins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del w:id="1782" w:author="PR Preview" w:date="2026-01-01T00:00:00Z">
        <w:r>
          <w:rPr>
            <w:i/>
            <w:iCs/>
          </w:rPr>
          <w:delText xml:space="preserve">Proof</w:delText>
        </w:r>
      </w:del>
      <w:del w:id="1783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784" w:author="PR Preview" w:date="2026-01-01T00:00:00Z">
        <w:r>
          <w:rPr>
            <w:b/>
            <w:bCs/>
          </w:rPr>
          <w:delText xml:space="preserve">.</w:delText>
        </w:r>
      </w:del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Any vector in</w:delText>
        </w:r>
      </w:del>
      <w:del w:id="178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1788" w:author="PR Preview" w:date="2026-01-01T00:00:00Z">
        <w:r>
          <w:delText xml:space="preserve"> </w:delText>
        </w:r>
      </w:del>
      <w:del w:id="1789" w:author="PR Preview" w:date="2026-01-01T00:00:00Z">
        <w:r>
          <w:delText xml:space="preserve">is</w:delText>
        </w:r>
      </w:del>
      <w:del w:id="17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91" w:author="PR Preview" w:date="2026-01-01T00:00:00Z">
        <w:r>
          <w:delText xml:space="preserve"> </w:delText>
        </w:r>
      </w:del>
      <w:del w:id="1792" w:author="PR Preview" w:date="2026-01-01T00:00:00Z">
        <w:r>
          <w:delText xml:space="preserve">for some</w:delText>
        </w:r>
      </w:del>
      <w:del w:id="179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(</w:delText>
        </w:r>
      </w:del>
      <w:hyperlink w:anchor="def-column-space">
        <w:del w:id="179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797" w:author="PR Preview" w:date="2026-01-01T00:00:00Z">
        <w:r>
          <w:delText xml:space="preserve">),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798" w:author="PR Preview" w:date="2026-01-01T00:00:00Z">
        <w:r>
          <w:delText xml:space="preserve">is</w:delText>
        </w:r>
      </w:del>
      <w:del w:id="17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times the vector</w:delText>
        </w:r>
      </w:del>
      <w:del w:id="180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803" w:author="PR Preview" w:date="2026-01-01T00:00:00Z">
        <w:r>
          <w:delText xml:space="preserve">,</w:delText>
        </w:r>
      </w:del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delText xml:space="preserve">so it is in</w:delText>
        </w:r>
      </w:del>
      <w:del w:id="180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07" w:author="PR Preview" w:date="2026-01-01T00:00:00Z">
        <w:r>
          <w:delText xml:space="preserve">.</w:delText>
        </w:r>
      </w:del>
    </w:p>
    <w:p>
      <w:pPr>
        <w:pStyle w:val="FirstParagraph"/>
      </w:pPr>
      <w:ins w:id="1808" w:author="PR Preview" w:date="2026-01-01T00:00:00Z">
        <w:r>
          <w:rPr>
            <w:i/>
            <w:iCs/>
          </w:rPr>
          <w:t xml:space="preserve">Proof</w:t>
        </w:r>
      </w:ins>
      <w:ins w:id="1809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810" w:author="PR Preview" w:date="2026-01-01T00:00:00Z">
        <w:r>
          <w:rPr>
            <w:b/>
            <w:bCs/>
          </w:rPr>
          <w:t xml:space="preserve">.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Any vector in</w:t>
        </w:r>
      </w:ins>
      <w:ins w:id="18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is</w:t>
        </w:r>
      </w:ins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$(\mathbf{A} \mathbf{B})\,\mathord{\smash[b]{\underset{\raise.3ex\hbox{$\scriptstyle\sim$}}{x}}\vphantom{x}}$</w:t>
        </w:r>
      </w:ins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for some</w:t>
        </w:r>
      </w:ins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$\mathord{\smash[b]{\underset{\raise.3ex\hbox{$\scriptstyle\sim$}}{x}}\vphantom{x}} \in \mathbb{R}^k$</w:t>
        </w:r>
      </w:ins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(</w:t>
        </w:r>
      </w:ins>
      <w:hyperlink w:anchor="def-column-space">
        <w:ins w:id="182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825" w:author="PR Preview" w:date="2026-01-01T00:00:00Z">
        <w:r>
          <w:t xml:space="preserve">), and</w:t>
        </w:r>
      </w:ins>
    </w:p>
    <w:p>
      <w:pPr>
        <w:pStyle w:val="BodyText"/>
      </w:pPr>
      <w:ins w:id="1826" w:author="PR Preview" w:date="2026-01-01T00:00:00Z">
        <w:r>
  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  </w:r>
      </w:ins>
    </w:p>
    <w:p>
      <w:pPr>
        <w:pStyle w:val="FirstParagraph"/>
      </w:pPr>
      <w:ins w:id="1827" w:author="PR Preview" w:date="2026-01-01T00:00:00Z">
        <w:r>
          <w:t xml:space="preserve">is</w:t>
        </w:r>
      </w:ins>
      <w:ins w:id="18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29" w:author="PR Preview" w:date="2026-01-01T00:00:00Z">
        <w:r>
          <w:t xml:space="preserve"> </w:t>
        </w:r>
      </w:ins>
      <w:ins w:id="1830" w:author="PR Preview" w:date="2026-01-01T00:00:00Z">
        <w:r>
          <w:t xml:space="preserve">times the vector</w:t>
        </w:r>
      </w:ins>
      <w:ins w:id="1831" w:author="PR Preview" w:date="2026-01-01T00:00:00Z">
        <w:r>
          <w:t xml:space="preserve"> </w:t>
        </w:r>
      </w:ins>
      <w:ins w:id="1832" w:author="PR Preview" w:date="2026-01-01T00:00:00Z">
        <w:r>
          <w:t xml:space="preserve">$\mathbf{B} \mathord{\smash[b]{\underset{\raise.3ex\hbox{$\scriptstyle\sim$}}{x}}\vphantom{x}} \in \mathbb{R}^n$</w:t>
        </w:r>
      </w:ins>
      <w:ins w:id="1833" w:author="PR Preview" w:date="2026-01-01T00:00:00Z">
        <w:r>
          <w:t xml:space="preserve">,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so it is in</w:t>
        </w:r>
      </w:ins>
      <w:ins w:id="18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837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del w:id="1838" w:author="PR Preview" w:date="2026-01-01T00:00:00Z">
        <w:r>
          <w:delText xml:space="preserve">for some vector</w:delText>
        </w:r>
      </w:del>
      <w:del w:id="183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40" w:author="PR Preview" w:date="2026-01-01T00:00:00Z">
        <w:r>
          <w:delText xml:space="preserve"> </w:delText>
        </w:r>
      </w:del>
      <w:del w:id="1841" w:author="PR Preview" w:date="2026-01-01T00:00:00Z">
        <w:r>
          <w:delText xml:space="preserve">and some subspace</w:delText>
        </w:r>
      </w:del>
      <w:del w:id="184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of</w:delText>
        </w:r>
      </w:del>
      <w:del w:id="184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(</w:delText>
        </w:r>
      </w:del>
      <w:hyperlink r:id="rId22">
        <w:del w:id="1848" w:author="PR Preview" w:date="2026-01-01T00:00:00Z">
          <w:r>
            <w:rPr>
              <w:rStyle w:val="Hyperlink"/>
            </w:rPr>
            <w:delText xml:space="preserve">Definition 4 in Subspaces and Rank</w:delText>
          </w:r>
        </w:del>
      </w:hyperlink>
      <w:del w:id="1849" w:author="PR Preview" w:date="2026-01-01T00:00:00Z">
        <w:r>
          <w:delText xml:space="preserve">):</w:delText>
        </w:r>
      </w:del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the</w:delText>
        </w:r>
      </w:del>
      <w:del w:id="1852" w:author="PR Preview" w:date="2026-01-01T00:00:00Z">
        <w:r>
          <w:delText xml:space="preserve"> </w:delText>
        </w:r>
      </w:del>
      <w:hyperlink r:id="rId70">
        <w:del w:id="1853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1854" w:author="PR Preview" w:date="2026-01-01T00:00:00Z">
        <w:r>
          <w:delText xml:space="preserve"> </w:delText>
        </w:r>
      </w:del>
      <w:del w:id="1855" w:author="PR Preview" w:date="2026-01-01T00:00:00Z">
        <w:r>
          <w:delText xml:space="preserve">of</w:delText>
        </w:r>
      </w:del>
      <w:del w:id="185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under the translation by</w:delText>
        </w:r>
      </w:del>
      <w:del w:id="185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(</w:delText>
        </w:r>
      </w:del>
      <w:hyperlink r:id="rId71">
        <w:del w:id="1862" w:author="PR Preview" w:date="2026-01-01T00:00:00Z">
          <w:r>
            <w:rPr>
              <w:rStyle w:val="Hyperlink"/>
            </w:rPr>
            <w:delText xml:space="preserve">Definition 18 in Matrices</w:delText>
          </w:r>
        </w:del>
      </w:hyperlink>
      <w:del w:id="1863" w:author="PR Preview" w:date="2026-01-01T00:00:00Z">
        <w:r>
          <w:delText xml:space="preserve">).</w:delText>
        </w:r>
      </w:del>
    </w:p>
    <w:p>
      <w:pPr>
        <w:pStyle w:val="BodyText"/>
      </w:pPr>
      <w:del w:id="1864" w:author="PR Preview" w:date="2026-01-01T00:00:00Z">
        <w:r>
          <w:rPr>
            <w:b/>
            <w:bCs/>
          </w:rPr>
          <w:delText xml:space="preserve">Example 17 (A line that misses the origin is an affine subspace)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The line</w:delText>
        </w:r>
      </w:del>
      <w:del w:id="186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of</w:delText>
        </w:r>
      </w:del>
      <w:del w:id="1870" w:author="PR Preview" w:date="2026-01-01T00:00:00Z">
        <w:r>
          <w:delText xml:space="preserve"> </w:delText>
        </w:r>
      </w:del>
      <w:hyperlink r:id="rId73">
        <w:del w:id="1871" w:author="PR Preview" w:date="2026-01-01T00:00:00Z">
          <w:r>
            <w:rPr>
              <w:rStyle w:val="Hyperlink"/>
            </w:rPr>
            <w:delText xml:space="preserve">Example 4 in Subspaces and Rank</w:delText>
          </w:r>
        </w:del>
      </w:hyperlink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is not a subspace,</w:delText>
        </w:r>
      </w:del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but it is an affine subspace,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with</w:delText>
        </w:r>
      </w:del>
      <w:del w:id="187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and</w:delText>
        </w:r>
      </w:del>
      <w:del w:id="188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(</w:delText>
        </w:r>
      </w:del>
      <w:hyperlink r:id="rId15">
        <w:del w:id="1884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1885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886" w:author="PR Preview" w:date="2026-01-01T00:00:00Z">
        <w:r>
          <w:delText xml:space="preserve">and as</w:delText>
        </w:r>
      </w:del>
      <w:del w:id="1887" w:author="PR Preview" w:date="2026-01-01T00:00:00Z">
        <w:r>
          <w:delText xml:space="preserve"> </w:delText>
        </w:r>
      </w:del>
      <m:oMath>
        <m:r>
          <m:t>c</m:t>
        </m:r>
      </m:oMath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ranges over</w:delText>
        </w:r>
      </w:del>
      <w:del w:id="189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891" w:author="PR Preview" w:date="2026-01-01T00:00:00Z">
        <w:r>
          <w:delText xml:space="preserve">,</w:delText>
        </w:r>
      </w:del>
      <w:del w:id="18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ranges over all of</w:delText>
        </w:r>
      </w:del>
      <w:del w:id="189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1896" w:author="PR Preview" w:date="2026-01-01T00:00:00Z">
        <w:r>
          <w:delText xml:space="preserve">.</w:delText>
        </w:r>
      </w:del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Every subspace</w:delText>
        </w:r>
      </w:del>
      <w:del w:id="18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900" w:author="PR Preview" w:date="2026-01-01T00:00:00Z">
        <w:r>
          <w:delText xml:space="preserve"> </w:delText>
        </w:r>
      </w:del>
      <w:del w:id="1901" w:author="PR Preview" w:date="2026-01-01T00:00:00Z">
        <w:r>
          <w:delText xml:space="preserve">is also an affine subspace, with</w:delText>
        </w:r>
      </w:del>
      <w:del w:id="190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03" w:author="PR Preview" w:date="2026-01-01T00:00:00Z">
        <w:r>
          <w:delText xml:space="preserve">.</w:delText>
        </w:r>
      </w:del>
    </w:p>
    <w:p>
      <w:pPr>
        <w:pStyle w:val="BodyText"/>
      </w:pPr>
      <w:del w:id="1904" w:author="PR Preview" w:date="2026-01-01T00:00:00Z">
        <w:r>
          <w:rPr>
            <w:b/>
            <w:bCs/>
          </w:rPr>
          <w:delText xml:space="preserve">Theorem 11 (A hyperplane is a translated subspace of dimension</w:delText>
        </w:r>
      </w:del>
      <w:del w:id="1905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906" w:author="PR Preview" w:date="2026-01-01T00:00:00Z">
        <w:r>
          <w:rPr>
            <w:b/>
            <w:bCs/>
          </w:rPr>
          <w:delText xml:space="preserve">)</w:delText>
        </w:r>
      </w:del>
      <w:del w:id="1907" w:author="PR Preview" w:date="2026-01-01T00:00:00Z">
        <w:r>
          <w:delText xml:space="preserve"> </w:delText>
        </w:r>
      </w:del>
      <w:del w:id="1908" w:author="PR Preview" w:date="2026-01-01T00:00:00Z">
        <w:r>
          <w:delText xml:space="preserve">Let</w:delText>
        </w:r>
      </w:del>
      <w:del w:id="190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be nonzero, let</w:delText>
        </w:r>
      </w:del>
      <w:del w:id="191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913" w:author="PR Preview" w:date="2026-01-01T00:00:00Z">
        <w:r>
          <w:delText xml:space="preserve">,</w:delText>
        </w:r>
      </w:del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let</w:delText>
        </w:r>
      </w:del>
      <w:del w:id="19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917" w:author="PR Preview" w:date="2026-01-01T00:00:00Z">
        <w:r>
          <w:delText xml:space="preserve"> </w:delText>
        </w:r>
      </w:del>
      <w:del w:id="1918" w:author="PR Preview" w:date="2026-01-01T00:00:00Z">
        <w:r>
          <w:delText xml:space="preserve">be the hyperplane</w:delText>
        </w:r>
      </w:del>
      <w:del w:id="1919" w:author="PR Preview" w:date="2026-01-01T00:00:00Z">
        <w:r>
          <w:delText xml:space="preserve"> </w:delText>
        </w:r>
      </w:del>
      <w:del w:id="1920" w:author="PR Preview" w:date="2026-01-01T00:00:00Z">
        <w:r>
          <w:delText xml:space="preserve">with normal vector</w:delText>
        </w:r>
      </w:del>
      <w:del w:id="192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22" w:author="PR Preview" w:date="2026-01-01T00:00:00Z">
        <w:r>
          <w:delText xml:space="preserve"> </w:delText>
        </w:r>
      </w:del>
      <w:del w:id="1923" w:author="PR Preview" w:date="2026-01-01T00:00:00Z">
        <w:r>
          <w:delText xml:space="preserve">and offset</w:delText>
        </w:r>
      </w:del>
      <w:del w:id="1924" w:author="PR Preview" w:date="2026-01-01T00:00:00Z">
        <w:r>
          <w:delText xml:space="preserve"> </w:delText>
        </w:r>
      </w:del>
      <m:oMath>
        <m:r>
          <m:t>b</m:t>
        </m:r>
      </m:oMath>
      <w:del w:id="1925" w:author="PR Preview" w:date="2026-01-01T00:00:00Z">
        <w:r>
          <w:delText xml:space="preserve"> </w:delText>
        </w:r>
      </w:del>
      <w:del w:id="1926" w:author="PR Preview" w:date="2026-01-01T00:00:00Z">
        <w:r>
          <w:delText xml:space="preserve">(</w:delText>
        </w:r>
      </w:del>
      <w:hyperlink r:id="rId75">
        <w:del w:id="1927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1928" w:author="PR Preview" w:date="2026-01-01T00:00:00Z">
        <w:r>
          <w:delText xml:space="preserve">),</w:delText>
        </w:r>
      </w:del>
      <w:del w:id="1929" w:author="PR Preview" w:date="2026-01-01T00:00:00Z">
        <w:r>
          <w:delText xml:space="preserve"> </w:delText>
        </w:r>
      </w:del>
      <w:del w:id="1930" w:author="PR Preview" w:date="2026-01-01T00:00:00Z">
        <w:r>
          <w:delText xml:space="preserve">and let</w:delText>
        </w:r>
      </w:del>
      <w:del w:id="19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be the hyperplane with the same normal vector and offset</w:delText>
        </w:r>
      </w:del>
      <w:del w:id="1934" w:author="PR Preview" w:date="2026-01-01T00:00:00Z">
        <w:r>
          <w:delText xml:space="preserve"> </w:delText>
        </w:r>
      </w:del>
      <m:oMath>
        <m:r>
          <m:t>0</m:t>
        </m:r>
      </m:oMath>
      <w:del w:id="1935" w:author="PR Preview" w:date="2026-01-01T00:00:00Z">
        <w:r>
          <w:delText xml:space="preserve">.</w:delText>
        </w:r>
      </w:del>
    </w:p>
    <w:p>
      <w:pPr>
        <w:pStyle w:val="BodyText"/>
      </w:pPr>
      <w:ins w:id="1936" w:author="PR Preview" w:date="2026-01-01T00:00:00Z">
        <w:r>
  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  </w:r>
      </w:ins>
    </w:p>
    <w:p>
      <w:pPr>
        <w:pStyle w:val="FirstParagraph"/>
      </w:pPr>
      <w:ins w:id="1937" w:author="PR Preview" w:date="2026-01-01T00:00:00Z">
        <w:r>
          <w:t xml:space="preserve">for some vector</w:t>
        </w:r>
      </w:ins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$\mathord{\smash[b]{\underset{\raise.3ex\hbox{$\scriptstyle\sim$}}{x}}\vphantom{x}}_0 \in \mathbb{R}^p$</w:t>
        </w:r>
      </w:ins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and some subspace</w:t>
        </w:r>
      </w:ins>
      <w:ins w:id="19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43" w:author="PR Preview" w:date="2026-01-01T00:00:00Z">
        <w:r>
          <w:t xml:space="preserve"> </w:t>
        </w:r>
      </w:ins>
      <w:ins w:id="1944" w:author="PR Preview" w:date="2026-01-01T00:00:00Z">
        <w:r>
          <w:t xml:space="preserve">of</w:t>
        </w:r>
      </w:ins>
      <w:ins w:id="194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(</w:t>
        </w:r>
      </w:ins>
      <w:hyperlink r:id="rId22">
        <w:ins w:id="1948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1949" w:author="PR Preview" w:date="2026-01-01T00:00:00Z">
        <w:r>
          <w:t xml:space="preserve">):</w:t>
        </w:r>
      </w:ins>
      <w:ins w:id="1950" w:author="PR Preview" w:date="2026-01-01T00:00:00Z">
        <w:r>
          <w:t xml:space="preserve"> </w:t>
        </w:r>
      </w:ins>
      <w:ins w:id="1951" w:author="PR Preview" w:date="2026-01-01T00:00:00Z">
        <w:r>
          <w:t xml:space="preserve">the</w:t>
        </w:r>
      </w:ins>
      <w:ins w:id="1952" w:author="PR Preview" w:date="2026-01-01T00:00:00Z">
        <w:r>
          <w:t xml:space="preserve"> </w:t>
        </w:r>
      </w:ins>
      <w:hyperlink r:id="rId70">
        <w:ins w:id="1953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of</w:t>
        </w:r>
      </w:ins>
      <w:ins w:id="19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under the translation by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$\mathord{\smash[b]{\underset{\raise.3ex\hbox{$\scriptstyle\sim$}}{x}}\vphantom{x}}_0$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(</w:t>
        </w:r>
      </w:ins>
      <w:hyperlink r:id="rId71">
        <w:ins w:id="1963" w:author="PR Preview" w:date="2026-01-01T00:00:00Z">
          <w:r>
            <w:rPr>
              <w:rStyle w:val="Hyperlink"/>
            </w:rPr>
            <w:t xml:space="preserve">Definition 18 in Matrices</w:t>
          </w:r>
        </w:ins>
      </w:hyperlink>
      <w:ins w:id="1964" w:author="PR Preview" w:date="2026-01-01T00:00:00Z">
        <w:r>
          <w:t xml:space="preserve">).</w:t>
        </w:r>
      </w:ins>
    </w:p>
    <w:bookmarkEnd w:id="72"/>
    <w:bookmarkStart w:id="74" w:name="exm-affine-subspace"/>
    <w:p>
      <w:pPr>
        <w:pStyle w:val="BodyText"/>
      </w:pPr>
      <w:ins w:id="1965" w:author="PR Preview" w:date="2026-01-01T00:00:00Z">
        <w:r>
          <w:rPr>
            <w:b/>
            <w:bCs/>
          </w:rPr>
          <w:t xml:space="preserve">Example 17 (A line that misses the origin is an affine subspace)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The line</w:t>
        </w:r>
      </w:ins>
      <w:ins w:id="19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of</w:t>
        </w:r>
      </w:ins>
      <w:ins w:id="1971" w:author="PR Preview" w:date="2026-01-01T00:00:00Z">
        <w:r>
          <w:t xml:space="preserve"> </w:t>
        </w:r>
      </w:ins>
      <w:hyperlink r:id="rId73">
        <w:ins w:id="1972" w:author="PR Preview" w:date="2026-01-01T00:00:00Z">
          <w:r>
            <w:rPr>
              <w:rStyle w:val="Hyperlink"/>
            </w:rPr>
            <w:t xml:space="preserve">Example 4 in Subspaces and Rank</w:t>
          </w:r>
        </w:ins>
      </w:hyperlink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is not a subspace,</w:t>
        </w:r>
      </w:ins>
      <w:ins w:id="1975" w:author="PR Preview" w:date="2026-01-01T00:00:00Z">
        <w:r>
          <w:t xml:space="preserve"> </w:t>
        </w:r>
      </w:ins>
      <w:ins w:id="1976" w:author="PR Preview" w:date="2026-01-01T00:00:00Z">
        <w:r>
          <w:t xml:space="preserve">but it is an affine subspace,</w:t>
        </w:r>
      </w:ins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with</w:t>
        </w:r>
      </w:ins>
      <w:ins w:id="1979" w:author="PR Preview" w:date="2026-01-01T00:00:00Z">
        <w:r>
          <w:t xml:space="preserve"> </w:t>
        </w:r>
      </w:ins>
      <w:ins w:id="1980" w:author="PR Preview" w:date="2026-01-01T00:00:00Z">
        <w:r>
          <w:t xml:space="preserve">$\mathord{\smash[b]{\underset{\raise.3ex\hbox{$\scriptstyle\sim$}}{x}}\vphantom{x}}_0 = (0, 1)$</w:t>
        </w:r>
      </w:ins>
      <w:ins w:id="1981" w:author="PR Preview" w:date="2026-01-01T00:00:00Z">
        <w:r>
          <w:t xml:space="preserve"> </w:t>
        </w:r>
      </w:ins>
      <w:ins w:id="1982" w:author="PR Preview" w:date="2026-01-01T00:00:00Z">
        <w:r>
          <w:t xml:space="preserve">and</w:t>
        </w:r>
      </w:ins>
      <w:ins w:id="19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(</w:t>
        </w:r>
      </w:ins>
      <w:hyperlink r:id="rId15">
        <w:ins w:id="1986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987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988" w:author="PR Preview" w:date="2026-01-01T00:00:00Z">
        <w:r>
          <w:t xml:space="preserve">and as</w:t>
        </w:r>
      </w:ins>
      <w:ins w:id="1989" w:author="PR Preview" w:date="2026-01-01T00:00:00Z">
        <w:r>
          <w:t xml:space="preserve"> </w:t>
        </w:r>
      </w:ins>
      <m:oMath>
        <m:r>
          <m:t>c</m:t>
        </m:r>
      </m:oMath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ranges over</w:t>
        </w:r>
      </w:ins>
      <w:ins w:id="199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993" w:author="PR Preview" w:date="2026-01-01T00:00:00Z">
        <w:r>
          <w:t xml:space="preserve">,</w:t>
        </w:r>
      </w:ins>
      <w:ins w:id="19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ranges over all of</w:t>
        </w:r>
      </w:ins>
      <w:ins w:id="19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998" w:author="PR Preview" w:date="2026-01-01T00:00:00Z">
        <w:r>
          <w:t xml:space="preserve">.</w:t>
        </w:r>
      </w:ins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Every subspace</w:t>
        </w:r>
      </w:ins>
      <w:ins w:id="20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002" w:author="PR Preview" w:date="2026-01-01T00:00:00Z">
        <w:r>
          <w:t xml:space="preserve"> </w:t>
        </w:r>
      </w:ins>
      <w:ins w:id="2003" w:author="PR Preview" w:date="2026-01-01T00:00:00Z">
        <w:r>
          <w:t xml:space="preserve">is also an affine subspace, with</w:t>
        </w:r>
      </w:ins>
      <w:ins w:id="2004" w:author="PR Preview" w:date="2026-01-01T00:00:00Z">
        <w:r>
          <w:t xml:space="preserve"> </w:t>
        </w:r>
      </w:ins>
      <w:ins w:id="2005" w:author="PR Preview" w:date="2026-01-01T00:00:00Z">
        <w:r>
          <w:t xml:space="preserve">$\mathord{\smash[b]{\underset{\raise.3ex\hbox{$\scriptstyle\sim$}}{x}}\vphantom{x}}_0 = \mathord{\smash[b]{\underset{\raise.3ex\hbox{$\scriptstyle\sim$}}{0}}\vphantom{0}}$</w:t>
        </w:r>
      </w:ins>
      <w:ins w:id="2006" w:author="PR Preview" w:date="2026-01-01T00:00:00Z">
        <w:r>
          <w:t xml:space="preserve">.</w:t>
        </w:r>
      </w:ins>
    </w:p>
    <w:bookmarkEnd w:id="74"/>
    <w:bookmarkStart w:id="77" w:name="thm-hyperplane-subspace"/>
    <w:p>
      <w:pPr>
        <w:pStyle w:val="BodyText"/>
      </w:pPr>
      <w:ins w:id="2007" w:author="PR Preview" w:date="2026-01-01T00:00:00Z">
        <w:r>
          <w:rPr>
            <w:b/>
            <w:bCs/>
          </w:rPr>
          <w:t xml:space="preserve">Theorem 11 (A hyperplane is a translated subspace of dimension</w:t>
        </w:r>
      </w:ins>
      <w:ins w:id="2008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2009" w:author="PR Preview" w:date="2026-01-01T00:00:00Z">
        <w:r>
          <w:rPr>
            <w:b/>
            <w:bCs/>
          </w:rPr>
          <w:t xml:space="preserve">)</w:t>
        </w:r>
      </w:ins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Let</w:t>
        </w:r>
      </w:ins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$\mathord{\smash[b]{\underset{\raise.3ex\hbox{$\scriptstyle\sim$}}{w}}\vphantom{w}} \in \mathbb{R}^p$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be nonzero, let</w:t>
        </w:r>
      </w:ins>
      <w:ins w:id="201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017" w:author="PR Preview" w:date="2026-01-01T00:00:00Z">
        <w:r>
          <w:t xml:space="preserve">,</w:t>
        </w:r>
      </w:ins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let</w:t>
        </w:r>
      </w:ins>
      <w:ins w:id="2020" w:author="PR Preview" w:date="2026-01-01T00:00:00Z">
        <w:r>
          <w:t xml:space="preserve"> </w:t>
        </w:r>
      </w:ins>
      <w:ins w:id="2021" w:author="PR Preview" w:date="2026-01-01T00:00:00Z">
        <w:r>
  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be the hyperplane</w:t>
        </w:r>
      </w:ins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with normal vector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$\mathord{\smash[b]{\underset{\raise.3ex\hbox{$\scriptstyle\sim$}}{w}}\vphantom{w}}$</w:t>
        </w:r>
      </w:ins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and offset</w:t>
        </w:r>
      </w:ins>
      <w:ins w:id="2030" w:author="PR Preview" w:date="2026-01-01T00:00:00Z">
        <w:r>
          <w:t xml:space="preserve"> </w:t>
        </w:r>
      </w:ins>
      <m:oMath>
        <m:r>
          <m:t>b</m:t>
        </m:r>
      </m:oMath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(</w:t>
        </w:r>
      </w:ins>
      <w:hyperlink r:id="rId75">
        <w:ins w:id="2033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2034" w:author="PR Preview" w:date="2026-01-01T00:00:00Z">
        <w:r>
          <w:t xml:space="preserve">),</w:t>
        </w:r>
      </w:ins>
      <w:ins w:id="2035" w:author="PR Preview" w:date="2026-01-01T00:00:00Z">
        <w:r>
          <w:t xml:space="preserve"> </w:t>
        </w:r>
      </w:ins>
      <w:ins w:id="2036" w:author="PR Preview" w:date="2026-01-01T00:00:00Z">
        <w:r>
          <w:t xml:space="preserve">and let</w:t>
        </w:r>
      </w:ins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  </w:r>
      </w:ins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be the hyperplane with the same normal vector and offset</w:t>
        </w:r>
      </w:ins>
      <w:ins w:id="2041" w:author="PR Preview" w:date="2026-01-01T00:00:00Z">
        <w:r>
          <w:t xml:space="preserve"> </w:t>
        </w:r>
      </w:ins>
      <m:oMath>
        <m:r>
          <m:t>0</m:t>
        </m:r>
      </m:oMath>
      <w:ins w:id="204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is not empty, and for any</w:delText>
        </w:r>
      </w:del>
      <w:del w:id="204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046" w:author="PR Preview" w:date="2026-01-01T00:00:00Z">
        <w:r>
          <w:delText xml:space="preserve">,</w:delText>
        </w:r>
      </w:del>
      <w:del w:id="204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del w:id="2048" w:author="PR Preview" w:date="2026-01-01T00:00:00Z">
        <w:r>
          <w:delText xml:space="preserve">,</w:delText>
        </w:r>
      </w:del>
      <w:del w:id="2049" w:author="PR Preview" w:date="2026-01-01T00:00:00Z">
        <w:r>
          <w:delText xml:space="preserve"> </w:delText>
        </w:r>
      </w:del>
      <w:del w:id="2050" w:author="PR Preview" w:date="2026-01-01T00:00:00Z">
        <w:r>
          <w:delText xml:space="preserve">so</w:delText>
        </w:r>
      </w:del>
      <w:del w:id="205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is an affine subspace (</w:delText>
        </w:r>
      </w:del>
      <w:hyperlink w:anchor="def-affine-subspace">
        <w:del w:id="205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055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3"/>
        </w:numPr>
      </w:pPr>
      <w:del w:id="2056" w:author="PR Preview" w:date="2026-01-01T00:00:00Z">
        <w:r>
          <w:delText xml:space="preserve">For any</w:delText>
        </w:r>
      </w:del>
      <w:del w:id="205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058" w:author="PR Preview" w:date="2026-01-01T00:00:00Z">
        <w:r>
          <w:delText xml:space="preserve">,</w:delText>
        </w:r>
      </w:del>
      <w:del w:id="2059" w:author="PR Preview" w:date="2026-01-01T00:00:00Z">
        <w:r>
          <w:delText xml:space="preserve"> </w:delText>
        </w:r>
      </w:del>
      <w:del w:id="2060" w:author="PR Preview" w:date="2026-01-01T00:00:00Z">
        <w:r>
          <w:delText xml:space="preserve">the normal vector is orthogonal to their difference:</w:delText>
        </w:r>
      </w:del>
      <w:del w:id="206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(</w:delText>
        </w:r>
      </w:del>
      <w:hyperlink r:id="rId76">
        <w:del w:id="2064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2065" w:author="PR Preview" w:date="2026-01-01T00:00:00Z">
        <w:r>
          <w:delText xml:space="preserve">).</w:delText>
        </w:r>
      </w:del>
    </w:p>
    <w:p>
      <w:pPr>
        <w:pStyle w:val="FirstParagraph"/>
      </w:pPr>
      <w:del w:id="2066" w:author="PR Preview" w:date="2026-01-01T00:00:00Z">
        <w:r>
          <w:rPr>
            <w:i/>
            <w:iCs/>
          </w:rPr>
          <w:delText xml:space="preserve">Proof</w:delText>
        </w:r>
      </w:del>
      <w:del w:id="2067" w:author="PR Preview" w:date="2026-01-01T00:00:00Z">
        <w:r>
          <w:delText xml:space="preserve">. </w:delText>
        </w:r>
      </w:del>
      <w:del w:id="2068" w:author="PR Preview" w:date="2026-01-01T00:00:00Z">
        <w:r>
          <w:delText xml:space="preserve">Here</w:delText>
        </w:r>
      </w:del>
      <w:del w:id="206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2070" w:author="PR Preview" w:date="2026-01-01T00:00:00Z">
        <w:r>
          <w:delText xml:space="preserve"> </w:delText>
        </w:r>
      </w:del>
      <w:del w:id="2071" w:author="PR Preview" w:date="2026-01-01T00:00:00Z">
        <w:r>
          <w:delText xml:space="preserve">is a</w:delText>
        </w:r>
      </w:del>
      <w:del w:id="207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2073" w:author="PR Preview" w:date="2026-01-01T00:00:00Z">
        <w:r>
          <w:delText xml:space="preserve"> </w:delText>
        </w:r>
      </w:del>
      <w:del w:id="2074" w:author="PR Preview" w:date="2026-01-01T00:00:00Z">
        <w:r>
          <w:delText xml:space="preserve">matrix, and</w:delText>
        </w:r>
      </w:del>
      <w:del w:id="207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(</w:delText>
        </w:r>
      </w:del>
      <w:hyperlink r:id="rId78">
        <w:del w:id="2078" w:author="PR Preview" w:date="2026-01-01T00:00:00Z">
          <w:r>
            <w:rPr>
              <w:rStyle w:val="Hyperlink"/>
            </w:rPr>
            <w:delText xml:space="preserve">Example 6 in Matrices</w:delText>
          </w:r>
        </w:del>
      </w:hyperlink>
      <w:del w:id="2079" w:author="PR Preview" w:date="2026-01-01T00:00:00Z">
        <w:r>
          <w:delText xml:space="preserve">).</w:delText>
        </w:r>
      </w:del>
    </w:p>
    <w:p>
      <w:pPr>
        <w:pStyle w:val="BodyText"/>
      </w:pPr>
      <w:del w:id="2080" w:author="PR Preview" w:date="2026-01-01T00:00:00Z">
        <w:r>
          <w:rPr>
            <w:b/>
            <w:bCs/>
          </w:rPr>
          <w:delText xml:space="preserve">Part 1.</w:delText>
        </w:r>
      </w:del>
      <w:del w:id="208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082" w:author="PR Preview" w:date="2026-01-01T00:00:00Z">
        <w:r>
          <w:delText xml:space="preserve"> </w:delText>
        </w:r>
      </w:del>
      <w:del w:id="2083" w:author="PR Preview" w:date="2026-01-01T00:00:00Z">
        <w:r>
          <w:delText xml:space="preserve">is the null space</w:delText>
        </w:r>
      </w:del>
      <w:del w:id="208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2085" w:author="PR Preview" w:date="2026-01-01T00:00:00Z">
        <w:r>
          <w:delText xml:space="preserve"> </w:delText>
        </w:r>
      </w:del>
      <w:del w:id="2086" w:author="PR Preview" w:date="2026-01-01T00:00:00Z">
        <w:r>
          <w:delText xml:space="preserve">(</w:delText>
        </w:r>
      </w:del>
      <w:hyperlink w:anchor="def-null-space">
        <w:del w:id="208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088" w:author="PR Preview" w:date="2026-01-01T00:00:00Z">
        <w:r>
          <w:delText xml:space="preserve">),</w:delText>
        </w:r>
      </w:del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delText xml:space="preserve">so it is a subspace (</w:delText>
        </w:r>
      </w:del>
      <w:hyperlink w:anchor="thm-null-space-subspace">
        <w:del w:id="2091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2092" w:author="PR Preview" w:date="2026-01-01T00:00:00Z">
        <w:r>
          <w:delText xml:space="preserve">).</w:delText>
        </w:r>
      </w:del>
      <w:del w:id="2093" w:author="PR Preview" w:date="2026-01-01T00:00:00Z">
        <w:r>
          <w:delText xml:space="preserve"> </w:delText>
        </w:r>
      </w:del>
      <w:del w:id="2094" w:author="PR Preview" w:date="2026-01-01T00:00:00Z">
        <w:r>
          <w:delText xml:space="preserve">The</w:delText>
        </w:r>
      </w:del>
      <w:del w:id="2095" w:author="PR Preview" w:date="2026-01-01T00:00:00Z">
        <w:r>
          <w:delText xml:space="preserve"> </w:delText>
        </w:r>
      </w:del>
      <m:oMath>
        <m:r>
          <m:t>p</m:t>
        </m:r>
      </m:oMath>
      <w:del w:id="2096" w:author="PR Preview" w:date="2026-01-01T00:00:00Z">
        <w:r>
          <w:delText xml:space="preserve"> </w:delText>
        </w:r>
      </w:del>
      <w:del w:id="2097" w:author="PR Preview" w:date="2026-01-01T00:00:00Z">
        <w:r>
          <w:delText xml:space="preserve">columns of</w:delText>
        </w:r>
      </w:del>
      <w:del w:id="209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delText xml:space="preserve">are the numbers</w:delText>
        </w:r>
      </w:del>
      <w:del w:id="2101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del w:id="2102" w:author="PR Preview" w:date="2026-01-01T00:00:00Z">
        <w:r>
          <w:delText xml:space="preserve">.</w:delText>
        </w:r>
      </w:del>
      <w:del w:id="2103" w:author="PR Preview" w:date="2026-01-01T00:00:00Z">
        <w:r>
          <w:delText xml:space="preserve"> </w:delText>
        </w:r>
      </w:del>
      <w:del w:id="2104" w:author="PR Preview" w:date="2026-01-01T00:00:00Z">
        <w:r>
          <w:delText xml:space="preserve">Some</w:delText>
        </w:r>
      </w:del>
      <w:del w:id="2105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del w:id="2106" w:author="PR Preview" w:date="2026-01-01T00:00:00Z">
        <w:r>
          <w:delText xml:space="preserve">, because</w:delText>
        </w:r>
      </w:del>
      <w:del w:id="2107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08" w:author="PR Preview" w:date="2026-01-01T00:00:00Z">
        <w:r>
          <w:delText xml:space="preserve">,</w:delText>
        </w:r>
      </w:del>
      <w:del w:id="2109" w:author="PR Preview" w:date="2026-01-01T00:00:00Z">
        <w:r>
          <w:delText xml:space="preserve"> </w:delText>
        </w:r>
      </w:del>
      <w:del w:id="2110" w:author="PR Preview" w:date="2026-01-01T00:00:00Z">
        <w:r>
          <w:delText xml:space="preserve">and that column on its own is linearly independent (</w:delText>
        </w:r>
      </w:del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forces</w:delText>
        </w:r>
      </w:del>
      <w:del w:id="211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2114" w:author="PR Preview" w:date="2026-01-01T00:00:00Z">
        <w:r>
          <w:delText xml:space="preserve">),</w:delText>
        </w:r>
      </w:del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so</w:delText>
        </w:r>
      </w:del>
      <w:del w:id="2117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del w:id="2118" w:author="PR Preview" w:date="2026-01-01T00:00:00Z">
        <w:r>
          <w:delText xml:space="preserve"> </w:delText>
        </w:r>
      </w:del>
      <w:del w:id="2119" w:author="PR Preview" w:date="2026-01-01T00:00:00Z">
        <w:r>
          <w:delText xml:space="preserve">(</w:delText>
        </w:r>
      </w:del>
      <w:hyperlink r:id="rId50">
        <w:del w:id="2120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2121" w:author="PR Preview" w:date="2026-01-01T00:00:00Z">
        <w:r>
          <w:delText xml:space="preserve">);</w:delText>
        </w:r>
      </w:del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and</w:delText>
        </w:r>
      </w:del>
      <w:del w:id="212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125" w:author="PR Preview" w:date="2026-01-01T00:00:00Z">
        <w:r>
          <w:delText xml:space="preserve"> </w:delText>
        </w:r>
      </w:del>
      <w:del w:id="2126" w:author="PR Preview" w:date="2026-01-01T00:00:00Z">
        <w:r>
          <w:delText xml:space="preserve">(</w:delText>
        </w:r>
      </w:del>
      <w:hyperlink w:anchor="cor-rank-bound">
        <w:del w:id="2127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2128" w:author="PR Preview" w:date="2026-01-01T00:00:00Z">
        <w:r>
          <w:delText xml:space="preserve">).</w:delText>
        </w:r>
      </w:del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131" w:author="PR Preview" w:date="2026-01-01T00:00:00Z">
        <w:r>
          <w:rPr>
            <w:b/>
            <w:bCs/>
          </w:rPr>
          <w:delText xml:space="preserve">Part 2.</w:delText>
        </w:r>
      </w:del>
      <w:del w:id="213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del w:id="2133" w:author="PR Preview" w:date="2026-01-01T00:00:00Z">
        <w:r>
          <w:delText xml:space="preserve">, because some</w:delText>
        </w:r>
      </w:del>
      <w:del w:id="2134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del w:id="2135" w:author="PR Preview" w:date="2026-01-01T00:00:00Z">
        <w:r>
          <w:delText xml:space="preserve">.</w:delText>
        </w:r>
      </w:del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So</w:delText>
        </w:r>
      </w:del>
      <w:del w:id="213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is defined,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2141" w:author="PR Preview" w:date="2026-01-01T00:00:00Z">
        <w:r>
          <w:delText xml:space="preserve">so</w:delText>
        </w:r>
      </w:del>
      <w:del w:id="214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143" w:author="PR Preview" w:date="2026-01-01T00:00:00Z">
        <w:r>
          <w:delText xml:space="preserve">, and</w:delText>
        </w:r>
      </w:del>
      <w:del w:id="21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delText xml:space="preserve">is not empty.</w:delText>
        </w:r>
      </w:del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delText xml:space="preserve">Now take any</w:delText>
        </w:r>
      </w:del>
      <w:del w:id="214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150" w:author="PR Preview" w:date="2026-01-01T00:00:00Z">
        <w:r>
          <w:delText xml:space="preserve">, so</w:delText>
        </w:r>
      </w:del>
      <w:del w:id="215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del w:id="2152" w:author="PR Preview" w:date="2026-01-01T00:00:00Z">
        <w:r>
          <w:delText xml:space="preserve">.</w:delText>
        </w:r>
      </w:del>
      <w:del w:id="2153" w:author="PR Preview" w:date="2026-01-01T00:00:00Z">
        <w:r>
          <w:delText xml:space="preserve"> </w:delText>
        </w:r>
      </w:del>
      <w:del w:id="2154" w:author="PR Preview" w:date="2026-01-01T00:00:00Z">
        <w:r>
          <w:delText xml:space="preserve">For any</w:delText>
        </w:r>
      </w:del>
      <w:del w:id="215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5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2157" w:author="PR Preview" w:date="2026-01-01T00:00:00Z">
        <w:r>
          <w:delText xml:space="preserve">so</w:delText>
        </w:r>
      </w:del>
      <w:del w:id="215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exactly when</w:delText>
        </w:r>
      </w:del>
      <w:del w:id="216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162" w:author="PR Preview" w:date="2026-01-01T00:00:00Z">
        <w:r>
          <w:delText xml:space="preserve">,</w:delText>
        </w:r>
      </w:del>
      <w:del w:id="2163" w:author="PR Preview" w:date="2026-01-01T00:00:00Z">
        <w:r>
          <w:delText xml:space="preserve"> </w:delText>
        </w:r>
      </w:del>
      <w:del w:id="2164" w:author="PR Preview" w:date="2026-01-01T00:00:00Z">
        <w:r>
          <w:delText xml:space="preserve">that is, exactly when</w:delText>
        </w:r>
      </w:del>
      <w:del w:id="216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66" w:author="PR Preview" w:date="2026-01-01T00:00:00Z">
        <w:r>
          <w:delText xml:space="preserve"> </w:delText>
        </w:r>
      </w:del>
      <w:del w:id="2167" w:author="PR Preview" w:date="2026-01-01T00:00:00Z">
        <w:r>
          <w:delText xml:space="preserve">with</w:delText>
        </w:r>
      </w:del>
      <w:del w:id="2168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169" w:author="PR Preview" w:date="2026-01-01T00:00:00Z">
        <w:r>
          <w:delText xml:space="preserve">.</w:delText>
        </w:r>
      </w:del>
      <w:del w:id="217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is a subspace (part 1),</w:delText>
        </w:r>
      </w:del>
      <w:del w:id="2173" w:author="PR Preview" w:date="2026-01-01T00:00:00Z">
        <w:r>
          <w:delText xml:space="preserve"> </w:delText>
        </w:r>
      </w:del>
      <w:del w:id="2174" w:author="PR Preview" w:date="2026-01-01T00:00:00Z">
        <w:r>
          <w:delText xml:space="preserve">so</w:delText>
        </w:r>
      </w:del>
      <w:del w:id="217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has the form in</w:delText>
        </w:r>
      </w:del>
      <w:del w:id="2178" w:author="PR Preview" w:date="2026-01-01T00:00:00Z">
        <w:r>
          <w:delText xml:space="preserve"> </w:delText>
        </w:r>
      </w:del>
      <w:hyperlink w:anchor="def-affine-subspace">
        <w:del w:id="217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180" w:author="PR Preview" w:date="2026-01-01T00:00:00Z">
        <w:r>
          <w:delText xml:space="preserve">.</w:delText>
        </w:r>
      </w:del>
    </w:p>
    <w:p>
      <w:pPr>
        <w:pStyle w:val="BodyText"/>
      </w:pPr>
      <w:del w:id="2181" w:author="PR Preview" w:date="2026-01-01T00:00:00Z">
        <w:r>
          <w:rPr>
            <w:b/>
            <w:bCs/>
          </w:rPr>
          <w:delText xml:space="preserve">Part 3.</w:delText>
        </w:r>
      </w:del>
      <w:del w:id="2182" w:author="PR Preview" w:date="2026-01-01T00:00:00Z">
        <w:r>
          <w:delText xml:space="preserve"> </w:delText>
        </w:r>
      </w:del>
      <w:del w:id="2183" w:author="PR Preview" w:date="2026-01-01T00:00:00Z">
        <w:r>
          <w:delText xml:space="preserve">For</w:delText>
        </w:r>
      </w:del>
      <w:del w:id="218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185" w:author="PR Preview" w:date="2026-01-01T00:00:00Z">
        <w:r>
          <w:delText xml:space="preserve">, both</w:delText>
        </w:r>
      </w:del>
      <w:del w:id="218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and</w:delText>
        </w:r>
      </w:del>
      <w:del w:id="218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equal</w:delText>
        </w:r>
      </w:del>
      <w:del w:id="219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</m:oMath>
      <w:del w:id="2193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2194" w:author="PR Preview" w:date="2026-01-01T00:00:00Z">
        <w:r>
          <w:rPr>
            <w:b/>
            <w:bCs/>
          </w:rPr>
          <w:delText xml:space="preserve">Example 18 (The plane</w:delText>
        </w:r>
      </w:del>
      <w:del w:id="2195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del w:id="2196" w:author="PR Preview" w:date="2026-01-01T00:00:00Z">
        <w:r>
          <w:rPr>
            <w:b/>
            <w:bCs/>
          </w:rPr>
          <w:delText xml:space="preserve"> </w:delText>
        </w:r>
      </w:del>
      <w:del w:id="2197" w:author="PR Preview" w:date="2026-01-01T00:00:00Z">
        <w:r>
          <w:rPr>
            <w:b/>
            <w:bCs/>
          </w:rPr>
          <w:delText xml:space="preserve">in</w:delText>
        </w:r>
      </w:del>
      <w:del w:id="2198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199" w:author="PR Preview" w:date="2026-01-01T00:00:00Z">
        <w:r>
          <w:rPr>
            <w:b/>
            <w:bCs/>
          </w:rPr>
          <w:delText xml:space="preserve">)</w:delText>
        </w:r>
      </w:del>
      <w:del w:id="2200" w:author="PR Preview" w:date="2026-01-01T00:00:00Z">
        <w:r>
          <w:delText xml:space="preserve"> </w:delText>
        </w:r>
      </w:del>
      <w:del w:id="2201" w:author="PR Preview" w:date="2026-01-01T00:00:00Z">
        <w:r>
          <w:delText xml:space="preserve">Take</w:delText>
        </w:r>
      </w:del>
      <w:del w:id="220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203" w:author="PR Preview" w:date="2026-01-01T00:00:00Z">
        <w:r>
          <w:delText xml:space="preserve"> </w:delText>
        </w:r>
      </w:del>
      <w:del w:id="2204" w:author="PR Preview" w:date="2026-01-01T00:00:00Z">
        <w:r>
          <w:delText xml:space="preserve">and</w:delText>
        </w:r>
      </w:del>
      <w:del w:id="220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206" w:author="PR Preview" w:date="2026-01-01T00:00:00Z">
        <w:r>
          <w:delText xml:space="preserve">,</w:delText>
        </w:r>
      </w:del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so</w:delText>
        </w:r>
      </w:del>
      <w:del w:id="22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2210" w:author="PR Preview" w:date="2026-01-01T00:00:00Z">
        <w:r>
          <w:delText xml:space="preserve">,</w:delText>
        </w:r>
      </w:del>
      <w:del w:id="2211" w:author="PR Preview" w:date="2026-01-01T00:00:00Z">
        <w:r>
          <w:delText xml:space="preserve"> </w:delText>
        </w:r>
      </w:del>
      <w:del w:id="2212" w:author="PR Preview" w:date="2026-01-01T00:00:00Z">
        <w:r>
          <w:delText xml:space="preserve">the plane that</w:delText>
        </w:r>
      </w:del>
      <w:del w:id="2213" w:author="PR Preview" w:date="2026-01-01T00:00:00Z">
        <w:r>
          <w:delText xml:space="preserve"> </w:delText>
        </w:r>
      </w:del>
      <w:hyperlink r:id="rId79">
        <w:del w:id="2214" w:author="PR Preview" w:date="2026-01-01T00:00:00Z">
          <w:r>
            <w:rPr>
              <w:rStyle w:val="Hyperlink"/>
            </w:rPr>
            <w:delText xml:space="preserve">Example 5 in Subspaces and Rank</w:delText>
          </w:r>
        </w:del>
      </w:hyperlink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showed is not a subspace.</w:delText>
        </w:r>
      </w:del>
      <w:del w:id="2217" w:author="PR Preview" w:date="2026-01-01T00:00:00Z">
        <w:r>
          <w:delText xml:space="preserve"> </w:delText>
        </w:r>
      </w:del>
      <w:del w:id="2218" w:author="PR Preview" w:date="2026-01-01T00:00:00Z">
        <w:r>
          <w:delText xml:space="preserve">By part 1,</w:delText>
        </w:r>
      </w:del>
      <w:del w:id="221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2220" w:author="PR Preview" w:date="2026-01-01T00:00:00Z">
        <w:r>
          <w:delText xml:space="preserve"> </w:delText>
        </w:r>
      </w:del>
      <w:del w:id="2221" w:author="PR Preview" w:date="2026-01-01T00:00:00Z">
        <w:r>
          <w:delText xml:space="preserve">is a subspace of dimension</w:delText>
        </w:r>
      </w:del>
      <w:del w:id="2222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2223" w:author="PR Preview" w:date="2026-01-01T00:00:00Z">
        <w:r>
          <w:delText xml:space="preserve">.</w:delText>
        </w:r>
      </w:del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224" w:author="PR Preview" w:date="2026-01-01T00:00:00Z">
        <w:r>
          <w:delText xml:space="preserve"> </w:delText>
        </w:r>
      </w:del>
      <w:del w:id="2225" w:author="PR Preview" w:date="2026-01-01T00:00:00Z">
        <w:r>
          <w:delText xml:space="preserve">is in</w:delText>
        </w:r>
      </w:del>
      <w:del w:id="222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227" w:author="PR Preview" w:date="2026-01-01T00:00:00Z">
        <w:r>
          <w:delText xml:space="preserve">, since</w:delText>
        </w:r>
      </w:del>
      <w:del w:id="222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2229" w:author="PR Preview" w:date="2026-01-01T00:00:00Z">
        <w:r>
          <w:delText xml:space="preserve">,</w:delText>
        </w:r>
      </w:del>
      <w:del w:id="2230" w:author="PR Preview" w:date="2026-01-01T00:00:00Z">
        <w:r>
          <w:delText xml:space="preserve"> </w:delText>
        </w:r>
      </w:del>
      <w:del w:id="2231" w:author="PR Preview" w:date="2026-01-01T00:00:00Z">
        <w:r>
          <w:delText xml:space="preserve">and so is</w:delText>
        </w:r>
      </w:del>
      <w:del w:id="223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233" w:author="PR Preview" w:date="2026-01-01T00:00:00Z">
        <w:r>
          <w:delText xml:space="preserve">.</w:delText>
        </w:r>
      </w:del>
    </w:p>
    <w:p>
      <w:pPr>
        <w:numPr>
          <w:ilvl w:val="0"/>
          <w:numId w:val="1004"/>
        </w:numPr>
      </w:pPr>
      <w:del w:id="2234" w:author="PR Preview" w:date="2026-01-01T00:00:00Z">
        <w:r>
          <w:delText xml:space="preserve">Their difference</w:delText>
        </w:r>
      </w:del>
      <w:del w:id="223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236" w:author="PR Preview" w:date="2026-01-01T00:00:00Z">
        <w:r>
          <w:delText xml:space="preserve"> </w:delText>
        </w:r>
      </w:del>
      <w:del w:id="2237" w:author="PR Preview" w:date="2026-01-01T00:00:00Z">
        <w:r>
          <w:delText xml:space="preserve">has entries summing to</w:delText>
        </w:r>
      </w:del>
      <w:del w:id="223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2239" w:author="PR Preview" w:date="2026-01-01T00:00:00Z">
        <w:r>
          <w:delText xml:space="preserve">,</w:delText>
        </w:r>
      </w:del>
      <w:del w:id="2240" w:author="PR Preview" w:date="2026-01-01T00:00:00Z">
        <w:r>
          <w:delText xml:space="preserve"> </w:delText>
        </w:r>
      </w:del>
      <w:del w:id="2241" w:author="PR Preview" w:date="2026-01-01T00:00:00Z">
        <w:r>
          <w:delText xml:space="preserve">so it is in</w:delText>
        </w:r>
      </w:del>
      <w:del w:id="22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243" w:author="PR Preview" w:date="2026-01-01T00:00:00Z">
        <w:r>
          <w:delText xml:space="preserve">, and</w:delText>
        </w:r>
      </w:del>
      <w:del w:id="224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245" w:author="PR Preview" w:date="2026-01-01T00:00:00Z">
        <w:r>
          <w:delText xml:space="preserve">, as part 2 says.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is not empty, and for any</w:t>
        </w:r>
      </w:ins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$\mathord{\smash[b]{\underset{\raise.3ex\hbox{$\scriptstyle\sim$}}{x}}\vphantom{x}}_0 \in \mathcal{H}$</w:t>
        </w:r>
      </w:ins>
      <w:ins w:id="2250" w:author="PR Preview" w:date="2026-01-01T00:00:00Z">
        <w:r>
          <w:t xml:space="preserve">,</w:t>
        </w:r>
      </w:ins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  </w:r>
      </w:ins>
      <w:ins w:id="2253" w:author="PR Preview" w:date="2026-01-01T00:00:00Z">
        <w:r>
          <w:t xml:space="preserve">,</w:t>
        </w:r>
      </w:ins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so</w:t>
        </w:r>
      </w:ins>
      <w:ins w:id="22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257" w:author="PR Preview" w:date="2026-01-01T00:00:00Z">
        <w:r>
          <w:t xml:space="preserve"> </w:t>
        </w:r>
      </w:ins>
      <w:ins w:id="2258" w:author="PR Preview" w:date="2026-01-01T00:00:00Z">
        <w:r>
          <w:t xml:space="preserve">is an affine subspace (</w:t>
        </w:r>
      </w:ins>
      <w:hyperlink w:anchor="def-affine-subspace">
        <w:ins w:id="225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26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3"/>
        </w:numPr>
      </w:pPr>
      <w:ins w:id="2261" w:author="PR Preview" w:date="2026-01-01T00:00:00Z">
        <w:r>
          <w:t xml:space="preserve">For any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\mathcal{H}$</w:t>
        </w:r>
      </w:ins>
      <w:ins w:id="2264" w:author="PR Preview" w:date="2026-01-01T00:00:00Z">
        <w:r>
          <w:t xml:space="preserve">,</w:t>
        </w:r>
      </w:ins>
      <w:ins w:id="2265" w:author="PR Preview" w:date="2026-01-01T00:00:00Z">
        <w:r>
          <w:t xml:space="preserve"> </w:t>
        </w:r>
      </w:ins>
      <w:ins w:id="2266" w:author="PR Preview" w:date="2026-01-01T00:00:00Z">
        <w:r>
          <w:t xml:space="preserve">the normal vector is orthogonal to their difference:</w:t>
        </w:r>
      </w:ins>
      <w:ins w:id="2267" w:author="PR Preview" w:date="2026-01-01T00:00:00Z">
        <w:r>
          <w:t xml:space="preserve"> </w:t>
        </w:r>
      </w:ins>
      <w:ins w:id="2268" w:author="PR Preview" w:date="2026-01-01T00:00:00Z">
        <w:r>
  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  </w:r>
      </w:ins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(</w:t>
        </w:r>
      </w:ins>
      <w:hyperlink r:id="rId76">
        <w:ins w:id="2271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2272" w:author="PR Preview" w:date="2026-01-01T00:00:00Z">
        <w:r>
          <w:t xml:space="preserve">).</w:t>
        </w:r>
      </w:ins>
    </w:p>
    <w:bookmarkEnd w:id="77"/>
    <w:p>
      <w:pPr>
        <w:pStyle w:val="FirstParagraph"/>
      </w:pPr>
      <w:ins w:id="2273" w:author="PR Preview" w:date="2026-01-01T00:00:00Z">
        <w:r>
          <w:rPr>
            <w:i/>
            <w:iCs/>
          </w:rPr>
          <w:t xml:space="preserve">Proof</w:t>
        </w:r>
      </w:ins>
      <w:ins w:id="2274" w:author="PR Preview" w:date="2026-01-01T00:00:00Z">
        <w:r>
          <w:t xml:space="preserve">. </w:t>
        </w:r>
      </w:ins>
      <w:ins w:id="2275" w:author="PR Preview" w:date="2026-01-01T00:00:00Z">
        <w:r>
          <w:t xml:space="preserve">Here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$\mathord{\smash[b]{\underset{\raise.3ex\hbox{$\scriptstyle\sim$}}{w}}\vphantom{w}}^{\top}$</w:t>
        </w:r>
      </w:ins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is a</w:t>
        </w:r>
      </w:ins>
      <w:ins w:id="228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matrix, and</w:t>
        </w:r>
      </w:ins>
      <w:ins w:id="2283" w:author="PR Preview" w:date="2026-01-01T00:00:00Z">
        <w:r>
          <w:t xml:space="preserve"> </w:t>
        </w:r>
      </w:ins>
      <w:ins w:id="2284" w:author="PR Preview" w:date="2026-01-01T00:00:00Z">
        <w:r>
  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  </w:r>
      </w:ins>
      <w:ins w:id="2285" w:author="PR Preview" w:date="2026-01-01T00:00:00Z">
        <w:r>
          <w:t xml:space="preserve"> </w:t>
        </w:r>
      </w:ins>
      <w:ins w:id="2286" w:author="PR Preview" w:date="2026-01-01T00:00:00Z">
        <w:r>
          <w:t xml:space="preserve">(</w:t>
        </w:r>
      </w:ins>
      <w:hyperlink r:id="rId78">
        <w:ins w:id="2287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2288" w:author="PR Preview" w:date="2026-01-01T00:00:00Z">
        <w:r>
          <w:t xml:space="preserve">).</w:t>
        </w:r>
      </w:ins>
    </w:p>
    <w:p>
      <w:pPr>
        <w:pStyle w:val="BodyText"/>
      </w:pPr>
      <w:ins w:id="2289" w:author="PR Preview" w:date="2026-01-01T00:00:00Z">
        <w:r>
          <w:rPr>
            <w:b/>
            <w:bCs/>
          </w:rPr>
          <w:t xml:space="preserve">Part 1.</w:t>
        </w:r>
      </w:ins>
      <w:ins w:id="22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is the null space</w:t>
        </w:r>
      </w:ins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$\mathcal{N}(\mathord{\smash[b]{\underset{\raise.3ex\hbox{$\scriptstyle\sim$}}{w}}\vphantom{w}}^{\top})$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(</w:t>
        </w:r>
      </w:ins>
      <w:hyperlink w:anchor="def-null-space">
        <w:ins w:id="229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298" w:author="PR Preview" w:date="2026-01-01T00:00:00Z">
        <w:r>
          <w:t xml:space="preserve">),</w:t>
        </w:r>
      </w:ins>
      <w:ins w:id="2299" w:author="PR Preview" w:date="2026-01-01T00:00:00Z">
        <w:r>
          <w:t xml:space="preserve"> </w:t>
        </w:r>
      </w:ins>
      <w:ins w:id="2300" w:author="PR Preview" w:date="2026-01-01T00:00:00Z">
        <w:r>
          <w:t xml:space="preserve">so it is a subspace (</w:t>
        </w:r>
      </w:ins>
      <w:hyperlink w:anchor="thm-null-space-subspace">
        <w:ins w:id="230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302" w:author="PR Preview" w:date="2026-01-01T00:00:00Z">
        <w:r>
          <w:t xml:space="preserve">).</w:t>
        </w:r>
      </w:ins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The</w:t>
        </w:r>
      </w:ins>
      <w:ins w:id="2305" w:author="PR Preview" w:date="2026-01-01T00:00:00Z">
        <w:r>
          <w:t xml:space="preserve"> </w:t>
        </w:r>
      </w:ins>
      <m:oMath>
        <m:r>
          <m:t>p</m:t>
        </m:r>
      </m:oMath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columns of</w:t>
        </w:r>
      </w:ins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$\mathord{\smash[b]{\underset{\raise.3ex\hbox{$\scriptstyle\sim$}}{w}}\vphantom{w}}^{\top}$</w:t>
        </w:r>
      </w:ins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are the numbers</w:t>
        </w:r>
      </w:ins>
      <w:ins w:id="2312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ins w:id="2313" w:author="PR Preview" w:date="2026-01-01T00:00:00Z">
        <w:r>
          <w:t xml:space="preserve">.</w:t>
        </w:r>
      </w:ins>
      <w:ins w:id="2314" w:author="PR Preview" w:date="2026-01-01T00:00:00Z">
        <w:r>
          <w:t xml:space="preserve"> </w:t>
        </w:r>
      </w:ins>
      <w:ins w:id="2315" w:author="PR Preview" w:date="2026-01-01T00:00:00Z">
        <w:r>
          <w:t xml:space="preserve">Some</w:t>
        </w:r>
      </w:ins>
      <w:ins w:id="2316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ins w:id="2317" w:author="PR Preview" w:date="2026-01-01T00:00:00Z">
        <w:r>
          <w:t xml:space="preserve">, because</w:t>
        </w:r>
      </w:ins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$\mathord{\smash[b]{\underset{\raise.3ex\hbox{$\scriptstyle\sim$}}{w}}\vphantom{w}} \ne \mathord{\smash[b]{\underset{\raise.3ex\hbox{$\scriptstyle\sim$}}{0}}\vphantom{0}}$</w:t>
        </w:r>
      </w:ins>
      <w:ins w:id="2320" w:author="PR Preview" w:date="2026-01-01T00:00:00Z">
        <w:r>
          <w:t xml:space="preserve">,</w:t>
        </w:r>
      </w:ins>
      <w:ins w:id="2321" w:author="PR Preview" w:date="2026-01-01T00:00:00Z">
        <w:r>
          <w:t xml:space="preserve"> </w:t>
        </w:r>
      </w:ins>
      <w:ins w:id="2322" w:author="PR Preview" w:date="2026-01-01T00:00:00Z">
        <w:r>
          <w:t xml:space="preserve">and that column on its own is linearly independent (</w:t>
        </w:r>
      </w:ins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2323" w:author="PR Preview" w:date="2026-01-01T00:00:00Z">
        <w:r>
          <w:t xml:space="preserve"> </w:t>
        </w:r>
      </w:ins>
      <w:ins w:id="2324" w:author="PR Preview" w:date="2026-01-01T00:00:00Z">
        <w:r>
          <w:t xml:space="preserve">forces</w:t>
        </w:r>
      </w:ins>
      <w:ins w:id="232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326" w:author="PR Preview" w:date="2026-01-01T00:00:00Z">
        <w:r>
          <w:t xml:space="preserve">),</w:t>
        </w:r>
      </w:ins>
      <w:ins w:id="2327" w:author="PR Preview" w:date="2026-01-01T00:00:00Z">
        <w:r>
          <w:t xml:space="preserve"> </w:t>
        </w:r>
      </w:ins>
      <w:ins w:id="2328" w:author="PR Preview" w:date="2026-01-01T00:00:00Z">
        <w:r>
          <w:t xml:space="preserve">so</w:t>
        </w:r>
      </w:ins>
      <w:ins w:id="2329" w:author="PR Preview" w:date="2026-01-01T00:00:00Z">
        <w:r>
          <w:t xml:space="preserve"> </w:t>
        </w:r>
      </w:ins>
      <w:ins w:id="2330" w:author="PR Preview" w:date="2026-01-01T00:00:00Z">
        <w:r>
          <w:t xml:space="preserve">$\operatorname{rank}(\mathord{\smash[b]{\underset{\raise.3ex\hbox{$\scriptstyle\sim$}}{w}}\vphantom{w}}^{\top}) \ge 1$</w:t>
        </w:r>
      </w:ins>
      <w:ins w:id="2331" w:author="PR Preview" w:date="2026-01-01T00:00:00Z">
        <w:r>
          <w:t xml:space="preserve"> </w:t>
        </w:r>
      </w:ins>
      <w:ins w:id="2332" w:author="PR Preview" w:date="2026-01-01T00:00:00Z">
        <w:r>
          <w:t xml:space="preserve">(</w:t>
        </w:r>
      </w:ins>
      <w:hyperlink r:id="rId50">
        <w:ins w:id="2333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2334" w:author="PR Preview" w:date="2026-01-01T00:00:00Z">
        <w:r>
          <w:t xml:space="preserve">);</w:t>
        </w:r>
      </w:ins>
      <w:ins w:id="2335" w:author="PR Preview" w:date="2026-01-01T00:00:00Z">
        <w:r>
          <w:t xml:space="preserve"> </w:t>
        </w:r>
      </w:ins>
      <w:ins w:id="2336" w:author="PR Preview" w:date="2026-01-01T00:00:00Z">
        <w:r>
          <w:t xml:space="preserve">and</w:t>
        </w:r>
      </w:ins>
      <w:ins w:id="2337" w:author="PR Preview" w:date="2026-01-01T00:00:00Z">
        <w:r>
          <w:t xml:space="preserve"> </w:t>
        </w:r>
      </w:ins>
      <w:ins w:id="2338" w:author="PR Preview" w:date="2026-01-01T00:00:00Z">
        <w:r>
          <w:t xml:space="preserve">$\operatorname{rank}(\mathord{\smash[b]{\underset{\raise.3ex\hbox{$\scriptstyle\sim$}}{w}}\vphantom{w}}^{\top}) \le \min\mathopen{}\left\{1, p\right\}\mathclose{} = 1$</w:t>
        </w:r>
      </w:ins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(</w:t>
        </w:r>
      </w:ins>
      <w:hyperlink w:anchor="cor-rank-bound">
        <w:ins w:id="2341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342" w:author="PR Preview" w:date="2026-01-01T00:00:00Z">
        <w:r>
          <w:t xml:space="preserve">).</w:t>
        </w:r>
      </w:ins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So</w:t>
        </w:r>
      </w:ins>
    </w:p>
    <w:p>
      <w:pPr>
        <w:pStyle w:val="BodyText"/>
      </w:pPr>
      <w:ins w:id="2345" w:author="PR Preview" w:date="2026-01-01T00:00:00Z">
        <w:r>
  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  </w:r>
      </w:ins>
    </w:p>
    <w:p>
      <w:pPr>
        <w:pStyle w:val="FirstParagraph"/>
      </w:pPr>
      <w:ins w:id="2346" w:author="PR Preview" w:date="2026-01-01T00:00:00Z">
        <w:r>
          <w:rPr>
            <w:b/>
            <w:bCs/>
          </w:rPr>
          <w:t xml:space="preserve">Part 2.</w:t>
        </w:r>
      </w:ins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$\mathord{\smash[b]{\underset{\raise.3ex\hbox{$\scriptstyle\sim$}}{w}}\vphantom{w}} \cdot \mathord{\smash[b]{\underset{\raise.3ex\hbox{$\scriptstyle\sim$}}{w}}\vphantom{w}} = w_1^2 + \cdots + w_p^2 &gt; 0$</w:t>
        </w:r>
      </w:ins>
      <w:ins w:id="2349" w:author="PR Preview" w:date="2026-01-01T00:00:00Z">
        <w:r>
          <w:t xml:space="preserve">, because some</w:t>
        </w:r>
      </w:ins>
      <w:ins w:id="2350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ins w:id="2351" w:author="PR Preview" w:date="2026-01-01T00:00:00Z">
        <w:r>
          <w:t xml:space="preserve">.</w:t>
        </w:r>
      </w:ins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So</w:t>
        </w:r>
      </w:ins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is defined, and</w:t>
        </w:r>
      </w:ins>
    </w:p>
    <w:p>
      <w:pPr>
        <w:pStyle w:val="BodyText"/>
      </w:pPr>
      <w:ins w:id="2358" w:author="PR Preview" w:date="2026-01-01T00:00:00Z">
        <w:r>
  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  </w:r>
      </w:ins>
    </w:p>
    <w:p>
      <w:pPr>
        <w:pStyle w:val="FirstParagraph"/>
      </w:pPr>
      <w:ins w:id="2359" w:author="PR Preview" w:date="2026-01-01T00:00:00Z">
        <w:r>
          <w:t xml:space="preserve">so</w:t>
        </w:r>
      </w:ins>
      <w:ins w:id="2360" w:author="PR Preview" w:date="2026-01-01T00:00:00Z">
        <w:r>
          <w:t xml:space="preserve"> </w:t>
        </w:r>
      </w:ins>
      <w:ins w:id="2361" w:author="PR Preview" w:date="2026-01-01T00:00:00Z">
        <w:r>
          <w:t xml:space="preserve">$\mathord{\smash[b]{\underset{\raise.3ex\hbox{$\scriptstyle\sim$}}{x}}\vphantom{x}}^* \in \mathcal{H}$</w:t>
        </w:r>
      </w:ins>
      <w:ins w:id="2362" w:author="PR Preview" w:date="2026-01-01T00:00:00Z">
        <w:r>
          <w:t xml:space="preserve">, and</w:t>
        </w:r>
      </w:ins>
      <w:ins w:id="23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is not empty.</w:t>
        </w:r>
      </w:ins>
      <w:ins w:id="2366" w:author="PR Preview" w:date="2026-01-01T00:00:00Z">
        <w:r>
          <w:t xml:space="preserve"> </w:t>
        </w:r>
      </w:ins>
      <w:ins w:id="2367" w:author="PR Preview" w:date="2026-01-01T00:00:00Z">
        <w:r>
          <w:t xml:space="preserve">Now take any</w:t>
        </w:r>
      </w:ins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$\mathord{\smash[b]{\underset{\raise.3ex\hbox{$\scriptstyle\sim$}}{x}}\vphantom{x}}_0 \in \mathcal{H}$</w:t>
        </w:r>
      </w:ins>
      <w:ins w:id="2370" w:author="PR Preview" w:date="2026-01-01T00:00:00Z">
        <w:r>
          <w:t xml:space="preserve">, so</w:t>
        </w:r>
      </w:ins>
      <w:ins w:id="2371" w:author="PR Preview" w:date="2026-01-01T00:00:00Z">
        <w:r>
          <w:t xml:space="preserve"> </w:t>
        </w:r>
      </w:ins>
      <w:ins w:id="2372" w:author="PR Preview" w:date="2026-01-01T00:00:00Z">
        <w:r>
          <w:t xml:space="preserve">$\mathord{\smash[b]{\underset{\raise.3ex\hbox{$\scriptstyle\sim$}}{w}}\vphantom{w}}^{\top} \mathord{\smash[b]{\underset{\raise.3ex\hbox{$\scriptstyle\sim$}}{x}}\vphantom{x}}_0 = -b$</w:t>
        </w:r>
      </w:ins>
      <w:ins w:id="2373" w:author="PR Preview" w:date="2026-01-01T00:00:00Z">
        <w:r>
          <w:t xml:space="preserve">.</w:t>
        </w:r>
      </w:ins>
      <w:ins w:id="2374" w:author="PR Preview" w:date="2026-01-01T00:00:00Z">
        <w:r>
          <w:t xml:space="preserve"> </w:t>
        </w:r>
      </w:ins>
      <w:ins w:id="2375" w:author="PR Preview" w:date="2026-01-01T00:00:00Z">
        <w:r>
          <w:t xml:space="preserve">For any</w:t>
        </w:r>
      </w:ins>
      <w:ins w:id="2376" w:author="PR Preview" w:date="2026-01-01T00:00:00Z">
        <w:r>
          <w:t xml:space="preserve"> </w:t>
        </w:r>
      </w:ins>
      <w:ins w:id="2377" w:author="PR Preview" w:date="2026-01-01T00:00:00Z">
        <w:r>
          <w:t xml:space="preserve">$\mathord{\smash[b]{\underset{\raise.3ex\hbox{$\scriptstyle\sim$}}{x}}\vphantom{x}}\in \mathbb{R}^p$</w:t>
        </w:r>
      </w:ins>
      <w:ins w:id="2378" w:author="PR Preview" w:date="2026-01-01T00:00:00Z">
        <w:r>
          <w:t xml:space="preserve">,</w:t>
        </w:r>
      </w:ins>
    </w:p>
    <w:p>
      <w:pPr>
        <w:pStyle w:val="BodyText"/>
      </w:pPr>
      <w:ins w:id="2379" w:author="PR Preview" w:date="2026-01-01T00:00:00Z">
        <w:r>
  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  </w:r>
      </w:ins>
    </w:p>
    <w:p>
      <w:pPr>
        <w:pStyle w:val="FirstParagraph"/>
      </w:pPr>
      <w:ins w:id="2380" w:author="PR Preview" w:date="2026-01-01T00:00:00Z">
        <w:r>
          <w:t xml:space="preserve">so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$\mathord{\smash[b]{\underset{\raise.3ex\hbox{$\scriptstyle\sim$}}{x}}\vphantom{x}}\in \mathcal{H}$</w:t>
        </w:r>
      </w:ins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exactly when</w:t>
        </w:r>
      </w:ins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$\mathord{\smash[b]{\underset{\raise.3ex\hbox{$\scriptstyle\sim$}}{x}}\vphantom{x}}- \mathord{\smash[b]{\underset{\raise.3ex\hbox{$\scriptstyle\sim$}}{x}}\vphantom{x}}_0 \in \mathcal{H}_0$</w:t>
        </w:r>
      </w:ins>
      <w:ins w:id="2387" w:author="PR Preview" w:date="2026-01-01T00:00:00Z">
        <w:r>
          <w:t xml:space="preserve">,</w:t>
        </w:r>
      </w:ins>
      <w:ins w:id="2388" w:author="PR Preview" w:date="2026-01-01T00:00:00Z">
        <w:r>
          <w:t xml:space="preserve"> </w:t>
        </w:r>
      </w:ins>
      <w:ins w:id="2389" w:author="PR Preview" w:date="2026-01-01T00:00:00Z">
        <w:r>
          <w:t xml:space="preserve">that is, exactly when</w:t>
        </w:r>
      </w:ins>
      <w:ins w:id="2390" w:author="PR Preview" w:date="2026-01-01T00:00:00Z">
        <w:r>
          <w:t xml:space="preserve"> </w:t>
        </w:r>
      </w:ins>
      <w:ins w:id="2391" w:author="PR Preview" w:date="2026-01-01T00:00:00Z">
        <w:r>
  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  </w:r>
      </w:ins>
      <w:ins w:id="2392" w:author="PR Preview" w:date="2026-01-01T00:00:00Z">
        <w:r>
          <w:t xml:space="preserve"> </w:t>
        </w:r>
      </w:ins>
      <w:ins w:id="2393" w:author="PR Preview" w:date="2026-01-01T00:00:00Z">
        <w:r>
          <w:t xml:space="preserve">with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  </w:r>
      </w:ins>
      <w:ins w:id="2396" w:author="PR Preview" w:date="2026-01-01T00:00:00Z">
        <w:r>
          <w:t xml:space="preserve">.</w:t>
        </w:r>
      </w:ins>
      <w:ins w:id="239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398" w:author="PR Preview" w:date="2026-01-01T00:00:00Z">
        <w:r>
          <w:t xml:space="preserve"> </w:t>
        </w:r>
      </w:ins>
      <w:ins w:id="2399" w:author="PR Preview" w:date="2026-01-01T00:00:00Z">
        <w:r>
          <w:t xml:space="preserve">is a subspace (part 1),</w:t>
        </w:r>
      </w:ins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so</w:t>
        </w:r>
      </w:ins>
      <w:ins w:id="240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403" w:author="PR Preview" w:date="2026-01-01T00:00:00Z">
        <w:r>
          <w:t xml:space="preserve"> </w:t>
        </w:r>
      </w:ins>
      <w:ins w:id="2404" w:author="PR Preview" w:date="2026-01-01T00:00:00Z">
        <w:r>
          <w:t xml:space="preserve">has the form in</w:t>
        </w:r>
      </w:ins>
      <w:ins w:id="2405" w:author="PR Preview" w:date="2026-01-01T00:00:00Z">
        <w:r>
          <w:t xml:space="preserve"> </w:t>
        </w:r>
      </w:ins>
      <w:hyperlink w:anchor="def-affine-subspace">
        <w:ins w:id="240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407" w:author="PR Preview" w:date="2026-01-01T00:00:00Z">
        <w:r>
          <w:t xml:space="preserve">.</w:t>
        </w:r>
      </w:ins>
    </w:p>
    <w:p>
      <w:pPr>
        <w:pStyle w:val="BodyText"/>
      </w:pPr>
      <w:ins w:id="2408" w:author="PR Preview" w:date="2026-01-01T00:00:00Z">
        <w:r>
          <w:rPr>
            <w:b/>
            <w:bCs/>
          </w:rPr>
          <w:t xml:space="preserve">Part 3.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For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\mathcal{H}$</w:t>
        </w:r>
      </w:ins>
      <w:ins w:id="2413" w:author="PR Preview" w:date="2026-01-01T00:00:00Z">
        <w:r>
          <w:t xml:space="preserve">, both</w:t>
        </w:r>
      </w:ins>
      <w:ins w:id="2414" w:author="PR Preview" w:date="2026-01-01T00:00:00Z">
        <w:r>
          <w:t xml:space="preserve"> </w:t>
        </w:r>
      </w:ins>
      <w:ins w:id="2415" w:author="PR Preview" w:date="2026-01-01T00:00:00Z">
        <w:r>
          <w:t xml:space="preserve">$\mathord{\smash[b]{\underset{\raise.3ex\hbox{$\scriptstyle\sim$}}{w}}\vphantom{w}}^{\top} \mathord{\smash[b]{\underset{\raise.3ex\hbox{$\scriptstyle\sim$}}{x}}\vphantom{x}}$</w:t>
        </w:r>
      </w:ins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and</w:t>
        </w:r>
      </w:ins>
      <w:ins w:id="2418" w:author="PR Preview" w:date="2026-01-01T00:00:00Z">
        <w:r>
          <w:t xml:space="preserve"> </w:t>
        </w:r>
      </w:ins>
      <w:ins w:id="2419" w:author="PR Preview" w:date="2026-01-01T00:00:00Z">
        <w:r>
          <w:t xml:space="preserve">$\mathord{\smash[b]{\underset{\raise.3ex\hbox{$\scriptstyle\sim$}}{w}}\vphantom{w}}^{\top} \mathord{\smash[b]{\underset{\raise.3ex\hbox{$\scriptstyle\sim$}}{y}}\vphantom{y}}$</w:t>
        </w:r>
      </w:ins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equal</w:t>
        </w:r>
      </w:ins>
      <w:ins w:id="242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2423" w:author="PR Preview" w:date="2026-01-01T00:00:00Z">
        <w:r>
          <w:t xml:space="preserve">, so</w:t>
        </w:r>
      </w:ins>
    </w:p>
    <w:p>
      <w:pPr>
        <w:pStyle w:val="BodyText"/>
      </w:pPr>
      <w:ins w:id="2424" w:author="PR Preview" w:date="2026-01-01T00:00:00Z">
        <w:r>
  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  </w:r>
      </w:ins>
    </w:p>
    <w:bookmarkStart w:id="80" w:name="exm-hyperplane-subspace"/>
    <w:p>
      <w:pPr>
        <w:pStyle w:val="FirstParagraph"/>
      </w:pPr>
      <w:ins w:id="2425" w:author="PR Preview" w:date="2026-01-01T00:00:00Z">
        <w:r>
          <w:rPr>
            <w:b/>
            <w:bCs/>
          </w:rPr>
          <w:t xml:space="preserve">Example 18 (The plane</w:t>
        </w:r>
      </w:ins>
      <w:ins w:id="2426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ins w:id="2427" w:author="PR Preview" w:date="2026-01-01T00:00:00Z">
        <w:r>
          <w:rPr>
            <w:b/>
            <w:bCs/>
          </w:rPr>
          <w:t xml:space="preserve"> </w:t>
        </w:r>
      </w:ins>
      <w:ins w:id="2428" w:author="PR Preview" w:date="2026-01-01T00:00:00Z">
        <w:r>
          <w:rPr>
            <w:b/>
            <w:bCs/>
          </w:rPr>
          <w:t xml:space="preserve">in</w:t>
        </w:r>
      </w:ins>
      <w:ins w:id="242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430" w:author="PR Preview" w:date="2026-01-01T00:00:00Z">
        <w:r>
          <w:rPr>
            <w:b/>
            <w:bCs/>
          </w:rPr>
          <w:t xml:space="preserve">)</w:t>
        </w:r>
      </w:ins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Take</w:t>
        </w:r>
      </w:ins>
      <w:ins w:id="2433" w:author="PR Preview" w:date="2026-01-01T00:00:00Z">
        <w:r>
          <w:t xml:space="preserve"> </w:t>
        </w:r>
      </w:ins>
      <w:ins w:id="2434" w:author="PR Preview" w:date="2026-01-01T00:00:00Z">
        <w:r>
          <w:t xml:space="preserve">$\mathord{\smash[b]{\underset{\raise.3ex\hbox{$\scriptstyle\sim$}}{w}}\vphantom{w}} = (1, 1, 1)$</w:t>
        </w:r>
      </w:ins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and</w:t>
        </w:r>
      </w:ins>
      <w:ins w:id="243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438" w:author="PR Preview" w:date="2026-01-01T00:00:00Z">
        <w:r>
          <w:t xml:space="preserve">,</w:t>
        </w:r>
      </w:ins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so</w:t>
        </w:r>
      </w:ins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$\mathcal{H} = \mathopen{}\left\{\mathord{\smash[b]{\underset{\raise.3ex\hbox{$\scriptstyle\sim$}}{x}}\vphantom{x}}: x_1 + x_2 + x_3 - 1 = 0\right\}\mathclose{}$</w:t>
        </w:r>
      </w:ins>
      <w:ins w:id="2443" w:author="PR Preview" w:date="2026-01-01T00:00:00Z">
        <w:r>
          <w:t xml:space="preserve">,</w:t>
        </w:r>
      </w:ins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the plane that</w:t>
        </w:r>
      </w:ins>
      <w:ins w:id="2446" w:author="PR Preview" w:date="2026-01-01T00:00:00Z">
        <w:r>
          <w:t xml:space="preserve"> </w:t>
        </w:r>
      </w:ins>
      <w:hyperlink r:id="rId79">
        <w:ins w:id="2447" w:author="PR Preview" w:date="2026-01-01T00:00:00Z">
          <w:r>
            <w:rPr>
              <w:rStyle w:val="Hyperlink"/>
            </w:rPr>
            <w:t xml:space="preserve">Example 5 in Subspaces and Rank</w:t>
          </w:r>
        </w:ins>
      </w:hyperlink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showed is not a subspace.</w:t>
        </w:r>
      </w:ins>
      <w:ins w:id="2450" w:author="PR Preview" w:date="2026-01-01T00:00:00Z">
        <w:r>
          <w:t xml:space="preserve"> </w:t>
        </w:r>
      </w:ins>
      <w:ins w:id="2451" w:author="PR Preview" w:date="2026-01-01T00:00:00Z">
        <w:r>
          <w:t xml:space="preserve">By part 1,</w:t>
        </w:r>
      </w:ins>
      <w:ins w:id="2452" w:author="PR Preview" w:date="2026-01-01T00:00:00Z">
        <w:r>
          <w:t xml:space="preserve"> </w:t>
        </w:r>
      </w:ins>
      <w:ins w:id="2453" w:author="PR Preview" w:date="2026-01-01T00:00:00Z">
        <w:r>
          <w:t xml:space="preserve">$\mathcal{H}_0 = \mathopen{}\left\{\mathord{\smash[b]{\underset{\raise.3ex\hbox{$\scriptstyle\sim$}}{x}}\vphantom{x}}: x_1 + x_2 + x_3 = 0\right\}\mathclose{}$</w:t>
        </w:r>
      </w:ins>
      <w:ins w:id="2454" w:author="PR Preview" w:date="2026-01-01T00:00:00Z">
        <w:r>
          <w:t xml:space="preserve"> </w:t>
        </w:r>
      </w:ins>
      <w:ins w:id="2455" w:author="PR Preview" w:date="2026-01-01T00:00:00Z">
        <w:r>
          <w:t xml:space="preserve">is a subspace of dimension</w:t>
        </w:r>
      </w:ins>
      <w:ins w:id="2456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2457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w:ins w:id="2458" w:author="PR Preview" w:date="2026-01-01T00:00:00Z">
        <w:r>
          <w:t xml:space="preserve">$\mathord{\smash[b]{\underset{\raise.3ex\hbox{$\scriptstyle\sim$}}{x}}\vphantom{x}}_0 = (1, 0, 0)$</w:t>
        </w:r>
      </w:ins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is in</w:t>
        </w:r>
      </w:ins>
      <w:ins w:id="24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462" w:author="PR Preview" w:date="2026-01-01T00:00:00Z">
        <w:r>
          <w:t xml:space="preserve">, since</w:t>
        </w:r>
      </w:ins>
      <w:ins w:id="246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2464" w:author="PR Preview" w:date="2026-01-01T00:00:00Z">
        <w:r>
          <w:t xml:space="preserve">,</w:t>
        </w:r>
      </w:ins>
      <w:ins w:id="2465" w:author="PR Preview" w:date="2026-01-01T00:00:00Z">
        <w:r>
          <w:t xml:space="preserve"> </w:t>
        </w:r>
      </w:ins>
      <w:ins w:id="2466" w:author="PR Preview" w:date="2026-01-01T00:00:00Z">
        <w:r>
          <w:t xml:space="preserve">and so is</w:t>
        </w:r>
      </w:ins>
      <w:ins w:id="2467" w:author="PR Preview" w:date="2026-01-01T00:00:00Z">
        <w:r>
          <w:t xml:space="preserve"> </w:t>
        </w:r>
      </w:ins>
      <w:ins w:id="2468" w:author="PR Preview" w:date="2026-01-01T00:00:00Z">
        <w:r>
          <w:t xml:space="preserve">$\mathord{\smash[b]{\underset{\raise.3ex\hbox{$\scriptstyle\sim$}}{y}}\vphantom{y}}= (0, 1, 0)$</w:t>
        </w:r>
      </w:ins>
      <w:ins w:id="2469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w:ins w:id="2470" w:author="PR Preview" w:date="2026-01-01T00:00:00Z">
        <w:r>
          <w:t xml:space="preserve">Their difference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$\mathord{\smash[b]{\underset{\raise.3ex\hbox{$\scriptstyle\sim$}}{y}}\vphantom{y}}- \mathord{\smash[b]{\underset{\raise.3ex\hbox{$\scriptstyle\sim$}}{x}}\vphantom{x}}_0 = (-1, 1, 0)$</w:t>
        </w:r>
      </w:ins>
      <w:ins w:id="2473" w:author="PR Preview" w:date="2026-01-01T00:00:00Z">
        <w:r>
          <w:t xml:space="preserve"> </w:t>
        </w:r>
      </w:ins>
      <w:ins w:id="2474" w:author="PR Preview" w:date="2026-01-01T00:00:00Z">
        <w:r>
          <w:t xml:space="preserve">has entries summing to</w:t>
        </w:r>
      </w:ins>
      <w:ins w:id="247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2476" w:author="PR Preview" w:date="2026-01-01T00:00:00Z">
        <w:r>
          <w:t xml:space="preserve">,</w:t>
        </w:r>
      </w:ins>
      <w:ins w:id="2477" w:author="PR Preview" w:date="2026-01-01T00:00:00Z">
        <w:r>
          <w:t xml:space="preserve"> </w:t>
        </w:r>
      </w:ins>
      <w:ins w:id="2478" w:author="PR Preview" w:date="2026-01-01T00:00:00Z">
        <w:r>
          <w:t xml:space="preserve">so it is in</w:t>
        </w:r>
      </w:ins>
      <w:ins w:id="247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480" w:author="PR Preview" w:date="2026-01-01T00:00:00Z">
        <w:r>
          <w:t xml:space="preserve">, and</w:t>
        </w:r>
      </w:ins>
      <w:ins w:id="2481" w:author="PR Preview" w:date="2026-01-01T00:00:00Z">
        <w:r>
          <w:t xml:space="preserve"> </w:t>
        </w:r>
      </w:ins>
      <w:ins w:id="2482" w:author="PR Preview" w:date="2026-01-01T00:00:00Z">
        <w:r>
          <w:t xml:space="preserve">$\mathord{\smash[b]{\underset{\raise.3ex\hbox{$\scriptstyle\sim$}}{y}}\vphantom{y}}= \mathord{\smash[b]{\underset{\raise.3ex\hbox{$\scriptstyle\sim$}}{x}}\vphantom{x}}_0 + (-1, 1, 0)$</w:t>
        </w:r>
      </w:ins>
      <w:ins w:id="2483" w:author="PR Preview" w:date="2026-01-01T00:00:00Z">
        <w:r>
          <w:t xml:space="preserve">, as part 2 says.</w:t>
        </w:r>
      </w:ins>
    </w:p>
    <w:p>
      <w:pPr>
        <w:pStyle w:val="BodyText"/>
      </w:pPr>
      <w:ins w:id="2484" w:author="PR Preview" w:date="2026-01-01T00:00:00Z">
        <w:r>
          <w:t xml:space="preserve">$$
    \begin{aligned}
    \mathord{\smash[b]{\underset{\raise.3ex\hbox{$\scriptstyle\sim$}}{w}}\vphantom{w}} \cdot (-1, 1, 0) &amp;= -1 + 1 + 0 \\
    &amp;= 0,
    \end{aligned}
    $$</w:t>
        </w:r>
      </w:ins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2485" w:author="PR Preview" w:date="2026-01-01T00:00:00Z">
        <w:r>
  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  </w:r>
      </w:ins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del w:id="2486" w:author="PR Preview" w:date="2026-01-01T00:00:00Z">
        <w:r>
          <w:rPr>
            <w:b/>
            <w:bCs/>
          </w:rPr>
          <w:delText xml:space="preserve">Theorem 12 (Where a hyperplane passes, and its shape in</w:delText>
        </w:r>
      </w:del>
      <w:del w:id="248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488" w:author="PR Preview" w:date="2026-01-01T00:00:00Z">
        <w:r>
          <w:rPr>
            <w:b/>
            <w:bCs/>
          </w:rPr>
          <w:delText xml:space="preserve"> </w:delText>
        </w:r>
      </w:del>
      <w:del w:id="2489" w:author="PR Preview" w:date="2026-01-01T00:00:00Z">
        <w:r>
          <w:rPr>
            <w:b/>
            <w:bCs/>
          </w:rPr>
          <w:delText xml:space="preserve">and</w:delText>
        </w:r>
      </w:del>
      <w:del w:id="249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491" w:author="PR Preview" w:date="2026-01-01T00:00:00Z">
        <w:r>
          <w:rPr>
            <w:b/>
            <w:bCs/>
          </w:rPr>
          <w:delText xml:space="preserve">)</w:delText>
        </w:r>
      </w:del>
      <w:del w:id="2492" w:author="PR Preview" w:date="2026-01-01T00:00:00Z">
        <w:r>
          <w:delText xml:space="preserve"> </w:delText>
        </w:r>
      </w:del>
      <w:del w:id="2493" w:author="PR Preview" w:date="2026-01-01T00:00:00Z">
        <w:r>
          <w:delText xml:space="preserve">Let</w:delText>
        </w:r>
      </w:del>
      <w:del w:id="24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be a hyperplane (</w:delText>
        </w:r>
      </w:del>
      <w:hyperlink r:id="rId75">
        <w:del w:id="2497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2498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del w:id="2499" w:author="PR Preview" w:date="2026-01-01T00:00:00Z">
        <w:r>
          <w:delText xml:space="preserve"> </w:delText>
        </w:r>
      </w:del>
      <w:del w:id="2500" w:author="PR Preview" w:date="2026-01-01T00:00:00Z">
        <w:r>
          <w:delText xml:space="preserve">contains the origin</w:delText>
        </w:r>
      </w:del>
      <w:del w:id="250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delText xml:space="preserve">exactly when</w:delText>
        </w:r>
      </w:del>
      <w:del w:id="250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250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5"/>
        </w:numPr>
      </w:pPr>
      <w:del w:id="2506" w:author="PR Preview" w:date="2026-01-01T00:00:00Z">
        <w:r>
          <w:delText xml:space="preserve">If</w:delText>
        </w:r>
      </w:del>
      <w:del w:id="250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2508" w:author="PR Preview" w:date="2026-01-01T00:00:00Z">
        <w:r>
          <w:delText xml:space="preserve">, then</w:delText>
        </w:r>
      </w:del>
      <w:del w:id="25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510" w:author="PR Preview" w:date="2026-01-01T00:00:00Z">
        <w:r>
          <w:delText xml:space="preserve"> </w:delText>
        </w:r>
      </w:del>
      <w:del w:id="2511" w:author="PR Preview" w:date="2026-01-01T00:00:00Z">
        <w:r>
          <w:delText xml:space="preserve">is a line:</w:delText>
        </w:r>
      </w:del>
      <w:del w:id="25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2513" w:author="PR Preview" w:date="2026-01-01T00:00:00Z">
        <w:r>
          <w:delText xml:space="preserve"> </w:delText>
        </w:r>
      </w:del>
      <w:del w:id="2514" w:author="PR Preview" w:date="2026-01-01T00:00:00Z">
        <w:r>
          <w:delText xml:space="preserve">for some</w:delText>
        </w:r>
      </w:del>
      <w:del w:id="251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516" w:author="PR Preview" w:date="2026-01-01T00:00:00Z">
        <w:r>
          <w:delText xml:space="preserve"> </w:delText>
        </w:r>
      </w:del>
      <w:del w:id="2517" w:author="PR Preview" w:date="2026-01-01T00:00:00Z">
        <w:r>
          <w:delText xml:space="preserve">and some nonzero</w:delText>
        </w:r>
      </w:del>
      <w:del w:id="251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519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5"/>
        </w:numPr>
      </w:pPr>
      <w:del w:id="2520" w:author="PR Preview" w:date="2026-01-01T00:00:00Z">
        <w:r>
          <w:delText xml:space="preserve">If</w:delText>
        </w:r>
      </w:del>
      <w:del w:id="252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2522" w:author="PR Preview" w:date="2026-01-01T00:00:00Z">
        <w:r>
          <w:delText xml:space="preserve">, then</w:delText>
        </w:r>
      </w:del>
      <w:del w:id="252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524" w:author="PR Preview" w:date="2026-01-01T00:00:00Z">
        <w:r>
          <w:delText xml:space="preserve"> </w:delText>
        </w:r>
      </w:del>
      <w:del w:id="2525" w:author="PR Preview" w:date="2026-01-01T00:00:00Z">
        <w:r>
          <w:delText xml:space="preserve">is a plane:</w:delText>
        </w:r>
      </w:del>
      <w:del w:id="252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2527" w:author="PR Preview" w:date="2026-01-01T00:00:00Z">
        <w:r>
          <w:delText xml:space="preserve"> </w:delText>
        </w:r>
      </w:del>
      <w:del w:id="2528" w:author="PR Preview" w:date="2026-01-01T00:00:00Z">
        <w:r>
          <w:delText xml:space="preserve">for some</w:delText>
        </w:r>
      </w:del>
      <w:del w:id="252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and some linearly independent</w:delText>
        </w:r>
      </w:del>
      <w:del w:id="253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533" w:author="PR Preview" w:date="2026-01-01T00:00:00Z">
        <w:r>
          <w:delText xml:space="preserve">.</w:delText>
        </w:r>
      </w:del>
    </w:p>
    <w:p>
      <w:pPr>
        <w:pStyle w:val="FirstParagraph"/>
      </w:pPr>
      <w:del w:id="2534" w:author="PR Preview" w:date="2026-01-01T00:00:00Z">
        <w:r>
          <w:rPr>
            <w:i/>
            <w:iCs/>
          </w:rPr>
          <w:delText xml:space="preserve">Proof</w:delText>
        </w:r>
      </w:del>
      <w:del w:id="2535" w:author="PR Preview" w:date="2026-01-01T00:00:00Z">
        <w:r>
          <w:delText xml:space="preserve">. </w:delText>
        </w:r>
      </w:del>
      <w:del w:id="2536" w:author="PR Preview" w:date="2026-01-01T00:00:00Z">
        <w:r>
          <w:rPr>
            <w:b/>
            <w:bCs/>
          </w:rPr>
          <w:delText xml:space="preserve">Part 1.</w:delText>
        </w:r>
      </w:del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delText xml:space="preserve">Since</w:delText>
        </w:r>
      </w:del>
      <w:del w:id="253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54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541" w:author="PR Preview" w:date="2026-01-01T00:00:00Z">
        <w:r>
          <w:delText xml:space="preserve">so</w:delText>
        </w:r>
      </w:del>
      <w:del w:id="2542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543" w:author="PR Preview" w:date="2026-01-01T00:00:00Z">
        <w:r>
          <w:delText xml:space="preserve"> </w:delText>
        </w:r>
      </w:del>
      <w:del w:id="2544" w:author="PR Preview" w:date="2026-01-01T00:00:00Z">
        <w:r>
          <w:delText xml:space="preserve">exactly when</w:delText>
        </w:r>
      </w:del>
      <w:del w:id="254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2546" w:author="PR Preview" w:date="2026-01-01T00:00:00Z">
        <w:r>
          <w:delText xml:space="preserve">.</w:delText>
        </w:r>
      </w:del>
    </w:p>
    <w:p>
      <w:pPr>
        <w:pStyle w:val="BodyText"/>
      </w:pPr>
      <w:del w:id="2547" w:author="PR Preview" w:date="2026-01-01T00:00:00Z">
        <w:r>
          <w:rPr>
            <w:b/>
            <w:bCs/>
          </w:rPr>
          <w:delText xml:space="preserve">Parts 2 and 3.</w:delText>
        </w:r>
      </w:del>
      <w:del w:id="2548" w:author="PR Preview" w:date="2026-01-01T00:00:00Z">
        <w:r>
          <w:delText xml:space="preserve"> </w:delText>
        </w:r>
      </w:del>
      <w:del w:id="2549" w:author="PR Preview" w:date="2026-01-01T00:00:00Z">
        <w:r>
          <w:delText xml:space="preserve">By</w:delText>
        </w:r>
      </w:del>
      <w:del w:id="2550" w:author="PR Preview" w:date="2026-01-01T00:00:00Z">
        <w:r>
          <w:delText xml:space="preserve"> </w:delText>
        </w:r>
      </w:del>
      <w:hyperlink w:anchor="thm-hyperplane-subspace">
        <w:del w:id="255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2552" w:author="PR Preview" w:date="2026-01-01T00:00:00Z">
        <w:r>
          <w:delText xml:space="preserve">,</w:delText>
        </w:r>
      </w:del>
      <w:del w:id="25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del w:id="2554" w:author="PR Preview" w:date="2026-01-01T00:00:00Z">
        <w:r>
          <w:delText xml:space="preserve"> </w:delText>
        </w:r>
      </w:del>
      <w:del w:id="2555" w:author="PR Preview" w:date="2026-01-01T00:00:00Z">
        <w:r>
          <w:delText xml:space="preserve">for any</w:delText>
        </w:r>
      </w:del>
      <w:del w:id="255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557" w:author="PR Preview" w:date="2026-01-01T00:00:00Z">
        <w:r>
          <w:delText xml:space="preserve">,</w:delText>
        </w:r>
      </w:del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where</w:delText>
        </w:r>
      </w:del>
      <w:del w:id="25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561" w:author="PR Preview" w:date="2026-01-01T00:00:00Z">
        <w:r>
          <w:delText xml:space="preserve"> </w:delText>
        </w:r>
      </w:del>
      <w:del w:id="2562" w:author="PR Preview" w:date="2026-01-01T00:00:00Z">
        <w:r>
          <w:delText xml:space="preserve">is a subspace of</w:delText>
        </w:r>
      </w:del>
      <w:del w:id="256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of dimension</w:delText>
        </w:r>
      </w:del>
      <w:del w:id="256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2567" w:author="PR Preview" w:date="2026-01-01T00:00:00Z">
        <w:r>
          <w:delText xml:space="preserve">.</w:delText>
        </w:r>
      </w:del>
    </w:p>
    <w:p>
      <w:pPr>
        <w:pStyle w:val="BodyText"/>
      </w:pPr>
      <w:del w:id="2568" w:author="PR Preview" w:date="2026-01-01T00:00:00Z">
        <w:r>
          <w:delText xml:space="preserve">For</w:delText>
        </w:r>
      </w:del>
      <w:del w:id="256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2570" w:author="PR Preview" w:date="2026-01-01T00:00:00Z">
        <w:r>
          <w:delText xml:space="preserve">,</w:delText>
        </w:r>
      </w:del>
      <w:del w:id="25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572" w:author="PR Preview" w:date="2026-01-01T00:00:00Z">
        <w:r>
          <w:delText xml:space="preserve"> </w:delText>
        </w:r>
      </w:del>
      <w:del w:id="2573" w:author="PR Preview" w:date="2026-01-01T00:00:00Z">
        <w:r>
          <w:delText xml:space="preserve">has dimension</w:delText>
        </w:r>
      </w:del>
      <w:del w:id="2574" w:author="PR Preview" w:date="2026-01-01T00:00:00Z">
        <w:r>
          <w:delText xml:space="preserve"> </w:delText>
        </w:r>
      </w:del>
      <m:oMath>
        <m:r>
          <m:t>1</m:t>
        </m:r>
      </m:oMath>
      <w:del w:id="2575" w:author="PR Preview" w:date="2026-01-01T00:00:00Z">
        <w:r>
          <w:delText xml:space="preserve">, so it has a basis (</w:delText>
        </w:r>
      </w:del>
      <w:hyperlink r:id="rId51">
        <w:del w:id="2576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2577" w:author="PR Preview" w:date="2026-01-01T00:00:00Z">
        <w:r>
          <w:delText xml:space="preserve">) with one vector</w:delText>
        </w:r>
      </w:del>
      <w:del w:id="257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79" w:author="PR Preview" w:date="2026-01-01T00:00:00Z">
        <w:r>
          <w:delText xml:space="preserve">.</w:delText>
        </w:r>
      </w:del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delText xml:space="preserve">That vector is nonzero, and</w:delText>
        </w:r>
      </w:del>
      <w:del w:id="25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2583" w:author="PR Preview" w:date="2026-01-01T00:00:00Z">
        <w:r>
          <w:delText xml:space="preserve">.</w:delText>
        </w:r>
      </w:del>
    </w:p>
    <w:p>
      <w:pPr>
        <w:pStyle w:val="BodyText"/>
      </w:pPr>
      <w:del w:id="2584" w:author="PR Preview" w:date="2026-01-01T00:00:00Z">
        <w:r>
          <w:delText xml:space="preserve">For</w:delText>
        </w:r>
      </w:del>
      <w:del w:id="258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2586" w:author="PR Preview" w:date="2026-01-01T00:00:00Z">
        <w:r>
          <w:delText xml:space="preserve">,</w:delText>
        </w:r>
      </w:del>
      <w:del w:id="25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588" w:author="PR Preview" w:date="2026-01-01T00:00:00Z">
        <w:r>
          <w:delText xml:space="preserve"> </w:delText>
        </w:r>
      </w:del>
      <w:del w:id="2589" w:author="PR Preview" w:date="2026-01-01T00:00:00Z">
        <w:r>
          <w:delText xml:space="preserve">has dimension</w:delText>
        </w:r>
      </w:del>
      <w:del w:id="2590" w:author="PR Preview" w:date="2026-01-01T00:00:00Z">
        <w:r>
          <w:delText xml:space="preserve"> </w:delText>
        </w:r>
      </w:del>
      <m:oMath>
        <m:r>
          <m:t>2</m:t>
        </m:r>
      </m:oMath>
      <w:del w:id="2591" w:author="PR Preview" w:date="2026-01-01T00:00:00Z">
        <w:r>
          <w:delText xml:space="preserve">, so it has a basis with two vectors</w:delText>
        </w:r>
      </w:del>
      <w:del w:id="259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2593" w:author="PR Preview" w:date="2026-01-01T00:00:00Z">
        <w:r>
          <w:delText xml:space="preserve"> </w:delText>
        </w:r>
      </w:del>
      <w:del w:id="2594" w:author="PR Preview" w:date="2026-01-01T00:00:00Z">
        <w:r>
          <w:delText xml:space="preserve">and</w:delText>
        </w:r>
      </w:del>
      <w:del w:id="259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596" w:author="PR Preview" w:date="2026-01-01T00:00:00Z">
        <w:r>
          <w:delText xml:space="preserve">.</w:delText>
        </w:r>
      </w:del>
      <w:del w:id="2597" w:author="PR Preview" w:date="2026-01-01T00:00:00Z">
        <w:r>
          <w:delText xml:space="preserve"> </w:delText>
        </w:r>
      </w:del>
      <w:del w:id="2598" w:author="PR Preview" w:date="2026-01-01T00:00:00Z">
        <w:r>
          <w:delText xml:space="preserve">They are linearly independent, and</w:delText>
        </w:r>
      </w:del>
      <w:del w:id="25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2600" w:author="PR Preview" w:date="2026-01-01T00:00:00Z">
        <w:r>
          <w:delText xml:space="preserve">.</w:delText>
        </w:r>
      </w:del>
    </w:p>
    <w:p>
      <w:pPr>
        <w:pStyle w:val="BodyText"/>
      </w:pPr>
      <w:del w:id="2601" w:author="PR Preview" w:date="2026-01-01T00:00:00Z">
        <w:r>
          <w:rPr>
            <w:b/>
            <w:bCs/>
          </w:rPr>
          <w:delText xml:space="preserve">Example 19 (A line in</w:delText>
        </w:r>
      </w:del>
      <w:del w:id="260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603" w:author="PR Preview" w:date="2026-01-01T00:00:00Z">
        <w:r>
          <w:rPr>
            <w:b/>
            <w:bCs/>
          </w:rPr>
          <w:delText xml:space="preserve"> </w:delText>
        </w:r>
      </w:del>
      <w:del w:id="2604" w:author="PR Preview" w:date="2026-01-01T00:00:00Z">
        <w:r>
          <w:rPr>
            <w:b/>
            <w:bCs/>
          </w:rPr>
          <w:delText xml:space="preserve">and a plane in</w:delText>
        </w:r>
      </w:del>
      <w:del w:id="260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606" w:author="PR Preview" w:date="2026-01-01T00:00:00Z">
        <w:r>
          <w:rPr>
            <w:b/>
            <w:bCs/>
          </w:rPr>
          <w:delText xml:space="preserve">, checked on a grid of points)</w:delText>
        </w:r>
      </w:del>
      <w:del w:id="2607" w:author="PR Preview" w:date="2026-01-01T00:00:00Z">
        <w:r>
          <w:delText xml:space="preserve"> </w:delText>
        </w:r>
      </w:del>
      <w:del w:id="2608" w:author="PR Preview" w:date="2026-01-01T00:00:00Z">
        <w:r>
          <w:delText xml:space="preserve">In</w:delText>
        </w:r>
      </w:del>
      <w:del w:id="260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610" w:author="PR Preview" w:date="2026-01-01T00:00:00Z">
        <w:r>
          <w:delText xml:space="preserve">, take</w:delText>
        </w:r>
      </w:del>
      <w:del w:id="261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612" w:author="PR Preview" w:date="2026-01-01T00:00:00Z">
        <w:r>
          <w:delText xml:space="preserve"> </w:delText>
        </w:r>
      </w:del>
      <w:del w:id="2613" w:author="PR Preview" w:date="2026-01-01T00:00:00Z">
        <w:r>
          <w:delText xml:space="preserve">and</w:delText>
        </w:r>
      </w:del>
      <w:del w:id="261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615" w:author="PR Preview" w:date="2026-01-01T00:00:00Z">
        <w:r>
          <w:delText xml:space="preserve">, the line of</w:delText>
        </w:r>
      </w:del>
      <w:del w:id="2616" w:author="PR Preview" w:date="2026-01-01T00:00:00Z">
        <w:r>
          <w:delText xml:space="preserve"> </w:delText>
        </w:r>
      </w:del>
      <w:hyperlink r:id="rId82">
        <w:del w:id="2617" w:author="PR Preview" w:date="2026-01-01T00:00:00Z">
          <w:r>
            <w:rPr>
              <w:rStyle w:val="Hyperlink"/>
            </w:rPr>
            <w:delText xml:space="preserve">Example 19 in Matrices</w:delText>
          </w:r>
        </w:del>
      </w:hyperlink>
      <w:del w:id="2618" w:author="PR Preview" w:date="2026-01-01T00:00:00Z">
        <w:r>
          <w:delText xml:space="preserve">.</w:delText>
        </w:r>
      </w:del>
      <w:del w:id="2619" w:author="PR Preview" w:date="2026-01-01T00:00:00Z">
        <w:r>
          <w:delText xml:space="preserve"> </w:delText>
        </w:r>
      </w:del>
      <w:del w:id="2620" w:author="PR Preview" w:date="2026-01-01T00:00:00Z">
        <w:r>
          <w:delText xml:space="preserve">The point</w:delText>
        </w:r>
      </w:del>
      <w:del w:id="262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22" w:author="PR Preview" w:date="2026-01-01T00:00:00Z">
        <w:r>
          <w:delText xml:space="preserve"> </w:delText>
        </w:r>
      </w:del>
      <w:del w:id="2623" w:author="PR Preview" w:date="2026-01-01T00:00:00Z">
        <w:r>
          <w:delText xml:space="preserve">is on it,</w:delText>
        </w:r>
      </w:del>
      <w:del w:id="2624" w:author="PR Preview" w:date="2026-01-01T00:00:00Z">
        <w:r>
          <w:delText xml:space="preserve"> </w:delText>
        </w:r>
      </w:del>
      <w:del w:id="2625" w:author="PR Preview" w:date="2026-01-01T00:00:00Z">
        <w:r>
          <w:delText xml:space="preserve">and the vector</w:delText>
        </w:r>
      </w:del>
      <w:del w:id="2626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2627" w:author="PR Preview" w:date="2026-01-01T00:00:00Z">
        <w:r>
          <w:delText xml:space="preserve"> </w:delText>
        </w:r>
      </w:del>
      <w:del w:id="2628" w:author="PR Preview" w:date="2026-01-01T00:00:00Z">
        <w:r>
          <w:delText xml:space="preserve">is nonzero with</w:delText>
        </w:r>
      </w:del>
      <w:del w:id="262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630" w:author="PR Preview" w:date="2026-01-01T00:00:00Z">
        <w:r>
          <w:delText xml:space="preserve">,</w:delText>
        </w:r>
      </w:del>
      <w:del w:id="2631" w:author="PR Preview" w:date="2026-01-01T00:00:00Z">
        <w:r>
          <w:delText xml:space="preserve"> </w:delText>
        </w:r>
      </w:del>
      <w:del w:id="2632" w:author="PR Preview" w:date="2026-01-01T00:00:00Z">
        <w:r>
          <w:delText xml:space="preserve">so it spans the subspace</w:delText>
        </w:r>
      </w:del>
      <w:del w:id="263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634" w:author="PR Preview" w:date="2026-01-01T00:00:00Z">
        <w:r>
          <w:delText xml:space="preserve"> </w:delText>
        </w:r>
      </w:del>
      <w:del w:id="2635" w:author="PR Preview" w:date="2026-01-01T00:00:00Z">
        <w:r>
          <w:delText xml:space="preserve">of</w:delText>
        </w:r>
      </w:del>
      <w:del w:id="2636" w:author="PR Preview" w:date="2026-01-01T00:00:00Z">
        <w:r>
          <w:delText xml:space="preserve"> </w:delText>
        </w:r>
      </w:del>
      <w:hyperlink w:anchor="thm-hyperplane-subspace">
        <w:del w:id="2637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2638" w:author="PR Preview" w:date="2026-01-01T00:00:00Z">
        <w:r>
          <w:delText xml:space="preserve">.</w:delText>
        </w:r>
      </w:del>
      <w:del w:id="2639" w:author="PR Preview" w:date="2026-01-01T00:00:00Z">
        <w:r>
          <w:delText xml:space="preserve"> </w:delText>
        </w:r>
      </w:del>
      <w:del w:id="2640" w:author="PR Preview" w:date="2026-01-01T00:00:00Z">
        <w:r>
          <w:delText xml:space="preserve">In</w:delText>
        </w:r>
      </w:del>
      <w:del w:id="264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642" w:author="PR Preview" w:date="2026-01-01T00:00:00Z">
        <w:r>
          <w:delText xml:space="preserve">, take</w:delText>
        </w:r>
      </w:del>
      <w:del w:id="264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644" w:author="PR Preview" w:date="2026-01-01T00:00:00Z">
        <w:r>
          <w:delText xml:space="preserve"> </w:delText>
        </w:r>
      </w:del>
      <w:del w:id="2645" w:author="PR Preview" w:date="2026-01-01T00:00:00Z">
        <w:r>
          <w:delText xml:space="preserve">and</w:delText>
        </w:r>
      </w:del>
      <w:del w:id="264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647" w:author="PR Preview" w:date="2026-01-01T00:00:00Z">
        <w:r>
          <w:delText xml:space="preserve">, the plane of</w:delText>
        </w:r>
      </w:del>
      <w:del w:id="2648" w:author="PR Preview" w:date="2026-01-01T00:00:00Z">
        <w:r>
          <w:delText xml:space="preserve"> </w:delText>
        </w:r>
      </w:del>
      <w:hyperlink w:anchor="exm-hyperplane-subspace">
        <w:del w:id="2649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2650" w:author="PR Preview" w:date="2026-01-01T00:00:00Z">
        <w:r>
          <w:delText xml:space="preserve">,</w:delText>
        </w:r>
      </w:del>
      <w:del w:id="2651" w:author="PR Preview" w:date="2026-01-01T00:00:00Z">
        <w:r>
          <w:delText xml:space="preserve"> </w:delText>
        </w:r>
      </w:del>
      <w:del w:id="2652" w:author="PR Preview" w:date="2026-01-01T00:00:00Z">
        <w:r>
          <w:delText xml:space="preserve">with the independent vectors</w:delText>
        </w:r>
      </w:del>
      <w:del w:id="265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654" w:author="PR Preview" w:date="2026-01-01T00:00:00Z">
        <w:r>
          <w:delText xml:space="preserve"> </w:delText>
        </w:r>
      </w:del>
      <w:del w:id="2655" w:author="PR Preview" w:date="2026-01-01T00:00:00Z">
        <w:r>
          <w:delText xml:space="preserve">and</w:delText>
        </w:r>
      </w:del>
      <w:del w:id="265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657" w:author="PR Preview" w:date="2026-01-01T00:00:00Z">
        <w:r>
          <w:delText xml:space="preserve"> </w:delText>
        </w:r>
      </w:del>
      <w:del w:id="2658" w:author="PR Preview" w:date="2026-01-01T00:00:00Z">
        <w:r>
          <w:delText xml:space="preserve">in</w:delText>
        </w:r>
      </w:del>
      <w:del w:id="26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660" w:author="PR Preview" w:date="2026-01-01T00:00:00Z">
        <w:r>
          <w:delText xml:space="preserve">.</w:delText>
        </w:r>
      </w:del>
      <w:del w:id="2661" w:author="PR Preview" w:date="2026-01-01T00:00:00Z">
        <w:r>
          <w:delText xml:space="preserve"> </w:delText>
        </w:r>
      </w:del>
      <w:del w:id="2662" w:author="PR Preview" w:date="2026-01-01T00:00:00Z">
        <w:r>
          <w:delText xml:space="preserve">The code evaluates</w:delText>
        </w:r>
      </w:del>
      <w:del w:id="266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del w:id="2664" w:author="PR Preview" w:date="2026-01-01T00:00:00Z">
        <w:r>
          <w:delText xml:space="preserve"> </w:delText>
        </w:r>
      </w:del>
      <w:del w:id="2665" w:author="PR Preview" w:date="2026-01-01T00:00:00Z">
        <w:r>
          <w:delText xml:space="preserve">at the origin</w:delText>
        </w:r>
      </w:del>
      <w:del w:id="2666" w:author="PR Preview" w:date="2026-01-01T00:00:00Z">
        <w:r>
          <w:delText xml:space="preserve"> </w:delText>
        </w:r>
      </w:del>
      <w:del w:id="2667" w:author="PR Preview" w:date="2026-01-01T00:00:00Z">
        <w:r>
          <w:delText xml:space="preserve">and at points</w:delText>
        </w:r>
      </w:del>
      <w:del w:id="266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and</w:delText>
        </w:r>
      </w:del>
      <w:del w:id="267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672" w:author="PR Preview" w:date="2026-01-01T00:00:00Z">
        <w:r>
          <w:delText xml:space="preserve">.</w:delText>
        </w:r>
      </w:del>
    </w:p>
    <w:p>
      <w:pPr>
        <w:pStyle w:val="FirstParagraph"/>
      </w:pPr>
      <w:ins w:id="2673" w:author="PR Preview" w:date="2026-01-01T00:00:00Z">
        <w:r>
          <w:rPr>
            <w:b/>
            <w:bCs/>
          </w:rPr>
          <w:t xml:space="preserve">Theorem 12 (Where a hyperplane passes, and its shape in</w:t>
        </w:r>
      </w:ins>
      <w:ins w:id="267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675" w:author="PR Preview" w:date="2026-01-01T00:00:00Z">
        <w:r>
          <w:rPr>
            <w:b/>
            <w:bCs/>
          </w:rPr>
          <w:t xml:space="preserve"> </w:t>
        </w:r>
      </w:ins>
      <w:ins w:id="2676" w:author="PR Preview" w:date="2026-01-01T00:00:00Z">
        <w:r>
          <w:rPr>
            <w:b/>
            <w:bCs/>
          </w:rPr>
          <w:t xml:space="preserve">and</w:t>
        </w:r>
      </w:ins>
      <w:ins w:id="267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678" w:author="PR Preview" w:date="2026-01-01T00:00:00Z">
        <w:r>
          <w:rPr>
            <w:b/>
            <w:bCs/>
          </w:rPr>
          <w:t xml:space="preserve">)</w:t>
        </w:r>
      </w:ins>
      <w:ins w:id="2679" w:author="PR Preview" w:date="2026-01-01T00:00:00Z">
        <w:r>
          <w:t xml:space="preserve"> </w:t>
        </w:r>
      </w:ins>
      <w:ins w:id="2680" w:author="PR Preview" w:date="2026-01-01T00:00:00Z">
        <w:r>
          <w:t xml:space="preserve">Let</w:t>
        </w:r>
      </w:ins>
      <w:ins w:id="2681" w:author="PR Preview" w:date="2026-01-01T00:00:00Z">
        <w:r>
          <w:t xml:space="preserve"> </w:t>
        </w:r>
      </w:ins>
      <w:ins w:id="2682" w:author="PR Preview" w:date="2026-01-01T00:00:00Z">
        <w:r>
  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  </w:r>
      </w:ins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be a hyperplane (</w:t>
        </w:r>
      </w:ins>
      <w:hyperlink r:id="rId75">
        <w:ins w:id="2685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268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ins w:id="2687" w:author="PR Preview" w:date="2026-01-01T00:00:00Z">
        <w:r>
          <w:t xml:space="preserve"> </w:t>
        </w:r>
      </w:ins>
      <w:ins w:id="2688" w:author="PR Preview" w:date="2026-01-01T00:00:00Z">
        <w:r>
          <w:t xml:space="preserve">contains the origin</w:t>
        </w:r>
      </w:ins>
      <w:ins w:id="2689" w:author="PR Preview" w:date="2026-01-01T00:00:00Z">
        <w:r>
          <w:t xml:space="preserve"> </w:t>
        </w:r>
      </w:ins>
      <w:ins w:id="2690" w:author="PR Preview" w:date="2026-01-01T00:00:00Z">
        <w:r>
          <w:t xml:space="preserve">$\mathord{\smash[b]{\underset{\raise.3ex\hbox{$\scriptstyle\sim$}}{0}}\vphantom{0}}$</w:t>
        </w:r>
      </w:ins>
      <w:ins w:id="2691" w:author="PR Preview" w:date="2026-01-01T00:00:00Z">
        <w:r>
          <w:t xml:space="preserve"> </w:t>
        </w:r>
      </w:ins>
      <w:ins w:id="2692" w:author="PR Preview" w:date="2026-01-01T00:00:00Z">
        <w:r>
          <w:t xml:space="preserve">exactly when</w:t>
        </w:r>
      </w:ins>
      <w:ins w:id="269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269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2695" w:author="PR Preview" w:date="2026-01-01T00:00:00Z">
        <w:r>
          <w:t xml:space="preserve">If</w:t>
        </w:r>
      </w:ins>
      <w:ins w:id="269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2697" w:author="PR Preview" w:date="2026-01-01T00:00:00Z">
        <w:r>
          <w:t xml:space="preserve">, then</w:t>
        </w:r>
      </w:ins>
      <w:ins w:id="26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is a line:</w:t>
        </w:r>
      </w:ins>
      <w:ins w:id="2701" w:author="PR Preview" w:date="2026-01-01T00:00:00Z">
        <w:r>
          <w:t xml:space="preserve"> </w:t>
        </w:r>
      </w:ins>
      <w:ins w:id="2702" w:author="PR Preview" w:date="2026-01-01T00:00:00Z">
        <w:r>
  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  </w:r>
      </w:ins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for some</w:t>
        </w:r>
      </w:ins>
      <w:ins w:id="2705" w:author="PR Preview" w:date="2026-01-01T00:00:00Z">
        <w:r>
          <w:t xml:space="preserve"> </w:t>
        </w:r>
      </w:ins>
      <w:ins w:id="2706" w:author="PR Preview" w:date="2026-01-01T00:00:00Z">
        <w:r>
          <w:t xml:space="preserve">$\mathord{\smash[b]{\underset{\raise.3ex\hbox{$\scriptstyle\sim$}}{x}}\vphantom{x}}_0 \in \mathbb{R}^2$</w:t>
        </w:r>
      </w:ins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and some nonzero</w:t>
        </w:r>
      </w:ins>
      <w:ins w:id="2709" w:author="PR Preview" w:date="2026-01-01T00:00:00Z">
        <w:r>
          <w:t xml:space="preserve"> </w:t>
        </w:r>
      </w:ins>
      <w:ins w:id="2710" w:author="PR Preview" w:date="2026-01-01T00:00:00Z">
        <w:r>
          <w:t xml:space="preserve">$\mathord{\smash[b]{\underset{\raise.3ex\hbox{$\scriptstyle\sim$}}{v}}\vphantom{v}} \in \mathbb{R}^2$</w:t>
        </w:r>
      </w:ins>
      <w:ins w:id="271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2712" w:author="PR Preview" w:date="2026-01-01T00:00:00Z">
        <w:r>
          <w:t xml:space="preserve">If</w:t>
        </w:r>
      </w:ins>
      <w:ins w:id="271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2714" w:author="PR Preview" w:date="2026-01-01T00:00:00Z">
        <w:r>
          <w:t xml:space="preserve">, then</w:t>
        </w:r>
      </w:ins>
      <w:ins w:id="271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is a plane:</w:t>
        </w:r>
      </w:ins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  </w:r>
      </w:ins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for some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$\mathord{\smash[b]{\underset{\raise.3ex\hbox{$\scriptstyle\sim$}}{x}}\vphantom{x}}_0 \in \mathbb{R}^3$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and some linearly independent</w:t>
        </w:r>
      </w:ins>
      <w:ins w:id="2726" w:author="PR Preview" w:date="2026-01-01T00:00:00Z">
        <w:r>
          <w:t xml:space="preserve"> </w:t>
        </w:r>
      </w:ins>
      <w:ins w:id="2727" w:author="PR Preview" w:date="2026-01-01T00:00:00Z">
        <w:r>
          <w:t xml:space="preserve">$\mathord{\smash[b]{\underset{\raise.3ex\hbox{$\scriptstyle\sim$}}{v}}\vphantom{v}}_1, \mathord{\smash[b]{\underset{\raise.3ex\hbox{$\scriptstyle\sim$}}{v}}\vphantom{v}}_2 \in \mathbb{R}^3$</w:t>
        </w:r>
      </w:ins>
      <w:ins w:id="2728" w:author="PR Preview" w:date="2026-01-01T00:00:00Z">
        <w:r>
          <w:t xml:space="preserve">.</w:t>
        </w:r>
      </w:ins>
    </w:p>
    <w:bookmarkEnd w:id="81"/>
    <w:p>
      <w:pPr>
        <w:pStyle w:val="FirstParagraph"/>
      </w:pPr>
      <w:ins w:id="2729" w:author="PR Preview" w:date="2026-01-01T00:00:00Z">
        <w:r>
          <w:rPr>
            <w:i/>
            <w:iCs/>
          </w:rPr>
          <w:t xml:space="preserve">Proof</w:t>
        </w:r>
      </w:ins>
      <w:ins w:id="2730" w:author="PR Preview" w:date="2026-01-01T00:00:00Z">
        <w:r>
          <w:t xml:space="preserve">. </w:t>
        </w:r>
      </w:ins>
      <w:ins w:id="2731" w:author="PR Preview" w:date="2026-01-01T00:00:00Z">
        <w:r>
          <w:rPr>
            <w:b/>
            <w:bCs/>
          </w:rPr>
          <w:t xml:space="preserve">Part 1.</w:t>
        </w:r>
      </w:ins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Since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$\mathord{\smash[b]{\underset{\raise.3ex\hbox{$\scriptstyle\sim$}}{w}}\vphantom{w}} \cdot \mathord{\smash[b]{\underset{\raise.3ex\hbox{$\scriptstyle\sim$}}{0}}\vphantom{0}} = 0$</w:t>
        </w:r>
      </w:ins>
      <w:ins w:id="2736" w:author="PR Preview" w:date="2026-01-01T00:00:00Z">
        <w:r>
          <w:t xml:space="preserve">,</w:t>
        </w:r>
      </w:ins>
    </w:p>
    <w:p>
      <w:pPr>
        <w:pStyle w:val="BodyText"/>
      </w:pPr>
      <w:ins w:id="2737" w:author="PR Preview" w:date="2026-01-01T00:00:00Z">
        <w:r>
  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  </w:r>
      </w:ins>
    </w:p>
    <w:p>
      <w:pPr>
        <w:pStyle w:val="FirstParagraph"/>
      </w:pPr>
      <w:ins w:id="2738" w:author="PR Preview" w:date="2026-01-01T00:00:00Z">
        <w:r>
          <w:t xml:space="preserve">so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$\mathord{\smash[b]{\underset{\raise.3ex\hbox{$\scriptstyle\sim$}}{0}}\vphantom{0}}\in \mathcal{H}$</w:t>
        </w:r>
      </w:ins>
      <w:ins w:id="2741" w:author="PR Preview" w:date="2026-01-01T00:00:00Z">
        <w:r>
          <w:t xml:space="preserve"> </w:t>
        </w:r>
      </w:ins>
      <w:ins w:id="2742" w:author="PR Preview" w:date="2026-01-01T00:00:00Z">
        <w:r>
          <w:t xml:space="preserve">exactly when</w:t>
        </w:r>
      </w:ins>
      <w:ins w:id="274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2744" w:author="PR Preview" w:date="2026-01-01T00:00:00Z">
        <w:r>
          <w:t xml:space="preserve">.</w:t>
        </w:r>
      </w:ins>
    </w:p>
    <w:p>
      <w:pPr>
        <w:pStyle w:val="BodyText"/>
      </w:pPr>
      <w:ins w:id="2745" w:author="PR Preview" w:date="2026-01-01T00:00:00Z">
        <w:r>
          <w:rPr>
            <w:b/>
            <w:bCs/>
          </w:rPr>
          <w:t xml:space="preserve">Parts 2 and 3.</w:t>
        </w:r>
      </w:ins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By</w:t>
        </w:r>
      </w:ins>
      <w:ins w:id="2748" w:author="PR Preview" w:date="2026-01-01T00:00:00Z">
        <w:r>
          <w:t xml:space="preserve"> </w:t>
        </w:r>
      </w:ins>
      <w:hyperlink w:anchor="thm-hyperplane-subspace">
        <w:ins w:id="274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750" w:author="PR Preview" w:date="2026-01-01T00:00:00Z">
        <w:r>
          <w:t xml:space="preserve">,</w:t>
        </w:r>
      </w:ins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  </w:r>
      </w:ins>
      <w:ins w:id="2753" w:author="PR Preview" w:date="2026-01-01T00:00:00Z">
        <w:r>
          <w:t xml:space="preserve"> </w:t>
        </w:r>
      </w:ins>
      <w:ins w:id="2754" w:author="PR Preview" w:date="2026-01-01T00:00:00Z">
        <w:r>
          <w:t xml:space="preserve">for any</w:t>
        </w:r>
      </w:ins>
      <w:ins w:id="2755" w:author="PR Preview" w:date="2026-01-01T00:00:00Z">
        <w:r>
          <w:t xml:space="preserve"> </w:t>
        </w:r>
      </w:ins>
      <w:ins w:id="2756" w:author="PR Preview" w:date="2026-01-01T00:00:00Z">
        <w:r>
          <w:t xml:space="preserve">$\mathord{\smash[b]{\underset{\raise.3ex\hbox{$\scriptstyle\sim$}}{x}}\vphantom{x}}_0 \in \mathcal{H}$</w:t>
        </w:r>
      </w:ins>
      <w:ins w:id="2757" w:author="PR Preview" w:date="2026-01-01T00:00:00Z">
        <w:r>
          <w:t xml:space="preserve">,</w:t>
        </w:r>
      </w:ins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where</w:t>
        </w:r>
      </w:ins>
      <w:ins w:id="276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761" w:author="PR Preview" w:date="2026-01-01T00:00:00Z">
        <w:r>
          <w:t xml:space="preserve"> </w:t>
        </w:r>
      </w:ins>
      <w:ins w:id="2762" w:author="PR Preview" w:date="2026-01-01T00:00:00Z">
        <w:r>
          <w:t xml:space="preserve">is a subspace of</w:t>
        </w:r>
      </w:ins>
      <w:ins w:id="276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764" w:author="PR Preview" w:date="2026-01-01T00:00:00Z">
        <w:r>
          <w:t xml:space="preserve"> </w:t>
        </w:r>
      </w:ins>
      <w:ins w:id="2765" w:author="PR Preview" w:date="2026-01-01T00:00:00Z">
        <w:r>
          <w:t xml:space="preserve">of dimension</w:t>
        </w:r>
      </w:ins>
      <w:ins w:id="27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2767" w:author="PR Preview" w:date="2026-01-01T00:00:00Z">
        <w:r>
          <w:t xml:space="preserve">.</w:t>
        </w:r>
      </w:ins>
    </w:p>
    <w:p>
      <w:pPr>
        <w:pStyle w:val="BodyText"/>
      </w:pPr>
      <w:ins w:id="2768" w:author="PR Preview" w:date="2026-01-01T00:00:00Z">
        <w:r>
          <w:t xml:space="preserve">For</w:t>
        </w:r>
      </w:ins>
      <w:ins w:id="276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2770" w:author="PR Preview" w:date="2026-01-01T00:00:00Z">
        <w:r>
          <w:t xml:space="preserve">,</w:t>
        </w:r>
      </w:ins>
      <w:ins w:id="277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772" w:author="PR Preview" w:date="2026-01-01T00:00:00Z">
        <w:r>
          <w:t xml:space="preserve"> </w:t>
        </w:r>
      </w:ins>
      <w:ins w:id="2773" w:author="PR Preview" w:date="2026-01-01T00:00:00Z">
        <w:r>
          <w:t xml:space="preserve">has dimension</w:t>
        </w:r>
      </w:ins>
      <w:ins w:id="2774" w:author="PR Preview" w:date="2026-01-01T00:00:00Z">
        <w:r>
          <w:t xml:space="preserve"> </w:t>
        </w:r>
      </w:ins>
      <m:oMath>
        <m:r>
          <m:t>1</m:t>
        </m:r>
      </m:oMath>
      <w:ins w:id="2775" w:author="PR Preview" w:date="2026-01-01T00:00:00Z">
        <w:r>
          <w:t xml:space="preserve">, so it has a basis (</w:t>
        </w:r>
      </w:ins>
      <w:hyperlink r:id="rId51">
        <w:ins w:id="2776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2777" w:author="PR Preview" w:date="2026-01-01T00:00:00Z">
        <w:r>
          <w:t xml:space="preserve">) with one vector</w:t>
        </w:r>
      </w:ins>
      <w:ins w:id="2778" w:author="PR Preview" w:date="2026-01-01T00:00:00Z">
        <w:r>
          <w:t xml:space="preserve"> </w:t>
        </w:r>
      </w:ins>
      <w:ins w:id="2779" w:author="PR Preview" w:date="2026-01-01T00:00:00Z">
        <w:r>
          <w:t xml:space="preserve">$\mathord{\smash[b]{\underset{\raise.3ex\hbox{$\scriptstyle\sim$}}{v}}\vphantom{v}}$</w:t>
        </w:r>
      </w:ins>
      <w:ins w:id="2780" w:author="PR Preview" w:date="2026-01-01T00:00:00Z">
        <w:r>
          <w:t xml:space="preserve">.</w:t>
        </w:r>
      </w:ins>
      <w:ins w:id="2781" w:author="PR Preview" w:date="2026-01-01T00:00:00Z">
        <w:r>
          <w:t xml:space="preserve"> </w:t>
        </w:r>
      </w:ins>
      <w:ins w:id="2782" w:author="PR Preview" w:date="2026-01-01T00:00:00Z">
        <w:r>
          <w:t xml:space="preserve">That vector is nonzero, and</w:t>
        </w:r>
      </w:ins>
      <w:ins w:id="2783" w:author="PR Preview" w:date="2026-01-01T00:00:00Z">
        <w:r>
          <w:t xml:space="preserve"> </w:t>
        </w:r>
      </w:ins>
      <w:ins w:id="2784" w:author="PR Preview" w:date="2026-01-01T00:00:00Z">
        <w:r>
          <w:t xml:space="preserve">$\mathcal{H}_0 = \mathopen{}\left\{t\,\mathord{\smash[b]{\underset{\raise.3ex\hbox{$\scriptstyle\sim$}}{v}}\vphantom{v}} : t \in \mathbb{R}\right\}\mathclose{}$</w:t>
        </w:r>
      </w:ins>
      <w:ins w:id="2785" w:author="PR Preview" w:date="2026-01-01T00:00:00Z">
        <w:r>
          <w:t xml:space="preserve">.</w:t>
        </w:r>
      </w:ins>
    </w:p>
    <w:p>
      <w:pPr>
        <w:pStyle w:val="BodyText"/>
      </w:pPr>
      <w:ins w:id="2786" w:author="PR Preview" w:date="2026-01-01T00:00:00Z">
        <w:r>
          <w:t xml:space="preserve">For</w:t>
        </w:r>
      </w:ins>
      <w:ins w:id="278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2788" w:author="PR Preview" w:date="2026-01-01T00:00:00Z">
        <w:r>
          <w:t xml:space="preserve">,</w:t>
        </w:r>
      </w:ins>
      <w:ins w:id="278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790" w:author="PR Preview" w:date="2026-01-01T00:00:00Z">
        <w:r>
          <w:t xml:space="preserve"> </w:t>
        </w:r>
      </w:ins>
      <w:ins w:id="2791" w:author="PR Preview" w:date="2026-01-01T00:00:00Z">
        <w:r>
          <w:t xml:space="preserve">has dimension</w:t>
        </w:r>
      </w:ins>
      <w:ins w:id="2792" w:author="PR Preview" w:date="2026-01-01T00:00:00Z">
        <w:r>
          <w:t xml:space="preserve"> </w:t>
        </w:r>
      </w:ins>
      <m:oMath>
        <m:r>
          <m:t>2</m:t>
        </m:r>
      </m:oMath>
      <w:ins w:id="2793" w:author="PR Preview" w:date="2026-01-01T00:00:00Z">
        <w:r>
          <w:t xml:space="preserve">, so it has a basis with two vectors</w:t>
        </w:r>
      </w:ins>
      <w:ins w:id="2794" w:author="PR Preview" w:date="2026-01-01T00:00:00Z">
        <w:r>
          <w:t xml:space="preserve"> </w:t>
        </w:r>
      </w:ins>
      <w:ins w:id="2795" w:author="PR Preview" w:date="2026-01-01T00:00:00Z">
        <w:r>
          <w:t xml:space="preserve">$\mathord{\smash[b]{\underset{\raise.3ex\hbox{$\scriptstyle\sim$}}{v}}\vphantom{v}}_1$</w:t>
        </w:r>
      </w:ins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and</w:t>
        </w:r>
      </w:ins>
      <w:ins w:id="2798" w:author="PR Preview" w:date="2026-01-01T00:00:00Z">
        <w:r>
          <w:t xml:space="preserve"> </w:t>
        </w:r>
      </w:ins>
      <w:ins w:id="2799" w:author="PR Preview" w:date="2026-01-01T00:00:00Z">
        <w:r>
          <w:t xml:space="preserve">$\mathord{\smash[b]{\underset{\raise.3ex\hbox{$\scriptstyle\sim$}}{v}}\vphantom{v}}_2$</w:t>
        </w:r>
      </w:ins>
      <w:ins w:id="2800" w:author="PR Preview" w:date="2026-01-01T00:00:00Z">
        <w:r>
          <w:t xml:space="preserve">.</w:t>
        </w:r>
      </w:ins>
      <w:ins w:id="2801" w:author="PR Preview" w:date="2026-01-01T00:00:00Z">
        <w:r>
          <w:t xml:space="preserve"> </w:t>
        </w:r>
      </w:ins>
      <w:ins w:id="2802" w:author="PR Preview" w:date="2026-01-01T00:00:00Z">
        <w:r>
          <w:t xml:space="preserve">They are linearly independent, and</w:t>
        </w:r>
      </w:ins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  </w:r>
      </w:ins>
      <w:ins w:id="2805" w:author="PR Preview" w:date="2026-01-01T00:00:00Z">
        <w:r>
          <w:t xml:space="preserve">.</w:t>
        </w:r>
      </w:ins>
    </w:p>
    <w:bookmarkStart w:id="83" w:name="exm-hyperplane-origin"/>
    <w:p>
      <w:pPr>
        <w:pStyle w:val="BodyText"/>
      </w:pPr>
      <w:ins w:id="2806" w:author="PR Preview" w:date="2026-01-01T00:00:00Z">
        <w:r>
          <w:rPr>
            <w:b/>
            <w:bCs/>
          </w:rPr>
          <w:t xml:space="preserve">Example 19 (A line in</w:t>
        </w:r>
      </w:ins>
      <w:ins w:id="280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808" w:author="PR Preview" w:date="2026-01-01T00:00:00Z">
        <w:r>
          <w:rPr>
            <w:b/>
            <w:bCs/>
          </w:rPr>
          <w:t xml:space="preserve"> </w:t>
        </w:r>
      </w:ins>
      <w:ins w:id="2809" w:author="PR Preview" w:date="2026-01-01T00:00:00Z">
        <w:r>
          <w:rPr>
            <w:b/>
            <w:bCs/>
          </w:rPr>
          <w:t xml:space="preserve">and a plane in</w:t>
        </w:r>
      </w:ins>
      <w:ins w:id="281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811" w:author="PR Preview" w:date="2026-01-01T00:00:00Z">
        <w:r>
          <w:rPr>
            <w:b/>
            <w:bCs/>
          </w:rPr>
          <w:t xml:space="preserve">, checked on a grid of points)</w:t>
        </w:r>
      </w:ins>
      <w:ins w:id="2812" w:author="PR Preview" w:date="2026-01-01T00:00:00Z">
        <w:r>
          <w:t xml:space="preserve"> </w:t>
        </w:r>
      </w:ins>
      <w:ins w:id="2813" w:author="PR Preview" w:date="2026-01-01T00:00:00Z">
        <w:r>
          <w:t xml:space="preserve">In</w:t>
        </w:r>
      </w:ins>
      <w:ins w:id="281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815" w:author="PR Preview" w:date="2026-01-01T00:00:00Z">
        <w:r>
          <w:t xml:space="preserve">, take</w:t>
        </w:r>
      </w:ins>
      <w:ins w:id="2816" w:author="PR Preview" w:date="2026-01-01T00:00:00Z">
        <w:r>
          <w:t xml:space="preserve"> </w:t>
        </w:r>
      </w:ins>
      <w:ins w:id="2817" w:author="PR Preview" w:date="2026-01-01T00:00:00Z">
        <w:r>
          <w:t xml:space="preserve">$\mathord{\smash[b]{\underset{\raise.3ex\hbox{$\scriptstyle\sim$}}{w}}\vphantom{w}} = (1, 1)$</w:t>
        </w:r>
      </w:ins>
      <w:ins w:id="2818" w:author="PR Preview" w:date="2026-01-01T00:00:00Z">
        <w:r>
          <w:t xml:space="preserve"> </w:t>
        </w:r>
      </w:ins>
      <w:ins w:id="2819" w:author="PR Preview" w:date="2026-01-01T00:00:00Z">
        <w:r>
          <w:t xml:space="preserve">and</w:t>
        </w:r>
      </w:ins>
      <w:ins w:id="282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821" w:author="PR Preview" w:date="2026-01-01T00:00:00Z">
        <w:r>
          <w:t xml:space="preserve">, the line of</w:t>
        </w:r>
      </w:ins>
      <w:ins w:id="2822" w:author="PR Preview" w:date="2026-01-01T00:00:00Z">
        <w:r>
          <w:t xml:space="preserve"> </w:t>
        </w:r>
      </w:ins>
      <w:hyperlink r:id="rId82">
        <w:ins w:id="2823" w:author="PR Preview" w:date="2026-01-01T00:00:00Z">
          <w:r>
            <w:rPr>
              <w:rStyle w:val="Hyperlink"/>
            </w:rPr>
            <w:t xml:space="preserve">Example 19 in Matrices</w:t>
          </w:r>
        </w:ins>
      </w:hyperlink>
      <w:ins w:id="2824" w:author="PR Preview" w:date="2026-01-01T00:00:00Z">
        <w:r>
          <w:t xml:space="preserve">.</w:t>
        </w:r>
      </w:ins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The point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  </w:r>
      </w:ins>
      <w:ins w:id="2829" w:author="PR Preview" w:date="2026-01-01T00:00:00Z">
        <w:r>
          <w:t xml:space="preserve"> </w:t>
        </w:r>
      </w:ins>
      <w:ins w:id="2830" w:author="PR Preview" w:date="2026-01-01T00:00:00Z">
        <w:r>
          <w:t xml:space="preserve">is on it,</w:t>
        </w:r>
      </w:ins>
      <w:ins w:id="2831" w:author="PR Preview" w:date="2026-01-01T00:00:00Z">
        <w:r>
          <w:t xml:space="preserve"> </w:t>
        </w:r>
      </w:ins>
      <w:ins w:id="2832" w:author="PR Preview" w:date="2026-01-01T00:00:00Z">
        <w:r>
          <w:t xml:space="preserve">and the vector</w:t>
        </w:r>
      </w:ins>
      <w:ins w:id="2833" w:author="PR Preview" w:date="2026-01-01T00:00:00Z">
        <w:r>
          <w:t xml:space="preserve"> </w:t>
        </w:r>
      </w:ins>
      <w:ins w:id="2834" w:author="PR Preview" w:date="2026-01-01T00:00:00Z">
        <w:r>
          <w:t xml:space="preserve">$\mathord{\smash[b]{\underset{\raise.3ex\hbox{$\scriptstyle\sim$}}{v}}\vphantom{v}} = (-w_2, w_1)$</w:t>
        </w:r>
      </w:ins>
      <w:ins w:id="2835" w:author="PR Preview" w:date="2026-01-01T00:00:00Z">
        <w:r>
          <w:t xml:space="preserve"> </w:t>
        </w:r>
      </w:ins>
      <w:ins w:id="2836" w:author="PR Preview" w:date="2026-01-01T00:00:00Z">
        <w:r>
          <w:t xml:space="preserve">is nonzero with</w:t>
        </w:r>
      </w:ins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$\mathord{\smash[b]{\underset{\raise.3ex\hbox{$\scriptstyle\sim$}}{w}}\vphantom{w}} \cdot \mathord{\smash[b]{\underset{\raise.3ex\hbox{$\scriptstyle\sim$}}{v}}\vphantom{v}} = 0$</w:t>
        </w:r>
      </w:ins>
      <w:ins w:id="2839" w:author="PR Preview" w:date="2026-01-01T00:00:00Z">
        <w:r>
          <w:t xml:space="preserve">,</w:t>
        </w:r>
      </w:ins>
      <w:ins w:id="2840" w:author="PR Preview" w:date="2026-01-01T00:00:00Z">
        <w:r>
          <w:t xml:space="preserve"> </w:t>
        </w:r>
      </w:ins>
      <w:ins w:id="2841" w:author="PR Preview" w:date="2026-01-01T00:00:00Z">
        <w:r>
          <w:t xml:space="preserve">so it spans the subspace</w:t>
        </w:r>
      </w:ins>
      <w:ins w:id="28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843" w:author="PR Preview" w:date="2026-01-01T00:00:00Z">
        <w:r>
          <w:t xml:space="preserve"> </w:t>
        </w:r>
      </w:ins>
      <w:ins w:id="2844" w:author="PR Preview" w:date="2026-01-01T00:00:00Z">
        <w:r>
          <w:t xml:space="preserve">of</w:t>
        </w:r>
      </w:ins>
      <w:ins w:id="2845" w:author="PR Preview" w:date="2026-01-01T00:00:00Z">
        <w:r>
          <w:t xml:space="preserve"> </w:t>
        </w:r>
      </w:ins>
      <w:hyperlink w:anchor="thm-hyperplane-subspace">
        <w:ins w:id="2846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847" w:author="PR Preview" w:date="2026-01-01T00:00:00Z">
        <w:r>
          <w:t xml:space="preserve">.</w:t>
        </w:r>
      </w:ins>
      <w:ins w:id="2848" w:author="PR Preview" w:date="2026-01-01T00:00:00Z">
        <w:r>
          <w:t xml:space="preserve"> </w:t>
        </w:r>
      </w:ins>
      <w:ins w:id="2849" w:author="PR Preview" w:date="2026-01-01T00:00:00Z">
        <w:r>
          <w:t xml:space="preserve">In</w:t>
        </w:r>
      </w:ins>
      <w:ins w:id="285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851" w:author="PR Preview" w:date="2026-01-01T00:00:00Z">
        <w:r>
          <w:t xml:space="preserve">, take</w:t>
        </w:r>
      </w:ins>
      <w:ins w:id="2852" w:author="PR Preview" w:date="2026-01-01T00:00:00Z">
        <w:r>
          <w:t xml:space="preserve"> </w:t>
        </w:r>
      </w:ins>
      <w:ins w:id="2853" w:author="PR Preview" w:date="2026-01-01T00:00:00Z">
        <w:r>
          <w:t xml:space="preserve">$\mathord{\smash[b]{\underset{\raise.3ex\hbox{$\scriptstyle\sim$}}{w}}\vphantom{w}} = (1, 1, 1)$</w:t>
        </w:r>
      </w:ins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and</w:t>
        </w:r>
      </w:ins>
      <w:ins w:id="285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857" w:author="PR Preview" w:date="2026-01-01T00:00:00Z">
        <w:r>
          <w:t xml:space="preserve">, the plane of</w:t>
        </w:r>
      </w:ins>
      <w:ins w:id="2858" w:author="PR Preview" w:date="2026-01-01T00:00:00Z">
        <w:r>
          <w:t xml:space="preserve"> </w:t>
        </w:r>
      </w:ins>
      <w:hyperlink w:anchor="exm-hyperplane-subspace">
        <w:ins w:id="2859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2860" w:author="PR Preview" w:date="2026-01-01T00:00:00Z">
        <w:r>
          <w:t xml:space="preserve">,</w:t>
        </w:r>
      </w:ins>
      <w:ins w:id="2861" w:author="PR Preview" w:date="2026-01-01T00:00:00Z">
        <w:r>
          <w:t xml:space="preserve"> </w:t>
        </w:r>
      </w:ins>
      <w:ins w:id="2862" w:author="PR Preview" w:date="2026-01-01T00:00:00Z">
        <w:r>
          <w:t xml:space="preserve">with the independent vectors</w:t>
        </w:r>
      </w:ins>
      <w:ins w:id="2863" w:author="PR Preview" w:date="2026-01-01T00:00:00Z">
        <w:r>
          <w:t xml:space="preserve"> </w:t>
        </w:r>
      </w:ins>
      <w:ins w:id="2864" w:author="PR Preview" w:date="2026-01-01T00:00:00Z">
        <w:r>
          <w:t xml:space="preserve">$\mathord{\smash[b]{\underset{\raise.3ex\hbox{$\scriptstyle\sim$}}{v}}\vphantom{v}}_1 = (1, -1, 0)$</w:t>
        </w:r>
      </w:ins>
      <w:ins w:id="2865" w:author="PR Preview" w:date="2026-01-01T00:00:00Z">
        <w:r>
          <w:t xml:space="preserve"> </w:t>
        </w:r>
      </w:ins>
      <w:ins w:id="2866" w:author="PR Preview" w:date="2026-01-01T00:00:00Z">
        <w:r>
          <w:t xml:space="preserve">and</w:t>
        </w:r>
      </w:ins>
      <w:ins w:id="2867" w:author="PR Preview" w:date="2026-01-01T00:00:00Z">
        <w:r>
          <w:t xml:space="preserve"> </w:t>
        </w:r>
      </w:ins>
      <w:ins w:id="2868" w:author="PR Preview" w:date="2026-01-01T00:00:00Z">
        <w:r>
          <w:t xml:space="preserve">$\mathord{\smash[b]{\underset{\raise.3ex\hbox{$\scriptstyle\sim$}}{v}}\vphantom{v}}_2 = (0, 1, -1)$</w:t>
        </w:r>
      </w:ins>
      <w:ins w:id="2869" w:author="PR Preview" w:date="2026-01-01T00:00:00Z">
        <w:r>
          <w:t xml:space="preserve"> </w:t>
        </w:r>
      </w:ins>
      <w:ins w:id="2870" w:author="PR Preview" w:date="2026-01-01T00:00:00Z">
        <w:r>
          <w:t xml:space="preserve">in</w:t>
        </w:r>
      </w:ins>
      <w:ins w:id="287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872" w:author="PR Preview" w:date="2026-01-01T00:00:00Z">
        <w:r>
          <w:t xml:space="preserve">.</w:t>
        </w:r>
      </w:ins>
      <w:ins w:id="2873" w:author="PR Preview" w:date="2026-01-01T00:00:00Z">
        <w:r>
          <w:t xml:space="preserve"> </w:t>
        </w:r>
      </w:ins>
      <w:ins w:id="2874" w:author="PR Preview" w:date="2026-01-01T00:00:00Z">
        <w:r>
          <w:t xml:space="preserve">The code evaluates</w:t>
        </w:r>
      </w:ins>
      <w:ins w:id="2875" w:author="PR Preview" w:date="2026-01-01T00:00:00Z">
        <w:r>
          <w:t xml:space="preserve"> </w:t>
        </w:r>
      </w:ins>
      <w:ins w:id="2876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at the origin</w:t>
        </w:r>
      </w:ins>
      <w:ins w:id="2879" w:author="PR Preview" w:date="2026-01-01T00:00:00Z">
        <w:r>
          <w:t xml:space="preserve"> </w:t>
        </w:r>
      </w:ins>
      <w:ins w:id="2880" w:author="PR Preview" w:date="2026-01-01T00:00:00Z">
        <w:r>
          <w:t xml:space="preserve">and at points</w:t>
        </w:r>
      </w:ins>
      <w:ins w:id="2881" w:author="PR Preview" w:date="2026-01-01T00:00:00Z">
        <w:r>
          <w:t xml:space="preserve"> </w:t>
        </w:r>
      </w:ins>
      <w:ins w:id="2882" w:author="PR Preview" w:date="2026-01-01T00:00:00Z">
        <w:r>
          <w:t xml:space="preserve">$\mathord{\smash[b]{\underset{\raise.3ex\hbox{$\scriptstyle\sim$}}{x}}\vphantom{x}}_0 + t\,\mathord{\smash[b]{\underset{\raise.3ex\hbox{$\scriptstyle\sim$}}{v}}\vphantom{v}}$</w:t>
        </w:r>
      </w:ins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and</w:t>
        </w:r>
      </w:ins>
      <w:ins w:id="2885" w:author="PR Preview" w:date="2026-01-01T00:00:00Z">
        <w:r>
          <w:t xml:space="preserve"> </w:t>
        </w:r>
      </w:ins>
      <w:ins w:id="2886" w:author="PR Preview" w:date="2026-01-01T00:00:00Z">
        <w:r>
  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  </w:r>
      </w:ins>
      <w:ins w:id="2887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del w:id="2888" w:author="PR Preview" w:date="2026-01-01T00:00:00Z">
        <w:r>
          <w:delText xml:space="preserve">At the origin the left side equals the offset,</w:delText>
        </w:r>
      </w:del>
      <w:del w:id="2889" w:author="PR Preview" w:date="2026-01-01T00:00:00Z">
        <w:r>
          <w:delText xml:space="preserve"> </w:delText>
        </w:r>
      </w:del>
      <w:del w:id="2890" w:author="PR Preview" w:date="2026-01-01T00:00:00Z">
        <w:r>
          <w:delText xml:space="preserve">so the origin is on the line only if</w:delText>
        </w:r>
      </w:del>
      <w:del w:id="2891" w:author="PR Preview" w:date="2026-01-01T00:00:00Z">
        <w:r>
          <w:delText xml:space="preserve"> </w:delText>
        </w:r>
      </w:del>
      <m:oMath>
        <m:r>
          <m:t>b</m:t>
        </m:r>
      </m:oMath>
      <w:del w:id="2892" w:author="PR Preview" w:date="2026-01-01T00:00:00Z">
        <w:r>
          <w:delText xml:space="preserve"> </w:delText>
        </w:r>
      </w:del>
      <w:del w:id="2893" w:author="PR Preview" w:date="2026-01-01T00:00:00Z">
        <w:r>
          <w:delText xml:space="preserve">is</w:delText>
        </w:r>
      </w:del>
      <w:del w:id="2894" w:author="PR Preview" w:date="2026-01-01T00:00:00Z">
        <w:r>
          <w:delText xml:space="preserve"> </w:delText>
        </w:r>
      </w:del>
      <m:oMath>
        <m:r>
          <m:t>0</m:t>
        </m:r>
      </m:oMath>
      <w:del w:id="2895" w:author="PR Preview" w:date="2026-01-01T00:00:00Z">
        <w:r>
          <w:delText xml:space="preserve">:</w:delText>
        </w:r>
      </w:del>
      <w:del w:id="2896" w:author="PR Preview" w:date="2026-01-01T00:00:00Z">
        <w:r>
          <w:delText xml:space="preserve"> </w:delText>
        </w:r>
      </w:del>
      <w:del w:id="2897" w:author="PR Preview" w:date="2026-01-01T00:00:00Z">
        <w:r>
          <w:delText xml:space="preserve">it gives -1 for the line and -1 for the plane,</w:delText>
        </w:r>
      </w:del>
      <w:del w:id="2898" w:author="PR Preview" w:date="2026-01-01T00:00:00Z">
        <w:r>
          <w:delText xml:space="preserve"> </w:delText>
        </w:r>
      </w:del>
      <w:del w:id="2899" w:author="PR Preview" w:date="2026-01-01T00:00:00Z">
        <w:r>
          <w:delText xml:space="preserve">and 0 once the offset is changed to</w:delText>
        </w:r>
      </w:del>
      <w:del w:id="2900" w:author="PR Preview" w:date="2026-01-01T00:00:00Z">
        <w:r>
          <w:delText xml:space="preserve"> </w:delText>
        </w:r>
      </w:del>
      <m:oMath>
        <m:r>
          <m:t>0</m:t>
        </m:r>
      </m:oMath>
      <w:del w:id="2901" w:author="PR Preview" w:date="2026-01-01T00:00:00Z">
        <w:r>
          <w:delText xml:space="preserve">.</w:delText>
        </w:r>
      </w:del>
      <w:del w:id="2902" w:author="PR Preview" w:date="2026-01-01T00:00:00Z">
        <w:r>
          <w:delText xml:space="preserve"> </w:delText>
        </w:r>
      </w:del>
      <w:del w:id="2903" w:author="PR Preview" w:date="2026-01-01T00:00:00Z">
        <w:r>
          <w:delText xml:space="preserve">All 5 points</w:delText>
        </w:r>
      </w:del>
      <w:del w:id="290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on the line</w:delText>
        </w:r>
      </w:del>
      <w:del w:id="2907" w:author="PR Preview" w:date="2026-01-01T00:00:00Z">
        <w:r>
          <w:delText xml:space="preserve"> </w:delText>
        </w:r>
      </w:del>
      <w:del w:id="2908" w:author="PR Preview" w:date="2026-01-01T00:00:00Z">
        <w:r>
          <w:delText xml:space="preserve">and all 25 points</w:delText>
        </w:r>
      </w:del>
      <w:del w:id="290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910" w:author="PR Preview" w:date="2026-01-01T00:00:00Z">
        <w:r>
          <w:delText xml:space="preserve"> </w:delText>
        </w:r>
      </w:del>
      <w:del w:id="2911" w:author="PR Preview" w:date="2026-01-01T00:00:00Z">
        <w:r>
          <w:delText xml:space="preserve">on the plane</w:delText>
        </w:r>
      </w:del>
      <w:del w:id="2912" w:author="PR Preview" w:date="2026-01-01T00:00:00Z">
        <w:r>
          <w:delText xml:space="preserve"> </w:delText>
        </w:r>
      </w:del>
      <w:del w:id="2913" w:author="PR Preview" w:date="2026-01-01T00:00:00Z">
        <w:r>
          <w:delText xml:space="preserve">satisfy the equation up to rounding error:</w:delText>
        </w:r>
      </w:del>
      <w:del w:id="2914" w:author="PR Preview" w:date="2026-01-01T00:00:00Z">
        <w:r>
          <w:delText xml:space="preserve"> </w:delText>
        </w:r>
      </w:del>
      <w:del w:id="2915" w:author="PR Preview" w:date="2026-01-01T00:00:00Z">
        <w:r>
          <w:delText xml:space="preserve">30 of the</w:delText>
        </w:r>
      </w:del>
      <w:del w:id="2916" w:author="PR Preview" w:date="2026-01-01T00:00:00Z">
        <w:r>
          <w:delText xml:space="preserve"> </w:delText>
        </w:r>
      </w:del>
      <w:del w:id="2917" w:author="PR Preview" w:date="2026-01-01T00:00:00Z">
        <w:r>
          <w:delText xml:space="preserve">30 points have</w:delText>
        </w:r>
      </w:del>
      <w:del w:id="29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del w:id="2919" w:author="PR Preview" w:date="2026-01-01T00:00:00Z">
        <w:r>
          <w:delText xml:space="preserve">.</w:delText>
        </w:r>
      </w:del>
    </w:p>
    <w:p>
      <w:pPr>
        <w:pStyle w:val="BodyText"/>
      </w:pPr>
      <w:del w:id="2920" w:author="PR Preview" w:date="2026-01-01T00:00:00Z">
        <w:r>
          <w:rPr>
            <w:b/>
            <w:bCs/>
          </w:rPr>
          <w:delText xml:space="preserve">Definition 9 (Open half-space)</w:delText>
        </w:r>
      </w:del>
      <w:del w:id="2921" w:author="PR Preview" w:date="2026-01-01T00:00:00Z">
        <w:r>
          <w:delText xml:space="preserve"> </w:delText>
        </w:r>
      </w:del>
      <w:del w:id="2922" w:author="PR Preview" w:date="2026-01-01T00:00:00Z">
        <w:r>
          <w:delText xml:space="preserve">Let</w:delText>
        </w:r>
      </w:del>
      <w:del w:id="292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2924" w:author="PR Preview" w:date="2026-01-01T00:00:00Z">
        <w:r>
          <w:delText xml:space="preserve"> </w:delText>
        </w:r>
      </w:del>
      <w:del w:id="2925" w:author="PR Preview" w:date="2026-01-01T00:00:00Z">
        <w:r>
          <w:delText xml:space="preserve">be a hyperplane (</w:delText>
        </w:r>
      </w:del>
      <w:hyperlink r:id="rId75">
        <w:del w:id="2926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2927" w:author="PR Preview" w:date="2026-01-01T00:00:00Z">
        <w:r>
          <w:delText xml:space="preserve">).</w:delText>
        </w:r>
      </w:del>
      <w:del w:id="2928" w:author="PR Preview" w:date="2026-01-01T00:00:00Z">
        <w:r>
          <w:delText xml:space="preserve"> </w:delText>
        </w:r>
      </w:del>
      <w:del w:id="2929" w:author="PR Preview" w:date="2026-01-01T00:00:00Z">
        <w:r>
          <w:delText xml:space="preserve">The two</w:delText>
        </w:r>
      </w:del>
      <w:del w:id="2930" w:author="PR Preview" w:date="2026-01-01T00:00:00Z">
        <w:r>
          <w:delText xml:space="preserve"> </w:delText>
        </w:r>
      </w:del>
      <w:del w:id="2931" w:author="PR Preview" w:date="2026-01-01T00:00:00Z">
        <w:r>
          <w:rPr>
            <w:b/>
            <w:bCs/>
          </w:rPr>
          <w:delText xml:space="preserve">open half-spaces</w:delText>
        </w:r>
      </w:del>
      <w:del w:id="2932" w:author="PR Preview" w:date="2026-01-01T00:00:00Z">
        <w:r>
          <w:delText xml:space="preserve"> </w:delText>
        </w:r>
      </w:del>
      <w:del w:id="2933" w:author="PR Preview" w:date="2026-01-01T00:00:00Z">
        <w:r>
          <w:delText xml:space="preserve">of</w:delText>
        </w:r>
      </w:del>
      <w:del w:id="293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935" w:author="PR Preview" w:date="2026-01-01T00:00:00Z">
        <w:r>
          <w:delText xml:space="preserve"> </w:delText>
        </w:r>
      </w:del>
      <w:del w:id="2936" w:author="PR Preview" w:date="2026-01-01T00:00:00Z">
        <w:r>
          <w:delText xml:space="preserve">are</w:delText>
        </w:r>
      </w:del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ins w:id="2937" w:author="PR Preview" w:date="2026-01-01T00:00:00Z">
        <w:r>
          <w:t xml:space="preserve">At the origin the left side equals the offset,</w:t>
        </w:r>
      </w:ins>
      <w:ins w:id="2938" w:author="PR Preview" w:date="2026-01-01T00:00:00Z">
        <w:r>
          <w:t xml:space="preserve"> </w:t>
        </w:r>
      </w:ins>
      <w:ins w:id="2939" w:author="PR Preview" w:date="2026-01-01T00:00:00Z">
        <w:r>
          <w:t xml:space="preserve">so the origin is on the line only if</w:t>
        </w:r>
      </w:ins>
      <w:ins w:id="2940" w:author="PR Preview" w:date="2026-01-01T00:00:00Z">
        <w:r>
          <w:t xml:space="preserve"> </w:t>
        </w:r>
      </w:ins>
      <m:oMath>
        <m:r>
          <m:t>b</m:t>
        </m:r>
      </m:oMath>
      <w:ins w:id="2941" w:author="PR Preview" w:date="2026-01-01T00:00:00Z">
        <w:r>
          <w:t xml:space="preserve"> </w:t>
        </w:r>
      </w:ins>
      <w:ins w:id="2942" w:author="PR Preview" w:date="2026-01-01T00:00:00Z">
        <w:r>
          <w:t xml:space="preserve">is</w:t>
        </w:r>
      </w:ins>
      <w:ins w:id="2943" w:author="PR Preview" w:date="2026-01-01T00:00:00Z">
        <w:r>
          <w:t xml:space="preserve"> </w:t>
        </w:r>
      </w:ins>
      <m:oMath>
        <m:r>
          <m:t>0</m:t>
        </m:r>
      </m:oMath>
      <w:ins w:id="2944" w:author="PR Preview" w:date="2026-01-01T00:00:00Z">
        <w:r>
          <w:t xml:space="preserve">:</w:t>
        </w:r>
      </w:ins>
      <w:ins w:id="2945" w:author="PR Preview" w:date="2026-01-01T00:00:00Z">
        <w:r>
          <w:t xml:space="preserve"> </w:t>
        </w:r>
      </w:ins>
      <w:ins w:id="2946" w:author="PR Preview" w:date="2026-01-01T00:00:00Z">
        <w:r>
          <w:t xml:space="preserve">it gives -1 for the line and -1 for the plane,</w:t>
        </w:r>
      </w:ins>
      <w:ins w:id="2947" w:author="PR Preview" w:date="2026-01-01T00:00:00Z">
        <w:r>
          <w:t xml:space="preserve"> </w:t>
        </w:r>
      </w:ins>
      <w:ins w:id="2948" w:author="PR Preview" w:date="2026-01-01T00:00:00Z">
        <w:r>
          <w:t xml:space="preserve">and 0 once the offset is changed to</w:t>
        </w:r>
      </w:ins>
      <w:ins w:id="2949" w:author="PR Preview" w:date="2026-01-01T00:00:00Z">
        <w:r>
          <w:t xml:space="preserve"> </w:t>
        </w:r>
      </w:ins>
      <m:oMath>
        <m:r>
          <m:t>0</m:t>
        </m:r>
      </m:oMath>
      <w:ins w:id="2950" w:author="PR Preview" w:date="2026-01-01T00:00:00Z">
        <w:r>
          <w:t xml:space="preserve">.</w:t>
        </w:r>
      </w:ins>
      <w:ins w:id="2951" w:author="PR Preview" w:date="2026-01-01T00:00:00Z">
        <w:r>
          <w:t xml:space="preserve"> </w:t>
        </w:r>
      </w:ins>
      <w:ins w:id="2952" w:author="PR Preview" w:date="2026-01-01T00:00:00Z">
        <w:r>
          <w:t xml:space="preserve">All 5 points</w:t>
        </w:r>
      </w:ins>
      <w:ins w:id="2953" w:author="PR Preview" w:date="2026-01-01T00:00:00Z">
        <w:r>
          <w:t xml:space="preserve"> </w:t>
        </w:r>
      </w:ins>
      <w:ins w:id="2954" w:author="PR Preview" w:date="2026-01-01T00:00:00Z">
        <w:r>
          <w:t xml:space="preserve">$\mathord{\smash[b]{\underset{\raise.3ex\hbox{$\scriptstyle\sim$}}{x}}\vphantom{x}}_0 + t\,\mathord{\smash[b]{\underset{\raise.3ex\hbox{$\scriptstyle\sim$}}{v}}\vphantom{v}}$</w:t>
        </w:r>
      </w:ins>
      <w:ins w:id="2955" w:author="PR Preview" w:date="2026-01-01T00:00:00Z">
        <w:r>
          <w:t xml:space="preserve"> </w:t>
        </w:r>
      </w:ins>
      <w:ins w:id="2956" w:author="PR Preview" w:date="2026-01-01T00:00:00Z">
        <w:r>
          <w:t xml:space="preserve">on the line</w:t>
        </w:r>
      </w:ins>
      <w:ins w:id="2957" w:author="PR Preview" w:date="2026-01-01T00:00:00Z">
        <w:r>
          <w:t xml:space="preserve"> </w:t>
        </w:r>
      </w:ins>
      <w:ins w:id="2958" w:author="PR Preview" w:date="2026-01-01T00:00:00Z">
        <w:r>
          <w:t xml:space="preserve">and all 25 points</w:t>
        </w:r>
      </w:ins>
      <w:ins w:id="2959" w:author="PR Preview" w:date="2026-01-01T00:00:00Z">
        <w:r>
          <w:t xml:space="preserve"> </w:t>
        </w:r>
      </w:ins>
      <w:ins w:id="2960" w:author="PR Preview" w:date="2026-01-01T00:00:00Z">
        <w:r>
  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  </w:r>
      </w:ins>
      <w:ins w:id="2961" w:author="PR Preview" w:date="2026-01-01T00:00:00Z">
        <w:r>
          <w:t xml:space="preserve"> </w:t>
        </w:r>
      </w:ins>
      <w:ins w:id="2962" w:author="PR Preview" w:date="2026-01-01T00:00:00Z">
        <w:r>
          <w:t xml:space="preserve">on the plane</w:t>
        </w:r>
      </w:ins>
      <w:ins w:id="2963" w:author="PR Preview" w:date="2026-01-01T00:00:00Z">
        <w:r>
          <w:t xml:space="preserve"> </w:t>
        </w:r>
      </w:ins>
      <w:ins w:id="2964" w:author="PR Preview" w:date="2026-01-01T00:00:00Z">
        <w:r>
          <w:t xml:space="preserve">satisfy the equation up to rounding error:</w:t>
        </w:r>
      </w:ins>
      <w:ins w:id="2965" w:author="PR Preview" w:date="2026-01-01T00:00:00Z">
        <w:r>
          <w:t xml:space="preserve"> </w:t>
        </w:r>
      </w:ins>
      <w:ins w:id="2966" w:author="PR Preview" w:date="2026-01-01T00:00:00Z">
        <w:r>
          <w:t xml:space="preserve">30 of the</w:t>
        </w:r>
      </w:ins>
      <w:ins w:id="2967" w:author="PR Preview" w:date="2026-01-01T00:00:00Z">
        <w:r>
          <w:t xml:space="preserve"> </w:t>
        </w:r>
      </w:ins>
      <w:ins w:id="2968" w:author="PR Preview" w:date="2026-01-01T00:00:00Z">
        <w:r>
          <w:t xml:space="preserve">30 points have</w:t>
        </w:r>
      </w:ins>
      <w:ins w:id="2969" w:author="PR Preview" w:date="2026-01-01T00:00:00Z">
        <w:r>
          <w:t xml:space="preserve"> </w:t>
        </w:r>
      </w:ins>
      <w:ins w:id="2970" w:author="PR Preview" w:date="2026-01-01T00:00:00Z">
        <w:r>
          <w:t xml:space="preserve">$\mathopen{}\left|\mathord{\smash[b]{\underset{\raise.3ex\hbox{$\scriptstyle\sim$}}{w}}\vphantom{w}} \cdot \mathord{\smash[b]{\underset{\raise.3ex\hbox{$\scriptstyle\sim$}}{x}}\vphantom{x}} + b\right|\mathclose{} &lt; 10^{-10}$</w:t>
        </w:r>
      </w:ins>
      <w:ins w:id="2971" w:author="PR Preview" w:date="2026-01-01T00:00:00Z">
        <w:r>
          <w:t xml:space="preserve">.</w:t>
        </w:r>
      </w:ins>
    </w:p>
    <w:bookmarkEnd w:id="83"/>
    <w:bookmarkStart w:id="85" w:name="def-half-space"/>
    <w:p>
      <w:pPr>
        <w:pStyle w:val="BodyText"/>
      </w:pPr>
      <w:ins w:id="2972" w:author="PR Preview" w:date="2026-01-01T00:00:00Z">
        <w:r>
          <w:rPr>
            <w:b/>
            <w:bCs/>
          </w:rPr>
          <w:t xml:space="preserve">Definition 9 (Open half-space)</w:t>
        </w:r>
      </w:ins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Let</w:t>
        </w:r>
      </w:ins>
      <w:ins w:id="2975" w:author="PR Preview" w:date="2026-01-01T00:00:00Z">
        <w:r>
          <w:t xml:space="preserve"> </w:t>
        </w:r>
      </w:ins>
      <w:ins w:id="2976" w:author="PR Preview" w:date="2026-01-01T00:00:00Z">
        <w:r>
  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  </w:r>
      </w:ins>
      <w:ins w:id="2977" w:author="PR Preview" w:date="2026-01-01T00:00:00Z">
        <w:r>
          <w:t xml:space="preserve"> </w:t>
        </w:r>
      </w:ins>
      <w:ins w:id="2978" w:author="PR Preview" w:date="2026-01-01T00:00:00Z">
        <w:r>
          <w:t xml:space="preserve">be a hyperplane (</w:t>
        </w:r>
      </w:ins>
      <w:hyperlink r:id="rId75">
        <w:ins w:id="2979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2980" w:author="PR Preview" w:date="2026-01-01T00:00:00Z">
        <w:r>
          <w:t xml:space="preserve">).</w:t>
        </w:r>
      </w:ins>
      <w:ins w:id="2981" w:author="PR Preview" w:date="2026-01-01T00:00:00Z">
        <w:r>
          <w:t xml:space="preserve"> </w:t>
        </w:r>
      </w:ins>
      <w:ins w:id="2982" w:author="PR Preview" w:date="2026-01-01T00:00:00Z">
        <w:r>
          <w:t xml:space="preserve">The two</w:t>
        </w:r>
      </w:ins>
      <w:ins w:id="2983" w:author="PR Preview" w:date="2026-01-01T00:00:00Z">
        <w:r>
          <w:t xml:space="preserve"> </w:t>
        </w:r>
      </w:ins>
      <w:ins w:id="2984" w:author="PR Preview" w:date="2026-01-01T00:00:00Z">
        <w:r>
          <w:rPr>
            <w:b/>
            <w:bCs/>
          </w:rPr>
          <w:t xml:space="preserve">open half-spaces</w:t>
        </w:r>
      </w:ins>
      <w:ins w:id="2985" w:author="PR Preview" w:date="2026-01-01T00:00:00Z">
        <w:r>
          <w:t xml:space="preserve"> </w:t>
        </w:r>
      </w:ins>
      <w:ins w:id="2986" w:author="PR Preview" w:date="2026-01-01T00:00:00Z">
        <w:r>
          <w:t xml:space="preserve">of</w:t>
        </w:r>
      </w:ins>
      <w:ins w:id="29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988" w:author="PR Preview" w:date="2026-01-01T00:00:00Z">
        <w:r>
          <w:t xml:space="preserve"> </w:t>
        </w:r>
      </w:ins>
      <w:ins w:id="2989" w:author="PR Preview" w:date="2026-01-01T00:00:00Z">
        <w:r>
          <w:t xml:space="preserve">are</w:t>
        </w:r>
      </w:ins>
    </w:p>
    <w:p>
      <w:pPr>
        <w:pStyle w:val="BodyText"/>
      </w:pPr>
      <w:bookmarkStart w:id="84" w:name="eq-half-space"/>
      <w:ins w:id="2990" w:author="PR Preview" w:date="2026-01-01T00:00:00Z">
        <w:r>
  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  </w:r>
      </w:ins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del w:id="2991" w:author="PR Preview" w:date="2026-01-01T00:00:00Z">
        <w:r>
          <w:rPr>
            <w:i/>
            <w:iCs/>
          </w:rPr>
          <w:delText xml:space="preserve">Remark</w:delText>
        </w:r>
      </w:del>
      <w:del w:id="2992" w:author="PR Preview" w:date="2026-01-01T00:00:00Z">
        <w:r>
          <w:delText xml:space="preserve">. </w:delText>
        </w:r>
      </w:del>
      <w:del w:id="2993" w:author="PR Preview" w:date="2026-01-01T00:00:00Z">
        <w:r>
          <w:delText xml:space="preserve">Replacing</w:delText>
        </w:r>
      </w:del>
      <w:del w:id="29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2995" w:author="PR Preview" w:date="2026-01-01T00:00:00Z">
        <w:r>
          <w:delText xml:space="preserve"> </w:delText>
        </w:r>
      </w:del>
      <w:del w:id="2996" w:author="PR Preview" w:date="2026-01-01T00:00:00Z">
        <w:r>
          <w:delText xml:space="preserve">by</w:delText>
        </w:r>
      </w:del>
      <w:del w:id="29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del w:id="2998" w:author="PR Preview" w:date="2026-01-01T00:00:00Z">
        <w:r>
          <w:delText xml:space="preserve"> </w:delText>
        </w:r>
      </w:del>
      <w:del w:id="2999" w:author="PR Preview" w:date="2026-01-01T00:00:00Z">
        <w:r>
          <w:delText xml:space="preserve">describes the same hyperplane</w:delText>
        </w:r>
      </w:del>
      <w:del w:id="3000" w:author="PR Preview" w:date="2026-01-01T00:00:00Z">
        <w:r>
          <w:delText xml:space="preserve"> </w:delText>
        </w:r>
      </w:del>
      <w:del w:id="3001" w:author="PR Preview" w:date="2026-01-01T00:00:00Z">
        <w:r>
          <w:delText xml:space="preserve">but swaps the names</w:delText>
        </w:r>
      </w:del>
      <w:del w:id="3002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003" w:author="PR Preview" w:date="2026-01-01T00:00:00Z">
        <w:r>
          <w:delText xml:space="preserve"> </w:delText>
        </w:r>
      </w:del>
      <w:del w:id="3004" w:author="PR Preview" w:date="2026-01-01T00:00:00Z">
        <w:r>
          <w:delText xml:space="preserve">and</w:delText>
        </w:r>
      </w:del>
      <w:del w:id="300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006" w:author="PR Preview" w:date="2026-01-01T00:00:00Z">
        <w:r>
          <w:delText xml:space="preserve">.</w:delText>
        </w:r>
      </w:del>
      <w:del w:id="3007" w:author="PR Preview" w:date="2026-01-01T00:00:00Z">
        <w:r>
          <w:delText xml:space="preserve"> </w:delText>
        </w:r>
      </w:del>
      <w:del w:id="3008" w:author="PR Preview" w:date="2026-01-01T00:00:00Z">
        <w:r>
          <w:delText xml:space="preserve">The sign of</w:delText>
        </w:r>
      </w:del>
      <w:del w:id="300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del w:id="3010" w:author="PR Preview" w:date="2026-01-01T00:00:00Z">
        <w:r>
          <w:delText xml:space="preserve"> </w:delText>
        </w:r>
      </w:del>
      <w:del w:id="3011" w:author="PR Preview" w:date="2026-01-01T00:00:00Z">
        <w:r>
          <w:delText xml:space="preserve">tells you which side of the hyperplane</w:delText>
        </w:r>
      </w:del>
      <w:del w:id="30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13" w:author="PR Preview" w:date="2026-01-01T00:00:00Z">
        <w:r>
          <w:delText xml:space="preserve"> </w:delText>
        </w:r>
      </w:del>
      <w:del w:id="3014" w:author="PR Preview" w:date="2026-01-01T00:00:00Z">
        <w:r>
          <w:delText xml:space="preserve">is on.</w:delText>
        </w:r>
      </w:del>
      <w:del w:id="3015" w:author="PR Preview" w:date="2026-01-01T00:00:00Z">
        <w:r>
          <w:delText xml:space="preserve"> </w:delText>
        </w:r>
      </w:del>
      <w:del w:id="3016" w:author="PR Preview" w:date="2026-01-01T00:00:00Z">
        <w:r>
          <w:delText xml:space="preserve">A linear classifier uses this sign to assign one of two labels.</w:delText>
        </w:r>
      </w:del>
    </w:p>
    <w:p>
      <w:pPr>
        <w:pStyle w:val="BodyText"/>
      </w:pPr>
      <w:del w:id="3017" w:author="PR Preview" w:date="2026-01-01T00:00:00Z">
        <w:r>
          <w:rPr>
            <w:b/>
            <w:bCs/>
          </w:rPr>
          <w:delText xml:space="preserve">Example 20 (Half-spaces of a line in the plane)</w:delText>
        </w:r>
      </w:del>
      <w:del w:id="3018" w:author="PR Preview" w:date="2026-01-01T00:00:00Z">
        <w:r>
          <w:delText xml:space="preserve"> </w:delText>
        </w:r>
      </w:del>
      <w:del w:id="3019" w:author="PR Preview" w:date="2026-01-01T00:00:00Z">
        <w:r>
          <w:delText xml:space="preserve">Let</w:delText>
        </w:r>
      </w:del>
      <w:del w:id="30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3021" w:author="PR Preview" w:date="2026-01-01T00:00:00Z">
        <w:r>
          <w:delText xml:space="preserve"> </w:delText>
        </w:r>
      </w:del>
      <w:del w:id="3022" w:author="PR Preview" w:date="2026-01-01T00:00:00Z">
        <w:r>
          <w:delText xml:space="preserve">be the line in</w:delText>
        </w:r>
      </w:del>
      <w:del w:id="302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024" w:author="PR Preview" w:date="2026-01-01T00:00:00Z">
        <w:r>
          <w:delText xml:space="preserve"> </w:delText>
        </w:r>
      </w:del>
      <w:del w:id="3025" w:author="PR Preview" w:date="2026-01-01T00:00:00Z">
        <w:r>
          <w:delText xml:space="preserve">with</w:delText>
        </w:r>
      </w:del>
      <w:del w:id="3026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027" w:author="PR Preview" w:date="2026-01-01T00:00:00Z">
        <w:r>
          <w:delText xml:space="preserve"> </w:delText>
        </w:r>
      </w:del>
      <w:del w:id="3028" w:author="PR Preview" w:date="2026-01-01T00:00:00Z">
        <w:r>
          <w:delText xml:space="preserve">and</w:delText>
        </w:r>
      </w:del>
      <w:del w:id="302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3030" w:author="PR Preview" w:date="2026-01-01T00:00:00Z">
        <w:r>
          <w:delText xml:space="preserve"> </w:delText>
        </w:r>
      </w:del>
      <w:del w:id="3031" w:author="PR Preview" w:date="2026-01-01T00:00:00Z">
        <w:r>
          <w:delText xml:space="preserve">(</w:delText>
        </w:r>
      </w:del>
      <w:hyperlink r:id="rId75">
        <w:del w:id="3032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3033" w:author="PR Preview" w:date="2026-01-01T00:00:00Z">
        <w:r>
          <w:delText xml:space="preserve">),</w:delText>
        </w:r>
      </w:del>
      <w:del w:id="3034" w:author="PR Preview" w:date="2026-01-01T00:00:00Z">
        <w:r>
          <w:delText xml:space="preserve"> </w:delText>
        </w:r>
      </w:del>
      <w:del w:id="3035" w:author="PR Preview" w:date="2026-01-01T00:00:00Z">
        <w:r>
          <w:delText xml:space="preserve">so</w:delText>
        </w:r>
      </w:del>
      <w:del w:id="303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3037" w:author="PR Preview" w:date="2026-01-01T00:00:00Z">
        <w:r>
          <w:delText xml:space="preserve">.</w:delText>
        </w:r>
      </w:del>
      <w:del w:id="3038" w:author="PR Preview" w:date="2026-01-01T00:00:00Z">
        <w:r>
          <w:delText xml:space="preserve"> </w:delText>
        </w:r>
      </w:del>
      <w:del w:id="3039" w:author="PR Preview" w:date="2026-01-01T00:00:00Z">
        <w:r>
          <w:delText xml:space="preserve">Evaluate</w:delText>
        </w:r>
      </w:del>
      <w:del w:id="3040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del w:id="3041" w:author="PR Preview" w:date="2026-01-01T00:00:00Z">
        <w:r>
          <w:delText xml:space="preserve"> </w:delText>
        </w:r>
      </w:del>
      <w:del w:id="3042" w:author="PR Preview" w:date="2026-01-01T00:00:00Z">
        <w:r>
          <w:delText xml:space="preserve">at three points (</w:delText>
        </w:r>
      </w:del>
      <w:hyperlink w:anchor="def-half-space">
        <w:del w:id="304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044" w:author="PR Preview" w:date="2026-01-01T00:00:00Z">
        <w:r>
          <w:delText xml:space="preserve">):</w:delText>
        </w:r>
      </w:del>
    </w:p>
    <w:p>
      <w:pPr>
        <w:pStyle w:val="BodyText"/>
      </w:pPr>
      <w:ins w:id="3045" w:author="PR Preview" w:date="2026-01-01T00:00:00Z">
        <w:r>
          <w:rPr>
            <w:i/>
            <w:iCs/>
          </w:rPr>
          <w:t xml:space="preserve">Remark</w:t>
        </w:r>
      </w:ins>
      <w:ins w:id="3046" w:author="PR Preview" w:date="2026-01-01T00:00:00Z">
        <w:r>
          <w:t xml:space="preserve">. </w:t>
        </w:r>
      </w:ins>
      <w:ins w:id="3047" w:author="PR Preview" w:date="2026-01-01T00:00:00Z">
        <w:r>
          <w:t xml:space="preserve">Replacing</w:t>
        </w:r>
      </w:ins>
      <w:ins w:id="3048" w:author="PR Preview" w:date="2026-01-01T00:00:00Z">
        <w:r>
          <w:t xml:space="preserve"> </w:t>
        </w:r>
      </w:ins>
      <w:ins w:id="3049" w:author="PR Preview" w:date="2026-01-01T00:00:00Z">
        <w:r>
          <w:t xml:space="preserve">$(\mathord{\smash[b]{\underset{\raise.3ex\hbox{$\scriptstyle\sim$}}{w}}\vphantom{w}}, b)$</w:t>
        </w:r>
      </w:ins>
      <w:ins w:id="3050" w:author="PR Preview" w:date="2026-01-01T00:00:00Z">
        <w:r>
          <w:t xml:space="preserve"> </w:t>
        </w:r>
      </w:ins>
      <w:ins w:id="3051" w:author="PR Preview" w:date="2026-01-01T00:00:00Z">
        <w:r>
          <w:t xml:space="preserve">by</w:t>
        </w:r>
      </w:ins>
      <w:ins w:id="3052" w:author="PR Preview" w:date="2026-01-01T00:00:00Z">
        <w:r>
          <w:t xml:space="preserve"> </w:t>
        </w:r>
      </w:ins>
      <w:ins w:id="3053" w:author="PR Preview" w:date="2026-01-01T00:00:00Z">
        <w:r>
          <w:t xml:space="preserve">$(-\mathord{\smash[b]{\underset{\raise.3ex\hbox{$\scriptstyle\sim$}}{w}}\vphantom{w}}, -b)$</w:t>
        </w:r>
      </w:ins>
      <w:ins w:id="3054" w:author="PR Preview" w:date="2026-01-01T00:00:00Z">
        <w:r>
          <w:t xml:space="preserve"> </w:t>
        </w:r>
      </w:ins>
      <w:ins w:id="3055" w:author="PR Preview" w:date="2026-01-01T00:00:00Z">
        <w:r>
          <w:t xml:space="preserve">describes the same hyperplane</w:t>
        </w:r>
      </w:ins>
      <w:ins w:id="3056" w:author="PR Preview" w:date="2026-01-01T00:00:00Z">
        <w:r>
          <w:t xml:space="preserve"> </w:t>
        </w:r>
      </w:ins>
      <w:ins w:id="3057" w:author="PR Preview" w:date="2026-01-01T00:00:00Z">
        <w:r>
          <w:t xml:space="preserve">but swaps the names</w:t>
        </w:r>
      </w:ins>
      <w:ins w:id="3058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3059" w:author="PR Preview" w:date="2026-01-01T00:00:00Z">
        <w:r>
          <w:t xml:space="preserve"> </w:t>
        </w:r>
      </w:ins>
      <w:ins w:id="3060" w:author="PR Preview" w:date="2026-01-01T00:00:00Z">
        <w:r>
          <w:t xml:space="preserve">and</w:t>
        </w:r>
      </w:ins>
      <w:ins w:id="306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062" w:author="PR Preview" w:date="2026-01-01T00:00:00Z">
        <w:r>
          <w:t xml:space="preserve">.</w:t>
        </w:r>
      </w:ins>
      <w:ins w:id="3063" w:author="PR Preview" w:date="2026-01-01T00:00:00Z">
        <w:r>
          <w:t xml:space="preserve"> </w:t>
        </w:r>
      </w:ins>
      <w:ins w:id="3064" w:author="PR Preview" w:date="2026-01-01T00:00:00Z">
        <w:r>
          <w:t xml:space="preserve">The sign of</w:t>
        </w:r>
      </w:ins>
      <w:ins w:id="3065" w:author="PR Preview" w:date="2026-01-01T00:00:00Z">
        <w:r>
          <w:t xml:space="preserve"> </w:t>
        </w:r>
      </w:ins>
      <w:ins w:id="3066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3067" w:author="PR Preview" w:date="2026-01-01T00:00:00Z">
        <w:r>
          <w:t xml:space="preserve"> </w:t>
        </w:r>
      </w:ins>
      <w:ins w:id="3068" w:author="PR Preview" w:date="2026-01-01T00:00:00Z">
        <w:r>
          <w:t xml:space="preserve">tells you which side of the hyperplane</w:t>
        </w:r>
      </w:ins>
      <w:ins w:id="3069" w:author="PR Preview" w:date="2026-01-01T00:00:00Z">
        <w:r>
          <w:t xml:space="preserve"> </w:t>
        </w:r>
      </w:ins>
      <w:ins w:id="3070" w:author="PR Preview" w:date="2026-01-01T00:00:00Z">
        <w:r>
          <w:t xml:space="preserve">$\mathord{\smash[b]{\underset{\raise.3ex\hbox{$\scriptstyle\sim$}}{x}}\vphantom{x}}$</w:t>
        </w:r>
      </w:ins>
      <w:ins w:id="3071" w:author="PR Preview" w:date="2026-01-01T00:00:00Z">
        <w:r>
          <w:t xml:space="preserve"> </w:t>
        </w:r>
      </w:ins>
      <w:ins w:id="3072" w:author="PR Preview" w:date="2026-01-01T00:00:00Z">
        <w:r>
          <w:t xml:space="preserve">is on.</w:t>
        </w:r>
      </w:ins>
      <w:ins w:id="3073" w:author="PR Preview" w:date="2026-01-01T00:00:00Z">
        <w:r>
          <w:t xml:space="preserve"> </w:t>
        </w:r>
      </w:ins>
      <w:ins w:id="3074" w:author="PR Preview" w:date="2026-01-01T00:00:00Z">
        <w:r>
          <w:t xml:space="preserve">A linear classifier uses this sign to assign one of two labels.</w:t>
        </w:r>
      </w:ins>
    </w:p>
    <w:bookmarkStart w:id="87" w:name="exm-half-space-plane"/>
    <w:p>
      <w:pPr>
        <w:pStyle w:val="BodyText"/>
      </w:pPr>
      <w:ins w:id="3075" w:author="PR Preview" w:date="2026-01-01T00:00:00Z">
        <w:r>
          <w:rPr>
            <w:b/>
            <w:bCs/>
          </w:rPr>
          <w:t xml:space="preserve">Example 20 (Half-spaces of a line in the plane)</w:t>
        </w:r>
      </w:ins>
      <w:ins w:id="3076" w:author="PR Preview" w:date="2026-01-01T00:00:00Z">
        <w:r>
          <w:t xml:space="preserve"> </w:t>
        </w:r>
      </w:ins>
      <w:ins w:id="3077" w:author="PR Preview" w:date="2026-01-01T00:00:00Z">
        <w:r>
          <w:t xml:space="preserve">Let</w:t>
        </w:r>
      </w:ins>
      <w:ins w:id="30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079" w:author="PR Preview" w:date="2026-01-01T00:00:00Z">
        <w:r>
          <w:t xml:space="preserve"> </w:t>
        </w:r>
      </w:ins>
      <w:ins w:id="3080" w:author="PR Preview" w:date="2026-01-01T00:00:00Z">
        <w:r>
          <w:t xml:space="preserve">be the line in</w:t>
        </w:r>
      </w:ins>
      <w:ins w:id="308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3082" w:author="PR Preview" w:date="2026-01-01T00:00:00Z">
        <w:r>
          <w:t xml:space="preserve"> </w:t>
        </w:r>
      </w:ins>
      <w:ins w:id="3083" w:author="PR Preview" w:date="2026-01-01T00:00:00Z">
        <w:r>
          <w:t xml:space="preserve">with</w:t>
        </w:r>
      </w:ins>
      <w:ins w:id="3084" w:author="PR Preview" w:date="2026-01-01T00:00:00Z">
        <w:r>
          <w:t xml:space="preserve"> </w:t>
        </w:r>
      </w:ins>
      <w:ins w:id="3085" w:author="PR Preview" w:date="2026-01-01T00:00:00Z">
        <w:r>
          <w:t xml:space="preserve">$\mathord{\smash[b]{\underset{\raise.3ex\hbox{$\scriptstyle\sim$}}{w}}\vphantom{w}} = (1, 2)$</w:t>
        </w:r>
      </w:ins>
      <w:ins w:id="3086" w:author="PR Preview" w:date="2026-01-01T00:00:00Z">
        <w:r>
          <w:t xml:space="preserve"> </w:t>
        </w:r>
      </w:ins>
      <w:ins w:id="3087" w:author="PR Preview" w:date="2026-01-01T00:00:00Z">
        <w:r>
          <w:t xml:space="preserve">and</w:t>
        </w:r>
      </w:ins>
      <w:ins w:id="308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3089" w:author="PR Preview" w:date="2026-01-01T00:00:00Z">
        <w:r>
          <w:t xml:space="preserve"> </w:t>
        </w:r>
      </w:ins>
      <w:ins w:id="3090" w:author="PR Preview" w:date="2026-01-01T00:00:00Z">
        <w:r>
          <w:t xml:space="preserve">(</w:t>
        </w:r>
      </w:ins>
      <w:hyperlink r:id="rId75">
        <w:ins w:id="3091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3092" w:author="PR Preview" w:date="2026-01-01T00:00:00Z">
        <w:r>
          <w:t xml:space="preserve">),</w:t>
        </w:r>
      </w:ins>
      <w:ins w:id="3093" w:author="PR Preview" w:date="2026-01-01T00:00:00Z">
        <w:r>
          <w:t xml:space="preserve"> </w:t>
        </w:r>
      </w:ins>
      <w:ins w:id="3094" w:author="PR Preview" w:date="2026-01-01T00:00:00Z">
        <w:r>
          <w:t xml:space="preserve">so</w:t>
        </w:r>
      </w:ins>
      <w:ins w:id="3095" w:author="PR Preview" w:date="2026-01-01T00:00:00Z">
        <w:r>
          <w:t xml:space="preserve"> </w:t>
        </w:r>
      </w:ins>
      <w:ins w:id="3096" w:author="PR Preview" w:date="2026-01-01T00:00:00Z">
        <w:r>
          <w:t xml:space="preserve">$\mathcal{H} = \mathopen{}\left\{\mathord{\smash[b]{\underset{\raise.3ex\hbox{$\scriptstyle\sim$}}{x}}\vphantom{x}}: x_1 + 2 x_2 - 2 = 0\right\}\mathclose{}$</w:t>
        </w:r>
      </w:ins>
      <w:ins w:id="3097" w:author="PR Preview" w:date="2026-01-01T00:00:00Z">
        <w:r>
          <w:t xml:space="preserve">.</w:t>
        </w:r>
      </w:ins>
      <w:ins w:id="3098" w:author="PR Preview" w:date="2026-01-01T00:00:00Z">
        <w:r>
          <w:t xml:space="preserve"> </w:t>
        </w:r>
      </w:ins>
      <w:ins w:id="3099" w:author="PR Preview" w:date="2026-01-01T00:00:00Z">
        <w:r>
          <w:t xml:space="preserve">Evaluate</w:t>
        </w:r>
      </w:ins>
      <w:ins w:id="3100" w:author="PR Preview" w:date="2026-01-01T00:00:00Z">
        <w:r>
          <w:t xml:space="preserve"> </w:t>
        </w:r>
      </w:ins>
      <w:ins w:id="3101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3102" w:author="PR Preview" w:date="2026-01-01T00:00:00Z">
        <w:r>
          <w:t xml:space="preserve"> </w:t>
        </w:r>
      </w:ins>
      <w:ins w:id="3103" w:author="PR Preview" w:date="2026-01-01T00:00:00Z">
        <w:r>
          <w:t xml:space="preserve">at three points (</w:t>
        </w:r>
      </w:ins>
      <w:hyperlink w:anchor="def-half-space">
        <w:ins w:id="310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105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del w:id="3106" w:author="PR Preview" w:date="2026-01-01T00:00:00Z">
        <w:r>
          <w:delText xml:space="preserve">Moving from</w:delText>
        </w:r>
      </w:del>
      <w:del w:id="31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08" w:author="PR Preview" w:date="2026-01-01T00:00:00Z">
        <w:r>
          <w:delText xml:space="preserve"> </w:delText>
        </w:r>
      </w:del>
      <w:del w:id="3109" w:author="PR Preview" w:date="2026-01-01T00:00:00Z">
        <w:r>
          <w:delText xml:space="preserve">in the direction</w:delText>
        </w:r>
      </w:del>
      <w:del w:id="3110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111" w:author="PR Preview" w:date="2026-01-01T00:00:00Z">
        <w:r>
          <w:delText xml:space="preserve"> </w:delText>
        </w:r>
      </w:del>
      <w:del w:id="3112" w:author="PR Preview" w:date="2026-01-01T00:00:00Z">
        <w:r>
          <w:delText xml:space="preserve">gives</w:delText>
        </w:r>
      </w:del>
      <w:del w:id="31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114" w:author="PR Preview" w:date="2026-01-01T00:00:00Z">
        <w:r>
          <w:delText xml:space="preserve">,</w:delText>
        </w:r>
      </w:del>
      <w:del w:id="3115" w:author="PR Preview" w:date="2026-01-01T00:00:00Z">
        <w:r>
          <w:delText xml:space="preserve"> </w:delText>
        </w:r>
      </w:del>
      <w:del w:id="3116" w:author="PR Preview" w:date="2026-01-01T00:00:00Z">
        <w:r>
          <w:delText xml:space="preserve">where the value is</w:delText>
        </w:r>
      </w:del>
      <w:del w:id="3117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del w:id="3118" w:author="PR Preview" w:date="2026-01-01T00:00:00Z">
        <w:r>
          <w:delText xml:space="preserve">.</w:delText>
        </w:r>
      </w:del>
      <w:del w:id="3119" w:author="PR Preview" w:date="2026-01-01T00:00:00Z">
        <w:r>
          <w:delText xml:space="preserve"> </w:delText>
        </w:r>
      </w:del>
      <w:del w:id="3120" w:author="PR Preview" w:date="2026-01-01T00:00:00Z">
        <w:r>
          <w:delText xml:space="preserve">So the direction</w:delText>
        </w:r>
      </w:del>
      <w:del w:id="312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22" w:author="PR Preview" w:date="2026-01-01T00:00:00Z">
        <w:r>
          <w:delText xml:space="preserve"> </w:delText>
        </w:r>
      </w:del>
      <w:del w:id="3123" w:author="PR Preview" w:date="2026-01-01T00:00:00Z">
        <w:r>
          <w:delText xml:space="preserve">leads into</w:delText>
        </w:r>
      </w:del>
      <w:del w:id="3124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125" w:author="PR Preview" w:date="2026-01-01T00:00:00Z">
        <w:r>
          <w:delText xml:space="preserve">.</w:delText>
        </w:r>
      </w:del>
    </w:p>
    <w:p>
      <w:pPr>
        <w:pStyle w:val="BodyText"/>
      </w:pPr>
      <w:del w:id="3126" w:author="PR Preview" w:date="2026-01-01T00:00:00Z">
        <w:r>
          <w:rPr>
            <w:i/>
            <w:iCs/>
          </w:rPr>
          <w:delText xml:space="preserve">Remark 1</w:delText>
        </w:r>
      </w:del>
      <w:del w:id="3127" w:author="PR Preview" w:date="2026-01-01T00:00:00Z">
        <w:r>
          <w:delText xml:space="preserve"> (The two sides of a hyperplane). </w:delText>
        </w:r>
      </w:del>
      <w:del w:id="3128" w:author="PR Preview" w:date="2026-01-01T00:00:00Z">
        <w:r>
          <w:delText xml:space="preserve">Every point of</w:delText>
        </w:r>
      </w:del>
      <w:del w:id="312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30" w:author="PR Preview" w:date="2026-01-01T00:00:00Z">
        <w:r>
          <w:delText xml:space="preserve"> </w:delText>
        </w:r>
      </w:del>
      <w:del w:id="3131" w:author="PR Preview" w:date="2026-01-01T00:00:00Z">
        <w:r>
          <w:delText xml:space="preserve">is in exactly one of</w:delText>
        </w:r>
      </w:del>
      <w:del w:id="3132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133" w:author="PR Preview" w:date="2026-01-01T00:00:00Z">
        <w:r>
          <w:delText xml:space="preserve">,</w:delText>
        </w:r>
      </w:del>
      <w:del w:id="313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3135" w:author="PR Preview" w:date="2026-01-01T00:00:00Z">
        <w:r>
          <w:delText xml:space="preserve"> </w:delText>
        </w:r>
      </w:del>
      <w:del w:id="3136" w:author="PR Preview" w:date="2026-01-01T00:00:00Z">
        <w:r>
          <w:delText xml:space="preserve">and</w:delText>
        </w:r>
      </w:del>
      <w:del w:id="3137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138" w:author="PR Preview" w:date="2026-01-01T00:00:00Z">
        <w:r>
          <w:delText xml:space="preserve">,</w:delText>
        </w:r>
      </w:del>
      <w:del w:id="3139" w:author="PR Preview" w:date="2026-01-01T00:00:00Z">
        <w:r>
          <w:delText xml:space="preserve"> </w:delText>
        </w:r>
      </w:del>
      <w:del w:id="3140" w:author="PR Preview" w:date="2026-01-01T00:00:00Z">
        <w:r>
          <w:delText xml:space="preserve">because the number</w:delText>
        </w:r>
      </w:del>
      <w:del w:id="314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del w:id="3142" w:author="PR Preview" w:date="2026-01-01T00:00:00Z">
        <w:r>
          <w:delText xml:space="preserve"> </w:delText>
        </w:r>
      </w:del>
      <w:del w:id="3143" w:author="PR Preview" w:date="2026-01-01T00:00:00Z">
        <w:r>
          <w:delText xml:space="preserve">is positive, zero or negative.</w:delText>
        </w:r>
      </w:del>
      <w:del w:id="3144" w:author="PR Preview" w:date="2026-01-01T00:00:00Z">
        <w:r>
          <w:delText xml:space="preserve"> </w:delText>
        </w:r>
      </w:del>
      <w:del w:id="3145" w:author="PR Preview" w:date="2026-01-01T00:00:00Z">
        <w:r>
          <w:delText xml:space="preserve">The vector</w:delText>
        </w:r>
      </w:del>
      <w:del w:id="3146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points into</w:delText>
        </w:r>
      </w:del>
      <w:del w:id="314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150" w:author="PR Preview" w:date="2026-01-01T00:00:00Z">
        <w:r>
          <w:delText xml:space="preserve">:</w:delText>
        </w:r>
      </w:del>
      <w:del w:id="3151" w:author="PR Preview" w:date="2026-01-01T00:00:00Z">
        <w:r>
          <w:delText xml:space="preserve"> </w:delText>
        </w:r>
      </w:del>
      <w:del w:id="3152" w:author="PR Preview" w:date="2026-01-01T00:00:00Z">
        <w:r>
          <w:delText xml:space="preserve">the number</w:delText>
        </w:r>
      </w:del>
      <w:del w:id="315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del w:id="3154" w:author="PR Preview" w:date="2026-01-01T00:00:00Z">
        <w:r>
          <w:delText xml:space="preserve"> </w:delText>
        </w:r>
      </w:del>
      <w:del w:id="3155" w:author="PR Preview" w:date="2026-01-01T00:00:00Z">
        <w:r>
          <w:delText xml:space="preserve">goes up when</w:delText>
        </w:r>
      </w:del>
      <w:del w:id="315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57" w:author="PR Preview" w:date="2026-01-01T00:00:00Z">
        <w:r>
          <w:delText xml:space="preserve"> </w:delText>
        </w:r>
      </w:del>
      <w:del w:id="3158" w:author="PR Preview" w:date="2026-01-01T00:00:00Z">
        <w:r>
          <w:delText xml:space="preserve">moves in the direction</w:delText>
        </w:r>
      </w:del>
      <w:del w:id="315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60" w:author="PR Preview" w:date="2026-01-01T00:00:00Z">
        <w:r>
          <w:delText xml:space="preserve">.</w:delText>
        </w:r>
      </w:del>
    </w:p>
    <w:p>
      <w:pPr>
        <w:pStyle w:val="BodyText"/>
      </w:pPr>
      <w:del w:id="3161" w:author="PR Preview" w:date="2026-01-01T00:00:00Z">
        <w:r>
          <w:rPr>
            <w:b/>
            <w:bCs/>
          </w:rPr>
          <w:delText xml:space="preserve">Theorem 13 (Differences of points in a hyperplane and in a half-space)</w:delText>
        </w:r>
      </w:del>
      <w:del w:id="3162" w:author="PR Preview" w:date="2026-01-01T00:00:00Z">
        <w:r>
          <w:delText xml:space="preserve"> </w:delText>
        </w:r>
      </w:del>
      <w:del w:id="3163" w:author="PR Preview" w:date="2026-01-01T00:00:00Z">
        <w:r>
          <w:delText xml:space="preserve">Let</w:delText>
        </w:r>
      </w:del>
      <w:del w:id="3164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65" w:author="PR Preview" w:date="2026-01-01T00:00:00Z">
        <w:r>
          <w:delText xml:space="preserve"> </w:delText>
        </w:r>
      </w:del>
      <w:del w:id="3166" w:author="PR Preview" w:date="2026-01-01T00:00:00Z">
        <w:r>
          <w:delText xml:space="preserve">be nonzero, let</w:delText>
        </w:r>
      </w:del>
      <w:del w:id="316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3168" w:author="PR Preview" w:date="2026-01-01T00:00:00Z">
        <w:r>
          <w:delText xml:space="preserve">,</w:delText>
        </w:r>
      </w:del>
      <w:del w:id="3169" w:author="PR Preview" w:date="2026-01-01T00:00:00Z">
        <w:r>
          <w:delText xml:space="preserve"> </w:delText>
        </w:r>
      </w:del>
      <w:del w:id="3170" w:author="PR Preview" w:date="2026-01-01T00:00:00Z">
        <w:r>
          <w:delText xml:space="preserve">and let</w:delText>
        </w:r>
      </w:del>
      <w:del w:id="317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3172" w:author="PR Preview" w:date="2026-01-01T00:00:00Z">
        <w:r>
          <w:delText xml:space="preserve">,</w:delText>
        </w:r>
      </w:del>
      <w:del w:id="3173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174" w:author="PR Preview" w:date="2026-01-01T00:00:00Z">
        <w:r>
          <w:delText xml:space="preserve"> </w:delText>
        </w:r>
      </w:del>
      <w:del w:id="3175" w:author="PR Preview" w:date="2026-01-01T00:00:00Z">
        <w:r>
          <w:delText xml:space="preserve">be the hyperplane and open half-space of</w:delText>
        </w:r>
      </w:del>
      <w:del w:id="3176" w:author="PR Preview" w:date="2026-01-01T00:00:00Z">
        <w:r>
          <w:delText xml:space="preserve"> </w:delText>
        </w:r>
      </w:del>
      <w:hyperlink w:anchor="def-half-space">
        <w:del w:id="317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178" w:author="PR Preview" w:date="2026-01-01T00:00:00Z">
        <w:r>
          <w:delText xml:space="preserve">.</w:delText>
        </w:r>
      </w:del>
      <w:del w:id="3179" w:author="PR Preview" w:date="2026-01-01T00:00:00Z">
        <w:r>
          <w:delText xml:space="preserve"> </w:delText>
        </w:r>
      </w:del>
      <w:del w:id="3180" w:author="PR Preview" w:date="2026-01-01T00:00:00Z">
        <w:r>
          <w:delText xml:space="preserve">For a set</w:delText>
        </w:r>
      </w:del>
      <w:del w:id="318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82" w:author="PR Preview" w:date="2026-01-01T00:00:00Z">
        <w:r>
          <w:delText xml:space="preserve">, let</w:delText>
        </w:r>
      </w:del>
      <w:del w:id="318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del w:id="3184" w:author="PR Preview" w:date="2026-01-01T00:00:00Z">
        <w:r>
          <w:delText xml:space="preserve"> </w:delText>
        </w:r>
      </w:del>
      <w:del w:id="3185" w:author="PR Preview" w:date="2026-01-01T00:00:00Z">
        <w:r>
          <w:delText xml:space="preserve">be the set of differences of its points.</w:delText>
        </w:r>
      </w:del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3186" w:author="PR Preview" w:date="2026-01-01T00:00:00Z">
        <w:r>
          <w:delText xml:space="preserve">,</w:delText>
        </w:r>
      </w:del>
      <w:del w:id="3187" w:author="PR Preview" w:date="2026-01-01T00:00:00Z">
        <w:r>
          <w:delText xml:space="preserve"> </w:delText>
        </w:r>
      </w:del>
      <w:del w:id="3188" w:author="PR Preview" w:date="2026-01-01T00:00:00Z">
        <w:r>
          <w:delText xml:space="preserve">a subspace of dimension</w:delText>
        </w:r>
      </w:del>
      <w:del w:id="318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3190" w:author="PR Preview" w:date="2026-01-01T00:00:00Z">
        <w:r>
          <w:delText xml:space="preserve">.</w:delText>
        </w:r>
      </w:del>
    </w:p>
    <w:p>
      <w:pPr>
        <w:pStyle w:val="FirstParagraph"/>
      </w:pPr>
      <w:ins w:id="3191" w:author="PR Preview" w:date="2026-01-01T00:00:00Z">
        <w:r>
          <w:t xml:space="preserve">Moving from</w:t>
        </w:r>
      </w:ins>
      <w:ins w:id="31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193" w:author="PR Preview" w:date="2026-01-01T00:00:00Z">
        <w:r>
          <w:t xml:space="preserve"> </w:t>
        </w:r>
      </w:ins>
      <w:ins w:id="3194" w:author="PR Preview" w:date="2026-01-01T00:00:00Z">
        <w:r>
          <w:t xml:space="preserve">in the direction</w:t>
        </w:r>
      </w:ins>
      <w:ins w:id="3195" w:author="PR Preview" w:date="2026-01-01T00:00:00Z">
        <w:r>
          <w:t xml:space="preserve"> </w:t>
        </w:r>
      </w:ins>
      <w:ins w:id="3196" w:author="PR Preview" w:date="2026-01-01T00:00:00Z">
        <w:r>
          <w:t xml:space="preserve">$\mathord{\smash[b]{\underset{\raise.3ex\hbox{$\scriptstyle\sim$}}{w}}\vphantom{w}} = (1, 2)$</w:t>
        </w:r>
      </w:ins>
      <w:ins w:id="3197" w:author="PR Preview" w:date="2026-01-01T00:00:00Z">
        <w:r>
          <w:t xml:space="preserve"> </w:t>
        </w:r>
      </w:ins>
      <w:ins w:id="3198" w:author="PR Preview" w:date="2026-01-01T00:00:00Z">
        <w:r>
          <w:t xml:space="preserve">gives</w:t>
        </w:r>
      </w:ins>
      <w:ins w:id="31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200" w:author="PR Preview" w:date="2026-01-01T00:00:00Z">
        <w:r>
          <w:t xml:space="preserve">,</w:t>
        </w:r>
      </w:ins>
      <w:ins w:id="3201" w:author="PR Preview" w:date="2026-01-01T00:00:00Z">
        <w:r>
          <w:t xml:space="preserve"> </w:t>
        </w:r>
      </w:ins>
      <w:ins w:id="3202" w:author="PR Preview" w:date="2026-01-01T00:00:00Z">
        <w:r>
          <w:t xml:space="preserve">where the value is</w:t>
        </w:r>
      </w:ins>
      <w:ins w:id="320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ins w:id="3204" w:author="PR Preview" w:date="2026-01-01T00:00:00Z">
        <w:r>
          <w:t xml:space="preserve">.</w:t>
        </w:r>
      </w:ins>
      <w:ins w:id="3205" w:author="PR Preview" w:date="2026-01-01T00:00:00Z">
        <w:r>
          <w:t xml:space="preserve"> </w:t>
        </w:r>
      </w:ins>
      <w:ins w:id="3206" w:author="PR Preview" w:date="2026-01-01T00:00:00Z">
        <w:r>
          <w:t xml:space="preserve">So the direction</w:t>
        </w:r>
      </w:ins>
      <w:ins w:id="3207" w:author="PR Preview" w:date="2026-01-01T00:00:00Z">
        <w:r>
          <w:t xml:space="preserve"> </w:t>
        </w:r>
      </w:ins>
      <w:ins w:id="3208" w:author="PR Preview" w:date="2026-01-01T00:00:00Z">
        <w:r>
          <w:t xml:space="preserve">$\mathord{\smash[b]{\underset{\raise.3ex\hbox{$\scriptstyle\sim$}}{w}}\vphantom{w}}$</w:t>
        </w:r>
      </w:ins>
      <w:ins w:id="3209" w:author="PR Preview" w:date="2026-01-01T00:00:00Z">
        <w:r>
          <w:t xml:space="preserve"> </w:t>
        </w:r>
      </w:ins>
      <w:ins w:id="3210" w:author="PR Preview" w:date="2026-01-01T00:00:00Z">
        <w:r>
          <w:t xml:space="preserve">leads into</w:t>
        </w:r>
      </w:ins>
      <w:ins w:id="321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3212" w:author="PR Preview" w:date="2026-01-01T00:00:00Z">
        <w:r>
          <w:t xml:space="preserve">.</w:t>
        </w:r>
      </w:ins>
    </w:p>
    <w:bookmarkEnd w:id="87"/>
    <w:bookmarkStart w:id="88" w:name="rem-half-space-sides"/>
    <w:p>
      <w:pPr>
        <w:pStyle w:val="BodyText"/>
      </w:pPr>
      <w:ins w:id="3213" w:author="PR Preview" w:date="2026-01-01T00:00:00Z">
        <w:r>
          <w:rPr>
            <w:i/>
            <w:iCs/>
          </w:rPr>
          <w:t xml:space="preserve">Remark 1</w:t>
        </w:r>
      </w:ins>
      <w:ins w:id="3214" w:author="PR Preview" w:date="2026-01-01T00:00:00Z">
        <w:r>
          <w:t xml:space="preserve"> (The two sides of a hyperplane). </w:t>
        </w:r>
      </w:ins>
      <w:ins w:id="3215" w:author="PR Preview" w:date="2026-01-01T00:00:00Z">
        <w:r>
          <w:t xml:space="preserve">Every point of</w:t>
        </w:r>
      </w:ins>
      <w:ins w:id="321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217" w:author="PR Preview" w:date="2026-01-01T00:00:00Z">
        <w:r>
          <w:t xml:space="preserve"> </w:t>
        </w:r>
      </w:ins>
      <w:ins w:id="3218" w:author="PR Preview" w:date="2026-01-01T00:00:00Z">
        <w:r>
          <w:t xml:space="preserve">is in exactly one of</w:t>
        </w:r>
      </w:ins>
      <w:ins w:id="321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3220" w:author="PR Preview" w:date="2026-01-01T00:00:00Z">
        <w:r>
          <w:t xml:space="preserve">,</w:t>
        </w:r>
      </w:ins>
      <w:ins w:id="322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222" w:author="PR Preview" w:date="2026-01-01T00:00:00Z">
        <w:r>
          <w:t xml:space="preserve"> </w:t>
        </w:r>
      </w:ins>
      <w:ins w:id="3223" w:author="PR Preview" w:date="2026-01-01T00:00:00Z">
        <w:r>
          <w:t xml:space="preserve">and</w:t>
        </w:r>
      </w:ins>
      <w:ins w:id="322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225" w:author="PR Preview" w:date="2026-01-01T00:00:00Z">
        <w:r>
          <w:t xml:space="preserve">,</w:t>
        </w:r>
      </w:ins>
      <w:ins w:id="3226" w:author="PR Preview" w:date="2026-01-01T00:00:00Z">
        <w:r>
          <w:t xml:space="preserve"> </w:t>
        </w:r>
      </w:ins>
      <w:ins w:id="3227" w:author="PR Preview" w:date="2026-01-01T00:00:00Z">
        <w:r>
          <w:t xml:space="preserve">because the number</w:t>
        </w:r>
      </w:ins>
      <w:ins w:id="3228" w:author="PR Preview" w:date="2026-01-01T00:00:00Z">
        <w:r>
          <w:t xml:space="preserve"> </w:t>
        </w:r>
      </w:ins>
      <w:ins w:id="3229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3230" w:author="PR Preview" w:date="2026-01-01T00:00:00Z">
        <w:r>
          <w:t xml:space="preserve"> </w:t>
        </w:r>
      </w:ins>
      <w:ins w:id="3231" w:author="PR Preview" w:date="2026-01-01T00:00:00Z">
        <w:r>
          <w:t xml:space="preserve">is positive, zero or negative.</w:t>
        </w:r>
      </w:ins>
      <w:ins w:id="3232" w:author="PR Preview" w:date="2026-01-01T00:00:00Z">
        <w:r>
          <w:t xml:space="preserve"> </w:t>
        </w:r>
      </w:ins>
      <w:ins w:id="3233" w:author="PR Preview" w:date="2026-01-01T00:00:00Z">
        <w:r>
          <w:t xml:space="preserve">The vector</w:t>
        </w:r>
      </w:ins>
      <w:ins w:id="3234" w:author="PR Preview" w:date="2026-01-01T00:00:00Z">
        <w:r>
          <w:t xml:space="preserve"> </w:t>
        </w:r>
      </w:ins>
      <w:ins w:id="3235" w:author="PR Preview" w:date="2026-01-01T00:00:00Z">
        <w:r>
          <w:t xml:space="preserve">$\mathord{\smash[b]{\underset{\raise.3ex\hbox{$\scriptstyle\sim$}}{w}}\vphantom{w}}$</w:t>
        </w:r>
      </w:ins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points into</w:t>
        </w:r>
      </w:ins>
      <w:ins w:id="3238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3239" w:author="PR Preview" w:date="2026-01-01T00:00:00Z">
        <w:r>
          <w:t xml:space="preserve">:</w:t>
        </w:r>
      </w:ins>
      <w:ins w:id="3240" w:author="PR Preview" w:date="2026-01-01T00:00:00Z">
        <w:r>
          <w:t xml:space="preserve"> </w:t>
        </w:r>
      </w:ins>
      <w:ins w:id="3241" w:author="PR Preview" w:date="2026-01-01T00:00:00Z">
        <w:r>
          <w:t xml:space="preserve">the number</w:t>
        </w:r>
      </w:ins>
      <w:ins w:id="3242" w:author="PR Preview" w:date="2026-01-01T00:00:00Z">
        <w:r>
          <w:t xml:space="preserve"> </w:t>
        </w:r>
      </w:ins>
      <w:ins w:id="3243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3244" w:author="PR Preview" w:date="2026-01-01T00:00:00Z">
        <w:r>
          <w:t xml:space="preserve"> </w:t>
        </w:r>
      </w:ins>
      <w:ins w:id="3245" w:author="PR Preview" w:date="2026-01-01T00:00:00Z">
        <w:r>
          <w:t xml:space="preserve">goes up when</w:t>
        </w:r>
      </w:ins>
      <w:ins w:id="3246" w:author="PR Preview" w:date="2026-01-01T00:00:00Z">
        <w:r>
          <w:t xml:space="preserve"> </w:t>
        </w:r>
      </w:ins>
      <w:ins w:id="3247" w:author="PR Preview" w:date="2026-01-01T00:00:00Z">
        <w:r>
          <w:t xml:space="preserve">$\mathord{\smash[b]{\underset{\raise.3ex\hbox{$\scriptstyle\sim$}}{x}}\vphantom{x}}$</w:t>
        </w:r>
      </w:ins>
      <w:ins w:id="3248" w:author="PR Preview" w:date="2026-01-01T00:00:00Z">
        <w:r>
          <w:t xml:space="preserve"> </w:t>
        </w:r>
      </w:ins>
      <w:ins w:id="3249" w:author="PR Preview" w:date="2026-01-01T00:00:00Z">
        <w:r>
          <w:t xml:space="preserve">moves in the direction</w:t>
        </w:r>
      </w:ins>
      <w:ins w:id="3250" w:author="PR Preview" w:date="2026-01-01T00:00:00Z">
        <w:r>
          <w:t xml:space="preserve"> </w:t>
        </w:r>
      </w:ins>
      <w:ins w:id="3251" w:author="PR Preview" w:date="2026-01-01T00:00:00Z">
        <w:r>
          <w:t xml:space="preserve">$\mathord{\smash[b]{\underset{\raise.3ex\hbox{$\scriptstyle\sim$}}{w}}\vphantom{w}}$</w:t>
        </w:r>
      </w:ins>
      <w:ins w:id="3252" w:author="PR Preview" w:date="2026-01-01T00:00:00Z">
        <w:r>
          <w:t xml:space="preserve">.</w:t>
        </w:r>
      </w:ins>
    </w:p>
    <w:bookmarkEnd w:id="88"/>
    <w:bookmarkStart w:id="89" w:name="thm-half-space-dimension"/>
    <w:p>
      <w:pPr>
        <w:pStyle w:val="BodyText"/>
      </w:pPr>
      <w:ins w:id="3253" w:author="PR Preview" w:date="2026-01-01T00:00:00Z">
        <w:r>
          <w:rPr>
            <w:b/>
            <w:bCs/>
          </w:rPr>
          <w:t xml:space="preserve">Theorem 13 (Differences of points in a hyperplane and in a half-space)</w:t>
        </w:r>
      </w:ins>
      <w:ins w:id="3254" w:author="PR Preview" w:date="2026-01-01T00:00:00Z">
        <w:r>
          <w:t xml:space="preserve"> </w:t>
        </w:r>
      </w:ins>
      <w:ins w:id="3255" w:author="PR Preview" w:date="2026-01-01T00:00:00Z">
        <w:r>
          <w:t xml:space="preserve">Let</w:t>
        </w:r>
      </w:ins>
      <w:ins w:id="3256" w:author="PR Preview" w:date="2026-01-01T00:00:00Z">
        <w:r>
          <w:t xml:space="preserve"> </w:t>
        </w:r>
      </w:ins>
      <w:ins w:id="3257" w:author="PR Preview" w:date="2026-01-01T00:00:00Z">
        <w:r>
          <w:t xml:space="preserve">$\mathord{\smash[b]{\underset{\raise.3ex\hbox{$\scriptstyle\sim$}}{w}}\vphantom{w}} \in \mathbb{R}^p$</w:t>
        </w:r>
      </w:ins>
      <w:ins w:id="3258" w:author="PR Preview" w:date="2026-01-01T00:00:00Z">
        <w:r>
          <w:t xml:space="preserve"> </w:t>
        </w:r>
      </w:ins>
      <w:ins w:id="3259" w:author="PR Preview" w:date="2026-01-01T00:00:00Z">
        <w:r>
          <w:t xml:space="preserve">be nonzero, let</w:t>
        </w:r>
      </w:ins>
      <w:ins w:id="326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3261" w:author="PR Preview" w:date="2026-01-01T00:00:00Z">
        <w:r>
          <w:t xml:space="preserve">,</w:t>
        </w:r>
      </w:ins>
      <w:ins w:id="3262" w:author="PR Preview" w:date="2026-01-01T00:00:00Z">
        <w:r>
          <w:t xml:space="preserve"> </w:t>
        </w:r>
      </w:ins>
      <w:ins w:id="3263" w:author="PR Preview" w:date="2026-01-01T00:00:00Z">
        <w:r>
          <w:t xml:space="preserve">and let</w:t>
        </w:r>
      </w:ins>
      <w:ins w:id="32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265" w:author="PR Preview" w:date="2026-01-01T00:00:00Z">
        <w:r>
          <w:t xml:space="preserve">,</w:t>
        </w:r>
      </w:ins>
      <w:ins w:id="326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3267" w:author="PR Preview" w:date="2026-01-01T00:00:00Z">
        <w:r>
          <w:t xml:space="preserve"> </w:t>
        </w:r>
      </w:ins>
      <w:ins w:id="3268" w:author="PR Preview" w:date="2026-01-01T00:00:00Z">
        <w:r>
          <w:t xml:space="preserve">be the hyperplane and open half-space of</w:t>
        </w:r>
      </w:ins>
      <w:ins w:id="3269" w:author="PR Preview" w:date="2026-01-01T00:00:00Z">
        <w:r>
          <w:t xml:space="preserve"> </w:t>
        </w:r>
      </w:ins>
      <w:hyperlink w:anchor="def-half-space">
        <w:ins w:id="327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271" w:author="PR Preview" w:date="2026-01-01T00:00:00Z">
        <w:r>
          <w:t xml:space="preserve">.</w:t>
        </w:r>
      </w:ins>
      <w:ins w:id="3272" w:author="PR Preview" w:date="2026-01-01T00:00:00Z">
        <w:r>
          <w:t xml:space="preserve"> </w:t>
        </w:r>
      </w:ins>
      <w:ins w:id="3273" w:author="PR Preview" w:date="2026-01-01T00:00:00Z">
        <w:r>
          <w:t xml:space="preserve">For a set</w:t>
        </w:r>
      </w:ins>
      <w:ins w:id="327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275" w:author="PR Preview" w:date="2026-01-01T00:00:00Z">
        <w:r>
          <w:t xml:space="preserve">, let</w:t>
        </w:r>
      </w:ins>
      <w:ins w:id="3276" w:author="PR Preview" w:date="2026-01-01T00:00:00Z">
        <w:r>
          <w:t xml:space="preserve"> </w:t>
        </w:r>
      </w:ins>
      <w:ins w:id="3277" w:author="PR Preview" w:date="2026-01-01T00:00:00Z">
        <w:r>
  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  </w:r>
      </w:ins>
      <w:ins w:id="3278" w:author="PR Preview" w:date="2026-01-01T00:00:00Z">
        <w:r>
          <w:t xml:space="preserve"> </w:t>
        </w:r>
      </w:ins>
      <w:ins w:id="3279" w:author="PR Preview" w:date="2026-01-01T00:00:00Z">
        <w:r>
          <w:t xml:space="preserve">be the set of differences of its points.</w:t>
        </w:r>
      </w:ins>
    </w:p>
    <w:p>
      <w:pPr>
        <w:pStyle w:val="Compact"/>
        <w:numPr>
          <w:ilvl w:val="0"/>
          <w:numId w:val="1007"/>
        </w:numPr>
      </w:pPr>
      <w:ins w:id="3280" w:author="PR Preview" w:date="2026-01-01T00:00:00Z">
        <w:r>
  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  </w:r>
      </w:ins>
      <w:ins w:id="3281" w:author="PR Preview" w:date="2026-01-01T00:00:00Z">
        <w:r>
          <w:t xml:space="preserve">,</w:t>
        </w:r>
      </w:ins>
      <w:ins w:id="3282" w:author="PR Preview" w:date="2026-01-01T00:00:00Z">
        <w:r>
          <w:t xml:space="preserve"> </w:t>
        </w:r>
      </w:ins>
      <w:ins w:id="3283" w:author="PR Preview" w:date="2026-01-01T00:00:00Z">
        <w:r>
          <w:t xml:space="preserve">a subspace of dimension</w:t>
        </w:r>
      </w:ins>
      <w:ins w:id="328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328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del w:id="3286" w:author="PR Preview" w:date="2026-01-01T00:00:00Z">
        <w:r>
          <w:rPr>
            <w:i/>
            <w:iCs/>
          </w:rPr>
          <w:delText xml:space="preserve">Proof</w:delText>
        </w:r>
      </w:del>
      <w:del w:id="3287" w:author="PR Preview" w:date="2026-01-01T00:00:00Z">
        <w:r>
          <w:delText xml:space="preserve">. </w:delText>
        </w:r>
      </w:del>
      <w:del w:id="3288" w:author="PR Preview" w:date="2026-01-01T00:00:00Z">
        <w:r>
          <w:rPr>
            <w:b/>
            <w:bCs/>
          </w:rPr>
          <w:delText xml:space="preserve">Part 1.</w:delText>
        </w:r>
      </w:del>
      <w:del w:id="3289" w:author="PR Preview" w:date="2026-01-01T00:00:00Z">
        <w:r>
          <w:delText xml:space="preserve"> </w:delText>
        </w:r>
      </w:del>
      <w:del w:id="3290" w:author="PR Preview" w:date="2026-01-01T00:00:00Z">
        <w:r>
          <w:delText xml:space="preserve">Let</w:delText>
        </w:r>
      </w:del>
      <w:del w:id="329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3292" w:author="PR Preview" w:date="2026-01-01T00:00:00Z">
        <w:r>
          <w:delText xml:space="preserve">.</w:delText>
        </w:r>
      </w:del>
      <w:del w:id="3293" w:author="PR Preview" w:date="2026-01-01T00:00:00Z">
        <w:r>
          <w:delText xml:space="preserve"> </w:delText>
        </w:r>
      </w:del>
      <w:del w:id="3294" w:author="PR Preview" w:date="2026-01-01T00:00:00Z">
        <w:r>
          <w:delText xml:space="preserve">By</w:delText>
        </w:r>
      </w:del>
      <w:del w:id="3295" w:author="PR Preview" w:date="2026-01-01T00:00:00Z">
        <w:r>
          <w:delText xml:space="preserve"> </w:delText>
        </w:r>
      </w:del>
      <w:hyperlink w:anchor="thm-hyperplane-subspace">
        <w:del w:id="3296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297" w:author="PR Preview" w:date="2026-01-01T00:00:00Z">
        <w:r>
          <w:delText xml:space="preserve"> </w:delText>
        </w:r>
      </w:del>
      <w:del w:id="3298" w:author="PR Preview" w:date="2026-01-01T00:00:00Z">
        <w:r>
          <w:delText xml:space="preserve">part 3,</w:delText>
        </w:r>
      </w:del>
      <w:del w:id="329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300" w:author="PR Preview" w:date="2026-01-01T00:00:00Z">
        <w:r>
          <w:delText xml:space="preserve">,</w:delText>
        </w:r>
      </w:del>
      <w:del w:id="3301" w:author="PR Preview" w:date="2026-01-01T00:00:00Z">
        <w:r>
          <w:delText xml:space="preserve"> </w:delText>
        </w:r>
      </w:del>
      <w:del w:id="3302" w:author="PR Preview" w:date="2026-01-01T00:00:00Z">
        <w:r>
          <w:delText xml:space="preserve">so</w:delText>
        </w:r>
      </w:del>
      <w:del w:id="330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3304" w:author="PR Preview" w:date="2026-01-01T00:00:00Z">
        <w:r>
          <w:delText xml:space="preserve">.</w:delText>
        </w:r>
      </w:del>
      <w:del w:id="3305" w:author="PR Preview" w:date="2026-01-01T00:00:00Z">
        <w:r>
          <w:delText xml:space="preserve"> </w:delText>
        </w:r>
      </w:del>
      <w:del w:id="3306" w:author="PR Preview" w:date="2026-01-01T00:00:00Z">
        <w:r>
          <w:delText xml:space="preserve">Conversely, fix any</w:delText>
        </w:r>
      </w:del>
      <w:del w:id="330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3308" w:author="PR Preview" w:date="2026-01-01T00:00:00Z">
        <w:r>
          <w:delText xml:space="preserve"> </w:delText>
        </w:r>
      </w:del>
      <w:del w:id="3309" w:author="PR Preview" w:date="2026-01-01T00:00:00Z">
        <w:r>
          <w:delText xml:space="preserve">(it exists by</w:delText>
        </w:r>
      </w:del>
      <w:del w:id="3310" w:author="PR Preview" w:date="2026-01-01T00:00:00Z">
        <w:r>
          <w:delText xml:space="preserve"> </w:delText>
        </w:r>
      </w:del>
      <w:hyperlink w:anchor="thm-hyperplane-subspace">
        <w:del w:id="331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312" w:author="PR Preview" w:date="2026-01-01T00:00:00Z">
        <w:r>
          <w:delText xml:space="preserve"> </w:delText>
        </w:r>
      </w:del>
      <w:del w:id="3313" w:author="PR Preview" w:date="2026-01-01T00:00:00Z">
        <w:r>
          <w:delText xml:space="preserve">part 2).</w:delText>
        </w:r>
      </w:del>
      <w:del w:id="3314" w:author="PR Preview" w:date="2026-01-01T00:00:00Z">
        <w:r>
          <w:delText xml:space="preserve"> </w:delText>
        </w:r>
      </w:del>
      <w:del w:id="3315" w:author="PR Preview" w:date="2026-01-01T00:00:00Z">
        <w:r>
          <w:delText xml:space="preserve">For any</w:delText>
        </w:r>
      </w:del>
      <w:del w:id="3316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3317" w:author="PR Preview" w:date="2026-01-01T00:00:00Z">
        <w:r>
          <w:delText xml:space="preserve">, the point</w:delText>
        </w:r>
      </w:del>
      <w:del w:id="331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19" w:author="PR Preview" w:date="2026-01-01T00:00:00Z">
        <w:r>
          <w:delText xml:space="preserve"> </w:delText>
        </w:r>
      </w:del>
      <w:del w:id="3320" w:author="PR Preview" w:date="2026-01-01T00:00:00Z">
        <w:r>
          <w:delText xml:space="preserve">is in</w:delText>
        </w:r>
      </w:del>
      <w:del w:id="33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3322" w:author="PR Preview" w:date="2026-01-01T00:00:00Z">
        <w:r>
          <w:delText xml:space="preserve"> </w:delText>
        </w:r>
      </w:del>
      <w:del w:id="3323" w:author="PR Preview" w:date="2026-01-01T00:00:00Z">
        <w:r>
          <w:delText xml:space="preserve">by the same part,</w:delText>
        </w:r>
      </w:del>
      <w:del w:id="3324" w:author="PR Preview" w:date="2026-01-01T00:00:00Z">
        <w:r>
          <w:delText xml:space="preserve"> </w:delText>
        </w:r>
      </w:del>
      <w:del w:id="3325" w:author="PR Preview" w:date="2026-01-01T00:00:00Z">
        <w:r>
          <w:delText xml:space="preserve">and</w:delText>
        </w:r>
      </w:del>
      <w:del w:id="33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27" w:author="PR Preview" w:date="2026-01-01T00:00:00Z">
        <w:r>
          <w:delText xml:space="preserve">.</w:delText>
        </w:r>
      </w:del>
      <w:del w:id="3328" w:author="PR Preview" w:date="2026-01-01T00:00:00Z">
        <w:r>
          <w:delText xml:space="preserve"> </w:delText>
        </w:r>
      </w:del>
      <w:del w:id="3329" w:author="PR Preview" w:date="2026-01-01T00:00:00Z">
        <w:r>
          <w:delText xml:space="preserve">So</w:delText>
        </w:r>
      </w:del>
      <w:del w:id="3330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3331" w:author="PR Preview" w:date="2026-01-01T00:00:00Z">
        <w:r>
          <w:delText xml:space="preserve">, which has dimension</w:delText>
        </w:r>
      </w:del>
      <w:del w:id="333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3333" w:author="PR Preview" w:date="2026-01-01T00:00:00Z">
        <w:r>
          <w:delText xml:space="preserve"> </w:delText>
        </w:r>
      </w:del>
      <w:del w:id="3334" w:author="PR Preview" w:date="2026-01-01T00:00:00Z">
        <w:r>
          <w:delText xml:space="preserve">by</w:delText>
        </w:r>
      </w:del>
      <w:del w:id="3335" w:author="PR Preview" w:date="2026-01-01T00:00:00Z">
        <w:r>
          <w:delText xml:space="preserve"> </w:delText>
        </w:r>
      </w:del>
      <w:hyperlink w:anchor="thm-hyperplane-subspace">
        <w:del w:id="3336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337" w:author="PR Preview" w:date="2026-01-01T00:00:00Z">
        <w:r>
          <w:delText xml:space="preserve"> </w:delText>
        </w:r>
      </w:del>
      <w:del w:id="3338" w:author="PR Preview" w:date="2026-01-01T00:00:00Z">
        <w:r>
          <w:delText xml:space="preserve">part 1.</w:delText>
        </w:r>
      </w:del>
    </w:p>
    <w:p>
      <w:pPr>
        <w:pStyle w:val="BodyText"/>
      </w:pPr>
      <w:del w:id="3339" w:author="PR Preview" w:date="2026-01-01T00:00:00Z">
        <w:r>
          <w:rPr>
            <w:b/>
            <w:bCs/>
          </w:rPr>
          <w:delText xml:space="preserve">Part 2.</w:delText>
        </w:r>
      </w:del>
      <w:del w:id="3340" w:author="PR Preview" w:date="2026-01-01T00:00:00Z">
        <w:r>
          <w:delText xml:space="preserve"> </w:delText>
        </w:r>
      </w:del>
      <w:del w:id="3341" w:author="PR Preview" w:date="2026-01-01T00:00:00Z">
        <w:r>
          <w:delText xml:space="preserve">Every difference is in</w:delText>
        </w:r>
      </w:del>
      <w:del w:id="334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343" w:author="PR Preview" w:date="2026-01-01T00:00:00Z">
        <w:r>
          <w:delText xml:space="preserve">, so</w:delText>
        </w:r>
      </w:del>
      <w:del w:id="334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345" w:author="PR Preview" w:date="2026-01-01T00:00:00Z">
        <w:r>
          <w:delText xml:space="preserve">.</w:delText>
        </w:r>
      </w:del>
      <w:del w:id="3346" w:author="PR Preview" w:date="2026-01-01T00:00:00Z">
        <w:r>
          <w:delText xml:space="preserve"> </w:delText>
        </w:r>
      </w:del>
      <w:del w:id="3347" w:author="PR Preview" w:date="2026-01-01T00:00:00Z">
        <w:r>
          <w:delText xml:space="preserve">For the other direction, fix any</w:delText>
        </w:r>
      </w:del>
      <w:del w:id="334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3349" w:author="PR Preview" w:date="2026-01-01T00:00:00Z">
        <w:r>
          <w:delText xml:space="preserve"> </w:delText>
        </w:r>
      </w:del>
      <w:del w:id="3350" w:author="PR Preview" w:date="2026-01-01T00:00:00Z">
        <w:r>
          <w:delText xml:space="preserve">and any</w:delText>
        </w:r>
      </w:del>
      <w:del w:id="335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352" w:author="PR Preview" w:date="2026-01-01T00:00:00Z">
        <w:r>
          <w:delText xml:space="preserve">.</w:delText>
        </w:r>
      </w:del>
      <w:del w:id="3353" w:author="PR Preview" w:date="2026-01-01T00:00:00Z">
        <w:r>
          <w:delText xml:space="preserve"> </w:delText>
        </w:r>
      </w:del>
      <w:del w:id="3354" w:author="PR Preview" w:date="2026-01-01T00:00:00Z">
        <w:r>
          <w:delText xml:space="preserve">For a number</w:delText>
        </w:r>
      </w:del>
      <w:del w:id="335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3356" w:author="PR Preview" w:date="2026-01-01T00:00:00Z">
        <w:r>
          <w:delText xml:space="preserve"> </w:delText>
        </w:r>
      </w:del>
      <w:del w:id="3357" w:author="PR Preview" w:date="2026-01-01T00:00:00Z">
        <w:r>
          <w:delText xml:space="preserve">to be chosen, let</w:delText>
        </w:r>
      </w:del>
      <w:del w:id="335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59" w:author="PR Preview" w:date="2026-01-01T00:00:00Z">
        <w:r>
          <w:delText xml:space="preserve">.</w:delText>
        </w:r>
      </w:del>
      <w:del w:id="3360" w:author="PR Preview" w:date="2026-01-01T00:00:00Z">
        <w:r>
          <w:delText xml:space="preserve"> </w:delText>
        </w:r>
      </w:del>
      <w:del w:id="3361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362" w:author="PR Preview" w:date="2026-01-01T00:00:00Z">
        <w:r>
          <w:delText xml:space="preserve">which is positive, so</w:delText>
        </w:r>
      </w:del>
      <w:del w:id="336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364" w:author="PR Preview" w:date="2026-01-01T00:00:00Z">
        <w:r>
          <w:delText xml:space="preserve">.</w:delText>
        </w:r>
      </w:del>
      <w:del w:id="3365" w:author="PR Preview" w:date="2026-01-01T00:00:00Z">
        <w:r>
          <w:delText xml:space="preserve"> </w:delText>
        </w:r>
      </w:del>
      <w:del w:id="3366" w:author="PR Preview" w:date="2026-01-01T00:00:00Z">
        <w:r>
          <w:delText xml:space="preserve">Next,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del w:id="3367" w:author="PR Preview" w:date="2026-01-01T00:00:00Z">
        <w:r>
          <w:delText xml:space="preserve">Because</w:delText>
        </w:r>
      </w:del>
      <w:del w:id="3368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3369" w:author="PR Preview" w:date="2026-01-01T00:00:00Z">
        <w:r>
          <w:delText xml:space="preserve">, this is positive once</w:delText>
        </w:r>
      </w:del>
      <w:del w:id="337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71" w:author="PR Preview" w:date="2026-01-01T00:00:00Z">
        <w:r>
          <w:delText xml:space="preserve">.</w:delText>
        </w:r>
      </w:del>
      <w:del w:id="3372" w:author="PR Preview" w:date="2026-01-01T00:00:00Z">
        <w:r>
          <w:delText xml:space="preserve"> </w:delText>
        </w:r>
      </w:del>
      <w:del w:id="3373" w:author="PR Preview" w:date="2026-01-01T00:00:00Z">
        <w:r>
          <w:delText xml:space="preserve">Choose such a</w:delText>
        </w:r>
      </w:del>
      <w:del w:id="337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3375" w:author="PR Preview" w:date="2026-01-01T00:00:00Z">
        <w:r>
          <w:delText xml:space="preserve">.</w:delText>
        </w:r>
      </w:del>
      <w:del w:id="3376" w:author="PR Preview" w:date="2026-01-01T00:00:00Z">
        <w:r>
          <w:delText xml:space="preserve"> </w:delText>
        </w:r>
      </w:del>
      <w:del w:id="3377" w:author="PR Preview" w:date="2026-01-01T00:00:00Z">
        <w:r>
          <w:delText xml:space="preserve">Then</w:delText>
        </w:r>
      </w:del>
      <w:del w:id="337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del w:id="3379" w:author="PR Preview" w:date="2026-01-01T00:00:00Z">
        <w:r>
          <w:delText xml:space="preserve"> </w:delText>
        </w:r>
      </w:del>
      <w:del w:id="3380" w:author="PR Preview" w:date="2026-01-01T00:00:00Z">
        <w:r>
          <w:delText xml:space="preserve">and</w:delText>
        </w:r>
      </w:del>
      <w:del w:id="338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82" w:author="PR Preview" w:date="2026-01-01T00:00:00Z">
        <w:r>
          <w:delText xml:space="preserve"> </w:delText>
        </w:r>
      </w:del>
      <w:del w:id="3383" w:author="PR Preview" w:date="2026-01-01T00:00:00Z">
        <w:r>
          <w:delText xml:space="preserve">are both in</w:delText>
        </w:r>
      </w:del>
      <w:del w:id="3384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385" w:author="PR Preview" w:date="2026-01-01T00:00:00Z">
        <w:r>
          <w:delText xml:space="preserve">,</w:delText>
        </w:r>
      </w:del>
      <w:del w:id="3386" w:author="PR Preview" w:date="2026-01-01T00:00:00Z">
        <w:r>
          <w:delText xml:space="preserve"> </w:delText>
        </w:r>
      </w:del>
      <w:del w:id="3387" w:author="PR Preview" w:date="2026-01-01T00:00:00Z">
        <w:r>
          <w:delText xml:space="preserve">and their difference is</w:delText>
        </w:r>
      </w:del>
      <w:del w:id="338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89" w:author="PR Preview" w:date="2026-01-01T00:00:00Z">
        <w:r>
          <w:delText xml:space="preserve">.</w:delText>
        </w:r>
      </w:del>
      <w:del w:id="3390" w:author="PR Preview" w:date="2026-01-01T00:00:00Z">
        <w:r>
          <w:delText xml:space="preserve"> </w:delText>
        </w:r>
      </w:del>
      <w:del w:id="3391" w:author="PR Preview" w:date="2026-01-01T00:00:00Z">
        <w:r>
          <w:delText xml:space="preserve">So</w:delText>
        </w:r>
      </w:del>
      <w:del w:id="3392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del w:id="3393" w:author="PR Preview" w:date="2026-01-01T00:00:00Z">
        <w:r>
          <w:delText xml:space="preserve">.</w:delText>
        </w:r>
      </w:del>
      <w:del w:id="3394" w:author="PR Preview" w:date="2026-01-01T00:00:00Z">
        <w:r>
          <w:delText xml:space="preserve"> </w:delText>
        </w:r>
      </w:del>
      <w:del w:id="3395" w:author="PR Preview" w:date="2026-01-01T00:00:00Z">
        <w:r>
          <w:delText xml:space="preserve">The whole space</w:delText>
        </w:r>
      </w:del>
      <w:del w:id="339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397" w:author="PR Preview" w:date="2026-01-01T00:00:00Z">
        <w:r>
          <w:delText xml:space="preserve"> </w:delText>
        </w:r>
      </w:del>
      <w:del w:id="3398" w:author="PR Preview" w:date="2026-01-01T00:00:00Z">
        <w:r>
          <w:delText xml:space="preserve">is a subspace of dimension</w:delText>
        </w:r>
      </w:del>
      <w:del w:id="3399" w:author="PR Preview" w:date="2026-01-01T00:00:00Z">
        <w:r>
          <w:delText xml:space="preserve"> </w:delText>
        </w:r>
      </w:del>
      <m:oMath>
        <m:r>
          <m:t>p</m:t>
        </m:r>
      </m:oMath>
      <w:del w:id="3400" w:author="PR Preview" w:date="2026-01-01T00:00:00Z">
        <w:r>
          <w:delText xml:space="preserve"> </w:delText>
        </w:r>
      </w:del>
      <w:del w:id="3401" w:author="PR Preview" w:date="2026-01-01T00:00:00Z">
        <w:r>
          <w:delText xml:space="preserve">(</w:delText>
        </w:r>
      </w:del>
      <w:hyperlink r:id="rId53">
        <w:del w:id="3402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3403" w:author="PR Preview" w:date="2026-01-01T00:00:00Z">
        <w:r>
          <w:delText xml:space="preserve">).</w:delText>
        </w:r>
      </w:del>
    </w:p>
    <w:p>
      <w:pPr>
        <w:pStyle w:val="BodyText"/>
      </w:pPr>
      <w:del w:id="3404" w:author="PR Preview" w:date="2026-01-01T00:00:00Z">
        <w:r>
          <w:delText xml:space="preserve">The proof for</w:delText>
        </w:r>
      </w:del>
      <w:del w:id="340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406" w:author="PR Preview" w:date="2026-01-01T00:00:00Z">
        <w:r>
          <w:delText xml:space="preserve"> </w:delText>
        </w:r>
      </w:del>
      <w:del w:id="3407" w:author="PR Preview" w:date="2026-01-01T00:00:00Z">
        <w:r>
          <w:delText xml:space="preserve">is the same with</w:delText>
        </w:r>
      </w:del>
      <w:del w:id="340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09" w:author="PR Preview" w:date="2026-01-01T00:00:00Z">
        <w:r>
          <w:delText xml:space="preserve"> </w:delText>
        </w:r>
      </w:del>
      <w:del w:id="3410" w:author="PR Preview" w:date="2026-01-01T00:00:00Z">
        <w:r>
          <w:delText xml:space="preserve">and</w:delText>
        </w:r>
      </w:del>
      <w:del w:id="341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</m:oMath>
      <w:del w:id="3412" w:author="PR Preview" w:date="2026-01-01T00:00:00Z">
        <w:r>
          <w:delText xml:space="preserve"> </w:delText>
        </w:r>
      </w:del>
      <w:del w:id="3413" w:author="PR Preview" w:date="2026-01-01T00:00:00Z">
        <w:r>
          <w:delText xml:space="preserve">in place of</w:delText>
        </w:r>
      </w:del>
      <w:del w:id="3414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15" w:author="PR Preview" w:date="2026-01-01T00:00:00Z">
        <w:r>
          <w:delText xml:space="preserve"> </w:delText>
        </w:r>
      </w:del>
      <w:del w:id="3416" w:author="PR Preview" w:date="2026-01-01T00:00:00Z">
        <w:r>
          <w:delText xml:space="preserve">and</w:delText>
        </w:r>
      </w:del>
      <w:del w:id="3417" w:author="PR Preview" w:date="2026-01-01T00:00:00Z">
        <w:r>
          <w:delText xml:space="preserve"> </w:delText>
        </w:r>
      </w:del>
      <m:oMath>
        <m:r>
          <m:t>b</m:t>
        </m:r>
      </m:oMath>
      <w:del w:id="3418" w:author="PR Preview" w:date="2026-01-01T00:00:00Z">
        <w:r>
          <w:delText xml:space="preserve">.</w:delText>
        </w:r>
      </w:del>
    </w:p>
    <w:p>
      <w:pPr>
        <w:pStyle w:val="BodyText"/>
      </w:pPr>
      <w:del w:id="3419" w:author="PR Preview" w:date="2026-01-01T00:00:00Z">
        <w:r>
          <w:rPr>
            <w:b/>
            <w:bCs/>
          </w:rPr>
          <w:delText xml:space="preserve">Example 21 (Two iris species on either side of a line)</w:delText>
        </w:r>
      </w:del>
      <w:del w:id="3420" w:author="PR Preview" w:date="2026-01-01T00:00:00Z">
        <w:r>
          <w:delText xml:space="preserve"> </w:delText>
        </w:r>
      </w:del>
      <w:del w:id="3421" w:author="PR Preview" w:date="2026-01-01T00:00:00Z">
        <w:r>
          <w:delText xml:space="preserve">The</w:delText>
        </w:r>
      </w:del>
      <w:del w:id="3422" w:author="PR Preview" w:date="2026-01-01T00:00:00Z">
        <w:r>
          <w:delText xml:space="preserve"> </w:delText>
        </w:r>
      </w:del>
      <w:del w:id="3423" w:author="PR Preview" w:date="2026-01-01T00:00:00Z">
        <w:r>
          <w:rPr>
            <w:rStyle w:val="VerbatimChar"/>
          </w:rPr>
          <w:delText xml:space="preserve">iris</w:delText>
        </w:r>
      </w:del>
      <w:del w:id="3424" w:author="PR Preview" w:date="2026-01-01T00:00:00Z">
        <w:r>
          <w:delText xml:space="preserve"> </w:delText>
        </w:r>
      </w:del>
      <w:del w:id="3425" w:author="PR Preview" w:date="2026-01-01T00:00:00Z">
        <w:r>
          <w:delText xml:space="preserve">data set in R has the petal length and petal width, in centimeters, of 150 irises.</w:delText>
        </w:r>
      </w:del>
      <w:del w:id="3426" w:author="PR Preview" w:date="2026-01-01T00:00:00Z">
        <w:r>
          <w:delText xml:space="preserve"> </w:delText>
        </w:r>
      </w:del>
      <w:del w:id="3427" w:author="PR Preview" w:date="2026-01-01T00:00:00Z">
        <w:r>
          <w:delText xml:space="preserve">Take the 100 flowers of the species versicolor and virginica,</w:delText>
        </w:r>
      </w:del>
      <w:del w:id="3428" w:author="PR Preview" w:date="2026-01-01T00:00:00Z">
        <w:r>
          <w:delText xml:space="preserve"> </w:delText>
        </w:r>
      </w:del>
      <w:del w:id="3429" w:author="PR Preview" w:date="2026-01-01T00:00:00Z">
        <w:r>
          <w:delText xml:space="preserve">and let</w:delText>
        </w:r>
      </w:del>
      <w:del w:id="343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431" w:author="PR Preview" w:date="2026-01-01T00:00:00Z">
        <w:r>
          <w:delText xml:space="preserve"> </w:delText>
        </w:r>
      </w:del>
      <w:del w:id="3432" w:author="PR Preview" w:date="2026-01-01T00:00:00Z">
        <w:r>
          <w:delText xml:space="preserve">be the petal length and petal width of one flower.</w:delText>
        </w:r>
      </w:del>
      <w:del w:id="3433" w:author="PR Preview" w:date="2026-01-01T00:00:00Z">
        <w:r>
          <w:delText xml:space="preserve"> </w:delText>
        </w:r>
      </w:del>
      <w:del w:id="3434" w:author="PR Preview" w:date="2026-01-01T00:00:00Z">
        <w:r>
          <w:delText xml:space="preserve">A logistic regression of the species on</w:delText>
        </w:r>
      </w:del>
      <w:del w:id="343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36" w:author="PR Preview" w:date="2026-01-01T00:00:00Z">
        <w:r>
          <w:delText xml:space="preserve"> </w:delText>
        </w:r>
      </w:del>
      <w:del w:id="3437" w:author="PR Preview" w:date="2026-01-01T00:00:00Z">
        <w:r>
          <w:delText xml:space="preserve">gives a coefficient vector</w:delText>
        </w:r>
      </w:del>
      <w:del w:id="3438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39" w:author="PR Preview" w:date="2026-01-01T00:00:00Z">
        <w:r>
          <w:delText xml:space="preserve"> </w:delText>
        </w:r>
      </w:del>
      <w:del w:id="3440" w:author="PR Preview" w:date="2026-01-01T00:00:00Z">
        <w:r>
          <w:delText xml:space="preserve">and an intercept</w:delText>
        </w:r>
      </w:del>
      <w:del w:id="3441" w:author="PR Preview" w:date="2026-01-01T00:00:00Z">
        <w:r>
          <w:delText xml:space="preserve"> </w:delText>
        </w:r>
      </w:del>
      <m:oMath>
        <m:r>
          <m:t>b</m:t>
        </m:r>
      </m:oMath>
      <w:del w:id="3442" w:author="PR Preview" w:date="2026-01-01T00:00:00Z">
        <w:r>
          <w:delText xml:space="preserve">.</w:delText>
        </w:r>
      </w:del>
      <w:del w:id="3443" w:author="PR Preview" w:date="2026-01-01T00:00:00Z">
        <w:r>
          <w:delText xml:space="preserve"> </w:delText>
        </w:r>
      </w:del>
      <w:del w:id="3444" w:author="PR Preview" w:date="2026-01-01T00:00:00Z">
        <w:r>
          <w:delText xml:space="preserve">The line</w:delText>
        </w:r>
      </w:del>
      <w:del w:id="344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del w:id="3446" w:author="PR Preview" w:date="2026-01-01T00:00:00Z">
        <w:r>
          <w:delText xml:space="preserve"> </w:delText>
        </w:r>
      </w:del>
      <w:del w:id="3447" w:author="PR Preview" w:date="2026-01-01T00:00:00Z">
        <w:r>
          <w:delText xml:space="preserve">is a hyperplane in</w:delText>
        </w:r>
      </w:del>
      <w:del w:id="344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449" w:author="PR Preview" w:date="2026-01-01T00:00:00Z">
        <w:r>
          <w:delText xml:space="preserve"> </w:delText>
        </w:r>
      </w:del>
      <w:del w:id="3450" w:author="PR Preview" w:date="2026-01-01T00:00:00Z">
        <w:r>
          <w:delText xml:space="preserve">(</w:delText>
        </w:r>
      </w:del>
      <w:hyperlink r:id="rId75">
        <w:del w:id="3451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3452" w:author="PR Preview" w:date="2026-01-01T00:00:00Z">
        <w:r>
          <w:delText xml:space="preserve">),</w:delText>
        </w:r>
      </w:del>
      <w:del w:id="3453" w:author="PR Preview" w:date="2026-01-01T00:00:00Z">
        <w:r>
          <w:delText xml:space="preserve"> </w:delText>
        </w:r>
      </w:del>
      <w:del w:id="3454" w:author="PR Preview" w:date="2026-01-01T00:00:00Z">
        <w:r>
          <w:delText xml:space="preserve">and the two species mostly fall in its two open half-spaces (</w:delText>
        </w:r>
      </w:del>
      <w:hyperlink w:anchor="def-half-space">
        <w:del w:id="345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456" w:author="PR Preview" w:date="2026-01-01T00:00:00Z">
        <w:r>
          <w:delText xml:space="preserve">).</w:delText>
        </w:r>
      </w:del>
      <w:del w:id="3457" w:author="PR Preview" w:date="2026-01-01T00:00:00Z">
        <w:r>
          <w:delText xml:space="preserve"> </w:delText>
        </w:r>
      </w:del>
      <w:hyperlink w:anchor="fig-half-space-iris">
        <w:del w:id="3458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3459" w:author="PR Preview" w:date="2026-01-01T00:00:00Z">
        <w:r>
          <w:delText xml:space="preserve"> </w:delText>
        </w:r>
      </w:del>
      <w:del w:id="3460" w:author="PR Preview" w:date="2026-01-01T00:00:00Z">
        <w:r>
          <w:delText xml:space="preserve">shows the line and the flowers.</w:delText>
        </w:r>
      </w:del>
    </w:p>
    <w:p>
      <w:pPr>
        <w:pStyle w:val="BodyText"/>
      </w:pPr>
      <w:ins w:id="3461" w:author="PR Preview" w:date="2026-01-01T00:00:00Z">
        <w:r>
          <w:rPr>
            <w:i/>
            <w:iCs/>
          </w:rPr>
          <w:t xml:space="preserve">Proof</w:t>
        </w:r>
      </w:ins>
      <w:ins w:id="3462" w:author="PR Preview" w:date="2026-01-01T00:00:00Z">
        <w:r>
          <w:t xml:space="preserve">. </w:t>
        </w:r>
      </w:ins>
      <w:ins w:id="3463" w:author="PR Preview" w:date="2026-01-01T00:00:00Z">
        <w:r>
          <w:rPr>
            <w:b/>
            <w:bCs/>
          </w:rPr>
          <w:t xml:space="preserve">Part 1.</w:t>
        </w:r>
      </w:ins>
      <w:ins w:id="3464" w:author="PR Preview" w:date="2026-01-01T00:00:00Z">
        <w:r>
          <w:t xml:space="preserve"> </w:t>
        </w:r>
      </w:ins>
      <w:ins w:id="3465" w:author="PR Preview" w:date="2026-01-01T00:00:00Z">
        <w:r>
          <w:t xml:space="preserve">Let</w:t>
        </w:r>
      </w:ins>
      <w:ins w:id="3466" w:author="PR Preview" w:date="2026-01-01T00:00:00Z">
        <w:r>
          <w:t xml:space="preserve"> </w:t>
        </w:r>
      </w:ins>
      <w:ins w:id="3467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\mathcal{H}$</w:t>
        </w:r>
      </w:ins>
      <w:ins w:id="3468" w:author="PR Preview" w:date="2026-01-01T00:00:00Z">
        <w:r>
          <w:t xml:space="preserve">.</w:t>
        </w:r>
      </w:ins>
      <w:ins w:id="3469" w:author="PR Preview" w:date="2026-01-01T00:00:00Z">
        <w:r>
          <w:t xml:space="preserve"> </w:t>
        </w:r>
      </w:ins>
      <w:ins w:id="3470" w:author="PR Preview" w:date="2026-01-01T00:00:00Z">
        <w:r>
          <w:t xml:space="preserve">By</w:t>
        </w:r>
      </w:ins>
      <w:ins w:id="3471" w:author="PR Preview" w:date="2026-01-01T00:00:00Z">
        <w:r>
          <w:t xml:space="preserve"> </w:t>
        </w:r>
      </w:ins>
      <w:hyperlink w:anchor="thm-hyperplane-subspace">
        <w:ins w:id="3472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3473" w:author="PR Preview" w:date="2026-01-01T00:00:00Z">
        <w:r>
          <w:t xml:space="preserve"> </w:t>
        </w:r>
      </w:ins>
      <w:ins w:id="3474" w:author="PR Preview" w:date="2026-01-01T00:00:00Z">
        <w:r>
          <w:t xml:space="preserve">part 3,</w:t>
        </w:r>
      </w:ins>
      <w:ins w:id="3475" w:author="PR Preview" w:date="2026-01-01T00:00:00Z">
        <w:r>
          <w:t xml:space="preserve"> </w:t>
        </w:r>
      </w:ins>
      <w:ins w:id="3476" w:author="PR Preview" w:date="2026-01-01T00:00:00Z">
        <w:r>
  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  </w:r>
      </w:ins>
      <w:ins w:id="3477" w:author="PR Preview" w:date="2026-01-01T00:00:00Z">
        <w:r>
          <w:t xml:space="preserve">,</w:t>
        </w:r>
      </w:ins>
      <w:ins w:id="3478" w:author="PR Preview" w:date="2026-01-01T00:00:00Z">
        <w:r>
          <w:t xml:space="preserve"> </w:t>
        </w:r>
      </w:ins>
      <w:ins w:id="3479" w:author="PR Preview" w:date="2026-01-01T00:00:00Z">
        <w:r>
          <w:t xml:space="preserve">so</w:t>
        </w:r>
      </w:ins>
      <w:ins w:id="3480" w:author="PR Preview" w:date="2026-01-01T00:00:00Z">
        <w:r>
          <w:t xml:space="preserve"> </w:t>
        </w:r>
      </w:ins>
      <w:ins w:id="3481" w:author="PR Preview" w:date="2026-01-01T00:00:00Z">
        <w:r>
  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  </w:r>
      </w:ins>
      <w:ins w:id="3482" w:author="PR Preview" w:date="2026-01-01T00:00:00Z">
        <w:r>
          <w:t xml:space="preserve">.</w:t>
        </w:r>
      </w:ins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Conversely, fix any</w:t>
        </w:r>
      </w:ins>
      <w:ins w:id="3485" w:author="PR Preview" w:date="2026-01-01T00:00:00Z">
        <w:r>
          <w:t xml:space="preserve"> </w:t>
        </w:r>
      </w:ins>
      <w:ins w:id="3486" w:author="PR Preview" w:date="2026-01-01T00:00:00Z">
        <w:r>
          <w:t xml:space="preserve">$\mathord{\smash[b]{\underset{\raise.3ex\hbox{$\scriptstyle\sim$}}{x}}\vphantom{x}}_0 \in \mathcal{H}$</w:t>
        </w:r>
      </w:ins>
      <w:ins w:id="3487" w:author="PR Preview" w:date="2026-01-01T00:00:00Z">
        <w:r>
          <w:t xml:space="preserve"> </w:t>
        </w:r>
      </w:ins>
      <w:ins w:id="3488" w:author="PR Preview" w:date="2026-01-01T00:00:00Z">
        <w:r>
          <w:t xml:space="preserve">(it exists by</w:t>
        </w:r>
      </w:ins>
      <w:ins w:id="3489" w:author="PR Preview" w:date="2026-01-01T00:00:00Z">
        <w:r>
          <w:t xml:space="preserve"> </w:t>
        </w:r>
      </w:ins>
      <w:hyperlink w:anchor="thm-hyperplane-subspace">
        <w:ins w:id="349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3491" w:author="PR Preview" w:date="2026-01-01T00:00:00Z">
        <w:r>
          <w:t xml:space="preserve"> </w:t>
        </w:r>
      </w:ins>
      <w:ins w:id="3492" w:author="PR Preview" w:date="2026-01-01T00:00:00Z">
        <w:r>
          <w:t xml:space="preserve">part 2).</w:t>
        </w:r>
      </w:ins>
      <w:ins w:id="3493" w:author="PR Preview" w:date="2026-01-01T00:00:00Z">
        <w:r>
          <w:t xml:space="preserve"> </w:t>
        </w:r>
      </w:ins>
      <w:ins w:id="3494" w:author="PR Preview" w:date="2026-01-01T00:00:00Z">
        <w:r>
          <w:t xml:space="preserve">For any</w:t>
        </w:r>
      </w:ins>
      <w:ins w:id="3495" w:author="PR Preview" w:date="2026-01-01T00:00:00Z">
        <w:r>
          <w:t xml:space="preserve"> </w:t>
        </w:r>
      </w:ins>
      <w:ins w:id="3496" w:author="PR Preview" w:date="2026-01-01T00:00:00Z">
        <w:r>
          <w:t xml:space="preserve">$\mathord{\smash[b]{\underset{\raise.3ex\hbox{$\scriptstyle\sim$}}{s}}\vphantom{s}} \in \mathcal{H}_0$</w:t>
        </w:r>
      </w:ins>
      <w:ins w:id="3497" w:author="PR Preview" w:date="2026-01-01T00:00:00Z">
        <w:r>
          <w:t xml:space="preserve">, the point</w:t>
        </w:r>
      </w:ins>
      <w:ins w:id="3498" w:author="PR Preview" w:date="2026-01-01T00:00:00Z">
        <w:r>
          <w:t xml:space="preserve"> </w:t>
        </w:r>
      </w:ins>
      <w:ins w:id="3499" w:author="PR Preview" w:date="2026-01-01T00:00:00Z">
        <w:r>
          <w:t xml:space="preserve">$\mathord{\smash[b]{\underset{\raise.3ex\hbox{$\scriptstyle\sim$}}{x}}\vphantom{x}}_0 + \mathord{\smash[b]{\underset{\raise.3ex\hbox{$\scriptstyle\sim$}}{s}}\vphantom{s}}$</w:t>
        </w:r>
      </w:ins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is in</w:t>
        </w:r>
      </w:ins>
      <w:ins w:id="350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503" w:author="PR Preview" w:date="2026-01-01T00:00:00Z">
        <w:r>
          <w:t xml:space="preserve"> </w:t>
        </w:r>
      </w:ins>
      <w:ins w:id="3504" w:author="PR Preview" w:date="2026-01-01T00:00:00Z">
        <w:r>
          <w:t xml:space="preserve">by the same part,</w:t>
        </w:r>
      </w:ins>
      <w:ins w:id="3505" w:author="PR Preview" w:date="2026-01-01T00:00:00Z">
        <w:r>
          <w:t xml:space="preserve"> </w:t>
        </w:r>
      </w:ins>
      <w:ins w:id="3506" w:author="PR Preview" w:date="2026-01-01T00:00:00Z">
        <w:r>
          <w:t xml:space="preserve">and</w:t>
        </w:r>
      </w:ins>
      <w:ins w:id="3507" w:author="PR Preview" w:date="2026-01-01T00:00:00Z">
        <w:r>
          <w:t xml:space="preserve"> </w:t>
        </w:r>
      </w:ins>
      <w:ins w:id="3508" w:author="PR Preview" w:date="2026-01-01T00:00:00Z">
        <w:r>
  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  </w:r>
      </w:ins>
      <w:ins w:id="3509" w:author="PR Preview" w:date="2026-01-01T00:00:00Z">
        <w:r>
          <w:t xml:space="preserve">.</w:t>
        </w:r>
      </w:ins>
      <w:ins w:id="3510" w:author="PR Preview" w:date="2026-01-01T00:00:00Z">
        <w:r>
          <w:t xml:space="preserve"> </w:t>
        </w:r>
      </w:ins>
      <w:ins w:id="3511" w:author="PR Preview" w:date="2026-01-01T00:00:00Z">
        <w:r>
          <w:t xml:space="preserve">So</w:t>
        </w:r>
      </w:ins>
      <w:ins w:id="351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3513" w:author="PR Preview" w:date="2026-01-01T00:00:00Z">
        <w:r>
          <w:t xml:space="preserve">, which has dimension</w:t>
        </w:r>
      </w:ins>
      <w:ins w:id="35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3515" w:author="PR Preview" w:date="2026-01-01T00:00:00Z">
        <w:r>
          <w:t xml:space="preserve"> </w:t>
        </w:r>
      </w:ins>
      <w:ins w:id="3516" w:author="PR Preview" w:date="2026-01-01T00:00:00Z">
        <w:r>
          <w:t xml:space="preserve">by</w:t>
        </w:r>
      </w:ins>
      <w:ins w:id="3517" w:author="PR Preview" w:date="2026-01-01T00:00:00Z">
        <w:r>
          <w:t xml:space="preserve"> </w:t>
        </w:r>
      </w:ins>
      <w:hyperlink w:anchor="thm-hyperplane-subspace">
        <w:ins w:id="351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3519" w:author="PR Preview" w:date="2026-01-01T00:00:00Z">
        <w:r>
          <w:t xml:space="preserve"> </w:t>
        </w:r>
      </w:ins>
      <w:ins w:id="3520" w:author="PR Preview" w:date="2026-01-01T00:00:00Z">
        <w:r>
          <w:t xml:space="preserve">part 1.</w:t>
        </w:r>
      </w:ins>
    </w:p>
    <w:p>
      <w:pPr>
        <w:pStyle w:val="BodyText"/>
      </w:pPr>
      <w:ins w:id="3521" w:author="PR Preview" w:date="2026-01-01T00:00:00Z">
        <w:r>
          <w:rPr>
            <w:b/>
            <w:bCs/>
          </w:rPr>
          <w:t xml:space="preserve">Part 2.</w:t>
        </w:r>
      </w:ins>
      <w:ins w:id="3522" w:author="PR Preview" w:date="2026-01-01T00:00:00Z">
        <w:r>
          <w:t xml:space="preserve"> </w:t>
        </w:r>
      </w:ins>
      <w:ins w:id="3523" w:author="PR Preview" w:date="2026-01-01T00:00:00Z">
        <w:r>
          <w:t xml:space="preserve">Every difference is in</w:t>
        </w:r>
      </w:ins>
      <w:ins w:id="352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525" w:author="PR Preview" w:date="2026-01-01T00:00:00Z">
        <w:r>
          <w:t xml:space="preserve">, so</w:t>
        </w:r>
      </w:ins>
      <w:ins w:id="352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527" w:author="PR Preview" w:date="2026-01-01T00:00:00Z">
        <w:r>
          <w:t xml:space="preserve">.</w:t>
        </w:r>
      </w:ins>
      <w:ins w:id="3528" w:author="PR Preview" w:date="2026-01-01T00:00:00Z">
        <w:r>
          <w:t xml:space="preserve"> </w:t>
        </w:r>
      </w:ins>
      <w:ins w:id="3529" w:author="PR Preview" w:date="2026-01-01T00:00:00Z">
        <w:r>
          <w:t xml:space="preserve">For the other direction, fix any</w:t>
        </w:r>
      </w:ins>
      <w:ins w:id="3530" w:author="PR Preview" w:date="2026-01-01T00:00:00Z">
        <w:r>
          <w:t xml:space="preserve"> </w:t>
        </w:r>
      </w:ins>
      <w:ins w:id="3531" w:author="PR Preview" w:date="2026-01-01T00:00:00Z">
        <w:r>
          <w:t xml:space="preserve">$\mathord{\smash[b]{\underset{\raise.3ex\hbox{$\scriptstyle\sim$}}{x}}\vphantom{x}}_0 \in \mathcal{H}$</w:t>
        </w:r>
      </w:ins>
      <w:ins w:id="3532" w:author="PR Preview" w:date="2026-01-01T00:00:00Z">
        <w:r>
          <w:t xml:space="preserve"> </w:t>
        </w:r>
      </w:ins>
      <w:ins w:id="3533" w:author="PR Preview" w:date="2026-01-01T00:00:00Z">
        <w:r>
          <w:t xml:space="preserve">and any</w:t>
        </w:r>
      </w:ins>
      <w:ins w:id="3534" w:author="PR Preview" w:date="2026-01-01T00:00:00Z">
        <w:r>
          <w:t xml:space="preserve"> </w:t>
        </w:r>
      </w:ins>
      <w:ins w:id="3535" w:author="PR Preview" w:date="2026-01-01T00:00:00Z">
        <w:r>
          <w:t xml:space="preserve">$\mathord{\smash[b]{\underset{\raise.3ex\hbox{$\scriptstyle\sim$}}{v}}\vphantom{v}} \in \mathbb{R}^p$</w:t>
        </w:r>
      </w:ins>
      <w:ins w:id="3536" w:author="PR Preview" w:date="2026-01-01T00:00:00Z">
        <w:r>
          <w:t xml:space="preserve">.</w:t>
        </w:r>
      </w:ins>
      <w:ins w:id="3537" w:author="PR Preview" w:date="2026-01-01T00:00:00Z">
        <w:r>
          <w:t xml:space="preserve"> </w:t>
        </w:r>
      </w:ins>
      <w:ins w:id="3538" w:author="PR Preview" w:date="2026-01-01T00:00:00Z">
        <w:r>
          <w:t xml:space="preserve">For a number</w:t>
        </w:r>
      </w:ins>
      <w:ins w:id="353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3540" w:author="PR Preview" w:date="2026-01-01T00:00:00Z">
        <w:r>
          <w:t xml:space="preserve"> </w:t>
        </w:r>
      </w:ins>
      <w:ins w:id="3541" w:author="PR Preview" w:date="2026-01-01T00:00:00Z">
        <w:r>
          <w:t xml:space="preserve">to be chosen, let</w:t>
        </w:r>
      </w:ins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  </w:r>
      </w:ins>
      <w:ins w:id="3544" w:author="PR Preview" w:date="2026-01-01T00:00:00Z">
        <w:r>
          <w:t xml:space="preserve">.</w:t>
        </w:r>
      </w:ins>
      <w:ins w:id="3545" w:author="PR Preview" w:date="2026-01-01T00:00:00Z">
        <w:r>
          <w:t xml:space="preserve"> </w:t>
        </w:r>
      </w:ins>
      <w:ins w:id="3546" w:author="PR Preview" w:date="2026-01-01T00:00:00Z">
        <w:r>
          <w:t xml:space="preserve">Then</w:t>
        </w:r>
      </w:ins>
    </w:p>
    <w:p>
      <w:pPr>
        <w:pStyle w:val="BodyText"/>
      </w:pPr>
      <w:ins w:id="3547" w:author="PR Preview" w:date="2026-01-01T00:00:00Z">
        <w:r>
  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  </w:r>
      </w:ins>
    </w:p>
    <w:p>
      <w:pPr>
        <w:pStyle w:val="FirstParagraph"/>
      </w:pPr>
      <w:ins w:id="3548" w:author="PR Preview" w:date="2026-01-01T00:00:00Z">
        <w:r>
          <w:t xml:space="preserve">which is positive, so</w:t>
        </w:r>
      </w:ins>
      <w:ins w:id="3549" w:author="PR Preview" w:date="2026-01-01T00:00:00Z">
        <w:r>
          <w:t xml:space="preserve"> </w:t>
        </w:r>
      </w:ins>
      <w:ins w:id="3550" w:author="PR Preview" w:date="2026-01-01T00:00:00Z">
        <w:r>
          <w:t xml:space="preserve">$\mathord{\smash[b]{\underset{\raise.3ex\hbox{$\scriptstyle\sim$}}{x}}\vphantom{x}}_t \in \mathcal{H}^+$</w:t>
        </w:r>
      </w:ins>
      <w:ins w:id="3551" w:author="PR Preview" w:date="2026-01-01T00:00:00Z">
        <w:r>
          <w:t xml:space="preserve">.</w:t>
        </w:r>
      </w:ins>
      <w:ins w:id="3552" w:author="PR Preview" w:date="2026-01-01T00:00:00Z">
        <w:r>
          <w:t xml:space="preserve"> </w:t>
        </w:r>
      </w:ins>
      <w:ins w:id="3553" w:author="PR Preview" w:date="2026-01-01T00:00:00Z">
        <w:r>
          <w:t xml:space="preserve">Next,</w:t>
        </w:r>
      </w:ins>
    </w:p>
    <w:p>
      <w:pPr>
        <w:pStyle w:val="BodyText"/>
      </w:pPr>
      <w:ins w:id="3554" w:author="PR Preview" w:date="2026-01-01T00:00:00Z">
        <w:r>
  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  </w:r>
      </w:ins>
    </w:p>
    <w:p>
      <w:pPr>
        <w:pStyle w:val="FirstParagraph"/>
      </w:pPr>
      <w:ins w:id="3555" w:author="PR Preview" w:date="2026-01-01T00:00:00Z">
        <w:r>
          <w:t xml:space="preserve">Because</w:t>
        </w:r>
      </w:ins>
      <w:ins w:id="3556" w:author="PR Preview" w:date="2026-01-01T00:00:00Z">
        <w:r>
          <w:t xml:space="preserve"> </w:t>
        </w:r>
      </w:ins>
      <w:ins w:id="3557" w:author="PR Preview" w:date="2026-01-01T00:00:00Z">
        <w:r>
          <w:t xml:space="preserve">$\mathord{\smash[b]{\underset{\raise.3ex\hbox{$\scriptstyle\sim$}}{w}}\vphantom{w}} \cdot \mathord{\smash[b]{\underset{\raise.3ex\hbox{$\scriptstyle\sim$}}{w}}\vphantom{w}} &gt; 0$</w:t>
        </w:r>
      </w:ins>
      <w:ins w:id="3558" w:author="PR Preview" w:date="2026-01-01T00:00:00Z">
        <w:r>
          <w:t xml:space="preserve">, this is positive once</w:t>
        </w:r>
      </w:ins>
      <w:ins w:id="3559" w:author="PR Preview" w:date="2026-01-01T00:00:00Z">
        <w:r>
          <w:t xml:space="preserve"> </w:t>
        </w:r>
      </w:ins>
      <w:ins w:id="3560" w:author="PR Preview" w:date="2026-01-01T00:00:00Z">
        <w:r>
  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  </w:r>
      </w:ins>
      <w:ins w:id="3561" w:author="PR Preview" w:date="2026-01-01T00:00:00Z">
        <w:r>
          <w:t xml:space="preserve">.</w:t>
        </w:r>
      </w:ins>
      <w:ins w:id="3562" w:author="PR Preview" w:date="2026-01-01T00:00:00Z">
        <w:r>
          <w:t xml:space="preserve"> </w:t>
        </w:r>
      </w:ins>
      <w:ins w:id="3563" w:author="PR Preview" w:date="2026-01-01T00:00:00Z">
        <w:r>
          <w:t xml:space="preserve">Choose such a</w:t>
        </w:r>
      </w:ins>
      <w:ins w:id="356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3565" w:author="PR Preview" w:date="2026-01-01T00:00:00Z">
        <w:r>
          <w:t xml:space="preserve">.</w:t>
        </w:r>
      </w:ins>
      <w:ins w:id="3566" w:author="PR Preview" w:date="2026-01-01T00:00:00Z">
        <w:r>
          <w:t xml:space="preserve"> </w:t>
        </w:r>
      </w:ins>
      <w:ins w:id="3567" w:author="PR Preview" w:date="2026-01-01T00:00:00Z">
        <w:r>
          <w:t xml:space="preserve">Then</w:t>
        </w:r>
      </w:ins>
      <w:ins w:id="3568" w:author="PR Preview" w:date="2026-01-01T00:00:00Z">
        <w:r>
          <w:t xml:space="preserve"> </w:t>
        </w:r>
      </w:ins>
      <w:ins w:id="3569" w:author="PR Preview" w:date="2026-01-01T00:00:00Z">
        <w:r>
          <w:t xml:space="preserve">$\mathord{\smash[b]{\underset{\raise.3ex\hbox{$\scriptstyle\sim$}}{x}}\vphantom{x}}_t$</w:t>
        </w:r>
      </w:ins>
      <w:ins w:id="3570" w:author="PR Preview" w:date="2026-01-01T00:00:00Z">
        <w:r>
          <w:t xml:space="preserve"> </w:t>
        </w:r>
      </w:ins>
      <w:ins w:id="3571" w:author="PR Preview" w:date="2026-01-01T00:00:00Z">
        <w:r>
          <w:t xml:space="preserve">and</w:t>
        </w:r>
      </w:ins>
      <w:ins w:id="3572" w:author="PR Preview" w:date="2026-01-01T00:00:00Z">
        <w:r>
          <w:t xml:space="preserve"> </w:t>
        </w:r>
      </w:ins>
      <w:ins w:id="3573" w:author="PR Preview" w:date="2026-01-01T00:00:00Z">
        <w:r>
          <w:t xml:space="preserve">$\mathord{\smash[b]{\underset{\raise.3ex\hbox{$\scriptstyle\sim$}}{x}}\vphantom{x}}_t + \mathord{\smash[b]{\underset{\raise.3ex\hbox{$\scriptstyle\sim$}}{v}}\vphantom{v}}$</w:t>
        </w:r>
      </w:ins>
      <w:ins w:id="3574" w:author="PR Preview" w:date="2026-01-01T00:00:00Z">
        <w:r>
          <w:t xml:space="preserve"> </w:t>
        </w:r>
      </w:ins>
      <w:ins w:id="3575" w:author="PR Preview" w:date="2026-01-01T00:00:00Z">
        <w:r>
          <w:t xml:space="preserve">are both in</w:t>
        </w:r>
      </w:ins>
      <w:ins w:id="357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3577" w:author="PR Preview" w:date="2026-01-01T00:00:00Z">
        <w:r>
          <w:t xml:space="preserve">,</w:t>
        </w:r>
      </w:ins>
      <w:ins w:id="3578" w:author="PR Preview" w:date="2026-01-01T00:00:00Z">
        <w:r>
          <w:t xml:space="preserve"> </w:t>
        </w:r>
      </w:ins>
      <w:ins w:id="3579" w:author="PR Preview" w:date="2026-01-01T00:00:00Z">
        <w:r>
          <w:t xml:space="preserve">and their difference is</w:t>
        </w:r>
      </w:ins>
      <w:ins w:id="3580" w:author="PR Preview" w:date="2026-01-01T00:00:00Z">
        <w:r>
          <w:t xml:space="preserve"> </w:t>
        </w:r>
      </w:ins>
      <w:ins w:id="3581" w:author="PR Preview" w:date="2026-01-01T00:00:00Z">
        <w:r>
          <w:t xml:space="preserve">$\mathord{\smash[b]{\underset{\raise.3ex\hbox{$\scriptstyle\sim$}}{v}}\vphantom{v}}$</w:t>
        </w:r>
      </w:ins>
      <w:ins w:id="3582" w:author="PR Preview" w:date="2026-01-01T00:00:00Z">
        <w:r>
          <w:t xml:space="preserve">.</w:t>
        </w:r>
      </w:ins>
      <w:ins w:id="3583" w:author="PR Preview" w:date="2026-01-01T00:00:00Z">
        <w:r>
          <w:t xml:space="preserve"> </w:t>
        </w:r>
      </w:ins>
      <w:ins w:id="3584" w:author="PR Preview" w:date="2026-01-01T00:00:00Z">
        <w:r>
          <w:t xml:space="preserve">So</w:t>
        </w:r>
      </w:ins>
      <w:ins w:id="3585" w:author="PR Preview" w:date="2026-01-01T00:00:00Z">
        <w:r>
          <w:t xml:space="preserve"> </w:t>
        </w:r>
      </w:ins>
      <w:ins w:id="3586" w:author="PR Preview" w:date="2026-01-01T00:00:00Z">
        <w:r>
          <w:t xml:space="preserve">$\mathord{\smash[b]{\underset{\raise.3ex\hbox{$\scriptstyle\sim$}}{v}}\vphantom{v}} \in D(\mathcal{H}^+)$</w:t>
        </w:r>
      </w:ins>
      <w:ins w:id="3587" w:author="PR Preview" w:date="2026-01-01T00:00:00Z">
        <w:r>
          <w:t xml:space="preserve">.</w:t>
        </w:r>
      </w:ins>
      <w:ins w:id="3588" w:author="PR Preview" w:date="2026-01-01T00:00:00Z">
        <w:r>
          <w:t xml:space="preserve"> </w:t>
        </w:r>
      </w:ins>
      <w:ins w:id="3589" w:author="PR Preview" w:date="2026-01-01T00:00:00Z">
        <w:r>
          <w:t xml:space="preserve">The whole space</w:t>
        </w:r>
      </w:ins>
      <w:ins w:id="359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591" w:author="PR Preview" w:date="2026-01-01T00:00:00Z">
        <w:r>
          <w:t xml:space="preserve"> </w:t>
        </w:r>
      </w:ins>
      <w:ins w:id="3592" w:author="PR Preview" w:date="2026-01-01T00:00:00Z">
        <w:r>
          <w:t xml:space="preserve">is a subspace of dimension</w:t>
        </w:r>
      </w:ins>
      <w:ins w:id="3593" w:author="PR Preview" w:date="2026-01-01T00:00:00Z">
        <w:r>
          <w:t xml:space="preserve"> </w:t>
        </w:r>
      </w:ins>
      <m:oMath>
        <m:r>
          <m:t>p</m:t>
        </m:r>
      </m:oMath>
      <w:ins w:id="3594" w:author="PR Preview" w:date="2026-01-01T00:00:00Z">
        <w:r>
          <w:t xml:space="preserve"> </w:t>
        </w:r>
      </w:ins>
      <w:ins w:id="3595" w:author="PR Preview" w:date="2026-01-01T00:00:00Z">
        <w:r>
          <w:t xml:space="preserve">(</w:t>
        </w:r>
      </w:ins>
      <w:hyperlink r:id="rId53">
        <w:ins w:id="3596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3597" w:author="PR Preview" w:date="2026-01-01T00:00:00Z">
        <w:r>
          <w:t xml:space="preserve">).</w:t>
        </w:r>
      </w:ins>
    </w:p>
    <w:p>
      <w:pPr>
        <w:pStyle w:val="BodyText"/>
      </w:pPr>
      <w:ins w:id="3598" w:author="PR Preview" w:date="2026-01-01T00:00:00Z">
        <w:r>
          <w:t xml:space="preserve">The proof for</w:t>
        </w:r>
      </w:ins>
      <w:ins w:id="359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600" w:author="PR Preview" w:date="2026-01-01T00:00:00Z">
        <w:r>
          <w:t xml:space="preserve"> </w:t>
        </w:r>
      </w:ins>
      <w:ins w:id="3601" w:author="PR Preview" w:date="2026-01-01T00:00:00Z">
        <w:r>
          <w:t xml:space="preserve">is the same with</w:t>
        </w:r>
      </w:ins>
      <w:ins w:id="3602" w:author="PR Preview" w:date="2026-01-01T00:00:00Z">
        <w:r>
          <w:t xml:space="preserve"> </w:t>
        </w:r>
      </w:ins>
      <w:ins w:id="3603" w:author="PR Preview" w:date="2026-01-01T00:00:00Z">
        <w:r>
          <w:t xml:space="preserve">$-\mathord{\smash[b]{\underset{\raise.3ex\hbox{$\scriptstyle\sim$}}{w}}\vphantom{w}}$</w:t>
        </w:r>
      </w:ins>
      <w:ins w:id="3604" w:author="PR Preview" w:date="2026-01-01T00:00:00Z">
        <w:r>
          <w:t xml:space="preserve"> </w:t>
        </w:r>
      </w:ins>
      <w:ins w:id="3605" w:author="PR Preview" w:date="2026-01-01T00:00:00Z">
        <w:r>
          <w:t xml:space="preserve">and</w:t>
        </w:r>
      </w:ins>
      <w:ins w:id="360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3607" w:author="PR Preview" w:date="2026-01-01T00:00:00Z">
        <w:r>
          <w:t xml:space="preserve"> </w:t>
        </w:r>
      </w:ins>
      <w:ins w:id="3608" w:author="PR Preview" w:date="2026-01-01T00:00:00Z">
        <w:r>
          <w:t xml:space="preserve">in place of</w:t>
        </w:r>
      </w:ins>
      <w:ins w:id="3609" w:author="PR Preview" w:date="2026-01-01T00:00:00Z">
        <w:r>
          <w:t xml:space="preserve"> </w:t>
        </w:r>
      </w:ins>
      <w:ins w:id="3610" w:author="PR Preview" w:date="2026-01-01T00:00:00Z">
        <w:r>
          <w:t xml:space="preserve">$\mathord{\smash[b]{\underset{\raise.3ex\hbox{$\scriptstyle\sim$}}{w}}\vphantom{w}}$</w:t>
        </w:r>
      </w:ins>
      <w:ins w:id="3611" w:author="PR Preview" w:date="2026-01-01T00:00:00Z">
        <w:r>
          <w:t xml:space="preserve"> </w:t>
        </w:r>
      </w:ins>
      <w:ins w:id="3612" w:author="PR Preview" w:date="2026-01-01T00:00:00Z">
        <w:r>
          <w:t xml:space="preserve">and</w:t>
        </w:r>
      </w:ins>
      <w:ins w:id="3613" w:author="PR Preview" w:date="2026-01-01T00:00:00Z">
        <w:r>
          <w:t xml:space="preserve"> </w:t>
        </w:r>
      </w:ins>
      <m:oMath>
        <m:r>
          <m:t>b</m:t>
        </m:r>
      </m:oMath>
      <w:ins w:id="3614" w:author="PR Preview" w:date="2026-01-01T00:00:00Z">
        <w:r>
          <w:t xml:space="preserve">.</w:t>
        </w:r>
      </w:ins>
    </w:p>
    <w:bookmarkStart w:id="94" w:name="exm-half-space-iris"/>
    <w:p>
      <w:pPr>
        <w:pStyle w:val="BodyText"/>
      </w:pPr>
      <w:ins w:id="3615" w:author="PR Preview" w:date="2026-01-01T00:00:00Z">
        <w:r>
          <w:rPr>
            <w:b/>
            <w:bCs/>
          </w:rPr>
          <w:t xml:space="preserve">Example 21 (Two iris species on either side of a line)</w:t>
        </w:r>
      </w:ins>
      <w:ins w:id="3616" w:author="PR Preview" w:date="2026-01-01T00:00:00Z">
        <w:r>
          <w:t xml:space="preserve"> </w:t>
        </w:r>
      </w:ins>
      <w:ins w:id="3617" w:author="PR Preview" w:date="2026-01-01T00:00:00Z">
        <w:r>
          <w:t xml:space="preserve">The</w:t>
        </w:r>
      </w:ins>
      <w:ins w:id="3618" w:author="PR Preview" w:date="2026-01-01T00:00:00Z">
        <w:r>
          <w:t xml:space="preserve"> </w:t>
        </w:r>
      </w:ins>
      <w:ins w:id="3619" w:author="PR Preview" w:date="2026-01-01T00:00:00Z">
        <w:r>
          <w:rPr>
            <w:rStyle w:val="VerbatimChar"/>
          </w:rPr>
          <w:t xml:space="preserve">iris</w:t>
        </w:r>
      </w:ins>
      <w:ins w:id="3620" w:author="PR Preview" w:date="2026-01-01T00:00:00Z">
        <w:r>
          <w:t xml:space="preserve"> </w:t>
        </w:r>
      </w:ins>
      <w:ins w:id="3621" w:author="PR Preview" w:date="2026-01-01T00:00:00Z">
        <w:r>
          <w:t xml:space="preserve">data set in R has the petal length and petal width, in centimeters, of 150 irises.</w:t>
        </w:r>
      </w:ins>
      <w:ins w:id="3622" w:author="PR Preview" w:date="2026-01-01T00:00:00Z">
        <w:r>
          <w:t xml:space="preserve"> </w:t>
        </w:r>
      </w:ins>
      <w:ins w:id="3623" w:author="PR Preview" w:date="2026-01-01T00:00:00Z">
        <w:r>
          <w:t xml:space="preserve">Take the 100 flowers of the species versicolor and virginica,</w:t>
        </w:r>
      </w:ins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and let</w:t>
        </w:r>
      </w:ins>
      <w:ins w:id="3626" w:author="PR Preview" w:date="2026-01-01T00:00:00Z">
        <w:r>
          <w:t xml:space="preserve"> </w:t>
        </w:r>
      </w:ins>
      <w:ins w:id="3627" w:author="PR Preview" w:date="2026-01-01T00:00:00Z">
        <w:r>
          <w:t xml:space="preserve">$\mathord{\smash[b]{\underset{\raise.3ex\hbox{$\scriptstyle\sim$}}{x}}\vphantom{x}}= (x_1, x_2)$</w:t>
        </w:r>
      </w:ins>
      <w:ins w:id="3628" w:author="PR Preview" w:date="2026-01-01T00:00:00Z">
        <w:r>
          <w:t xml:space="preserve"> </w:t>
        </w:r>
      </w:ins>
      <w:ins w:id="3629" w:author="PR Preview" w:date="2026-01-01T00:00:00Z">
        <w:r>
          <w:t xml:space="preserve">be the petal length and petal width of one flower.</w:t>
        </w:r>
      </w:ins>
      <w:ins w:id="3630" w:author="PR Preview" w:date="2026-01-01T00:00:00Z">
        <w:r>
          <w:t xml:space="preserve"> </w:t>
        </w:r>
      </w:ins>
      <w:ins w:id="3631" w:author="PR Preview" w:date="2026-01-01T00:00:00Z">
        <w:r>
          <w:t xml:space="preserve">A logistic regression of the species on</w:t>
        </w:r>
      </w:ins>
      <w:ins w:id="3632" w:author="PR Preview" w:date="2026-01-01T00:00:00Z">
        <w:r>
          <w:t xml:space="preserve"> </w:t>
        </w:r>
      </w:ins>
      <w:ins w:id="3633" w:author="PR Preview" w:date="2026-01-01T00:00:00Z">
        <w:r>
          <w:t xml:space="preserve">$\mathord{\smash[b]{\underset{\raise.3ex\hbox{$\scriptstyle\sim$}}{x}}\vphantom{x}}$</w:t>
        </w:r>
      </w:ins>
      <w:ins w:id="3634" w:author="PR Preview" w:date="2026-01-01T00:00:00Z">
        <w:r>
          <w:t xml:space="preserve"> </w:t>
        </w:r>
      </w:ins>
      <w:ins w:id="3635" w:author="PR Preview" w:date="2026-01-01T00:00:00Z">
        <w:r>
          <w:t xml:space="preserve">gives a coefficient vector</w:t>
        </w:r>
      </w:ins>
      <w:ins w:id="3636" w:author="PR Preview" w:date="2026-01-01T00:00:00Z">
        <w:r>
          <w:t xml:space="preserve"> </w:t>
        </w:r>
      </w:ins>
      <w:ins w:id="3637" w:author="PR Preview" w:date="2026-01-01T00:00:00Z">
        <w:r>
          <w:t xml:space="preserve">$\mathord{\smash[b]{\underset{\raise.3ex\hbox{$\scriptstyle\sim$}}{w}}\vphantom{w}}$</w:t>
        </w:r>
      </w:ins>
      <w:ins w:id="3638" w:author="PR Preview" w:date="2026-01-01T00:00:00Z">
        <w:r>
          <w:t xml:space="preserve"> </w:t>
        </w:r>
      </w:ins>
      <w:ins w:id="3639" w:author="PR Preview" w:date="2026-01-01T00:00:00Z">
        <w:r>
          <w:t xml:space="preserve">and an intercept</w:t>
        </w:r>
      </w:ins>
      <w:ins w:id="3640" w:author="PR Preview" w:date="2026-01-01T00:00:00Z">
        <w:r>
          <w:t xml:space="preserve"> </w:t>
        </w:r>
      </w:ins>
      <m:oMath>
        <m:r>
          <m:t>b</m:t>
        </m:r>
      </m:oMath>
      <w:ins w:id="3641" w:author="PR Preview" w:date="2026-01-01T00:00:00Z">
        <w:r>
          <w:t xml:space="preserve">.</w:t>
        </w:r>
      </w:ins>
      <w:ins w:id="3642" w:author="PR Preview" w:date="2026-01-01T00:00:00Z">
        <w:r>
          <w:t xml:space="preserve"> </w:t>
        </w:r>
      </w:ins>
      <w:ins w:id="3643" w:author="PR Preview" w:date="2026-01-01T00:00:00Z">
        <w:r>
          <w:t xml:space="preserve">The line</w:t>
        </w:r>
      </w:ins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 = 0$</w:t>
        </w:r>
      </w:ins>
      <w:ins w:id="3646" w:author="PR Preview" w:date="2026-01-01T00:00:00Z">
        <w:r>
          <w:t xml:space="preserve"> </w:t>
        </w:r>
      </w:ins>
      <w:ins w:id="3647" w:author="PR Preview" w:date="2026-01-01T00:00:00Z">
        <w:r>
          <w:t xml:space="preserve">is a hyperplane in</w:t>
        </w:r>
      </w:ins>
      <w:ins w:id="364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3649" w:author="PR Preview" w:date="2026-01-01T00:00:00Z">
        <w:r>
          <w:t xml:space="preserve"> </w:t>
        </w:r>
      </w:ins>
      <w:ins w:id="3650" w:author="PR Preview" w:date="2026-01-01T00:00:00Z">
        <w:r>
          <w:t xml:space="preserve">(</w:t>
        </w:r>
      </w:ins>
      <w:hyperlink r:id="rId75">
        <w:ins w:id="3651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3652" w:author="PR Preview" w:date="2026-01-01T00:00:00Z">
        <w:r>
          <w:t xml:space="preserve">),</w:t>
        </w:r>
      </w:ins>
      <w:ins w:id="3653" w:author="PR Preview" w:date="2026-01-01T00:00:00Z">
        <w:r>
          <w:t xml:space="preserve"> </w:t>
        </w:r>
      </w:ins>
      <w:ins w:id="3654" w:author="PR Preview" w:date="2026-01-01T00:00:00Z">
        <w:r>
          <w:t xml:space="preserve">and the two species mostly fall in its two open half-spaces (</w:t>
        </w:r>
      </w:ins>
      <w:hyperlink w:anchor="def-half-space">
        <w:ins w:id="365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656" w:author="PR Preview" w:date="2026-01-01T00:00:00Z">
        <w:r>
          <w:t xml:space="preserve">).</w:t>
        </w:r>
      </w:ins>
      <w:ins w:id="3657" w:author="PR Preview" w:date="2026-01-01T00:00:00Z">
        <w:r>
          <w:t xml:space="preserve"> </w:t>
        </w:r>
      </w:ins>
      <w:hyperlink w:anchor="fig-half-space-iris">
        <w:ins w:id="3658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shows the line and the flowers.</w:t>
        </w:r>
      </w:ins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del w:id="3661" w:author="PR Preview" w:date="2026-01-01T00:00:00Z">
        <w:r>
          <w:delText xml:space="preserve">The vector</w:delText>
        </w:r>
      </w:del>
      <w:del w:id="366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63" w:author="PR Preview" w:date="2026-01-01T00:00:00Z">
        <w:r>
          <w:delText xml:space="preserve"> </w:delText>
        </w:r>
      </w:del>
      <w:del w:id="3664" w:author="PR Preview" w:date="2026-01-01T00:00:00Z">
        <w:r>
          <w:delText xml:space="preserve">points toward the virginica side,</w:delText>
        </w:r>
      </w:del>
      <w:del w:id="3665" w:author="PR Preview" w:date="2026-01-01T00:00:00Z">
        <w:r>
          <w:delText xml:space="preserve"> </w:delText>
        </w:r>
      </w:del>
      <w:del w:id="3666" w:author="PR Preview" w:date="2026-01-01T00:00:00Z">
        <w:r>
          <w:delText xml:space="preserve">so the positive half-space</w:delText>
        </w:r>
      </w:del>
      <w:del w:id="3667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668" w:author="PR Preview" w:date="2026-01-01T00:00:00Z">
        <w:r>
          <w:delText xml:space="preserve"> </w:delText>
        </w:r>
      </w:del>
      <w:del w:id="3669" w:author="PR Preview" w:date="2026-01-01T00:00:00Z">
        <w:r>
          <w:delText xml:space="preserve">holds</w:delText>
        </w:r>
      </w:del>
      <w:del w:id="3670" w:author="PR Preview" w:date="2026-01-01T00:00:00Z">
        <w:r>
          <w:delText xml:space="preserve"> </w:delText>
        </w:r>
      </w:del>
      <w:del w:id="3671" w:author="PR Preview" w:date="2026-01-01T00:00:00Z">
        <w:r>
          <w:delText xml:space="preserve">50 of the 100 flowers,</w:delText>
        </w:r>
      </w:del>
      <w:del w:id="3672" w:author="PR Preview" w:date="2026-01-01T00:00:00Z">
        <w:r>
          <w:delText xml:space="preserve"> </w:delText>
        </w:r>
      </w:del>
      <w:del w:id="3673" w:author="PR Preview" w:date="2026-01-01T00:00:00Z">
        <w:r>
          <w:delText xml:space="preserve">and 47 of them are virginica.</w:delText>
        </w:r>
      </w:del>
      <w:del w:id="3674" w:author="PR Preview" w:date="2026-01-01T00:00:00Z">
        <w:r>
          <w:delText xml:space="preserve"> </w:delText>
        </w:r>
      </w:del>
      <w:del w:id="3675" w:author="PR Preview" w:date="2026-01-01T00:00:00Z">
        <w:r>
          <w:delText xml:space="preserve">The line is a set of dimension</w:delText>
        </w:r>
      </w:del>
      <w:del w:id="367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3677" w:author="PR Preview" w:date="2026-01-01T00:00:00Z">
        <w:r>
          <w:delText xml:space="preserve">,</w:delText>
        </w:r>
      </w:del>
      <w:del w:id="3678" w:author="PR Preview" w:date="2026-01-01T00:00:00Z">
        <w:r>
          <w:delText xml:space="preserve"> </w:delText>
        </w:r>
      </w:del>
      <w:del w:id="3679" w:author="PR Preview" w:date="2026-01-01T00:00:00Z">
        <w:r>
          <w:delText xml:space="preserve">and each side is a region of the plane of dimension</w:delText>
        </w:r>
      </w:del>
      <w:del w:id="368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3681" w:author="PR Preview" w:date="2026-01-01T00:00:00Z">
        <w:r>
          <w:delText xml:space="preserve"> </w:delText>
        </w:r>
      </w:del>
      <w:del w:id="3682" w:author="PR Preview" w:date="2026-01-01T00:00:00Z">
        <w:r>
          <w:delText xml:space="preserve">(</w:delText>
        </w:r>
      </w:del>
      <w:hyperlink w:anchor="thm-half-space-dimension">
        <w:del w:id="3683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684" w:author="PR Preview" w:date="2026-01-01T00:00:00Z">
        <w:r>
          <w:delText xml:space="preserve">).</w:delText>
        </w:r>
      </w:del>
    </w:p>
    <w:p>
      <w:pPr>
        <w:pStyle w:val="BodyText"/>
      </w:pPr>
      <w:del w:id="3685" w:author="PR Preview" w:date="2026-01-01T00:00:00Z">
        <w:r>
          <w:rPr>
            <w:b/>
            <w:bCs/>
          </w:rPr>
          <w:delText xml:space="preserve">Exercise 1 (Which side of the plane?)</w:delText>
        </w:r>
      </w:del>
      <w:del w:id="3686" w:author="PR Preview" w:date="2026-01-01T00:00:00Z">
        <w:r>
          <w:delText xml:space="preserve"> </w:delText>
        </w:r>
      </w:del>
      <w:del w:id="3687" w:author="PR Preview" w:date="2026-01-01T00:00:00Z">
        <w:r>
          <w:delText xml:space="preserve">Let</w:delText>
        </w:r>
      </w:del>
      <w:del w:id="36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3689" w:author="PR Preview" w:date="2026-01-01T00:00:00Z">
        <w:r>
          <w:delText xml:space="preserve"> </w:delText>
        </w:r>
      </w:del>
      <w:del w:id="3690" w:author="PR Preview" w:date="2026-01-01T00:00:00Z">
        <w:r>
          <w:delText xml:space="preserve">be the plane in</w:delText>
        </w:r>
      </w:del>
      <w:del w:id="369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692" w:author="PR Preview" w:date="2026-01-01T00:00:00Z">
        <w:r>
          <w:delText xml:space="preserve"> </w:delText>
        </w:r>
      </w:del>
      <w:del w:id="3693" w:author="PR Preview" w:date="2026-01-01T00:00:00Z">
        <w:r>
          <w:delText xml:space="preserve">with</w:delText>
        </w:r>
      </w:del>
      <w:del w:id="3694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695" w:author="PR Preview" w:date="2026-01-01T00:00:00Z">
        <w:r>
          <w:delText xml:space="preserve"> </w:delText>
        </w:r>
      </w:del>
      <w:del w:id="3696" w:author="PR Preview" w:date="2026-01-01T00:00:00Z">
        <w:r>
          <w:delText xml:space="preserve">and</w:delText>
        </w:r>
      </w:del>
      <w:del w:id="369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3698" w:author="PR Preview" w:date="2026-01-01T00:00:00Z">
        <w:r>
          <w:delText xml:space="preserve"> </w:delText>
        </w:r>
      </w:del>
      <w:del w:id="3699" w:author="PR Preview" w:date="2026-01-01T00:00:00Z">
        <w:r>
          <w:delText xml:space="preserve">(</w:delText>
        </w:r>
      </w:del>
      <w:hyperlink w:anchor="exm-hyperplane-subspace">
        <w:del w:id="3700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3701" w:author="PR Preview" w:date="2026-01-01T00:00:00Z">
        <w:r>
          <w:delText xml:space="preserve">).</w:delText>
        </w:r>
      </w:del>
    </w:p>
    <w:p>
      <w:pPr>
        <w:pStyle w:val="FirstParagraph"/>
      </w:pPr>
      <w:ins w:id="3702" w:author="PR Preview" w:date="2026-01-01T00:00:00Z">
        <w:r>
          <w:t xml:space="preserve">The vector</w:t>
        </w:r>
      </w:ins>
      <w:ins w:id="3703" w:author="PR Preview" w:date="2026-01-01T00:00:00Z">
        <w:r>
          <w:t xml:space="preserve"> </w:t>
        </w:r>
      </w:ins>
      <w:ins w:id="3704" w:author="PR Preview" w:date="2026-01-01T00:00:00Z">
        <w:r>
          <w:t xml:space="preserve">$\mathord{\smash[b]{\underset{\raise.3ex\hbox{$\scriptstyle\sim$}}{w}}\vphantom{w}}$</w:t>
        </w:r>
      </w:ins>
      <w:ins w:id="3705" w:author="PR Preview" w:date="2026-01-01T00:00:00Z">
        <w:r>
          <w:t xml:space="preserve"> </w:t>
        </w:r>
      </w:ins>
      <w:ins w:id="3706" w:author="PR Preview" w:date="2026-01-01T00:00:00Z">
        <w:r>
          <w:t xml:space="preserve">points toward the virginica side,</w:t>
        </w:r>
      </w:ins>
      <w:ins w:id="3707" w:author="PR Preview" w:date="2026-01-01T00:00:00Z">
        <w:r>
          <w:t xml:space="preserve"> </w:t>
        </w:r>
      </w:ins>
      <w:ins w:id="3708" w:author="PR Preview" w:date="2026-01-01T00:00:00Z">
        <w:r>
          <w:t xml:space="preserve">so the positive half-space</w:t>
        </w:r>
      </w:ins>
      <w:ins w:id="370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3710" w:author="PR Preview" w:date="2026-01-01T00:00:00Z">
        <w:r>
          <w:t xml:space="preserve"> </w:t>
        </w:r>
      </w:ins>
      <w:ins w:id="3711" w:author="PR Preview" w:date="2026-01-01T00:00:00Z">
        <w:r>
          <w:t xml:space="preserve">holds</w:t>
        </w:r>
      </w:ins>
      <w:ins w:id="3712" w:author="PR Preview" w:date="2026-01-01T00:00:00Z">
        <w:r>
          <w:t xml:space="preserve"> </w:t>
        </w:r>
      </w:ins>
      <w:ins w:id="3713" w:author="PR Preview" w:date="2026-01-01T00:00:00Z">
        <w:r>
          <w:t xml:space="preserve">50 of the 100 flowers,</w:t>
        </w:r>
      </w:ins>
      <w:ins w:id="3714" w:author="PR Preview" w:date="2026-01-01T00:00:00Z">
        <w:r>
          <w:t xml:space="preserve"> </w:t>
        </w:r>
      </w:ins>
      <w:ins w:id="3715" w:author="PR Preview" w:date="2026-01-01T00:00:00Z">
        <w:r>
          <w:t xml:space="preserve">and 47 of them are virginica.</w:t>
        </w:r>
      </w:ins>
      <w:ins w:id="3716" w:author="PR Preview" w:date="2026-01-01T00:00:00Z">
        <w:r>
          <w:t xml:space="preserve"> </w:t>
        </w:r>
      </w:ins>
      <w:ins w:id="3717" w:author="PR Preview" w:date="2026-01-01T00:00:00Z">
        <w:r>
          <w:t xml:space="preserve">The line is a set of dimension</w:t>
        </w:r>
      </w:ins>
      <w:ins w:id="371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3719" w:author="PR Preview" w:date="2026-01-01T00:00:00Z">
        <w:r>
          <w:t xml:space="preserve">,</w:t>
        </w:r>
      </w:ins>
      <w:ins w:id="3720" w:author="PR Preview" w:date="2026-01-01T00:00:00Z">
        <w:r>
          <w:t xml:space="preserve"> </w:t>
        </w:r>
      </w:ins>
      <w:ins w:id="3721" w:author="PR Preview" w:date="2026-01-01T00:00:00Z">
        <w:r>
          <w:t xml:space="preserve">and each side is a region of the plane of dimension</w:t>
        </w:r>
      </w:ins>
      <w:ins w:id="372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3723" w:author="PR Preview" w:date="2026-01-01T00:00:00Z">
        <w:r>
          <w:t xml:space="preserve"> </w:t>
        </w:r>
      </w:ins>
      <w:ins w:id="3724" w:author="PR Preview" w:date="2026-01-01T00:00:00Z">
        <w:r>
          <w:t xml:space="preserve">(</w:t>
        </w:r>
      </w:ins>
      <w:hyperlink w:anchor="thm-half-space-dimension">
        <w:ins w:id="3725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3726" w:author="PR Preview" w:date="2026-01-01T00:00:00Z">
        <w:r>
          <w:t xml:space="preserve">).</w:t>
        </w:r>
      </w:ins>
    </w:p>
    <w:bookmarkEnd w:id="94"/>
    <w:bookmarkStart w:id="95" w:name="exr-half-space-sides"/>
    <w:p>
      <w:pPr>
        <w:pStyle w:val="BodyText"/>
      </w:pPr>
      <w:ins w:id="3727" w:author="PR Preview" w:date="2026-01-01T00:00:00Z">
        <w:r>
          <w:rPr>
            <w:b/>
            <w:bCs/>
          </w:rPr>
          <w:t xml:space="preserve">Exercise 1 (Which side of the plane?)</w:t>
        </w:r>
      </w:ins>
      <w:ins w:id="3728" w:author="PR Preview" w:date="2026-01-01T00:00:00Z">
        <w:r>
          <w:t xml:space="preserve"> </w:t>
        </w:r>
      </w:ins>
      <w:ins w:id="3729" w:author="PR Preview" w:date="2026-01-01T00:00:00Z">
        <w:r>
          <w:t xml:space="preserve">Let</w:t>
        </w:r>
      </w:ins>
      <w:ins w:id="37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731" w:author="PR Preview" w:date="2026-01-01T00:00:00Z">
        <w:r>
          <w:t xml:space="preserve"> </w:t>
        </w:r>
      </w:ins>
      <w:ins w:id="3732" w:author="PR Preview" w:date="2026-01-01T00:00:00Z">
        <w:r>
          <w:t xml:space="preserve">be the plane in</w:t>
        </w:r>
      </w:ins>
      <w:ins w:id="373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734" w:author="PR Preview" w:date="2026-01-01T00:00:00Z">
        <w:r>
          <w:t xml:space="preserve"> </w:t>
        </w:r>
      </w:ins>
      <w:ins w:id="3735" w:author="PR Preview" w:date="2026-01-01T00:00:00Z">
        <w:r>
          <w:t xml:space="preserve">with</w:t>
        </w:r>
      </w:ins>
      <w:ins w:id="3736" w:author="PR Preview" w:date="2026-01-01T00:00:00Z">
        <w:r>
          <w:t xml:space="preserve"> </w:t>
        </w:r>
      </w:ins>
      <w:ins w:id="3737" w:author="PR Preview" w:date="2026-01-01T00:00:00Z">
        <w:r>
          <w:t xml:space="preserve">$\mathord{\smash[b]{\underset{\raise.3ex\hbox{$\scriptstyle\sim$}}{w}}\vphantom{w}} = (1, 1, 1)$</w:t>
        </w:r>
      </w:ins>
      <w:ins w:id="3738" w:author="PR Preview" w:date="2026-01-01T00:00:00Z">
        <w:r>
          <w:t xml:space="preserve"> </w:t>
        </w:r>
      </w:ins>
      <w:ins w:id="3739" w:author="PR Preview" w:date="2026-01-01T00:00:00Z">
        <w:r>
          <w:t xml:space="preserve">and</w:t>
        </w:r>
      </w:ins>
      <w:ins w:id="374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741" w:author="PR Preview" w:date="2026-01-01T00:00:00Z">
        <w:r>
          <w:t xml:space="preserve"> </w:t>
        </w:r>
      </w:ins>
      <w:ins w:id="3742" w:author="PR Preview" w:date="2026-01-01T00:00:00Z">
        <w:r>
          <w:t xml:space="preserve">(</w:t>
        </w:r>
      </w:ins>
      <w:hyperlink w:anchor="exm-hyperplane-subspace">
        <w:ins w:id="3743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374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del w:id="3745" w:author="PR Preview" w:date="2026-01-01T00:00:00Z">
        <w:r>
          <w:delText xml:space="preserve">Write the plane and its half-spaces using</w:delText>
        </w:r>
      </w:del>
      <w:del w:id="374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47" w:author="PR Preview" w:date="2026-01-01T00:00:00Z">
        <w:r>
          <w:delText xml:space="preserve"> </w:delText>
        </w:r>
      </w:del>
      <w:del w:id="3748" w:author="PR Preview" w:date="2026-01-01T00:00:00Z">
        <w:r>
          <w:delText xml:space="preserve">and</w:delText>
        </w:r>
      </w:del>
      <w:del w:id="374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</m:oMath>
      <w:del w:id="3750" w:author="PR Preview" w:date="2026-01-01T00:00:00Z">
        <w:r>
          <w:delText xml:space="preserve">.</w:delText>
        </w:r>
      </w:del>
      <w:del w:id="3751" w:author="PR Preview" w:date="2026-01-01T00:00:00Z">
        <w:r>
          <w:delText xml:space="preserve"> </w:delText>
        </w:r>
      </w:del>
      <w:del w:id="3752" w:author="PR Preview" w:date="2026-01-01T00:00:00Z">
        <w:r>
          <w:delText xml:space="preserve">Which points from part 1 change sides?</w:delText>
        </w:r>
      </w:del>
    </w:p>
    <w:p>
      <w:pPr>
        <w:pStyle w:val="Compact"/>
        <w:numPr>
          <w:ilvl w:val="0"/>
          <w:numId w:val="1008"/>
        </w:numPr>
      </w:pPr>
      <w:ins w:id="3753" w:author="PR Preview" w:date="2026-01-01T00:00:00Z">
        <w:r>
          <w:t xml:space="preserve">Write the plane and its half-spaces using</w:t>
        </w:r>
      </w:ins>
      <w:ins w:id="3754" w:author="PR Preview" w:date="2026-01-01T00:00:00Z">
        <w:r>
          <w:t xml:space="preserve"> </w:t>
        </w:r>
      </w:ins>
      <w:ins w:id="3755" w:author="PR Preview" w:date="2026-01-01T00:00:00Z">
        <w:r>
          <w:t xml:space="preserve">$-\mathord{\smash[b]{\underset{\raise.3ex\hbox{$\scriptstyle\sim$}}{w}}\vphantom{w}}$</w:t>
        </w:r>
      </w:ins>
      <w:ins w:id="3756" w:author="PR Preview" w:date="2026-01-01T00:00:00Z">
        <w:r>
          <w:t xml:space="preserve"> </w:t>
        </w:r>
      </w:ins>
      <w:ins w:id="3757" w:author="PR Preview" w:date="2026-01-01T00:00:00Z">
        <w:r>
          <w:t xml:space="preserve">and</w:t>
        </w:r>
      </w:ins>
      <w:ins w:id="375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3759" w:author="PR Preview" w:date="2026-01-01T00:00:00Z">
        <w:r>
          <w:t xml:space="preserve">.</w:t>
        </w:r>
      </w:ins>
      <w:ins w:id="3760" w:author="PR Preview" w:date="2026-01-01T00:00:00Z">
        <w:r>
          <w:t xml:space="preserve"> </w:t>
        </w:r>
      </w:ins>
      <w:ins w:id="3761" w:author="PR Preview" w:date="2026-01-01T00:00:00Z">
        <w:r>
          <w:t xml:space="preserve">Which points from part 1 change sides?</w:t>
        </w:r>
      </w:ins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del w:id="3762" w:author="PR Preview" w:date="2026-01-01T00:00:00Z">
        <w:r>
          <w:delText xml:space="preserve">Compute</w:delText>
        </w:r>
      </w:del>
      <w:del w:id="376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del w:id="3764" w:author="PR Preview" w:date="2026-01-01T00:00:00Z">
        <w:r>
          <w:delText xml:space="preserve"> </w:delText>
        </w:r>
      </w:del>
      <w:del w:id="3765" w:author="PR Preview" w:date="2026-01-01T00:00:00Z">
        <w:r>
          <w:delText xml:space="preserve">at each point.</w:delText>
        </w:r>
      </w:del>
    </w:p>
    <w:p>
      <w:pPr>
        <w:numPr>
          <w:ilvl w:val="0"/>
          <w:numId w:val="1009"/>
        </w:numPr>
      </w:pPr>
      <w:ins w:id="3766" w:author="PR Preview" w:date="2026-01-01T00:00:00Z">
        <w:r>
          <w:t xml:space="preserve">Compute</w:t>
        </w:r>
      </w:ins>
      <w:ins w:id="3767" w:author="PR Preview" w:date="2026-01-01T00:00:00Z">
        <w:r>
          <w:t xml:space="preserve"> </w:t>
        </w:r>
      </w:ins>
      <w:ins w:id="3768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 = x_1 + x_2 + x_3 - 1$</w:t>
        </w:r>
      </w:ins>
      <w:ins w:id="3769" w:author="PR Preview" w:date="2026-01-01T00:00:00Z">
        <w:r>
          <w:t xml:space="preserve"> </w:t>
        </w:r>
      </w:ins>
      <w:ins w:id="3770" w:author="PR Preview" w:date="2026-01-01T00:00:00Z">
        <w:r>
          <w:t xml:space="preserve">at each point.</w:t>
        </w:r>
      </w:ins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del w:id="3771" w:author="PR Preview" w:date="2026-01-01T00:00:00Z">
        <w:r>
          <w:delText xml:space="preserve">With</w:delText>
        </w:r>
      </w:del>
      <w:del w:id="377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3773" w:author="PR Preview" w:date="2026-01-01T00:00:00Z">
        <w:r>
          <w:delText xml:space="preserve"> </w:delText>
        </w:r>
      </w:del>
      <w:del w:id="3774" w:author="PR Preview" w:date="2026-01-01T00:00:00Z">
        <w:r>
          <w:delText xml:space="preserve">and</w:delText>
        </w:r>
      </w:del>
      <w:del w:id="377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del w:id="3776" w:author="PR Preview" w:date="2026-01-01T00:00:00Z">
        <w:r>
          <w:delText xml:space="preserve">, the equation is</w:delText>
        </w:r>
      </w:del>
      <w:del w:id="377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3778" w:author="PR Preview" w:date="2026-01-01T00:00:00Z">
        <w:r>
          <w:delText xml:space="preserve">.</w:delText>
        </w:r>
      </w:del>
      <w:del w:id="3779" w:author="PR Preview" w:date="2026-01-01T00:00:00Z">
        <w:r>
          <w:delText xml:space="preserve"> </w:delText>
        </w:r>
      </w:del>
      <w:del w:id="3780" w:author="PR Preview" w:date="2026-01-01T00:00:00Z">
        <w:r>
          <w:delText xml:space="preserve">Multiplying both sides by</w:delText>
        </w:r>
      </w:del>
      <w:del w:id="378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782" w:author="PR Preview" w:date="2026-01-01T00:00:00Z">
        <w:r>
          <w:delText xml:space="preserve"> </w:delText>
        </w:r>
      </w:del>
      <w:del w:id="3783" w:author="PR Preview" w:date="2026-01-01T00:00:00Z">
        <w:r>
          <w:delText xml:space="preserve">gives the original equation, so it is the same plane.</w:delText>
        </w:r>
      </w:del>
      <w:del w:id="3784" w:author="PR Preview" w:date="2026-01-01T00:00:00Z">
        <w:r>
          <w:delText xml:space="preserve"> </w:delText>
        </w:r>
      </w:del>
      <w:del w:id="3785" w:author="PR Preview" w:date="2026-01-01T00:00:00Z">
        <w:r>
          <w:delText xml:space="preserve">The new expression is the negative of the old one at every point,</w:delText>
        </w:r>
      </w:del>
      <w:del w:id="3786" w:author="PR Preview" w:date="2026-01-01T00:00:00Z">
        <w:r>
          <w:delText xml:space="preserve"> </w:delText>
        </w:r>
      </w:del>
      <w:del w:id="3787" w:author="PR Preview" w:date="2026-01-01T00:00:00Z">
        <w:r>
          <w:delText xml:space="preserve">so the new positive half-space is the old</w:delText>
        </w:r>
      </w:del>
      <w:del w:id="3788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789" w:author="PR Preview" w:date="2026-01-01T00:00:00Z">
        <w:r>
          <w:delText xml:space="preserve"> </w:delText>
        </w:r>
      </w:del>
      <w:del w:id="3790" w:author="PR Preview" w:date="2026-01-01T00:00:00Z">
        <w:r>
          <w:delText xml:space="preserve">and the new negative half-space is the old</w:delText>
        </w:r>
      </w:del>
      <w:del w:id="3791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3792" w:author="PR Preview" w:date="2026-01-01T00:00:00Z">
        <w:r>
          <w:delText xml:space="preserve">.</w:delText>
        </w:r>
      </w:del>
      <w:del w:id="3793" w:author="PR Preview" w:date="2026-01-01T00:00:00Z">
        <w:r>
          <w:delText xml:space="preserve"> </w:delText>
        </w:r>
      </w:del>
      <w:del w:id="3794" w:author="PR Preview" w:date="2026-01-01T00:00:00Z">
        <w:r>
          <w:delText xml:space="preserve">The origin</w:delText>
        </w:r>
      </w:del>
      <w:del w:id="37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796" w:author="PR Preview" w:date="2026-01-01T00:00:00Z">
        <w:r>
          <w:delText xml:space="preserve"> </w:delText>
        </w:r>
      </w:del>
      <w:del w:id="3797" w:author="PR Preview" w:date="2026-01-01T00:00:00Z">
        <w:r>
          <w:delText xml:space="preserve">is now in the positive half-space,</w:delText>
        </w:r>
      </w:del>
      <w:del w:id="3798" w:author="PR Preview" w:date="2026-01-01T00:00:00Z">
        <w:r>
          <w:delText xml:space="preserve"> </w:delText>
        </w:r>
      </w:del>
      <w:del w:id="3799" w:author="PR Preview" w:date="2026-01-01T00:00:00Z">
        <w:r>
          <w:delText xml:space="preserve">and</w:delText>
        </w:r>
      </w:del>
      <w:del w:id="38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801" w:author="PR Preview" w:date="2026-01-01T00:00:00Z">
        <w:r>
          <w:delText xml:space="preserve"> </w:delText>
        </w:r>
      </w:del>
      <w:del w:id="3802" w:author="PR Preview" w:date="2026-01-01T00:00:00Z">
        <w:r>
          <w:delText xml:space="preserve">is now in the negative half-space.</w:delText>
        </w:r>
      </w:del>
      <w:del w:id="3803" w:author="PR Preview" w:date="2026-01-01T00:00:00Z">
        <w:r>
          <w:delText xml:space="preserve"> </w:delText>
        </w:r>
      </w:del>
      <w:del w:id="3804" w:author="PR Preview" w:date="2026-01-01T00:00:00Z">
        <w:r>
          <w:delText xml:space="preserve">The point</w:delText>
        </w:r>
      </w:del>
      <w:del w:id="38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806" w:author="PR Preview" w:date="2026-01-01T00:00:00Z">
        <w:r>
          <w:delText xml:space="preserve"> </w:delText>
        </w:r>
      </w:del>
      <w:del w:id="3807" w:author="PR Preview" w:date="2026-01-01T00:00:00Z">
        <w:r>
          <w:delText xml:space="preserve">stays on the plane.</w:delText>
        </w:r>
      </w:del>
      <w:del w:id="3808" w:author="PR Preview" w:date="2026-01-01T00:00:00Z">
        <w:r>
          <w:delText xml:space="preserve"> </w:delText>
        </w:r>
      </w:del>
      <w:del w:id="3809" w:author="PR Preview" w:date="2026-01-01T00:00:00Z">
        <w:r>
          <w:delText xml:space="preserve">So the origin and</w:delText>
        </w:r>
      </w:del>
      <w:del w:id="38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811" w:author="PR Preview" w:date="2026-01-01T00:00:00Z">
        <w:r>
          <w:delText xml:space="preserve"> </w:delText>
        </w:r>
      </w:del>
      <w:del w:id="3812" w:author="PR Preview" w:date="2026-01-01T00:00:00Z">
        <w:r>
          <w:delText xml:space="preserve">both change names, and the point on the plane does not.</w:delText>
        </w:r>
      </w:del>
    </w:p>
    <w:p>
      <w:pPr>
        <w:numPr>
          <w:ilvl w:val="0"/>
          <w:numId w:val="1009"/>
        </w:numPr>
      </w:pPr>
      <w:del w:id="3813" w:author="PR Preview" w:date="2026-01-01T00:00:00Z">
        <w:r>
          <w:delText xml:space="preserve">Here</w:delText>
        </w:r>
      </w:del>
      <w:del w:id="381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3815" w:author="PR Preview" w:date="2026-01-01T00:00:00Z">
        <w:r>
          <w:delText xml:space="preserve">.</w:delText>
        </w:r>
      </w:del>
      <w:del w:id="381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del w:id="3817" w:author="PR Preview" w:date="2026-01-01T00:00:00Z">
        <w:r>
          <w:delText xml:space="preserve"> </w:delText>
        </w:r>
      </w:del>
      <w:del w:id="3818" w:author="PR Preview" w:date="2026-01-01T00:00:00Z">
        <w:r>
          <w:delText xml:space="preserve">is the subspace</w:delText>
        </w:r>
      </w:del>
      <w:del w:id="38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3820" w:author="PR Preview" w:date="2026-01-01T00:00:00Z">
        <w:r>
          <w:delText xml:space="preserve">, which has dimension</w:delText>
        </w:r>
      </w:del>
      <w:del w:id="382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3822" w:author="PR Preview" w:date="2026-01-01T00:00:00Z">
        <w:r>
          <w:delText xml:space="preserve">.</w:delText>
        </w:r>
      </w:del>
      <w:del w:id="382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824" w:author="PR Preview" w:date="2026-01-01T00:00:00Z">
        <w:r>
          <w:delText xml:space="preserve"> </w:delText>
        </w:r>
      </w:del>
      <w:del w:id="3825" w:author="PR Preview" w:date="2026-01-01T00:00:00Z">
        <w:r>
          <w:delText xml:space="preserve">has dimension</w:delText>
        </w:r>
      </w:del>
      <w:del w:id="382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3827" w:author="PR Preview" w:date="2026-01-01T00:00:00Z">
        <w:r>
          <w:delText xml:space="preserve">.</w:delText>
        </w:r>
      </w:del>
    </w:p>
    <w:p>
      <w:pPr>
        <w:numPr>
          <w:ilvl w:val="0"/>
          <w:numId w:val="1009"/>
        </w:numPr>
      </w:pPr>
      <w:ins w:id="3828" w:author="PR Preview" w:date="2026-01-01T00:00:00Z">
        <w:r>
          <w:t xml:space="preserve">With</w:t>
        </w:r>
      </w:ins>
      <w:ins w:id="3829" w:author="PR Preview" w:date="2026-01-01T00:00:00Z">
        <w:r>
          <w:t xml:space="preserve"> </w:t>
        </w:r>
      </w:ins>
      <w:ins w:id="3830" w:author="PR Preview" w:date="2026-01-01T00:00:00Z">
        <w:r>
          <w:t xml:space="preserve">$-\mathord{\smash[b]{\underset{\raise.3ex\hbox{$\scriptstyle\sim$}}{w}}\vphantom{w}} = (-1, -1, -1)$</w:t>
        </w:r>
      </w:ins>
      <w:ins w:id="3831" w:author="PR Preview" w:date="2026-01-01T00:00:00Z">
        <w:r>
          <w:t xml:space="preserve"> </w:t>
        </w:r>
      </w:ins>
      <w:ins w:id="3832" w:author="PR Preview" w:date="2026-01-01T00:00:00Z">
        <w:r>
          <w:t xml:space="preserve">and</w:t>
        </w:r>
      </w:ins>
      <w:ins w:id="383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ins w:id="3834" w:author="PR Preview" w:date="2026-01-01T00:00:00Z">
        <w:r>
          <w:t xml:space="preserve">, the equation is</w:t>
        </w:r>
      </w:ins>
      <w:ins w:id="383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3836" w:author="PR Preview" w:date="2026-01-01T00:00:00Z">
        <w:r>
          <w:t xml:space="preserve">.</w:t>
        </w:r>
      </w:ins>
      <w:ins w:id="3837" w:author="PR Preview" w:date="2026-01-01T00:00:00Z">
        <w:r>
          <w:t xml:space="preserve"> </w:t>
        </w:r>
      </w:ins>
      <w:ins w:id="3838" w:author="PR Preview" w:date="2026-01-01T00:00:00Z">
        <w:r>
          <w:t xml:space="preserve">Multiplying both sides by</w:t>
        </w:r>
      </w:ins>
      <w:ins w:id="383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840" w:author="PR Preview" w:date="2026-01-01T00:00:00Z">
        <w:r>
          <w:t xml:space="preserve"> </w:t>
        </w:r>
      </w:ins>
      <w:ins w:id="3841" w:author="PR Preview" w:date="2026-01-01T00:00:00Z">
        <w:r>
          <w:t xml:space="preserve">gives the original equation, so it is the same plane.</w:t>
        </w:r>
      </w:ins>
      <w:ins w:id="3842" w:author="PR Preview" w:date="2026-01-01T00:00:00Z">
        <w:r>
          <w:t xml:space="preserve"> </w:t>
        </w:r>
      </w:ins>
      <w:ins w:id="3843" w:author="PR Preview" w:date="2026-01-01T00:00:00Z">
        <w:r>
          <w:t xml:space="preserve">The new expression is the negative of the old one at every point,</w:t>
        </w:r>
      </w:ins>
      <w:ins w:id="3844" w:author="PR Preview" w:date="2026-01-01T00:00:00Z">
        <w:r>
          <w:t xml:space="preserve"> </w:t>
        </w:r>
      </w:ins>
      <w:ins w:id="3845" w:author="PR Preview" w:date="2026-01-01T00:00:00Z">
        <w:r>
          <w:t xml:space="preserve">so the new positive half-space is the old</w:t>
        </w:r>
      </w:ins>
      <w:ins w:id="384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847" w:author="PR Preview" w:date="2026-01-01T00:00:00Z">
        <w:r>
          <w:t xml:space="preserve"> </w:t>
        </w:r>
      </w:ins>
      <w:ins w:id="3848" w:author="PR Preview" w:date="2026-01-01T00:00:00Z">
        <w:r>
          <w:t xml:space="preserve">and the new negative half-space is the old</w:t>
        </w:r>
      </w:ins>
      <w:ins w:id="384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3850" w:author="PR Preview" w:date="2026-01-01T00:00:00Z">
        <w:r>
          <w:t xml:space="preserve">.</w:t>
        </w:r>
      </w:ins>
      <w:ins w:id="3851" w:author="PR Preview" w:date="2026-01-01T00:00:00Z">
        <w:r>
          <w:t xml:space="preserve"> </w:t>
        </w:r>
      </w:ins>
      <w:ins w:id="3852" w:author="PR Preview" w:date="2026-01-01T00:00:00Z">
        <w:r>
          <w:t xml:space="preserve">The origin</w:t>
        </w:r>
      </w:ins>
      <w:ins w:id="38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854" w:author="PR Preview" w:date="2026-01-01T00:00:00Z">
        <w:r>
          <w:t xml:space="preserve"> </w:t>
        </w:r>
      </w:ins>
      <w:ins w:id="3855" w:author="PR Preview" w:date="2026-01-01T00:00:00Z">
        <w:r>
          <w:t xml:space="preserve">is now in the positive half-space,</w:t>
        </w:r>
      </w:ins>
      <w:ins w:id="3856" w:author="PR Preview" w:date="2026-01-01T00:00:00Z">
        <w:r>
          <w:t xml:space="preserve"> </w:t>
        </w:r>
      </w:ins>
      <w:ins w:id="3857" w:author="PR Preview" w:date="2026-01-01T00:00:00Z">
        <w:r>
          <w:t xml:space="preserve">and</w:t>
        </w:r>
      </w:ins>
      <w:ins w:id="38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859" w:author="PR Preview" w:date="2026-01-01T00:00:00Z">
        <w:r>
          <w:t xml:space="preserve"> </w:t>
        </w:r>
      </w:ins>
      <w:ins w:id="3860" w:author="PR Preview" w:date="2026-01-01T00:00:00Z">
        <w:r>
          <w:t xml:space="preserve">is now in the negative half-space.</w:t>
        </w:r>
      </w:ins>
      <w:ins w:id="3861" w:author="PR Preview" w:date="2026-01-01T00:00:00Z">
        <w:r>
          <w:t xml:space="preserve"> </w:t>
        </w:r>
      </w:ins>
      <w:ins w:id="3862" w:author="PR Preview" w:date="2026-01-01T00:00:00Z">
        <w:r>
          <w:t xml:space="preserve">The point</w:t>
        </w:r>
      </w:ins>
      <w:ins w:id="38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864" w:author="PR Preview" w:date="2026-01-01T00:00:00Z">
        <w:r>
          <w:t xml:space="preserve"> </w:t>
        </w:r>
      </w:ins>
      <w:ins w:id="3865" w:author="PR Preview" w:date="2026-01-01T00:00:00Z">
        <w:r>
          <w:t xml:space="preserve">stays on the plane.</w:t>
        </w:r>
      </w:ins>
      <w:ins w:id="3866" w:author="PR Preview" w:date="2026-01-01T00:00:00Z">
        <w:r>
          <w:t xml:space="preserve"> </w:t>
        </w:r>
      </w:ins>
      <w:ins w:id="3867" w:author="PR Preview" w:date="2026-01-01T00:00:00Z">
        <w:r>
          <w:t xml:space="preserve">So the origin and</w:t>
        </w:r>
      </w:ins>
      <w:ins w:id="38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869" w:author="PR Preview" w:date="2026-01-01T00:00:00Z">
        <w:r>
          <w:t xml:space="preserve"> </w:t>
        </w:r>
      </w:ins>
      <w:ins w:id="3870" w:author="PR Preview" w:date="2026-01-01T00:00:00Z">
        <w:r>
          <w:t xml:space="preserve">both change names, and the point on the plane does not.</w:t>
        </w:r>
      </w:ins>
    </w:p>
    <w:p>
      <w:pPr>
        <w:numPr>
          <w:ilvl w:val="0"/>
          <w:numId w:val="1009"/>
        </w:numPr>
      </w:pPr>
      <w:ins w:id="3871" w:author="PR Preview" w:date="2026-01-01T00:00:00Z">
        <w:r>
          <w:t xml:space="preserve">Here</w:t>
        </w:r>
      </w:ins>
      <w:ins w:id="387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3873" w:author="PR Preview" w:date="2026-01-01T00:00:00Z">
        <w:r>
          <w:t xml:space="preserve">.</w:t>
        </w:r>
      </w:ins>
      <w:ins w:id="387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ins w:id="3875" w:author="PR Preview" w:date="2026-01-01T00:00:00Z">
        <w:r>
          <w:t xml:space="preserve"> </w:t>
        </w:r>
      </w:ins>
      <w:ins w:id="3876" w:author="PR Preview" w:date="2026-01-01T00:00:00Z">
        <w:r>
          <w:t xml:space="preserve">is the subspace</w:t>
        </w:r>
      </w:ins>
      <w:ins w:id="3877" w:author="PR Preview" w:date="2026-01-01T00:00:00Z">
        <w:r>
          <w:t xml:space="preserve"> </w:t>
        </w:r>
      </w:ins>
      <w:ins w:id="3878" w:author="PR Preview" w:date="2026-01-01T00:00:00Z">
        <w:r>
          <w:t xml:space="preserve">$\mathopen{}\left\{\mathord{\smash[b]{\underset{\raise.3ex\hbox{$\scriptstyle\sim$}}{s}}\vphantom{s}} : s_1 + s_2 + s_3 = 0\right\}\mathclose{}$</w:t>
        </w:r>
      </w:ins>
      <w:ins w:id="3879" w:author="PR Preview" w:date="2026-01-01T00:00:00Z">
        <w:r>
          <w:t xml:space="preserve">, which has dimension</w:t>
        </w:r>
      </w:ins>
      <w:ins w:id="38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3881" w:author="PR Preview" w:date="2026-01-01T00:00:00Z">
        <w:r>
          <w:t xml:space="preserve">.</w:t>
        </w:r>
      </w:ins>
      <w:ins w:id="388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883" w:author="PR Preview" w:date="2026-01-01T00:00:00Z">
        <w:r>
          <w:t xml:space="preserve"> </w:t>
        </w:r>
      </w:ins>
      <w:ins w:id="3884" w:author="PR Preview" w:date="2026-01-01T00:00:00Z">
        <w:r>
          <w:t xml:space="preserve">has dimension</w:t>
        </w:r>
      </w:ins>
      <w:ins w:id="388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3886" w:author="PR Preview" w:date="2026-01-01T00:00:00Z">
        <w:r>
          <w:t xml:space="preserve">.</w:t>
        </w:r>
      </w:ins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del w:id="3887" w:author="PR Preview" w:date="2026-01-01T00:00:00Z">
        <w:r>
          <w:rPr>
            <w:i/>
            <w:iCs/>
          </w:rPr>
          <w:delText xml:space="preserve">Proof</w:delText>
        </w:r>
      </w:del>
      <w:del w:id="3888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889" w:author="PR Preview" w:date="2026-01-01T00:00:00Z">
        <w:r>
          <w:delText xml:space="preserve"> </w:delText>
        </w:r>
      </w:del>
      <w:del w:id="3890" w:author="PR Preview" w:date="2026-01-01T00:00:00Z">
        <w:r>
          <w:delText xml:space="preserve">has dimension</w:delText>
        </w:r>
      </w:del>
      <w:del w:id="3891" w:author="PR Preview" w:date="2026-01-01T00:00:00Z">
        <w:r>
          <w:delText xml:space="preserve"> </w:delText>
        </w:r>
      </w:del>
      <m:oMath>
        <m:r>
          <m:t>r</m:t>
        </m:r>
      </m:oMath>
      <w:del w:id="3892" w:author="PR Preview" w:date="2026-01-01T00:00:00Z">
        <w:r>
          <w:delText xml:space="preserve"> </w:delText>
        </w:r>
      </w:del>
      <w:del w:id="3893" w:author="PR Preview" w:date="2026-01-01T00:00:00Z">
        <w:r>
          <w:delText xml:space="preserve">(</w:delText>
        </w:r>
      </w:del>
      <w:hyperlink w:anchor="thm-rank-dim">
        <w:del w:id="3894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3895" w:author="PR Preview" w:date="2026-01-01T00:00:00Z">
        <w:r>
          <w:delText xml:space="preserve">),</w:delText>
        </w:r>
      </w:del>
      <w:del w:id="3896" w:author="PR Preview" w:date="2026-01-01T00:00:00Z">
        <w:r>
          <w:delText xml:space="preserve"> </w:delText>
        </w:r>
      </w:del>
      <w:del w:id="3897" w:author="PR Preview" w:date="2026-01-01T00:00:00Z">
        <w:r>
          <w:delText xml:space="preserve">so it has a basis</w:delText>
        </w:r>
      </w:del>
      <w:del w:id="389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del w:id="3899" w:author="PR Preview" w:date="2026-01-01T00:00:00Z">
        <w:r>
          <w:delText xml:space="preserve"> </w:delText>
        </w:r>
      </w:del>
      <w:del w:id="3900" w:author="PR Preview" w:date="2026-01-01T00:00:00Z">
        <w:r>
          <w:delText xml:space="preserve">(</w:delText>
        </w:r>
      </w:del>
      <w:hyperlink r:id="rId58">
        <w:del w:id="3901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3902" w:author="PR Preview" w:date="2026-01-01T00:00:00Z">
        <w:r>
          <w:delText xml:space="preserve">);</w:delText>
        </w:r>
      </w:del>
      <w:del w:id="3903" w:author="PR Preview" w:date="2026-01-01T00:00:00Z">
        <w:r>
          <w:delText xml:space="preserve"> </w:delText>
        </w:r>
      </w:del>
      <w:del w:id="3904" w:author="PR Preview" w:date="2026-01-01T00:00:00Z">
        <w:r>
          <w:delText xml:space="preserve">let</w:delText>
        </w:r>
      </w:del>
      <w:del w:id="3905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3906" w:author="PR Preview" w:date="2026-01-01T00:00:00Z">
        <w:r>
          <w:delText xml:space="preserve"> </w:delText>
        </w:r>
      </w:del>
      <w:del w:id="3907" w:author="PR Preview" w:date="2026-01-01T00:00:00Z">
        <w:r>
          <w:delText xml:space="preserve">be the</w:delText>
        </w:r>
      </w:del>
      <w:del w:id="390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r</m:t>
        </m:r>
      </m:oMath>
      <w:del w:id="3909" w:author="PR Preview" w:date="2026-01-01T00:00:00Z">
        <w:r>
          <w:delText xml:space="preserve"> </w:delText>
        </w:r>
      </w:del>
      <w:del w:id="3910" w:author="PR Preview" w:date="2026-01-01T00:00:00Z">
        <w:r>
          <w:delText xml:space="preserve">matrix with these columns.</w:delText>
        </w:r>
      </w:del>
      <w:del w:id="3911" w:author="PR Preview" w:date="2026-01-01T00:00:00Z">
        <w:r>
          <w:delText xml:space="preserve"> </w:delText>
        </w:r>
      </w:del>
      <w:del w:id="3912" w:author="PR Preview" w:date="2026-01-01T00:00:00Z">
        <w:r>
          <w:delText xml:space="preserve">Each column</w:delText>
        </w:r>
      </w:del>
      <w:del w:id="391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3914" w:author="PR Preview" w:date="2026-01-01T00:00:00Z">
        <w:r>
          <w:delText xml:space="preserve"> </w:delText>
        </w:r>
      </w:del>
      <w:del w:id="3915" w:author="PR Preview" w:date="2026-01-01T00:00:00Z">
        <w:r>
          <w:delText xml:space="preserve">of</w:delText>
        </w:r>
      </w:del>
      <w:del w:id="39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917" w:author="PR Preview" w:date="2026-01-01T00:00:00Z">
        <w:r>
          <w:delText xml:space="preserve"> </w:delText>
        </w:r>
      </w:del>
      <w:del w:id="3918" w:author="PR Preview" w:date="2026-01-01T00:00:00Z">
        <w:r>
          <w:delText xml:space="preserve">is in</w:delText>
        </w:r>
      </w:del>
      <w:del w:id="391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920" w:author="PR Preview" w:date="2026-01-01T00:00:00Z">
        <w:r>
          <w:delText xml:space="preserve">,</w:delText>
        </w:r>
      </w:del>
      <w:del w:id="3921" w:author="PR Preview" w:date="2026-01-01T00:00:00Z">
        <w:r>
          <w:delText xml:space="preserve"> </w:delText>
        </w:r>
      </w:del>
      <w:del w:id="3922" w:author="PR Preview" w:date="2026-01-01T00:00:00Z">
        <w:r>
          <w:delText xml:space="preserve">so</w:delText>
        </w:r>
      </w:del>
      <w:del w:id="392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del w:id="3924" w:author="PR Preview" w:date="2026-01-01T00:00:00Z">
        <w:r>
          <w:delText xml:space="preserve"> </w:delText>
        </w:r>
      </w:del>
      <w:del w:id="3925" w:author="PR Preview" w:date="2026-01-01T00:00:00Z">
        <w:r>
          <w:delText xml:space="preserve">for some numbers</w:delText>
        </w:r>
      </w:del>
      <w:del w:id="3926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del w:id="3927" w:author="PR Preview" w:date="2026-01-01T00:00:00Z">
        <w:r>
          <w:delText xml:space="preserve">,</w:delText>
        </w:r>
      </w:del>
      <w:del w:id="3928" w:author="PR Preview" w:date="2026-01-01T00:00:00Z">
        <w:r>
          <w:delText xml:space="preserve"> </w:delText>
        </w:r>
      </w:del>
      <w:del w:id="3929" w:author="PR Preview" w:date="2026-01-01T00:00:00Z">
        <w:r>
          <w:delText xml:space="preserve">because the basis spans</w:delText>
        </w:r>
      </w:del>
      <w:del w:id="39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931" w:author="PR Preview" w:date="2026-01-01T00:00:00Z">
        <w:r>
          <w:delText xml:space="preserve">.</w:delText>
        </w:r>
      </w:del>
      <w:del w:id="3932" w:author="PR Preview" w:date="2026-01-01T00:00:00Z">
        <w:r>
          <w:delText xml:space="preserve"> </w:delText>
        </w:r>
      </w:del>
      <w:del w:id="3933" w:author="PR Preview" w:date="2026-01-01T00:00:00Z">
        <w:r>
          <w:delText xml:space="preserve">Let</w:delText>
        </w:r>
      </w:del>
      <w:del w:id="3934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3935" w:author="PR Preview" w:date="2026-01-01T00:00:00Z">
        <w:r>
          <w:delText xml:space="preserve"> </w:delText>
        </w:r>
      </w:del>
      <w:del w:id="3936" w:author="PR Preview" w:date="2026-01-01T00:00:00Z">
        <w:r>
          <w:delText xml:space="preserve">be the</w:delText>
        </w:r>
      </w:del>
      <w:del w:id="3937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n</m:t>
        </m:r>
      </m:oMath>
      <w:del w:id="3938" w:author="PR Preview" w:date="2026-01-01T00:00:00Z">
        <w:r>
          <w:delText xml:space="preserve"> </w:delText>
        </w:r>
      </w:del>
      <w:del w:id="3939" w:author="PR Preview" w:date="2026-01-01T00:00:00Z">
        <w:r>
          <w:delText xml:space="preserve">matrix with entries</w:delText>
        </w:r>
      </w:del>
      <w:del w:id="3940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del w:id="3941" w:author="PR Preview" w:date="2026-01-01T00:00:00Z">
        <w:r>
          <w:delText xml:space="preserve">,</w:delText>
        </w:r>
      </w:del>
      <w:del w:id="3942" w:author="PR Preview" w:date="2026-01-01T00:00:00Z">
        <w:r>
          <w:delText xml:space="preserve"> </w:delText>
        </w:r>
      </w:del>
      <w:del w:id="3943" w:author="PR Preview" w:date="2026-01-01T00:00:00Z">
        <w:r>
          <w:delText xml:space="preserve">whose column</w:delText>
        </w:r>
      </w:del>
      <w:del w:id="3944" w:author="PR Preview" w:date="2026-01-01T00:00:00Z">
        <w:r>
          <w:delText xml:space="preserve"> </w:delText>
        </w:r>
      </w:del>
      <m:oMath>
        <m:r>
          <m:t>j</m:t>
        </m:r>
      </m:oMath>
      <w:del w:id="3945" w:author="PR Preview" w:date="2026-01-01T00:00:00Z">
        <w:r>
          <w:delText xml:space="preserve"> </w:delText>
        </w:r>
      </w:del>
      <w:del w:id="3946" w:author="PR Preview" w:date="2026-01-01T00:00:00Z">
        <w:r>
          <w:delText xml:space="preserve">is</w:delText>
        </w:r>
      </w:del>
      <w:del w:id="394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del w:id="3948" w:author="PR Preview" w:date="2026-01-01T00:00:00Z">
        <w:r>
          <w:delText xml:space="preserve">.</w:delText>
        </w:r>
      </w:del>
      <w:del w:id="3949" w:author="PR Preview" w:date="2026-01-01T00:00:00Z">
        <w:r>
          <w:delText xml:space="preserve"> </w:delText>
        </w:r>
      </w:del>
      <w:del w:id="3950" w:author="PR Preview" w:date="2026-01-01T00:00:00Z">
        <w:r>
          <w:delText xml:space="preserve">Then column</w:delText>
        </w:r>
      </w:del>
      <w:del w:id="3951" w:author="PR Preview" w:date="2026-01-01T00:00:00Z">
        <w:r>
          <w:delText xml:space="preserve"> </w:delText>
        </w:r>
      </w:del>
      <m:oMath>
        <m:r>
          <m:t>j</m:t>
        </m:r>
      </m:oMath>
      <w:del w:id="3952" w:author="PR Preview" w:date="2026-01-01T00:00:00Z">
        <w:r>
          <w:delText xml:space="preserve"> </w:delText>
        </w:r>
      </w:del>
      <w:del w:id="3953" w:author="PR Preview" w:date="2026-01-01T00:00:00Z">
        <w:r>
          <w:delText xml:space="preserve">of</w:delText>
        </w:r>
      </w:del>
      <w:del w:id="3954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del w:id="3955" w:author="PR Preview" w:date="2026-01-01T00:00:00Z">
        <w:r>
          <w:delText xml:space="preserve"> </w:delText>
        </w:r>
      </w:del>
      <w:del w:id="3956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3957" w:author="PR Preview" w:date="2026-01-01T00:00:00Z">
        <w:r>
          <w:rPr>
            <w:i/>
            <w:iCs/>
          </w:rPr>
          <w:t xml:space="preserve">Proof</w:t>
        </w:r>
      </w:ins>
      <w:ins w:id="3958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959" w:author="PR Preview" w:date="2026-01-01T00:00:00Z">
        <w:r>
          <w:t xml:space="preserve"> </w:t>
        </w:r>
      </w:ins>
      <w:ins w:id="3960" w:author="PR Preview" w:date="2026-01-01T00:00:00Z">
        <w:r>
          <w:t xml:space="preserve">has dimension</w:t>
        </w:r>
      </w:ins>
      <w:ins w:id="3961" w:author="PR Preview" w:date="2026-01-01T00:00:00Z">
        <w:r>
          <w:t xml:space="preserve"> </w:t>
        </w:r>
      </w:ins>
      <m:oMath>
        <m:r>
          <m:t>r</m:t>
        </m:r>
      </m:oMath>
      <w:ins w:id="3962" w:author="PR Preview" w:date="2026-01-01T00:00:00Z">
        <w:r>
          <w:t xml:space="preserve"> </w:t>
        </w:r>
      </w:ins>
      <w:ins w:id="3963" w:author="PR Preview" w:date="2026-01-01T00:00:00Z">
        <w:r>
          <w:t xml:space="preserve">(</w:t>
        </w:r>
      </w:ins>
      <w:hyperlink w:anchor="thm-rank-dim">
        <w:ins w:id="3964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3965" w:author="PR Preview" w:date="2026-01-01T00:00:00Z">
        <w:r>
          <w:t xml:space="preserve">),</w:t>
        </w:r>
      </w:ins>
      <w:ins w:id="3966" w:author="PR Preview" w:date="2026-01-01T00:00:00Z">
        <w:r>
          <w:t xml:space="preserve"> </w:t>
        </w:r>
      </w:ins>
      <w:ins w:id="3967" w:author="PR Preview" w:date="2026-01-01T00:00:00Z">
        <w:r>
          <w:t xml:space="preserve">so it has a basis</w:t>
        </w:r>
      </w:ins>
      <w:ins w:id="3968" w:author="PR Preview" w:date="2026-01-01T00:00:00Z">
        <w:r>
          <w:t xml:space="preserve"> </w:t>
        </w:r>
      </w:ins>
      <w:ins w:id="3969" w:author="PR Preview" w:date="2026-01-01T00:00:00Z">
        <w:r>
          <w:t xml:space="preserve">$\mathord{\smash[b]{\underset{\raise.3ex\hbox{$\scriptstyle\sim$}}{c}}\vphantom{c}}_1, \ldots, \mathord{\smash[b]{\underset{\raise.3ex\hbox{$\scriptstyle\sim$}}{c}}\vphantom{c}}_r$</w:t>
        </w:r>
      </w:ins>
      <w:ins w:id="3970" w:author="PR Preview" w:date="2026-01-01T00:00:00Z">
        <w:r>
          <w:t xml:space="preserve"> </w:t>
        </w:r>
      </w:ins>
      <w:ins w:id="3971" w:author="PR Preview" w:date="2026-01-01T00:00:00Z">
        <w:r>
          <w:t xml:space="preserve">(</w:t>
        </w:r>
      </w:ins>
      <w:hyperlink r:id="rId58">
        <w:ins w:id="3972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3973" w:author="PR Preview" w:date="2026-01-01T00:00:00Z">
        <w:r>
          <w:t xml:space="preserve">);</w:t>
        </w:r>
      </w:ins>
      <w:ins w:id="3974" w:author="PR Preview" w:date="2026-01-01T00:00:00Z">
        <w:r>
          <w:t xml:space="preserve"> </w:t>
        </w:r>
      </w:ins>
      <w:ins w:id="3975" w:author="PR Preview" w:date="2026-01-01T00:00:00Z">
        <w:r>
          <w:t xml:space="preserve">let</w:t>
        </w:r>
      </w:ins>
      <w:ins w:id="3976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3977" w:author="PR Preview" w:date="2026-01-01T00:00:00Z">
        <w:r>
          <w:t xml:space="preserve"> </w:t>
        </w:r>
      </w:ins>
      <w:ins w:id="3978" w:author="PR Preview" w:date="2026-01-01T00:00:00Z">
        <w:r>
          <w:t xml:space="preserve">be the</w:t>
        </w:r>
      </w:ins>
      <w:ins w:id="397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r</m:t>
        </m:r>
      </m:oMath>
      <w:ins w:id="3980" w:author="PR Preview" w:date="2026-01-01T00:00:00Z">
        <w:r>
          <w:t xml:space="preserve"> </w:t>
        </w:r>
      </w:ins>
      <w:ins w:id="3981" w:author="PR Preview" w:date="2026-01-01T00:00:00Z">
        <w:r>
          <w:t xml:space="preserve">matrix with these columns.</w:t>
        </w:r>
      </w:ins>
      <w:ins w:id="3982" w:author="PR Preview" w:date="2026-01-01T00:00:00Z">
        <w:r>
          <w:t xml:space="preserve"> </w:t>
        </w:r>
      </w:ins>
      <w:ins w:id="3983" w:author="PR Preview" w:date="2026-01-01T00:00:00Z">
        <w:r>
          <w:t xml:space="preserve">Each column</w:t>
        </w:r>
      </w:ins>
      <w:ins w:id="3984" w:author="PR Preview" w:date="2026-01-01T00:00:00Z">
        <w:r>
          <w:t xml:space="preserve"> </w:t>
        </w:r>
      </w:ins>
      <w:ins w:id="3985" w:author="PR Preview" w:date="2026-01-01T00:00:00Z">
        <w:r>
          <w:t xml:space="preserve">$\mathord{\smash[b]{\underset{\raise.3ex\hbox{$\scriptstyle\sim$}}{a}}\vphantom{a}}_j$</w:t>
        </w:r>
      </w:ins>
      <w:ins w:id="3986" w:author="PR Preview" w:date="2026-01-01T00:00:00Z">
        <w:r>
          <w:t xml:space="preserve"> </w:t>
        </w:r>
      </w:ins>
      <w:ins w:id="3987" w:author="PR Preview" w:date="2026-01-01T00:00:00Z">
        <w:r>
          <w:t xml:space="preserve">of</w:t>
        </w:r>
      </w:ins>
      <w:ins w:id="39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989" w:author="PR Preview" w:date="2026-01-01T00:00:00Z">
        <w:r>
          <w:t xml:space="preserve"> </w:t>
        </w:r>
      </w:ins>
      <w:ins w:id="3990" w:author="PR Preview" w:date="2026-01-01T00:00:00Z">
        <w:r>
          <w:t xml:space="preserve">is in</w:t>
        </w:r>
      </w:ins>
      <w:ins w:id="39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992" w:author="PR Preview" w:date="2026-01-01T00:00:00Z">
        <w:r>
          <w:t xml:space="preserve">,</w:t>
        </w:r>
      </w:ins>
      <w:ins w:id="3993" w:author="PR Preview" w:date="2026-01-01T00:00:00Z">
        <w:r>
          <w:t xml:space="preserve"> </w:t>
        </w:r>
      </w:ins>
      <w:ins w:id="3994" w:author="PR Preview" w:date="2026-01-01T00:00:00Z">
        <w:r>
          <w:t xml:space="preserve">so</w:t>
        </w:r>
      </w:ins>
      <w:ins w:id="3995" w:author="PR Preview" w:date="2026-01-01T00:00:00Z">
        <w:r>
          <w:t xml:space="preserve"> </w:t>
        </w:r>
      </w:ins>
      <w:ins w:id="3996" w:author="PR Preview" w:date="2026-01-01T00:00:00Z">
        <w:r>
  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  </w:r>
      </w:ins>
      <w:ins w:id="3997" w:author="PR Preview" w:date="2026-01-01T00:00:00Z">
        <w:r>
          <w:t xml:space="preserve"> </w:t>
        </w:r>
      </w:ins>
      <w:ins w:id="3998" w:author="PR Preview" w:date="2026-01-01T00:00:00Z">
        <w:r>
          <w:t xml:space="preserve">for some numbers</w:t>
        </w:r>
      </w:ins>
      <w:ins w:id="3999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ins w:id="4000" w:author="PR Preview" w:date="2026-01-01T00:00:00Z">
        <w:r>
          <w:t xml:space="preserve">,</w:t>
        </w:r>
      </w:ins>
      <w:ins w:id="4001" w:author="PR Preview" w:date="2026-01-01T00:00:00Z">
        <w:r>
          <w:t xml:space="preserve"> </w:t>
        </w:r>
      </w:ins>
      <w:ins w:id="4002" w:author="PR Preview" w:date="2026-01-01T00:00:00Z">
        <w:r>
          <w:t xml:space="preserve">because the basis spans</w:t>
        </w:r>
      </w:ins>
      <w:ins w:id="40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004" w:author="PR Preview" w:date="2026-01-01T00:00:00Z">
        <w:r>
          <w:t xml:space="preserve">.</w:t>
        </w:r>
      </w:ins>
      <w:ins w:id="4005" w:author="PR Preview" w:date="2026-01-01T00:00:00Z">
        <w:r>
          <w:t xml:space="preserve"> </w:t>
        </w:r>
      </w:ins>
      <w:ins w:id="4006" w:author="PR Preview" w:date="2026-01-01T00:00:00Z">
        <w:r>
          <w:t xml:space="preserve">Let</w:t>
        </w:r>
      </w:ins>
      <w:ins w:id="4007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4008" w:author="PR Preview" w:date="2026-01-01T00:00:00Z">
        <w:r>
          <w:t xml:space="preserve"> </w:t>
        </w:r>
      </w:ins>
      <w:ins w:id="4009" w:author="PR Preview" w:date="2026-01-01T00:00:00Z">
        <w:r>
          <w:t xml:space="preserve">be the</w:t>
        </w:r>
      </w:ins>
      <w:ins w:id="401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n</m:t>
        </m:r>
      </m:oMath>
      <w:ins w:id="4011" w:author="PR Preview" w:date="2026-01-01T00:00:00Z">
        <w:r>
          <w:t xml:space="preserve"> </w:t>
        </w:r>
      </w:ins>
      <w:ins w:id="4012" w:author="PR Preview" w:date="2026-01-01T00:00:00Z">
        <w:r>
          <w:t xml:space="preserve">matrix with entries</w:t>
        </w:r>
      </w:ins>
      <w:ins w:id="4013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ins w:id="4014" w:author="PR Preview" w:date="2026-01-01T00:00:00Z">
        <w:r>
          <w:t xml:space="preserve">,</w:t>
        </w:r>
      </w:ins>
      <w:ins w:id="4015" w:author="PR Preview" w:date="2026-01-01T00:00:00Z">
        <w:r>
          <w:t xml:space="preserve"> </w:t>
        </w:r>
      </w:ins>
      <w:ins w:id="4016" w:author="PR Preview" w:date="2026-01-01T00:00:00Z">
        <w:r>
          <w:t xml:space="preserve">whose column</w:t>
        </w:r>
      </w:ins>
      <w:ins w:id="4017" w:author="PR Preview" w:date="2026-01-01T00:00:00Z">
        <w:r>
          <w:t xml:space="preserve"> </w:t>
        </w:r>
      </w:ins>
      <m:oMath>
        <m:r>
          <m:t>j</m:t>
        </m:r>
      </m:oMath>
      <w:ins w:id="4018" w:author="PR Preview" w:date="2026-01-01T00:00:00Z">
        <w:r>
          <w:t xml:space="preserve"> </w:t>
        </w:r>
      </w:ins>
      <w:ins w:id="4019" w:author="PR Preview" w:date="2026-01-01T00:00:00Z">
        <w:r>
          <w:t xml:space="preserve">is</w:t>
        </w:r>
      </w:ins>
      <w:ins w:id="4020" w:author="PR Preview" w:date="2026-01-01T00:00:00Z">
        <w:r>
          <w:t xml:space="preserve"> </w:t>
        </w:r>
      </w:ins>
      <w:ins w:id="4021" w:author="PR Preview" w:date="2026-01-01T00:00:00Z">
        <w:r>
          <w:t xml:space="preserve">$\mathord{\smash[b]{\underset{\raise.3ex\hbox{$\scriptstyle\sim$}}{r}}\vphantom{r}}_j = (r_{1j}, \ldots, r_{rj})$</w:t>
        </w:r>
      </w:ins>
      <w:ins w:id="4022" w:author="PR Preview" w:date="2026-01-01T00:00:00Z">
        <w:r>
          <w:t xml:space="preserve">.</w:t>
        </w:r>
      </w:ins>
      <w:ins w:id="4023" w:author="PR Preview" w:date="2026-01-01T00:00:00Z">
        <w:r>
          <w:t xml:space="preserve"> </w:t>
        </w:r>
      </w:ins>
      <w:ins w:id="4024" w:author="PR Preview" w:date="2026-01-01T00:00:00Z">
        <w:r>
          <w:t xml:space="preserve">Then column</w:t>
        </w:r>
      </w:ins>
      <w:ins w:id="4025" w:author="PR Preview" w:date="2026-01-01T00:00:00Z">
        <w:r>
          <w:t xml:space="preserve"> </w:t>
        </w:r>
      </w:ins>
      <m:oMath>
        <m:r>
          <m:t>j</m:t>
        </m:r>
      </m:oMath>
      <w:ins w:id="4026" w:author="PR Preview" w:date="2026-01-01T00:00:00Z">
        <w:r>
          <w:t xml:space="preserve"> </w:t>
        </w:r>
      </w:ins>
      <w:ins w:id="4027" w:author="PR Preview" w:date="2026-01-01T00:00:00Z">
        <w:r>
          <w:t xml:space="preserve">of</w:t>
        </w:r>
      </w:ins>
      <w:ins w:id="4028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ins w:id="4029" w:author="PR Preview" w:date="2026-01-01T00:00:00Z">
        <w:r>
          <w:t xml:space="preserve"> </w:t>
        </w:r>
      </w:ins>
      <w:ins w:id="4030" w:author="PR Preview" w:date="2026-01-01T00:00:00Z">
        <w:r>
          <w:t xml:space="preserve">is</w:t>
        </w:r>
      </w:ins>
    </w:p>
    <w:p>
      <w:pPr>
        <w:pStyle w:val="BodyText"/>
      </w:pPr>
      <w:ins w:id="4031" w:author="PR Preview" w:date="2026-01-01T00:00:00Z">
        <w:r>
  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del w:id="4032" w:author="PR Preview" w:date="2026-01-01T00:00:00Z">
        <w:r>
          <w:rPr>
            <w:b/>
            <w:bCs/>
          </w:rPr>
          <w:delText xml:space="preserve">Example 23 (Building a rank factorization from a basis)</w:delText>
        </w:r>
      </w:del>
      <w:del w:id="4033" w:author="PR Preview" w:date="2026-01-01T00:00:00Z">
        <w:r>
          <w:delText xml:space="preserve"> </w:delText>
        </w:r>
      </w:del>
      <w:del w:id="4034" w:author="PR Preview" w:date="2026-01-01T00:00:00Z">
        <w:r>
          <w:delText xml:space="preserve">For</w:delText>
        </w:r>
      </w:del>
      <w:del w:id="403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036" w:author="PR Preview" w:date="2026-01-01T00:00:00Z">
        <w:r>
          <w:delText xml:space="preserve"> </w:delText>
        </w:r>
      </w:del>
      <w:del w:id="4037" w:author="PR Preview" w:date="2026-01-01T00:00:00Z">
        <w:r>
          <w:delText xml:space="preserve">in</w:delText>
        </w:r>
      </w:del>
      <w:del w:id="4038" w:author="PR Preview" w:date="2026-01-01T00:00:00Z">
        <w:r>
          <w:delText xml:space="preserve"> </w:delText>
        </w:r>
      </w:del>
      <w:hyperlink w:anchor="exm-column-space">
        <w:del w:id="4039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4040" w:author="PR Preview" w:date="2026-01-01T00:00:00Z">
        <w:r>
          <w:delText xml:space="preserve">,</w:delText>
        </w:r>
      </w:del>
      <w:del w:id="404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4042" w:author="PR Preview" w:date="2026-01-01T00:00:00Z">
        <w:r>
          <w:delText xml:space="preserve"> </w:delText>
        </w:r>
      </w:del>
      <w:del w:id="4043" w:author="PR Preview" w:date="2026-01-01T00:00:00Z">
        <w:r>
          <w:delText xml:space="preserve">spans</w:delText>
        </w:r>
      </w:del>
      <w:del w:id="40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045" w:author="PR Preview" w:date="2026-01-01T00:00:00Z">
        <w:r>
          <w:delText xml:space="preserve"> </w:delText>
        </w:r>
      </w:del>
      <w:del w:id="4046" w:author="PR Preview" w:date="2026-01-01T00:00:00Z">
        <w:r>
          <w:delText xml:space="preserve">(</w:delText>
        </w:r>
      </w:del>
      <w:hyperlink w:anchor="exm-column-space-span">
        <w:del w:id="4047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4048" w:author="PR Preview" w:date="2026-01-01T00:00:00Z">
        <w:r>
          <w:delText xml:space="preserve">),</w:delText>
        </w:r>
      </w:del>
      <w:del w:id="4049" w:author="PR Preview" w:date="2026-01-01T00:00:00Z">
        <w:r>
          <w:delText xml:space="preserve"> </w:delText>
        </w:r>
      </w:del>
      <w:del w:id="4050" w:author="PR Preview" w:date="2026-01-01T00:00:00Z">
        <w:r>
          <w:delText xml:space="preserve">and it is linearly independent because it is nonzero</w:delText>
        </w:r>
      </w:del>
      <w:del w:id="4051" w:author="PR Preview" w:date="2026-01-01T00:00:00Z">
        <w:r>
          <w:delText xml:space="preserve"> </w:delText>
        </w:r>
      </w:del>
      <w:del w:id="4052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4053" w:author="PR Preview" w:date="2026-01-01T00:00:00Z">
        <w:r>
          <w:delText xml:space="preserve"> </w:delText>
        </w:r>
      </w:del>
      <w:del w:id="4054" w:author="PR Preview" w:date="2026-01-01T00:00:00Z">
        <w:r>
          <w:delText xml:space="preserve">forces</w:delText>
        </w:r>
      </w:del>
      <w:del w:id="405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4056" w:author="PR Preview" w:date="2026-01-01T00:00:00Z">
        <w:r>
          <w:delText xml:space="preserve">),</w:delText>
        </w:r>
      </w:del>
      <w:del w:id="4057" w:author="PR Preview" w:date="2026-01-01T00:00:00Z">
        <w:r>
          <w:delText xml:space="preserve"> </w:delText>
        </w:r>
      </w:del>
      <w:del w:id="4058" w:author="PR Preview" w:date="2026-01-01T00:00:00Z">
        <w:r>
          <w:delText xml:space="preserve">so it is a basis of</w:delText>
        </w:r>
      </w:del>
      <w:del w:id="405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060" w:author="PR Preview" w:date="2026-01-01T00:00:00Z">
        <w:r>
          <w:delText xml:space="preserve">.</w:delText>
        </w:r>
      </w:del>
      <w:del w:id="4061" w:author="PR Preview" w:date="2026-01-01T00:00:00Z">
        <w:r>
          <w:delText xml:space="preserve"> </w:delText>
        </w:r>
      </w:del>
      <w:del w:id="4062" w:author="PR Preview" w:date="2026-01-01T00:00:00Z">
        <w:r>
          <w:delText xml:space="preserve">The columns of</w:delText>
        </w:r>
      </w:del>
      <w:del w:id="406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064" w:author="PR Preview" w:date="2026-01-01T00:00:00Z">
        <w:r>
          <w:delText xml:space="preserve"> </w:delText>
        </w:r>
      </w:del>
      <w:del w:id="4065" w:author="PR Preview" w:date="2026-01-01T00:00:00Z">
        <w:r>
          <w:delText xml:space="preserve">are</w:delText>
        </w:r>
      </w:del>
      <w:del w:id="40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4067" w:author="PR Preview" w:date="2026-01-01T00:00:00Z">
        <w:r>
          <w:delText xml:space="preserve">,</w:delText>
        </w:r>
      </w:del>
      <w:del w:id="406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4069" w:author="PR Preview" w:date="2026-01-01T00:00:00Z">
        <w:r>
          <w:delText xml:space="preserve"> </w:delText>
        </w:r>
      </w:del>
      <w:del w:id="4070" w:author="PR Preview" w:date="2026-01-01T00:00:00Z">
        <w:r>
          <w:delText xml:space="preserve">and</w:delText>
        </w:r>
      </w:del>
      <w:del w:id="40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4072" w:author="PR Preview" w:date="2026-01-01T00:00:00Z">
        <w:r>
          <w:delText xml:space="preserve">,</w:delText>
        </w:r>
      </w:del>
      <w:del w:id="4073" w:author="PR Preview" w:date="2026-01-01T00:00:00Z">
        <w:r>
          <w:delText xml:space="preserve"> </w:delText>
        </w:r>
      </w:del>
      <w:del w:id="4074" w:author="PR Preview" w:date="2026-01-01T00:00:00Z">
        <w:r>
          <w:delText xml:space="preserve">so the construction in</w:delText>
        </w:r>
      </w:del>
      <w:del w:id="4075" w:author="PR Preview" w:date="2026-01-01T00:00:00Z">
        <w:r>
          <w:delText xml:space="preserve"> </w:delText>
        </w:r>
      </w:del>
      <w:hyperlink w:anchor="thm-rank-factorization">
        <w:del w:id="407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4077" w:author="PR Preview" w:date="2026-01-01T00:00:00Z">
        <w:r>
          <w:delText xml:space="preserve"> </w:delText>
        </w:r>
      </w:del>
      <w:del w:id="4078" w:author="PR Preview" w:date="2026-01-01T00:00:00Z">
        <w:r>
          <w:delText xml:space="preserve">gives</w:delText>
        </w:r>
      </w:del>
      <w:del w:id="4079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4080" w:author="PR Preview" w:date="2026-01-01T00:00:00Z">
        <w:r>
          <w:delText xml:space="preserve"> </w:delText>
        </w:r>
      </w:del>
      <w:del w:id="4081" w:author="PR Preview" w:date="2026-01-01T00:00:00Z">
        <w:r>
          <w:delText xml:space="preserve">and</w:delText>
        </w:r>
      </w:del>
      <w:del w:id="4082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4083" w:author="PR Preview" w:date="2026-01-01T00:00:00Z">
        <w:r>
          <w:delText xml:space="preserve">,</w:delText>
        </w:r>
      </w:del>
      <w:del w:id="4084" w:author="PR Preview" w:date="2026-01-01T00:00:00Z">
        <w:r>
          <w:delText xml:space="preserve"> </w:delText>
        </w:r>
      </w:del>
      <w:del w:id="4085" w:author="PR Preview" w:date="2026-01-01T00:00:00Z">
        <w:r>
          <w:delText xml:space="preserve">the factorization in</w:delText>
        </w:r>
      </w:del>
      <w:del w:id="4086" w:author="PR Preview" w:date="2026-01-01T00:00:00Z">
        <w:r>
          <w:delText xml:space="preserve"> </w:delText>
        </w:r>
      </w:del>
      <w:hyperlink w:anchor="exm-rank-factorization">
        <w:del w:id="4087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4088" w:author="PR Preview" w:date="2026-01-01T00:00:00Z">
        <w:r>
          <w:delText xml:space="preserve">.</w:delText>
        </w:r>
      </w:del>
    </w:p>
    <w:p>
      <w:pPr>
        <w:pStyle w:val="BodyText"/>
      </w:pPr>
      <w:ins w:id="4089" w:author="PR Preview" w:date="2026-01-01T00:00:00Z">
        <w:r>
          <w:rPr>
            <w:b/>
            <w:bCs/>
          </w:rPr>
          <w:t xml:space="preserve">Example 23 (Building a rank factorization from a basis)</w:t>
        </w:r>
      </w:ins>
      <w:ins w:id="4090" w:author="PR Preview" w:date="2026-01-01T00:00:00Z">
        <w:r>
          <w:t xml:space="preserve"> </w:t>
        </w:r>
      </w:ins>
      <w:ins w:id="4091" w:author="PR Preview" w:date="2026-01-01T00:00:00Z">
        <w:r>
          <w:t xml:space="preserve">For</w:t>
        </w:r>
      </w:ins>
      <w:ins w:id="40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093" w:author="PR Preview" w:date="2026-01-01T00:00:00Z">
        <w:r>
          <w:t xml:space="preserve"> </w:t>
        </w:r>
      </w:ins>
      <w:ins w:id="4094" w:author="PR Preview" w:date="2026-01-01T00:00:00Z">
        <w:r>
          <w:t xml:space="preserve">in</w:t>
        </w:r>
      </w:ins>
      <w:ins w:id="4095" w:author="PR Preview" w:date="2026-01-01T00:00:00Z">
        <w:r>
          <w:t xml:space="preserve"> </w:t>
        </w:r>
      </w:ins>
      <w:hyperlink w:anchor="exm-column-space">
        <w:ins w:id="4096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097" w:author="PR Preview" w:date="2026-01-01T00:00:00Z">
        <w:r>
          <w:t xml:space="preserve">,</w:t>
        </w:r>
      </w:ins>
      <w:ins w:id="40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4099" w:author="PR Preview" w:date="2026-01-01T00:00:00Z">
        <w:r>
          <w:t xml:space="preserve"> </w:t>
        </w:r>
      </w:ins>
      <w:ins w:id="4100" w:author="PR Preview" w:date="2026-01-01T00:00:00Z">
        <w:r>
          <w:t xml:space="preserve">spans</w:t>
        </w:r>
      </w:ins>
      <w:ins w:id="41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102" w:author="PR Preview" w:date="2026-01-01T00:00:00Z">
        <w:r>
          <w:t xml:space="preserve"> </w:t>
        </w:r>
      </w:ins>
      <w:ins w:id="4103" w:author="PR Preview" w:date="2026-01-01T00:00:00Z">
        <w:r>
          <w:t xml:space="preserve">(</w:t>
        </w:r>
      </w:ins>
      <w:hyperlink w:anchor="exm-column-space-span">
        <w:ins w:id="4104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4105" w:author="PR Preview" w:date="2026-01-01T00:00:00Z">
        <w:r>
          <w:t xml:space="preserve">),</w:t>
        </w:r>
      </w:ins>
      <w:ins w:id="4106" w:author="PR Preview" w:date="2026-01-01T00:00:00Z">
        <w:r>
          <w:t xml:space="preserve"> </w:t>
        </w:r>
      </w:ins>
      <w:ins w:id="4107" w:author="PR Preview" w:date="2026-01-01T00:00:00Z">
        <w:r>
          <w:t xml:space="preserve">and it is linearly independent because it is nonzero</w:t>
        </w:r>
      </w:ins>
      <w:ins w:id="4108" w:author="PR Preview" w:date="2026-01-01T00:00:00Z">
        <w:r>
          <w:t xml:space="preserve"> </w:t>
        </w:r>
      </w:ins>
      <w:ins w:id="4109" w:author="PR Preview" w:date="2026-01-01T00:00:00Z">
        <w:r>
          <w:t xml:space="preserve">(</w:t>
        </w:r>
      </w:ins>
      <w:ins w:id="4110" w:author="PR Preview" w:date="2026-01-01T00:00:00Z">
        <w:r>
          <w:t xml:space="preserve">$c\,(1, 3) = \mathord{\smash[b]{\underset{\raise.3ex\hbox{$\scriptstyle\sim$}}{0}}\vphantom{0}}_2$</w:t>
        </w:r>
      </w:ins>
      <w:ins w:id="4111" w:author="PR Preview" w:date="2026-01-01T00:00:00Z">
        <w:r>
          <w:t xml:space="preserve"> </w:t>
        </w:r>
      </w:ins>
      <w:ins w:id="4112" w:author="PR Preview" w:date="2026-01-01T00:00:00Z">
        <w:r>
          <w:t xml:space="preserve">forces</w:t>
        </w:r>
      </w:ins>
      <w:ins w:id="411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4114" w:author="PR Preview" w:date="2026-01-01T00:00:00Z">
        <w:r>
          <w:t xml:space="preserve">),</w:t>
        </w:r>
      </w:ins>
      <w:ins w:id="4115" w:author="PR Preview" w:date="2026-01-01T00:00:00Z">
        <w:r>
          <w:t xml:space="preserve"> </w:t>
        </w:r>
      </w:ins>
      <w:ins w:id="4116" w:author="PR Preview" w:date="2026-01-01T00:00:00Z">
        <w:r>
          <w:t xml:space="preserve">so it is a basis of</w:t>
        </w:r>
      </w:ins>
      <w:ins w:id="41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4118" w:author="PR Preview" w:date="2026-01-01T00:00:00Z">
        <w:r>
          <w:t xml:space="preserve">.</w:t>
        </w:r>
      </w:ins>
      <w:ins w:id="4119" w:author="PR Preview" w:date="2026-01-01T00:00:00Z">
        <w:r>
          <w:t xml:space="preserve"> </w:t>
        </w:r>
      </w:ins>
      <w:ins w:id="4120" w:author="PR Preview" w:date="2026-01-01T00:00:00Z">
        <w:r>
          <w:t xml:space="preserve">The columns of</w:t>
        </w:r>
      </w:ins>
      <w:ins w:id="41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122" w:author="PR Preview" w:date="2026-01-01T00:00:00Z">
        <w:r>
          <w:t xml:space="preserve"> </w:t>
        </w:r>
      </w:ins>
      <w:ins w:id="4123" w:author="PR Preview" w:date="2026-01-01T00:00:00Z">
        <w:r>
          <w:t xml:space="preserve">are</w:t>
        </w:r>
      </w:ins>
      <w:ins w:id="41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4125" w:author="PR Preview" w:date="2026-01-01T00:00:00Z">
        <w:r>
          <w:t xml:space="preserve">,</w:t>
        </w:r>
      </w:ins>
      <w:ins w:id="41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4127" w:author="PR Preview" w:date="2026-01-01T00:00:00Z">
        <w:r>
          <w:t xml:space="preserve"> </w:t>
        </w:r>
      </w:ins>
      <w:ins w:id="4128" w:author="PR Preview" w:date="2026-01-01T00:00:00Z">
        <w:r>
          <w:t xml:space="preserve">and</w:t>
        </w:r>
      </w:ins>
      <w:ins w:id="41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4130" w:author="PR Preview" w:date="2026-01-01T00:00:00Z">
        <w:r>
          <w:t xml:space="preserve">,</w:t>
        </w:r>
      </w:ins>
      <w:ins w:id="4131" w:author="PR Preview" w:date="2026-01-01T00:00:00Z">
        <w:r>
          <w:t xml:space="preserve"> </w:t>
        </w:r>
      </w:ins>
      <w:ins w:id="4132" w:author="PR Preview" w:date="2026-01-01T00:00:00Z">
        <w:r>
          <w:t xml:space="preserve">so the construction in</w:t>
        </w:r>
      </w:ins>
      <w:ins w:id="4133" w:author="PR Preview" w:date="2026-01-01T00:00:00Z">
        <w:r>
          <w:t xml:space="preserve"> </w:t>
        </w:r>
      </w:ins>
      <w:hyperlink w:anchor="thm-rank-factorization">
        <w:ins w:id="413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4135" w:author="PR Preview" w:date="2026-01-01T00:00:00Z">
        <w:r>
          <w:t xml:space="preserve"> </w:t>
        </w:r>
      </w:ins>
      <w:ins w:id="4136" w:author="PR Preview" w:date="2026-01-01T00:00:00Z">
        <w:r>
          <w:t xml:space="preserve">gives</w:t>
        </w:r>
      </w:ins>
      <w:ins w:id="4137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4138" w:author="PR Preview" w:date="2026-01-01T00:00:00Z">
        <w:r>
          <w:t xml:space="preserve"> </w:t>
        </w:r>
      </w:ins>
      <w:ins w:id="4139" w:author="PR Preview" w:date="2026-01-01T00:00:00Z">
        <w:r>
          <w:t xml:space="preserve">and</w:t>
        </w:r>
      </w:ins>
      <w:ins w:id="4140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4141" w:author="PR Preview" w:date="2026-01-01T00:00:00Z">
        <w:r>
          <w:t xml:space="preserve">,</w:t>
        </w:r>
      </w:ins>
      <w:ins w:id="4142" w:author="PR Preview" w:date="2026-01-01T00:00:00Z">
        <w:r>
          <w:t xml:space="preserve"> </w:t>
        </w:r>
      </w:ins>
      <w:ins w:id="4143" w:author="PR Preview" w:date="2026-01-01T00:00:00Z">
        <w:r>
          <w:t xml:space="preserve">the factorization in</w:t>
        </w:r>
      </w:ins>
      <w:ins w:id="4144" w:author="PR Preview" w:date="2026-01-01T00:00:00Z">
        <w:r>
          <w:t xml:space="preserve"> </w:t>
        </w:r>
      </w:ins>
      <w:hyperlink w:anchor="exm-rank-factorization">
        <w:ins w:id="4145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4146" w:author="PR Preview" w:date="2026-01-01T00:00:00Z">
        <w:r>
          <w:t xml:space="preserve">.</w:t>
        </w:r>
      </w:ins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2026-10-17T11:58:10Z</dcterms:created>
  <dcterms:modified xsi:type="dcterms:W3CDTF">2026-10-17T11:58:10Z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