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04:12:18 (PDT)</w:t>
        </w:r>
      </w:ins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3" w:author="PR Preview" w:date="2026-01-01T00:00:00Z">
        <w:r>
  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  </w:r>
      </w:ins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del w:id="4" w:author="PR Preview" w:date="2026-01-01T00:00:00Z">
        <w:r>
          <w:rPr>
            <w:i/>
            <w:iCs/>
          </w:rPr>
          <w:delText xml:space="preserve">Remark 1</w:delText>
        </w:r>
      </w:del>
      <w:del w:id="5" w:author="PR Preview" w:date="2026-01-01T00:00:00Z">
        <w:r>
          <w:delText xml:space="preserve"> (Notation for the conjugate transpose). </w:delText>
        </w:r>
      </w:del>
      <w:del w:id="6" w:author="PR Preview" w:date="2026-01-01T00:00:00Z">
        <w:r>
          <w:delText xml:space="preserve">The operation is denoted variously across mathematics and physics:</w:delText>
        </w:r>
      </w:del>
      <w:del w:id="7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in pure mathematics (</w:delText>
        </w:r>
      </w:del>
      <w:del w:id="10" w:author="PR Preview" w:date="2026-01-01T00:00:00Z">
        <w:r>
          <w:delText xml:space="preserve">Axler (2024, Definition 7.7, p. 231)</w:delText>
        </w:r>
      </w:del>
      <w:del w:id="11" w:author="PR Preview" w:date="2026-01-01T00:00:00Z">
        <w:r>
          <w:delText xml:space="preserve">),</w:delText>
        </w:r>
      </w:del>
      <w:del w:id="12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(</w:delText>
        </w:r>
      </w:del>
      <w:del w:id="15" w:author="PR Preview" w:date="2026-01-01T00:00:00Z">
        <w:r>
          <w:delText xml:space="preserve">“</w:delText>
        </w:r>
      </w:del>
      <m:oMath>
        <m:r>
          <m:t>A</m:t>
        </m:r>
      </m:oMath>
      <w:del w:id="16" w:author="PR Preview" w:date="2026-01-01T00:00:00Z">
        <w:r>
          <w:delText xml:space="preserve">-dagger”</w:delText>
        </w:r>
      </w:del>
      <w:del w:id="17" w:author="PR Preview" w:date="2026-01-01T00:00:00Z">
        <w:r>
          <w:delText xml:space="preserve">) in physics and quantum mechanics,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and</w:delText>
        </w:r>
      </w:del>
      <w:del w:id="2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in engineering, numerical linear algebra, and statistics.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These notes write</w:delText>
        </w:r>
      </w:del>
      <w:del w:id="25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because</w:delText>
        </w:r>
      </w:del>
      <w:del w:id="28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is reserved for optimal points (as in</w:delText>
        </w:r>
      </w:del>
      <w:del w:id="3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del w:id="32" w:author="PR Preview" w:date="2026-01-01T00:00:00Z">
        <w:r>
          <w:delText xml:space="preserve">)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and</w:delText>
        </w:r>
      </w:del>
      <w:del w:id="35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frequently denotes the Moore-Penrose pseudoinverse in the broader literature.</w:delText>
        </w:r>
      </w:del>
    </w:p>
    <w:p>
      <w:pPr>
        <w:pStyle w:val="FirstParagraph"/>
      </w:pPr>
      <w:ins w:id="38" w:author="PR Preview" w:date="2026-01-01T00:00:00Z">
        <w:r>
          <w:rPr>
            <w:i/>
            <w:iCs/>
          </w:rPr>
          <w:t xml:space="preserve">Remark 1</w:t>
        </w:r>
      </w:ins>
      <w:ins w:id="39" w:author="PR Preview" w:date="2026-01-01T00:00:00Z">
        <w:r>
          <w:t xml:space="preserve"> (Notation for the conjugate transpose). </w:t>
        </w:r>
      </w:ins>
      <w:ins w:id="40" w:author="PR Preview" w:date="2026-01-01T00:00:00Z">
        <w:r>
          <w:t xml:space="preserve">The operation is denoted variously across mathematics and physics:</w:t>
        </w:r>
      </w:ins>
      <w:ins w:id="4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in pure mathematics (</w:t>
        </w:r>
      </w:ins>
      <w:ins w:id="44" w:author="PR Preview" w:date="2026-01-01T00:00:00Z">
        <w:r>
          <w:t xml:space="preserve">Axler (2024, Definition 7.7, p. 231)</w:t>
        </w:r>
      </w:ins>
      <w:ins w:id="45" w:author="PR Preview" w:date="2026-01-01T00:00:00Z">
        <w:r>
          <w:t xml:space="preserve">),</w:t>
        </w:r>
      </w:ins>
      <w:ins w:id="4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(</w:t>
        </w:r>
      </w:ins>
      <w:ins w:id="49" w:author="PR Preview" w:date="2026-01-01T00:00:00Z">
        <w:r>
          <w:t xml:space="preserve">“</w:t>
        </w:r>
      </w:ins>
      <m:oMath>
        <m:r>
          <m:t>A</m:t>
        </m:r>
      </m:oMath>
      <w:ins w:id="50" w:author="PR Preview" w:date="2026-01-01T00:00:00Z">
        <w:r>
          <w:t xml:space="preserve">-dagger”</w:t>
        </w:r>
      </w:ins>
      <w:ins w:id="51" w:author="PR Preview" w:date="2026-01-01T00:00:00Z">
        <w:r>
          <w:t xml:space="preserve">) in physics and quantum mechanics,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and</w:t>
        </w:r>
      </w:ins>
      <w:ins w:id="5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in engineering, numerical linear algebra, and statistics.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These notes write</w:t>
        </w:r>
      </w:ins>
      <w:ins w:id="5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because</w:t>
        </w:r>
      </w:ins>
      <w:ins w:id="62" w:author="PR Preview" w:date="2026-01-01T00:00:00Z">
        <w:r>
          <w:t xml:space="preserve"> </w:t>
        </w:r>
      </w:ins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is reserved for optimal points (as in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$\mathord{\smash[b]{\underset{\raise.3ex\hbox{$\scriptstyle\sim$}}{x}}\vphantom{x}}^*$</w:t>
        </w:r>
      </w:ins>
      <w:ins w:id="67" w:author="PR Preview" w:date="2026-01-01T00:00:00Z">
        <w:r>
          <w:t xml:space="preserve">)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and</w:t>
        </w:r>
      </w:ins>
      <w:ins w:id="70" w:author="PR Preview" w:date="2026-01-01T00:00:00Z">
        <w:r>
          <w:t xml:space="preserve"> </w:t>
        </w:r>
      </w:ins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frequently denotes the Moore-Penrose pseudoinverse in the broader literature.</w:t>
        </w:r>
      </w:ins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del w:id="73" w:author="PR Preview" w:date="2026-01-01T00:00:00Z">
        <w:r>
          <w:rPr>
            <w:i/>
            <w:iCs/>
          </w:rPr>
          <w:delText xml:space="preserve">Remark 2</w:delText>
        </w:r>
      </w:del>
      <w:del w:id="74" w:author="PR Preview" w:date="2026-01-01T00:00:00Z">
        <w:r>
          <w:delText xml:space="preserve"> (Conjugate transpose of a complex vector). </w:delText>
        </w:r>
      </w:del>
      <w:del w:id="75" w:author="PR Preview" w:date="2026-01-01T00:00:00Z">
        <w:r>
          <w:delText xml:space="preserve">The conjugate transpose of a column vector</w:delText>
        </w:r>
      </w:del>
      <w:del w:id="76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is the</w:delText>
        </w:r>
      </w:del>
      <w:del w:id="79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p</m:t>
        </m:r>
      </m:oMath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row vector</w:delText>
        </w:r>
      </w:del>
      <w:del w:id="82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del w:id="83" w:author="PR Preview" w:date="2026-01-01T00:00:00Z">
        <w:r>
          <w:delText xml:space="preserve">.</w:delText>
        </w:r>
      </w:del>
    </w:p>
    <w:p>
      <w:pPr>
        <w:pStyle w:val="BodyText"/>
      </w:pPr>
      <w:ins w:id="84" w:author="PR Preview" w:date="2026-01-01T00:00:00Z">
        <w:r>
          <w:rPr>
            <w:i/>
            <w:iCs/>
          </w:rPr>
          <w:t xml:space="preserve">Remark 2</w:t>
        </w:r>
      </w:ins>
      <w:ins w:id="85" w:author="PR Preview" w:date="2026-01-01T00:00:00Z">
        <w:r>
          <w:t xml:space="preserve"> (Conjugate transpose of a complex vector). </w:t>
        </w:r>
      </w:ins>
      <w:ins w:id="86" w:author="PR Preview" w:date="2026-01-01T00:00:00Z">
        <w:r>
          <w:t xml:space="preserve">The conjugate transpose of a column vector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$\mathord{\smash[b]{\underset{\raise.3ex\hbox{$\scriptstyle\sim$}}{z}}\vphantom{z}} \in \mathbb{C}^p$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is the</w:t>
        </w:r>
      </w:ins>
      <w:ins w:id="9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row vector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$\mathord{\smash[b]{\underset{\raise.3ex\hbox{$\scriptstyle\sim$}}{z}}\vphantom{z}}^{\mathsf{H}} = [\overline{z_1},\; \ldots,\; \overline{z_p}]$</w:t>
        </w:r>
      </w:ins>
      <w:ins w:id="96" w:author="PR Preview" w:date="2026-01-01T00:00:00Z">
        <w:r>
          <w:t xml:space="preserve">.</w:t>
        </w:r>
      </w:ins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del w:id="97" w:author="PR Preview" w:date="2026-01-01T00:00:00Z">
        <w:r>
          <w:rPr>
            <w:b/>
            <w:bCs/>
          </w:rPr>
          <w:delText xml:space="preserve">Theorem 2 (The adjoint property for inner products)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Let</w:delText>
        </w:r>
      </w:del>
      <w:del w:id="10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be an</w:delText>
        </w:r>
      </w:del>
      <w:del w:id="103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complex matrix.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Under the standard inner product on complex Euclidean space,</w:delText>
        </w:r>
      </w:del>
      <w:del w:id="10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9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110" w:author="PR Preview" w:date="2026-01-01T00:00:00Z">
        <w:r>
          <w:rPr>
            <w:b/>
            <w:bCs/>
          </w:rPr>
          <w:t xml:space="preserve">Theorem 2 (The adjoint property for inner products)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Let</w:t>
        </w:r>
      </w:ins>
      <w:ins w:id="11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be an</w:t>
        </w:r>
      </w:ins>
      <w:ins w:id="116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complex matrix.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Under the standard inner product on complex Euclidean space,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  </w:r>
      </w:ins>
      <w:ins w:id="123" w:author="PR Preview" w:date="2026-01-01T00:00:00Z">
        <w:r>
          <w:t xml:space="preserve">,</w:t>
        </w:r>
      </w:ins>
    </w:p>
    <w:p>
      <w:pPr>
        <w:pStyle w:val="BodyText"/>
      </w:pPr>
      <w:ins w:id="124" w:author="PR Preview" w:date="2026-01-01T00:00:00Z">
        <w:r>
  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  </w:r>
      </w:ins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25" w:author="PR Preview" w:date="2026-01-01T00:00:00Z">
        <w:r>
          <w:rPr>
            <w:i/>
            <w:iCs/>
          </w:rPr>
          <w:delText xml:space="preserve">Remark 3</w:delText>
        </w:r>
      </w:del>
      <w:del w:id="126" w:author="PR Preview" w:date="2026-01-01T00:00:00Z">
        <w:r>
          <w:delText xml:space="preserve"> (Where the name</w:delText>
        </w:r>
      </w:del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“adjoint”</w:delText>
        </w:r>
      </w:del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comes from). </w:delText>
        </w:r>
      </w:del>
      <w:del w:id="131" w:author="PR Preview" w:date="2026-01-01T00:00:00Z">
        <w:r>
          <w:delText xml:space="preserve">This identity is the origin of the name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rPr>
            <w:b/>
            <w:bCs/>
          </w:rPr>
          <w:delText xml:space="preserve">adjoint</w:delText>
        </w:r>
      </w:del>
      <w:del w:id="134" w:author="PR Preview" w:date="2026-01-01T00:00:00Z">
        <w:r>
          <w:delText xml:space="preserve">: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in functional analysis and operator theory,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the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rPr>
            <w:i/>
            <w:iCs/>
          </w:rPr>
          <w:delText xml:space="preserve">adjoint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of a linear map</w:delText>
        </w:r>
      </w:del>
      <w:del w:id="143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between inner product spaces is defined as the unique operator</w:delText>
        </w:r>
      </w:del>
      <w:del w:id="146" w:author="PR Preview" w:date="2026-01-01T00:00:00Z">
        <w:r>
          <w:delText xml:space="preserve"> </w:delText>
        </w:r>
      </w:del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satisfying</w:delText>
        </w:r>
      </w:del>
      <w:del w:id="14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(</w:delText>
        </w:r>
      </w:del>
      <w:del w:id="152" w:author="PR Preview" w:date="2026-01-01T00:00:00Z">
        <w:r>
          <w:delText xml:space="preserve">Axler (2024, Definition 7.1, p. 226)</w:delText>
        </w:r>
      </w:del>
      <w:del w:id="153" w:author="PR Preview" w:date="2026-01-01T00:00:00Z">
        <w:r>
          <w:delText xml:space="preserve">).</w:delText>
        </w:r>
      </w:del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When</w:delText>
        </w:r>
      </w:del>
      <w:del w:id="156" w:author="PR Preview" w:date="2026-01-01T00:00:00Z">
        <w:r>
          <w:delText xml:space="preserve"> </w:delText>
        </w:r>
      </w:del>
      <m:oMath>
        <m:r>
          <m:t>V</m:t>
        </m:r>
      </m:oMath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and</w:delText>
        </w:r>
      </w:del>
      <w:del w:id="159" w:author="PR Preview" w:date="2026-01-01T00:00:00Z">
        <w:r>
          <w:delText xml:space="preserve"> </w:delText>
        </w:r>
      </w:del>
      <m:oMath>
        <m:r>
          <m:t>W</m:t>
        </m:r>
      </m:oMath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are finite-dimensional spaces equipped with their standard orthonormal bases,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the matrix representing the adjoint operator</w:delText>
        </w:r>
      </w:del>
      <w:del w:id="164" w:author="PR Preview" w:date="2026-01-01T00:00:00Z">
        <w:r>
          <w:delText xml:space="preserve"> </w:delText>
        </w:r>
      </w:del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is precisely the Hermitian adjoint matrix</w:delText>
        </w:r>
      </w:del>
      <w:del w:id="167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(</w:delText>
        </w:r>
      </w:del>
      <w:del w:id="170" w:author="PR Preview" w:date="2026-01-01T00:00:00Z">
        <w:r>
          <w:delText xml:space="preserve">Axler (2024, Proposition 7.9, p. 231)</w:delText>
        </w:r>
      </w:del>
      <w:del w:id="171" w:author="PR Preview" w:date="2026-01-01T00:00:00Z">
        <w:r>
          <w:delText xml:space="preserve">).</w:delText>
        </w:r>
      </w:del>
    </w:p>
    <w:p>
      <w:pPr>
        <w:pStyle w:val="BodyText"/>
      </w:pPr>
      <w:del w:id="172" w:author="PR Preview" w:date="2026-01-01T00:00:00Z">
        <w:r>
          <w:rPr>
            <w:b/>
            <w:bCs/>
          </w:rPr>
          <w:delText xml:space="preserve">Theorem 3 (</w:delText>
        </w:r>
      </w:del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3" w:author="PR Preview" w:date="2026-01-01T00:00:00Z">
        <w:r>
          <w:rPr>
            <w:b/>
            <w:bCs/>
          </w:rPr>
          <w:delText xml:space="preserve"> </w:delText>
        </w:r>
      </w:del>
      <w:del w:id="174" w:author="PR Preview" w:date="2026-01-01T00:00:00Z">
        <w:r>
          <w:rPr>
            <w:b/>
            <w:bCs/>
          </w:rPr>
          <w:delText xml:space="preserve">is a sum of squared absolute values)</w:delText>
        </w:r>
      </w:del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For every</w:delText>
        </w:r>
      </w:del>
      <w:del w:id="177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del w:id="178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179" w:author="PR Preview" w:date="2026-01-01T00:00:00Z">
        <w:r>
          <w:delText xml:space="preserve">which is a nonnegative real number,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and is</w:delText>
        </w:r>
      </w:del>
      <w:del w:id="182" w:author="PR Preview" w:date="2026-01-01T00:00:00Z">
        <w:r>
          <w:delText xml:space="preserve"> </w:delText>
        </w:r>
      </w:del>
      <m:oMath>
        <m:r>
          <m:t>0</m:t>
        </m:r>
      </m:oMath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only when</w:delText>
        </w:r>
      </w:del>
      <w:del w:id="185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186" w:author="PR Preview" w:date="2026-01-01T00:00:00Z">
        <w:r>
          <w:delText xml:space="preserve">.</w:delText>
        </w:r>
      </w:del>
    </w:p>
    <w:p>
      <w:pPr>
        <w:pStyle w:val="BodyText"/>
      </w:pPr>
      <w:ins w:id="187" w:author="PR Preview" w:date="2026-01-01T00:00:00Z">
        <w:r>
  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  </w:r>
      </w:ins>
    </w:p>
    <w:bookmarkStart w:id="21" w:name="rem-adjoint-name"/>
    <w:p>
      <w:pPr>
        <w:pStyle w:val="FirstParagraph"/>
      </w:pPr>
      <w:ins w:id="188" w:author="PR Preview" w:date="2026-01-01T00:00:00Z">
        <w:r>
          <w:rPr>
            <w:i/>
            <w:iCs/>
          </w:rPr>
          <w:t xml:space="preserve">Remark 3</w:t>
        </w:r>
      </w:ins>
      <w:ins w:id="189" w:author="PR Preview" w:date="2026-01-01T00:00:00Z">
        <w:r>
          <w:t xml:space="preserve"> (Where the name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“adjoint”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comes from). </w:t>
        </w:r>
      </w:ins>
      <w:ins w:id="194" w:author="PR Preview" w:date="2026-01-01T00:00:00Z">
        <w:r>
          <w:t xml:space="preserve">This identity is the origin of the name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rPr>
            <w:b/>
            <w:bCs/>
          </w:rPr>
          <w:t xml:space="preserve">adjoint</w:t>
        </w:r>
      </w:ins>
      <w:ins w:id="197" w:author="PR Preview" w:date="2026-01-01T00:00:00Z">
        <w:r>
          <w:t xml:space="preserve">: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in functional analysis and operator theory,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the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rPr>
            <w:i/>
            <w:iCs/>
          </w:rPr>
          <w:t xml:space="preserve">adjoint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of a linear map</w:t>
        </w:r>
      </w:ins>
      <w:ins w:id="206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between inner product spaces is defined as the unique operator</w:t>
        </w:r>
      </w:ins>
      <w:ins w:id="209" w:author="PR Preview" w:date="2026-01-01T00:00:00Z">
        <w:r>
          <w:t xml:space="preserve"> </w:t>
        </w:r>
      </w:ins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satisfying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(</w:t>
        </w:r>
      </w:ins>
      <w:ins w:id="216" w:author="PR Preview" w:date="2026-01-01T00:00:00Z">
        <w:r>
          <w:t xml:space="preserve">Axler (2024, Definition 7.1, p. 226)</w:t>
        </w:r>
      </w:ins>
      <w:ins w:id="217" w:author="PR Preview" w:date="2026-01-01T00:00:00Z">
        <w:r>
          <w:t xml:space="preserve">).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When</w:t>
        </w:r>
      </w:ins>
      <w:ins w:id="220" w:author="PR Preview" w:date="2026-01-01T00:00:00Z">
        <w:r>
          <w:t xml:space="preserve"> </w:t>
        </w:r>
      </w:ins>
      <m:oMath>
        <m:r>
          <m:t>V</m:t>
        </m:r>
      </m:oMath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and</w:t>
        </w:r>
      </w:ins>
      <w:ins w:id="223" w:author="PR Preview" w:date="2026-01-01T00:00:00Z">
        <w:r>
          <w:t xml:space="preserve"> </w:t>
        </w:r>
      </w:ins>
      <m:oMath>
        <m:r>
          <m:t>W</m:t>
        </m:r>
      </m:oMath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are finite-dimensional spaces equipped with their standard orthonormal bases,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the matrix representing the adjoint operator</w:t>
        </w:r>
      </w:ins>
      <w:ins w:id="228" w:author="PR Preview" w:date="2026-01-01T00:00:00Z">
        <w:r>
          <w:t xml:space="preserve"> </w:t>
        </w:r>
      </w:ins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is precisely the Hermitian adjoint matrix</w:t>
        </w:r>
      </w:ins>
      <w:ins w:id="23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(</w:t>
        </w:r>
      </w:ins>
      <w:ins w:id="234" w:author="PR Preview" w:date="2026-01-01T00:00:00Z">
        <w:r>
          <w:t xml:space="preserve">Axler (2024, Proposition 7.9, p. 231)</w:t>
        </w:r>
      </w:ins>
      <w:ins w:id="235" w:author="PR Preview" w:date="2026-01-01T00:00:00Z">
        <w:r>
          <w:t xml:space="preserve">).</w:t>
        </w:r>
      </w:ins>
    </w:p>
    <w:bookmarkEnd w:id="21"/>
    <w:bookmarkStart w:id="22" w:name="thm-zhz-sum-squares"/>
    <w:p>
      <w:pPr>
        <w:pStyle w:val="BodyText"/>
      </w:pPr>
      <w:ins w:id="236" w:author="PR Preview" w:date="2026-01-01T00:00:00Z">
        <w:r>
          <w:rPr>
            <w:b/>
            <w:bCs/>
          </w:rPr>
          <w:t xml:space="preserve">Theorem 3 (</w:t>
        </w:r>
      </w:ins>
      <w:ins w:id="237" w:author="PR Preview" w:date="2026-01-01T00:00:00Z">
        <w:r>
          <w:rPr>
            <w:b/>
            <w:bCs/>
          </w:rPr>
          <w:t xml:space="preserve">$\mathord{\smash[b]{\underset{\raise.3ex\hbox{$\scriptstyle\sim$}}{z}}\vphantom{z}}^{\mathsf{H}}\mathord{\smash[b]{\underset{\raise.3ex\hbox{$\scriptstyle\sim$}}{z}}\vphantom{z}}$</w:t>
        </w:r>
      </w:ins>
      <w:ins w:id="238" w:author="PR Preview" w:date="2026-01-01T00:00:00Z">
        <w:r>
          <w:rPr>
            <w:b/>
            <w:bCs/>
          </w:rPr>
          <w:t xml:space="preserve"> </w:t>
        </w:r>
      </w:ins>
      <w:ins w:id="239" w:author="PR Preview" w:date="2026-01-01T00:00:00Z">
        <w:r>
          <w:rPr>
            <w:b/>
            <w:bCs/>
          </w:rPr>
          <w:t xml:space="preserve">is a sum of squared absolute values)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For every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$\mathord{\smash[b]{\underset{\raise.3ex\hbox{$\scriptstyle\sim$}}{z}}\vphantom{z}} \in \mathbb{C}^p$</w:t>
        </w:r>
      </w:ins>
      <w:ins w:id="244" w:author="PR Preview" w:date="2026-01-01T00:00:00Z">
        <w:r>
          <w:t xml:space="preserve">,</w:t>
        </w:r>
      </w:ins>
    </w:p>
    <w:p>
      <w:pPr>
        <w:pStyle w:val="BodyText"/>
      </w:pPr>
      <w:ins w:id="245" w:author="PR Preview" w:date="2026-01-01T00:00:00Z">
        <w:r>
  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  </w:r>
      </w:ins>
    </w:p>
    <w:p>
      <w:pPr>
        <w:pStyle w:val="FirstParagraph"/>
      </w:pPr>
      <w:ins w:id="246" w:author="PR Preview" w:date="2026-01-01T00:00:00Z">
        <w:r>
          <w:t xml:space="preserve">which is a nonnegative real number,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and is</w:t>
        </w:r>
      </w:ins>
      <w:ins w:id="249" w:author="PR Preview" w:date="2026-01-01T00:00:00Z">
        <w:r>
          <w:t xml:space="preserve"> </w:t>
        </w:r>
      </w:ins>
      <m:oMath>
        <m:r>
          <m:t>0</m:t>
        </m:r>
      </m:oMath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only when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$\mathord{\smash[b]{\underset{\raise.3ex\hbox{$\scriptstyle\sim$}}{z}}\vphantom{z}} = \mathord{\smash[b]{\underset{\raise.3ex\hbox{$\scriptstyle\sim$}}{0}}\vphantom{0}}_{p \times 1}$</w:t>
        </w:r>
      </w:ins>
      <w:ins w:id="254" w:author="PR Preview" w:date="2026-01-01T00:00:00Z">
        <w:r>
          <w:t xml:space="preserve">.</w:t>
        </w:r>
      </w:ins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BodyText"/>
      </w:pPr>
      <w:ins w:id="255" w:author="PR Preview" w:date="2026-01-01T00:00:00Z">
        <w:r>
  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  </w:r>
      </w:ins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del w:id="256" w:author="PR Preview" w:date="2026-01-01T00:00:00Z">
        <w:r>
          <w:rPr>
            <w:b/>
            <w:bCs/>
          </w:rPr>
          <w:delText xml:space="preserve">Example 3 (Computing</w:delText>
        </w:r>
      </w:del>
      <w:del w:id="257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8" w:author="PR Preview" w:date="2026-01-01T00:00:00Z">
        <w:r>
          <w:rPr>
            <w:b/>
            <w:bCs/>
          </w:rPr>
          <w:delText xml:space="preserve">)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Let</w:delText>
        </w:r>
      </w:del>
      <w:del w:id="261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62" w:author="PR Preview" w:date="2026-01-01T00:00:00Z">
        <w:r>
          <w:delText xml:space="preserve">.</w:delText>
        </w:r>
      </w:del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By</w:delText>
        </w:r>
      </w:del>
      <w:del w:id="265" w:author="PR Preview" w:date="2026-01-01T00:00:00Z">
        <w:r>
          <w:delText xml:space="preserve"> </w:delText>
        </w:r>
      </w:del>
      <w:hyperlink w:anchor="thm-zhz-sum-squares">
        <w:del w:id="266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267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BodyText"/>
      </w:pPr>
      <w:ins w:id="268" w:author="PR Preview" w:date="2026-01-01T00:00:00Z">
        <w:r>
          <w:rPr>
            <w:b/>
            <w:bCs/>
          </w:rPr>
          <w:t xml:space="preserve">Example 3 (Computing</w:t>
        </w:r>
      </w:ins>
      <w:ins w:id="269" w:author="PR Preview" w:date="2026-01-01T00:00:00Z">
        <w:r>
          <w:rPr>
            <w:b/>
            <w:bCs/>
          </w:rPr>
          <w:t xml:space="preserve"> </w:t>
        </w:r>
      </w:ins>
      <w:ins w:id="270" w:author="PR Preview" w:date="2026-01-01T00:00:00Z">
        <w:r>
          <w:rPr>
            <w:b/>
            <w:bCs/>
          </w:rPr>
          <w:t xml:space="preserve">$\mathord{\smash[b]{\underset{\raise.3ex\hbox{$\scriptstyle\sim$}}{z}}\vphantom{z}}^{\mathsf{H}}\mathord{\smash[b]{\underset{\raise.3ex\hbox{$\scriptstyle\sim$}}{z}}\vphantom{z}}$</w:t>
        </w:r>
      </w:ins>
      <w:ins w:id="271" w:author="PR Preview" w:date="2026-01-01T00:00:00Z">
        <w:r>
          <w:rPr>
            <w:b/>
            <w:bCs/>
          </w:rPr>
          <w:t xml:space="preserve">)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Let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$\mathord{\smash[b]{\underset{\raise.3ex\hbox{$\scriptstyle\sim$}}{z}}\vphantom{z}} = {(1 + i, 2)}^{\top}$</w:t>
        </w:r>
      </w:ins>
      <w:ins w:id="276" w:author="PR Preview" w:date="2026-01-01T00:00:00Z">
        <w:r>
          <w:t xml:space="preserve">.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By</w:t>
        </w:r>
      </w:ins>
      <w:ins w:id="279" w:author="PR Preview" w:date="2026-01-01T00:00:00Z">
        <w:r>
          <w:t xml:space="preserve"> </w:t>
        </w:r>
      </w:ins>
      <w:hyperlink w:anchor="thm-zhz-sum-squares">
        <w:ins w:id="280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281" w:author="PR Preview" w:date="2026-01-01T00:00:00Z">
        <w:r>
          <w:t xml:space="preserve">,</w:t>
        </w:r>
      </w:ins>
    </w:p>
    <w:p>
      <w:pPr>
        <w:pStyle w:val="BodyText"/>
      </w:pPr>
      <w:ins w:id="282" w:author="PR Preview" w:date="2026-01-01T00:00:00Z">
        <w:r>
  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  </w:r>
      </w:ins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del w:id="283" w:author="PR Preview" w:date="2026-01-01T00:00:00Z">
        <w:r>
          <w:rPr>
            <w:b/>
            <w:bCs/>
          </w:rPr>
          <w:delText xml:space="preserve">Example 4 (Why complex vectors use the conjugate transpose)</w:delText>
        </w:r>
      </w:del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For a real vector</w:delText>
        </w:r>
      </w:del>
      <w:del w:id="28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87" w:author="PR Preview" w:date="2026-01-01T00:00:00Z">
        <w:r>
          <w:delText xml:space="preserve">,</w:delText>
        </w:r>
      </w:del>
      <w:del w:id="288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is</w:delText>
        </w:r>
      </w:del>
      <w:del w:id="291" w:author="PR Preview" w:date="2026-01-01T00:00:00Z">
        <w:r>
          <w:delText xml:space="preserve"> </w:delText>
        </w:r>
      </w:del>
      <m:oMath>
        <m:r>
          <m:t>0</m:t>
        </m:r>
      </m:oMath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only when</w:delText>
        </w:r>
      </w:del>
      <w:del w:id="29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is the zero vector.</w:delText>
        </w:r>
      </w:del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The same formula fails for complex vectors.</w:delText>
        </w:r>
      </w:del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Let</w:delText>
        </w:r>
      </w:del>
      <w:del w:id="301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02" w:author="PR Preview" w:date="2026-01-01T00:00:00Z">
        <w:r>
          <w:delText xml:space="preserve">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03" w:author="PR Preview" w:date="2026-01-01T00:00:00Z">
        <w:r>
          <w:delText xml:space="preserve">although</w:delText>
        </w:r>
      </w:del>
      <w:del w:id="304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305" w:author="PR Preview" w:date="2026-01-01T00:00:00Z">
        <w:r>
          <w:delText xml:space="preserve">.</w:delText>
        </w:r>
      </w:del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Using the conjugate transpose instead,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308" w:author="PR Preview" w:date="2026-01-01T00:00:00Z">
        <w:r>
          <w:rPr>
            <w:b/>
            <w:bCs/>
          </w:rPr>
          <w:t xml:space="preserve">Example 4 (Why complex vectors use the conjugate transpose)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For a real vector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$\mathord{\smash[b]{\underset{\raise.3ex\hbox{$\scriptstyle\sim$}}{x}}\vphantom{x}}$</w:t>
        </w:r>
      </w:ins>
      <w:ins w:id="313" w:author="PR Preview" w:date="2026-01-01T00:00:00Z">
        <w:r>
          <w:t xml:space="preserve">,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${\mathord{\smash[b]{\underset{\raise.3ex\hbox{$\scriptstyle\sim$}}{x}}\vphantom{x}}}^{\top}\mathord{\smash[b]{\underset{\raise.3ex\hbox{$\scriptstyle\sim$}}{x}}\vphantom{x}}= \sum_{j=1}^px_j^2$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is</w:t>
        </w:r>
      </w:ins>
      <w:ins w:id="318" w:author="PR Preview" w:date="2026-01-01T00:00:00Z">
        <w:r>
          <w:t xml:space="preserve"> </w:t>
        </w:r>
      </w:ins>
      <m:oMath>
        <m:r>
          <m:t>0</m:t>
        </m:r>
      </m:oMath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only when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$\mathord{\smash[b]{\underset{\raise.3ex\hbox{$\scriptstyle\sim$}}{x}}\vphantom{x}}$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is the zero vector.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The same formula fails for complex vectors.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Let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$\mathord{\smash[b]{\underset{\raise.3ex\hbox{$\scriptstyle\sim$}}{z}}\vphantom{z}} = {(1, i)}^{\top}$</w:t>
        </w:r>
      </w:ins>
      <w:ins w:id="331" w:author="PR Preview" w:date="2026-01-01T00:00:00Z">
        <w:r>
          <w:t xml:space="preserve">. Then</w:t>
        </w:r>
      </w:ins>
    </w:p>
    <w:p>
      <w:pPr>
        <w:pStyle w:val="BodyText"/>
      </w:pPr>
      <w:ins w:id="332" w:author="PR Preview" w:date="2026-01-01T00:00:00Z">
        <w:r>
  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  </w:r>
      </w:ins>
    </w:p>
    <w:p>
      <w:pPr>
        <w:pStyle w:val="FirstParagraph"/>
      </w:pPr>
      <w:ins w:id="333" w:author="PR Preview" w:date="2026-01-01T00:00:00Z">
        <w:r>
          <w:t xml:space="preserve">although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$\mathord{\smash[b]{\underset{\raise.3ex\hbox{$\scriptstyle\sim$}}{z}}\vphantom{z}} \neq \mathord{\smash[b]{\underset{\raise.3ex\hbox{$\scriptstyle\sim$}}{0}}\vphantom{0}}_{2 \times 1}$</w:t>
        </w:r>
      </w:ins>
      <w:ins w:id="336" w:author="PR Preview" w:date="2026-01-01T00:00:00Z">
        <w:r>
          <w:t xml:space="preserve">.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Using the conjugate transpose instead,</w:t>
        </w:r>
      </w:ins>
    </w:p>
    <w:p>
      <w:pPr>
        <w:pStyle w:val="BodyText"/>
      </w:pPr>
      <w:ins w:id="339" w:author="PR Preview" w:date="2026-01-01T00:00:00Z">
        <w:r>
  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  </w:r>
      </w:ins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del w:id="340" w:author="PR Preview" w:date="2026-01-01T00:00:00Z">
        <w:r>
          <w:rPr>
            <w:i/>
            <w:iCs/>
          </w:rPr>
          <w:delText xml:space="preserve">Remark 4</w:delText>
        </w:r>
      </w:del>
      <w:del w:id="341" w:author="PR Preview" w:date="2026-01-01T00:00:00Z">
        <w:r>
          <w:delText xml:space="preserve"> (Why</w:delText>
        </w:r>
      </w:del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“self-adjoint”</w:delText>
        </w:r>
      </w:del>
      <w:del w:id="344" w:author="PR Preview" w:date="2026-01-01T00:00:00Z">
        <w:r>
          <w:delText xml:space="preserve">). </w:delText>
        </w:r>
      </w:del>
      <w:del w:id="345" w:author="PR Preview" w:date="2026-01-01T00:00:00Z">
        <w:r>
          <w:delText xml:space="preserve">The term</w:delText>
        </w:r>
      </w:del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rPr>
            <w:i/>
            <w:iCs/>
          </w:rPr>
          <w:delText xml:space="preserve">self-adjoint</w:delText>
        </w:r>
      </w:del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comes directly from</w:delText>
        </w:r>
      </w:del>
      <w:del w:id="350" w:author="PR Preview" w:date="2026-01-01T00:00:00Z">
        <w:r>
          <w:delText xml:space="preserve"> </w:delText>
        </w:r>
      </w:del>
      <w:hyperlink w:anchor="thm-adjoint-inner-product">
        <w:del w:id="351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352" w:author="PR Preview" w:date="2026-01-01T00:00:00Z">
        <w:r>
          <w:delText xml:space="preserve">: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when</w:delText>
        </w:r>
      </w:del>
      <w:del w:id="35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is Hermitian,</w:delText>
        </w:r>
      </w:del>
      <w:del w:id="35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for all</w:delText>
        </w:r>
      </w:del>
      <w:del w:id="361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del w:id="362" w:author="PR Preview" w:date="2026-01-01T00:00:00Z">
        <w:r>
          <w:delText xml:space="preserve">.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The linear operator moves across the inner product without change.</w:delText>
        </w:r>
      </w:del>
    </w:p>
    <w:p>
      <w:pPr>
        <w:pStyle w:val="FirstParagraph"/>
      </w:pPr>
      <w:ins w:id="365" w:author="PR Preview" w:date="2026-01-01T00:00:00Z">
        <w:r>
          <w:rPr>
            <w:i/>
            <w:iCs/>
          </w:rPr>
          <w:t xml:space="preserve">Remark 4</w:t>
        </w:r>
      </w:ins>
      <w:ins w:id="366" w:author="PR Preview" w:date="2026-01-01T00:00:00Z">
        <w:r>
          <w:t xml:space="preserve"> (Why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“self-adjoint”</w:t>
        </w:r>
      </w:ins>
      <w:ins w:id="369" w:author="PR Preview" w:date="2026-01-01T00:00:00Z">
        <w:r>
          <w:t xml:space="preserve">). </w:t>
        </w:r>
      </w:ins>
      <w:ins w:id="370" w:author="PR Preview" w:date="2026-01-01T00:00:00Z">
        <w:r>
          <w:t xml:space="preserve">The term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rPr>
            <w:i/>
            <w:iCs/>
          </w:rPr>
          <w:t xml:space="preserve">self-adjoint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comes directly from</w:t>
        </w:r>
      </w:ins>
      <w:ins w:id="375" w:author="PR Preview" w:date="2026-01-01T00:00:00Z">
        <w:r>
          <w:t xml:space="preserve"> </w:t>
        </w:r>
      </w:ins>
      <w:hyperlink w:anchor="thm-adjoint-inner-product">
        <w:ins w:id="376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377" w:author="PR Preview" w:date="2026-01-01T00:00:00Z">
        <w:r>
          <w:t xml:space="preserve">: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when</w:t>
        </w:r>
      </w:ins>
      <w:ins w:id="38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is Hermitian,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for all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$\mathord{\smash[b]{\underset{\raise.3ex\hbox{$\scriptstyle\sim$}}{u}}\vphantom{u}}, \mathord{\smash[b]{\underset{\raise.3ex\hbox{$\scriptstyle\sim$}}{v}}\vphantom{v}} \in \mathbb{C}^n$</w:t>
        </w:r>
      </w:ins>
      <w:ins w:id="389" w:author="PR Preview" w:date="2026-01-01T00:00:00Z">
        <w:r>
          <w:t xml:space="preserve">.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The linear operator moves across the inner product without change.</w:t>
        </w:r>
      </w:ins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2026-10-17T11:47:30Z</dcterms:created>
  <dcterms:modified xsi:type="dcterms:W3CDTF">2026-10-17T11:47:30Z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